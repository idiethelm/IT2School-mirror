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xml" ContentType="application/vnd.openxmlformats-officedocument.wordprocessingml.comments+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233"/>
        <w:rPr>
          <w:i w:val="0"/>
        </w:rPr>
      </w:pPr>
      <w:r>
        <w:rPr>
          <w:i w:val="0"/>
        </w:rPr>
      </w:r>
      <w:r/>
    </w:p>
    <w:tbl>
      <w:tblPr>
        <w:tblStyle w:val="123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958"/>
      </w:tblGrid>
      <w:tr>
        <w:trPr>
          <w:trHeight w:val="8891"/>
        </w:trPr>
        <w:tc>
          <w:tcPr>
            <w:tcW w:w="9061" w:type="dxa"/>
            <w:vAlign w:val="center"/>
            <w:textDirection w:val="lrTb"/>
            <w:noWrap w:val="false"/>
          </w:tcPr>
          <w:p>
            <w:pPr>
              <w:jc w:val="center"/>
              <w:spacing w:line="240" w:lineRule="auto"/>
            </w:pPr>
            <w:r>
              <mc:AlternateContent>
                <mc:Choice Requires="wpg">
                  <w:drawing>
                    <wp:anchor xmlns:wp="http://schemas.openxmlformats.org/drawingml/2006/wordprocessingDrawing" xmlns:wp14="http://schemas.microsoft.com/office/word/2010/wordprocessingDrawing" distT="0" distB="0" distL="114300" distR="114300" simplePos="0" relativeHeight="251665920" behindDoc="1" locked="0" layoutInCell="1" allowOverlap="1">
                      <wp:simplePos x="0" y="0"/>
                      <wp:positionH relativeFrom="column">
                        <wp:posOffset>-36195</wp:posOffset>
                      </wp:positionH>
                      <wp:positionV relativeFrom="paragraph">
                        <wp:posOffset>2367280</wp:posOffset>
                      </wp:positionV>
                      <wp:extent cx="5610225" cy="2723515"/>
                      <wp:effectExtent l="0" t="0" r="9525" b="635"/>
                      <wp:wrapThrough wrapText="bothSides">
                        <wp:wrapPolygon edited="1">
                          <wp:start x="0" y="0"/>
                          <wp:lineTo x="0" y="21454"/>
                          <wp:lineTo x="21563" y="21454"/>
                          <wp:lineTo x="21563" y="0"/>
                          <wp:lineTo x="0" y="0"/>
                        </wp:wrapPolygon>
                      </wp:wrapThrough>
                      <wp:docPr id="14"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sprache.jpg"/>
                              <pic:cNvPicPr>
                                <a:picLocks noChangeAspect="1"/>
                              </pic:cNvPicPr>
                              <pic:nvPr/>
                            </pic:nvPicPr>
                            <pic:blipFill>
                              <a:blip r:embed="rId19"/>
                              <a:stretch/>
                            </pic:blipFill>
                            <pic:spPr bwMode="auto">
                              <a:xfrm>
                                <a:off x="0" y="0"/>
                                <a:ext cx="5610225" cy="2723514"/>
                              </a:xfrm>
                              <a:prstGeom prst="rect">
                                <a:avLst/>
                              </a:prstGeom>
                            </pic:spPr>
                          </pic:pic>
                        </a:graphicData>
                      </a:graphic>
                      <wp14:sizeRelH relativeFrom="page">
                        <wp14:pctWidth>0</wp14:pctWidth>
                      </wp14:sizeRelH>
                      <wp14:sizeRelV relativeFrom="page">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position:absolute;z-index:-251665920;o:allowoverlap:true;o:allowincell:true;mso-position-horizontal-relative:text;margin-left:-2.8pt;mso-position-horizontal:absolute;mso-position-vertical-relative:text;margin-top:186.4pt;mso-position-vertical:absolute;width:441.8pt;height:214.4pt;mso-wrap-distance-left:9.0pt;mso-wrap-distance-top:0.0pt;mso-wrap-distance-right:9.0pt;mso-wrap-distance-bottom:0.0pt;" wrapcoords="0 0 0 99324 99829 99324 99829 0 0 0" stroked="false">
                      <v:path textboxrect="0,0,0,0"/>
                      <w10:wrap type="through"/>
                      <v:imagedata r:id="rId19" o:title=""/>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1" locked="0" layoutInCell="1" allowOverlap="1">
                      <wp:simplePos x="0" y="0"/>
                      <wp:positionH relativeFrom="column">
                        <wp:posOffset>-35559</wp:posOffset>
                      </wp:positionH>
                      <wp:positionV relativeFrom="paragraph">
                        <wp:posOffset>123825</wp:posOffset>
                      </wp:positionV>
                      <wp:extent cx="4381500" cy="1120140"/>
                      <wp:effectExtent l="0" t="0" r="0" b="0"/>
                      <wp:wrapSquare wrapText="bothSides"/>
                      <wp:docPr id="15" name="Gruppieren 20"/>
                      <wp:cNvGraphicFramePr/>
                      <a:graphic xmlns:a="http://schemas.openxmlformats.org/drawingml/2006/main">
                        <a:graphicData uri="http://schemas.microsoft.com/office/word/2010/wordprocessingGroup">
                          <wpg:wgp>
                            <wpg:cNvGrpSpPr/>
                            <wpg:grpSpPr bwMode="auto">
                              <a:xfrm>
                                <a:off x="0" y="0"/>
                                <a:ext cx="4381500" cy="1120140"/>
                                <a:chOff x="0" y="0"/>
                                <a:chExt cx="43815" cy="11203"/>
                              </a:xfrm>
                            </wpg:grpSpPr>
                            <wps:wsp>
                              <wps:cNvPr id="0" name=""/>
                              <wps:cNvSpPr/>
                              <wps:spPr bwMode="auto">
                                <a:xfrm>
                                  <a:off x="9144" y="6917"/>
                                  <a:ext cx="34671" cy="4286"/>
                                </a:xfrm>
                                <a:prstGeom prst="rect">
                                  <a:avLst/>
                                </a:prstGeom>
                                <a:solidFill>
                                  <a:srgbClr val="FFC000"/>
                                </a:solidFill>
                                <a:ln w="12700">
                                  <a:noFill/>
                                </a:ln>
                              </wps:spPr>
                              <wps:txbx>
                                <w:txbxContent>
                                  <w:p>
                                    <w:pPr>
                                      <w:jc w:val="center"/>
                                      <w:spacing w:line="240" w:lineRule="auto"/>
                                    </w:pPr>
                                    <w:r>
                                      <w:rPr>
                                        <w:b/>
                                        <w:color w:val="ffffff" w:themeColor="background1"/>
                                        <w:sz w:val="40"/>
                                      </w:rPr>
                                      <w:t xml:space="preserve">Gemeinsam IT entdecken</w:t>
                                    </w:r>
                                    <w:r/>
                                  </w:p>
                                </w:txbxContent>
                              </wps:txbx>
                              <wps:bodyPr wrap="square" anchor="ctr" upright="1"/>
                            </wps:wsp>
                            <wps:wsp>
                              <wps:cNvPr id="1" name=""/>
                              <wps:cNvSpPr txBox="1"/>
                              <wps:spPr bwMode="auto">
                                <a:xfrm>
                                  <a:off x="0" y="0"/>
                                  <a:ext cx="42291" cy="10953"/>
                                </a:xfrm>
                                <a:prstGeom prst="rect">
                                  <a:avLst/>
                                </a:prstGeom>
                                <a:noFill/>
                                <a:ln>
                                  <a:noFill/>
                                </a:ln>
                              </wps:spPr>
                              <wps:txbx>
                                <w:txbxContent>
                                  <w:p>
                                    <w:pPr>
                                      <w:pStyle w:val="1227"/>
                                      <w:rPr>
                                        <w:rFonts w:ascii="Helvetica 55" w:hAnsi="Helvetica 55"/>
                                        <w:b/>
                                        <w:sz w:val="88"/>
                                        <w:szCs w:val="88"/>
                                      </w:rPr>
                                    </w:pPr>
                                    <w:r>
                                      <w:rPr>
                                        <w:rFonts w:ascii="Helvetica 55" w:hAnsi="Helvetica 55"/>
                                        <w:b/>
                                        <w:sz w:val="88"/>
                                        <w:szCs w:val="88"/>
                                      </w:rPr>
                                      <w:t xml:space="preserve">IT2School</w:t>
                                    </w:r>
                                    <w:r/>
                                  </w:p>
                                  <w:p>
                                    <w:pPr>
                                      <w:jc w:val="both"/>
                                      <w:spacing w:line="240" w:lineRule="auto"/>
                                      <w:rPr>
                                        <w:sz w:val="18"/>
                                        <w:szCs w:val="15"/>
                                      </w:rPr>
                                    </w:pPr>
                                    <w:r>
                                      <w:rPr>
                                        <w:sz w:val="18"/>
                                        <w:szCs w:val="15"/>
                                      </w:rPr>
                                    </w:r>
                                    <w:r/>
                                  </w:p>
                                </w:txbxContent>
                              </wps:txbx>
                              <wps:bodyPr wrap="square" upright="1"/>
                            </wps:wsp>
                          </wpg:wgp>
                        </a:graphicData>
                      </a:graphic>
                    </wp:anchor>
                  </w:drawing>
                </mc:Choice>
                <mc:Fallback>
                  <w:pict>
                    <v:group id="group 20" o:spid="_x0000_s0000" style="position:absolute;z-index:-251660800;o:allowoverlap:true;o:allowincell:true;mso-position-horizontal-relative:text;margin-left:-2.8pt;mso-position-horizontal:absolute;mso-position-vertical-relative:text;margin-top:9.8pt;mso-position-vertical:absolute;width:345.0pt;height:88.2pt;mso-wrap-distance-left:9.0pt;mso-wrap-distance-top:0.0pt;mso-wrap-distance-right:9.0pt;mso-wrap-distance-bottom:0.0pt;" coordorigin="0,0" coordsize="438,112">
                      <v:shape id="shape 21" o:spid="_x0000_s21" o:spt="1" type="#_x0000_t1" style="position:absolute;left:91;top:69;width:346;height:42;v-text-anchor:middle;visibility:visible;" fillcolor="#FFC000" stroked="f" strokeweight="1.00pt">
                        <w10:wrap type="square"/>
                        <v:textbox inset="0,0,0,0">
                          <w:txbxContent>
                            <w:p>
                              <w:pPr>
                                <w:jc w:val="center"/>
                                <w:spacing w:line="240" w:lineRule="auto"/>
                              </w:pPr>
                              <w:r>
                                <w:rPr>
                                  <w:b/>
                                  <w:color w:val="ffffff" w:themeColor="background1"/>
                                  <w:sz w:val="40"/>
                                </w:rPr>
                                <w:t xml:space="preserve">Gemeinsam IT entdecken</w:t>
                              </w:r>
                              <w:r/>
                            </w:p>
                          </w:txbxContent>
                        </v:textbox>
                      </v:shape>
                      <v:shape id="shape 22" o:spid="_x0000_s22" o:spt="202" type="#_x0000_t202" style="position:absolute;left:0;top:0;width:422;height:109;visibility:visible;" filled="f" stroked="f">
                        <v:textbox inset="0,0,0,0">
                          <w:txbxContent>
                            <w:p>
                              <w:pPr>
                                <w:pStyle w:val="1227"/>
                                <w:rPr>
                                  <w:rFonts w:ascii="Helvetica 55" w:hAnsi="Helvetica 55"/>
                                  <w:b/>
                                  <w:sz w:val="88"/>
                                  <w:szCs w:val="88"/>
                                </w:rPr>
                              </w:pPr>
                              <w:r>
                                <w:rPr>
                                  <w:rFonts w:ascii="Helvetica 55" w:hAnsi="Helvetica 55"/>
                                  <w:b/>
                                  <w:sz w:val="88"/>
                                  <w:szCs w:val="88"/>
                                </w:rPr>
                                <w:t xml:space="preserve">IT2School</w:t>
                              </w:r>
                              <w:r/>
                            </w:p>
                            <w:p>
                              <w:pPr>
                                <w:jc w:val="both"/>
                                <w:spacing w:line="240" w:lineRule="auto"/>
                                <w:rPr>
                                  <w:sz w:val="18"/>
                                  <w:szCs w:val="15"/>
                                </w:rPr>
                              </w:pPr>
                              <w:r>
                                <w:rPr>
                                  <w:sz w:val="18"/>
                                  <w:szCs w:val="15"/>
                                </w:rPr>
                              </w:r>
                              <w:r/>
                            </w:p>
                          </w:txbxContent>
                        </v:textbox>
                      </v:shape>
                    </v:group>
                  </w:pict>
                </mc:Fallback>
              </mc:AlternateContent>
            </w:r>
            <w:r/>
          </w:p>
        </w:tc>
      </w:tr>
    </w:tbl>
    <w:p>
      <w:pPr>
        <w:contextualSpacing/>
        <w:spacing w:after="240" w:line="240" w:lineRule="auto"/>
      </w:pPr>
      <w:r/>
      <w:r/>
    </w:p>
    <w:p>
      <w:pPr>
        <w:contextualSpacing/>
        <w:spacing w:after="240" w:line="240" w:lineRule="auto"/>
        <w:rPr>
          <w:sz w:val="32"/>
        </w:rPr>
      </w:pPr>
      <w:r>
        <w:rPr>
          <w:sz w:val="32"/>
        </w:rPr>
      </w:r>
      <w:r/>
    </w:p>
    <w:p>
      <w:pPr>
        <w:contextualSpacing/>
        <w:spacing w:after="240" w:line="240" w:lineRule="auto"/>
      </w:pPr>
      <w:r/>
      <w:r/>
    </w:p>
    <w:p>
      <w:pPr>
        <w:contextualSpacing/>
        <w:spacing w:after="240" w:line="240" w:lineRule="auto"/>
      </w:pPr>
      <w:r>
        <w:rPr>
          <w:rFonts w:ascii="Helvetica 55" w:hAnsi="Helvetica 55" w:eastAsia="Times New Roman" w:cs="Times New Roman"/>
          <w:b/>
          <w:color w:val="000000"/>
          <w:sz w:val="56"/>
          <w:szCs w:val="56"/>
        </w:rPr>
        <w:t xml:space="preserve">Modul A</w:t>
      </w:r>
      <w:r>
        <w:rPr>
          <w:rFonts w:ascii="Helvetica 55" w:hAnsi="Helvetica 55" w:eastAsia="Times New Roman" w:cs="Times New Roman"/>
          <w:b/>
          <w:color w:val="000000"/>
          <w:sz w:val="56"/>
          <w:szCs w:val="56"/>
        </w:rPr>
        <w:t xml:space="preserve">1</w:t>
      </w:r>
      <w:r>
        <w:rPr>
          <w:rFonts w:ascii="Helvetica 55" w:hAnsi="Helvetica 55" w:eastAsia="Times New Roman" w:cs="Times New Roman"/>
          <w:b/>
          <w:color w:val="000000"/>
          <w:sz w:val="56"/>
          <w:szCs w:val="56"/>
        </w:rPr>
        <w:t xml:space="preserve"> – </w:t>
      </w:r>
      <w:r>
        <w:rPr>
          <w:rFonts w:ascii="Helvetica 55" w:hAnsi="Helvetica 55" w:eastAsia="Times New Roman" w:cs="Times New Roman"/>
          <w:b/>
          <w:color w:val="000000"/>
          <w:sz w:val="56"/>
          <w:szCs w:val="56"/>
        </w:rPr>
        <w:t xml:space="preserve">Mobilfunk</w:t>
      </w:r>
      <w:r>
        <w:rPr>
          <w:rFonts w:ascii="Helvetica 65" w:hAnsi="Helvetica 65" w:eastAsia="Times New Roman" w:cs="Times New Roman"/>
          <w:color w:val="000000"/>
          <w:sz w:val="56"/>
          <w:szCs w:val="56"/>
        </w:rPr>
        <w:br/>
      </w:r>
      <w:r>
        <w:rPr>
          <w:rFonts w:eastAsia="Times New Roman" w:cs="Times New Roman"/>
          <w:bCs w:val="0"/>
          <w:color w:val="000000"/>
          <w:spacing w:val="10"/>
          <w:sz w:val="44"/>
          <w:szCs w:val="56"/>
        </w:rPr>
        <w:t xml:space="preserve">Vom Mobilfunk zu Big Data</w:t>
      </w:r>
      <w:r>
        <w:br w:type="page" w:clear="all"/>
      </w:r>
      <w:r/>
    </w:p>
    <w:sdt>
      <w:sdtPr>
        <w15:appearance w15:val="boundingBox"/>
        <w:id w:val="-759218388"/>
        <w:docPartObj>
          <w:docPartGallery w:val="Table of Contents"/>
          <w:docPartUnique w:val="true"/>
        </w:docPartObj>
        <w:rPr>
          <w:rFonts w:ascii="Helvetica 45" w:hAnsi="Helvetica 45"/>
          <w:sz w:val="21"/>
        </w:rPr>
      </w:sdtPr>
      <w:sdtContent>
        <w:p>
          <w:pPr>
            <w:pStyle w:val="1268"/>
            <w:rPr>
              <w:rStyle w:val="1269"/>
            </w:rPr>
          </w:pPr>
          <w:r>
            <w:rPr>
              <w:rStyle w:val="1269"/>
            </w:rPr>
            <w:t xml:space="preserve">Inhalt</w:t>
          </w:r>
          <w:r/>
        </w:p>
        <w:p>
          <w:pPr>
            <w:pStyle w:val="1265"/>
            <w:tabs>
              <w:tab w:val="left" w:pos="440" w:leader="none"/>
              <w:tab w:val="right" w:pos="8834" w:leader="dot"/>
            </w:tabs>
            <w:rPr>
              <w:rFonts w:asciiTheme="minorHAnsi" w:hAnsiTheme="minorHAnsi"/>
              <w:bCs w:val="0"/>
              <w:sz w:val="22"/>
            </w:rPr>
          </w:pPr>
          <w:r>
            <w:rPr>
              <w:bCs w:val="0"/>
            </w:rPr>
            <w:fldChar w:fldCharType="begin"/>
          </w:r>
          <w:r>
            <w:instrText xml:space="preserve"> TOC \o "1-3" \h \z \u </w:instrText>
          </w:r>
          <w:r>
            <w:rPr>
              <w:bCs w:val="0"/>
            </w:rPr>
            <w:fldChar w:fldCharType="separate"/>
          </w:r>
          <w:hyperlink w:tooltip="#_Toc466804315" w:anchor="_Toc466804315" w:history="1">
            <w:r>
              <w:rPr>
                <w:rStyle w:val="1261"/>
              </w:rPr>
              <w:t xml:space="preserve">1</w:t>
            </w:r>
            <w:r>
              <w:rPr>
                <w:rFonts w:asciiTheme="minorHAnsi" w:hAnsiTheme="minorHAnsi"/>
                <w:bCs w:val="0"/>
                <w:sz w:val="22"/>
              </w:rPr>
              <w:tab/>
            </w:r>
            <w:r>
              <w:rPr>
                <w:rStyle w:val="1261"/>
              </w:rPr>
              <w:t xml:space="preserve">Vom Mobilfunk zu Big Data</w:t>
            </w:r>
            <w:r>
              <w:tab/>
            </w:r>
            <w:r>
              <w:fldChar w:fldCharType="begin"/>
            </w:r>
            <w:r>
              <w:instrText xml:space="preserve"> PAGEREF _Toc466804315 \h </w:instrText>
            </w:r>
            <w:r/>
            <w:r>
              <w:fldChar w:fldCharType="separate"/>
            </w:r>
            <w:r>
              <w:t xml:space="preserve">3</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16" w:anchor="_Toc466804316" w:history="1">
            <w:r>
              <w:rPr>
                <w:rStyle w:val="1261"/>
              </w:rPr>
              <w:t xml:space="preserve">2</w:t>
            </w:r>
            <w:r>
              <w:rPr>
                <w:rFonts w:asciiTheme="minorHAnsi" w:hAnsiTheme="minorHAnsi"/>
                <w:bCs w:val="0"/>
                <w:sz w:val="22"/>
              </w:rPr>
              <w:tab/>
            </w:r>
            <w:r>
              <w:rPr>
                <w:rStyle w:val="1261"/>
              </w:rPr>
              <w:t xml:space="preserve">Warum gibt es das Modul?</w:t>
            </w:r>
            <w:r>
              <w:tab/>
            </w:r>
            <w:r>
              <w:fldChar w:fldCharType="begin"/>
            </w:r>
            <w:r>
              <w:instrText xml:space="preserve"> PAGEREF _Toc466804316 \h </w:instrText>
            </w:r>
            <w:r/>
            <w:r>
              <w:fldChar w:fldCharType="separate"/>
            </w:r>
            <w:r>
              <w:t xml:space="preserve">4</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17" w:anchor="_Toc466804317" w:history="1">
            <w:r>
              <w:rPr>
                <w:rStyle w:val="1261"/>
              </w:rPr>
              <w:t xml:space="preserve">3</w:t>
            </w:r>
            <w:r>
              <w:rPr>
                <w:rFonts w:asciiTheme="minorHAnsi" w:hAnsiTheme="minorHAnsi"/>
                <w:bCs w:val="0"/>
                <w:sz w:val="22"/>
              </w:rPr>
              <w:tab/>
            </w:r>
            <w:r>
              <w:rPr>
                <w:rStyle w:val="1261"/>
              </w:rPr>
              <w:t xml:space="preserve">Ziele des Moduls</w:t>
            </w:r>
            <w:r>
              <w:tab/>
            </w:r>
            <w:r>
              <w:fldChar w:fldCharType="begin"/>
            </w:r>
            <w:r>
              <w:instrText xml:space="preserve"> PAGEREF _Toc466804317 \h </w:instrText>
            </w:r>
            <w:r/>
            <w:r>
              <w:fldChar w:fldCharType="separate"/>
            </w:r>
            <w:r>
              <w:t xml:space="preserve">5</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18" w:anchor="_Toc466804318" w:history="1">
            <w:r>
              <w:rPr>
                <w:rStyle w:val="1261"/>
              </w:rPr>
              <w:t xml:space="preserve">4</w:t>
            </w:r>
            <w:r>
              <w:rPr>
                <w:rFonts w:asciiTheme="minorHAnsi" w:hAnsiTheme="minorHAnsi"/>
                <w:bCs w:val="0"/>
                <w:sz w:val="22"/>
              </w:rPr>
              <w:tab/>
            </w:r>
            <w:r>
              <w:rPr>
                <w:rStyle w:val="1261"/>
              </w:rPr>
              <w:t xml:space="preserve">Die Rolle der Unternehmensvertreterin/des Unternehmensvertreters</w:t>
            </w:r>
            <w:r>
              <w:tab/>
            </w:r>
            <w:r>
              <w:fldChar w:fldCharType="begin"/>
            </w:r>
            <w:r>
              <w:instrText xml:space="preserve"> PAGEREF _Toc466804318 \h </w:instrText>
            </w:r>
            <w:r/>
            <w:r>
              <w:fldChar w:fldCharType="separate"/>
            </w:r>
            <w:r>
              <w:t xml:space="preserve">5</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19" w:anchor="_Toc466804319" w:history="1">
            <w:r>
              <w:rPr>
                <w:rStyle w:val="1261"/>
              </w:rPr>
              <w:t xml:space="preserve">5</w:t>
            </w:r>
            <w:r>
              <w:rPr>
                <w:rFonts w:asciiTheme="minorHAnsi" w:hAnsiTheme="minorHAnsi"/>
                <w:bCs w:val="0"/>
                <w:sz w:val="22"/>
              </w:rPr>
              <w:tab/>
            </w:r>
            <w:r>
              <w:rPr>
                <w:rStyle w:val="1261"/>
              </w:rPr>
              <w:t xml:space="preserve">Inhalte des Moduls</w:t>
            </w:r>
            <w:r>
              <w:tab/>
            </w:r>
            <w:r>
              <w:fldChar w:fldCharType="begin"/>
            </w:r>
            <w:r>
              <w:instrText xml:space="preserve"> PAGEREF _Toc466804319 \h </w:instrText>
            </w:r>
            <w:r/>
            <w:r>
              <w:fldChar w:fldCharType="separate"/>
            </w:r>
            <w:r>
              <w:t xml:space="preserve">5</w:t>
            </w:r>
            <w:r>
              <w:fldChar w:fldCharType="end"/>
            </w:r>
          </w:hyperlink>
          <w:r/>
          <w:r/>
        </w:p>
        <w:p>
          <w:pPr>
            <w:pStyle w:val="1266"/>
            <w:tabs>
              <w:tab w:val="left" w:pos="880" w:leader="none"/>
              <w:tab w:val="right" w:pos="8834" w:leader="dot"/>
            </w:tabs>
            <w:rPr>
              <w:rFonts w:asciiTheme="minorHAnsi" w:hAnsiTheme="minorHAnsi"/>
              <w:bCs w:val="0"/>
              <w:sz w:val="22"/>
            </w:rPr>
          </w:pPr>
          <w:r/>
          <w:hyperlink w:tooltip="#_Toc466804320" w:anchor="_Toc466804320" w:history="1">
            <w:r>
              <w:rPr>
                <w:rStyle w:val="1261"/>
              </w:rPr>
              <w:t xml:space="preserve">5.1</w:t>
            </w:r>
            <w:r>
              <w:rPr>
                <w:rFonts w:asciiTheme="minorHAnsi" w:hAnsiTheme="minorHAnsi"/>
                <w:bCs w:val="0"/>
                <w:sz w:val="22"/>
              </w:rPr>
              <w:tab/>
            </w:r>
            <w:r>
              <w:rPr>
                <w:rStyle w:val="1261"/>
              </w:rPr>
              <w:t xml:space="preserve">Die Funktionsweise von Mobilfunk</w:t>
            </w:r>
            <w:r>
              <w:tab/>
            </w:r>
            <w:r>
              <w:fldChar w:fldCharType="begin"/>
            </w:r>
            <w:r>
              <w:instrText xml:space="preserve"> PAGEREF _Toc466804320 \h </w:instrText>
            </w:r>
            <w:r/>
            <w:r>
              <w:fldChar w:fldCharType="separate"/>
            </w:r>
            <w:r>
              <w:t xml:space="preserve">5</w:t>
            </w:r>
            <w:r>
              <w:fldChar w:fldCharType="end"/>
            </w:r>
          </w:hyperlink>
          <w:r/>
          <w:r/>
        </w:p>
        <w:p>
          <w:pPr>
            <w:pStyle w:val="1266"/>
            <w:tabs>
              <w:tab w:val="left" w:pos="880" w:leader="none"/>
              <w:tab w:val="right" w:pos="8834" w:leader="dot"/>
            </w:tabs>
            <w:rPr>
              <w:rFonts w:asciiTheme="minorHAnsi" w:hAnsiTheme="minorHAnsi"/>
              <w:bCs w:val="0"/>
              <w:sz w:val="22"/>
            </w:rPr>
          </w:pPr>
          <w:r/>
          <w:hyperlink w:tooltip="#_Toc466804321" w:anchor="_Toc466804321" w:history="1">
            <w:r>
              <w:rPr>
                <w:rStyle w:val="1261"/>
              </w:rPr>
              <w:t xml:space="preserve">5.2</w:t>
            </w:r>
            <w:r>
              <w:rPr>
                <w:rFonts w:asciiTheme="minorHAnsi" w:hAnsiTheme="minorHAnsi"/>
                <w:bCs w:val="0"/>
                <w:sz w:val="22"/>
              </w:rPr>
              <w:tab/>
            </w:r>
            <w:r>
              <w:rPr>
                <w:rStyle w:val="1261"/>
              </w:rPr>
              <w:t xml:space="preserve">Visualisierung von Mobilfunkdaten mit Processing</w:t>
            </w:r>
            <w:r>
              <w:tab/>
            </w:r>
            <w:r>
              <w:fldChar w:fldCharType="begin"/>
            </w:r>
            <w:r>
              <w:instrText xml:space="preserve"> PAGEREF _Toc466804321 \h </w:instrText>
            </w:r>
            <w:r/>
            <w:r>
              <w:fldChar w:fldCharType="separate"/>
            </w:r>
            <w:r>
              <w:t xml:space="preserve">7</w:t>
            </w:r>
            <w:r>
              <w:fldChar w:fldCharType="end"/>
            </w:r>
          </w:hyperlink>
          <w:r/>
          <w:r/>
        </w:p>
        <w:p>
          <w:pPr>
            <w:pStyle w:val="1266"/>
            <w:tabs>
              <w:tab w:val="left" w:pos="880" w:leader="none"/>
              <w:tab w:val="right" w:pos="8834" w:leader="dot"/>
            </w:tabs>
            <w:rPr>
              <w:rFonts w:asciiTheme="minorHAnsi" w:hAnsiTheme="minorHAnsi"/>
              <w:bCs w:val="0"/>
              <w:sz w:val="22"/>
            </w:rPr>
          </w:pPr>
          <w:r/>
          <w:hyperlink w:tooltip="#_Toc466804322" w:anchor="_Toc466804322" w:history="1">
            <w:r>
              <w:rPr>
                <w:rStyle w:val="1261"/>
              </w:rPr>
              <w:t xml:space="preserve">5.3</w:t>
            </w:r>
            <w:r>
              <w:rPr>
                <w:rFonts w:asciiTheme="minorHAnsi" w:hAnsiTheme="minorHAnsi"/>
                <w:bCs w:val="0"/>
                <w:sz w:val="22"/>
              </w:rPr>
              <w:tab/>
            </w:r>
            <w:r>
              <w:rPr>
                <w:rStyle w:val="1261"/>
              </w:rPr>
              <w:t xml:space="preserve">Big Data</w:t>
            </w:r>
            <w:r>
              <w:tab/>
            </w:r>
            <w:r>
              <w:fldChar w:fldCharType="begin"/>
            </w:r>
            <w:r>
              <w:instrText xml:space="preserve"> PAGEREF _Toc466804322 \h </w:instrText>
            </w:r>
            <w:r/>
            <w:r>
              <w:fldChar w:fldCharType="separate"/>
            </w:r>
            <w:r>
              <w:t xml:space="preserve">8</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23" w:anchor="_Toc466804323" w:history="1">
            <w:r>
              <w:rPr>
                <w:rStyle w:val="1261"/>
              </w:rPr>
              <w:t xml:space="preserve">6</w:t>
            </w:r>
            <w:r>
              <w:rPr>
                <w:rFonts w:asciiTheme="minorHAnsi" w:hAnsiTheme="minorHAnsi"/>
                <w:bCs w:val="0"/>
                <w:sz w:val="22"/>
              </w:rPr>
              <w:tab/>
            </w:r>
            <w:r>
              <w:rPr>
                <w:rStyle w:val="1261"/>
              </w:rPr>
              <w:t xml:space="preserve">Unterrichtliche Umsetzung</w:t>
            </w:r>
            <w:r>
              <w:tab/>
            </w:r>
            <w:r>
              <w:fldChar w:fldCharType="begin"/>
            </w:r>
            <w:r>
              <w:instrText xml:space="preserve"> PAGEREF _Toc466804323 \h </w:instrText>
            </w:r>
            <w:r/>
            <w:r>
              <w:fldChar w:fldCharType="separate"/>
            </w:r>
            <w:r>
              <w:t xml:space="preserve">9</w:t>
            </w:r>
            <w:r>
              <w:fldChar w:fldCharType="end"/>
            </w:r>
          </w:hyperlink>
          <w:r/>
          <w:r/>
        </w:p>
        <w:p>
          <w:pPr>
            <w:pStyle w:val="1266"/>
            <w:tabs>
              <w:tab w:val="left" w:pos="880" w:leader="none"/>
              <w:tab w:val="right" w:pos="8834" w:leader="dot"/>
            </w:tabs>
            <w:rPr>
              <w:rFonts w:asciiTheme="minorHAnsi" w:hAnsiTheme="minorHAnsi"/>
              <w:bCs w:val="0"/>
              <w:sz w:val="22"/>
            </w:rPr>
          </w:pPr>
          <w:r/>
          <w:hyperlink w:tooltip="#_Toc466804324" w:anchor="_Toc466804324" w:history="1">
            <w:r>
              <w:rPr>
                <w:rStyle w:val="1261"/>
              </w:rPr>
              <w:t xml:space="preserve">6.1</w:t>
            </w:r>
            <w:r>
              <w:rPr>
                <w:rFonts w:asciiTheme="minorHAnsi" w:hAnsiTheme="minorHAnsi"/>
                <w:bCs w:val="0"/>
                <w:sz w:val="22"/>
              </w:rPr>
              <w:tab/>
            </w:r>
            <w:r>
              <w:rPr>
                <w:rStyle w:val="1261"/>
              </w:rPr>
              <w:t xml:space="preserve">Grober Unterrichtsplan</w:t>
            </w:r>
            <w:r>
              <w:tab/>
            </w:r>
            <w:r>
              <w:fldChar w:fldCharType="begin"/>
            </w:r>
            <w:r>
              <w:instrText xml:space="preserve"> PAGEREF _Toc466804324 \h </w:instrText>
            </w:r>
            <w:r/>
            <w:r>
              <w:fldChar w:fldCharType="separate"/>
            </w:r>
            <w:r>
              <w:t xml:space="preserve">9</w:t>
            </w:r>
            <w:r>
              <w:fldChar w:fldCharType="end"/>
            </w:r>
          </w:hyperlink>
          <w:r/>
          <w:r/>
        </w:p>
        <w:p>
          <w:pPr>
            <w:pStyle w:val="1266"/>
            <w:tabs>
              <w:tab w:val="left" w:pos="880" w:leader="none"/>
              <w:tab w:val="right" w:pos="8834" w:leader="dot"/>
            </w:tabs>
            <w:rPr>
              <w:rFonts w:asciiTheme="minorHAnsi" w:hAnsiTheme="minorHAnsi"/>
              <w:bCs w:val="0"/>
              <w:sz w:val="22"/>
            </w:rPr>
          </w:pPr>
          <w:r/>
          <w:hyperlink w:tooltip="#_Toc466804325" w:anchor="_Toc466804325" w:history="1">
            <w:r>
              <w:rPr>
                <w:rStyle w:val="1261"/>
              </w:rPr>
              <w:t xml:space="preserve">6.2</w:t>
            </w:r>
            <w:r>
              <w:rPr>
                <w:rFonts w:asciiTheme="minorHAnsi" w:hAnsiTheme="minorHAnsi"/>
                <w:bCs w:val="0"/>
                <w:sz w:val="22"/>
              </w:rPr>
              <w:tab/>
            </w:r>
            <w:r>
              <w:rPr>
                <w:rStyle w:val="1261"/>
              </w:rPr>
              <w:t xml:space="preserve">Stundenverlaufsskizzen</w:t>
            </w:r>
            <w:r>
              <w:tab/>
            </w:r>
            <w:r>
              <w:fldChar w:fldCharType="begin"/>
            </w:r>
            <w:r>
              <w:instrText xml:space="preserve"> PAGEREF _Toc466804325 \h </w:instrText>
            </w:r>
            <w:r/>
            <w:r>
              <w:fldChar w:fldCharType="separate"/>
            </w:r>
            <w:r>
              <w:t xml:space="preserve">10</w:t>
            </w:r>
            <w:r>
              <w:fldChar w:fldCharType="end"/>
            </w:r>
          </w:hyperlink>
          <w:r/>
          <w:r/>
        </w:p>
        <w:p>
          <w:pPr>
            <w:pStyle w:val="1267"/>
            <w:tabs>
              <w:tab w:val="left" w:pos="1320" w:leader="none"/>
              <w:tab w:val="right" w:pos="8834" w:leader="dot"/>
            </w:tabs>
            <w:rPr>
              <w:rFonts w:asciiTheme="minorHAnsi" w:hAnsiTheme="minorHAnsi"/>
              <w:bCs w:val="0"/>
              <w:sz w:val="22"/>
            </w:rPr>
          </w:pPr>
          <w:r/>
          <w:hyperlink w:tooltip="#_Toc466804326" w:anchor="_Toc466804326" w:history="1">
            <w:r>
              <w:rPr>
                <w:rStyle w:val="1261"/>
              </w:rPr>
              <w:t xml:space="preserve">6.2.1</w:t>
            </w:r>
            <w:r>
              <w:rPr>
                <w:rFonts w:asciiTheme="minorHAnsi" w:hAnsiTheme="minorHAnsi"/>
                <w:bCs w:val="0"/>
                <w:sz w:val="22"/>
              </w:rPr>
              <w:tab/>
            </w:r>
            <w:r>
              <w:rPr>
                <w:rStyle w:val="1261"/>
              </w:rPr>
              <w:t xml:space="preserve">Wie funktioniert das Mobilfunknetz?</w:t>
            </w:r>
            <w:r>
              <w:tab/>
            </w:r>
            <w:r>
              <w:fldChar w:fldCharType="begin"/>
            </w:r>
            <w:r>
              <w:instrText xml:space="preserve"> PAGEREF _Toc466804326 \h </w:instrText>
            </w:r>
            <w:r/>
            <w:r>
              <w:fldChar w:fldCharType="separate"/>
            </w:r>
            <w:r>
              <w:t xml:space="preserve">10</w:t>
            </w:r>
            <w:r>
              <w:fldChar w:fldCharType="end"/>
            </w:r>
          </w:hyperlink>
          <w:r/>
          <w:r/>
        </w:p>
        <w:p>
          <w:pPr>
            <w:pStyle w:val="1267"/>
            <w:tabs>
              <w:tab w:val="left" w:pos="1320" w:leader="none"/>
              <w:tab w:val="right" w:pos="8834" w:leader="dot"/>
            </w:tabs>
            <w:rPr>
              <w:rFonts w:asciiTheme="minorHAnsi" w:hAnsiTheme="minorHAnsi"/>
              <w:bCs w:val="0"/>
              <w:sz w:val="22"/>
            </w:rPr>
          </w:pPr>
          <w:r/>
          <w:hyperlink w:tooltip="#_Toc466804327" w:anchor="_Toc466804327" w:history="1">
            <w:r>
              <w:rPr>
                <w:rStyle w:val="1261"/>
              </w:rPr>
              <w:t xml:space="preserve">6.2.2</w:t>
            </w:r>
            <w:r>
              <w:rPr>
                <w:rFonts w:asciiTheme="minorHAnsi" w:hAnsiTheme="minorHAnsi"/>
                <w:bCs w:val="0"/>
                <w:sz w:val="22"/>
              </w:rPr>
              <w:tab/>
            </w:r>
            <w:r>
              <w:rPr>
                <w:rStyle w:val="1261"/>
              </w:rPr>
              <w:t xml:space="preserve">Das Smartphone und ortsbezogene Daten</w:t>
            </w:r>
            <w:r>
              <w:tab/>
            </w:r>
            <w:r>
              <w:fldChar w:fldCharType="begin"/>
            </w:r>
            <w:r>
              <w:instrText xml:space="preserve"> PAGEREF _Toc466804327 \h </w:instrText>
            </w:r>
            <w:r/>
            <w:r>
              <w:fldChar w:fldCharType="separate"/>
            </w:r>
            <w:r>
              <w:t xml:space="preserve">11</w:t>
            </w:r>
            <w:r>
              <w:fldChar w:fldCharType="end"/>
            </w:r>
          </w:hyperlink>
          <w:r/>
          <w:r/>
        </w:p>
        <w:p>
          <w:pPr>
            <w:pStyle w:val="1267"/>
            <w:tabs>
              <w:tab w:val="left" w:pos="1320" w:leader="none"/>
              <w:tab w:val="right" w:pos="8834" w:leader="dot"/>
            </w:tabs>
            <w:rPr>
              <w:rFonts w:asciiTheme="minorHAnsi" w:hAnsiTheme="minorHAnsi"/>
              <w:bCs w:val="0"/>
              <w:sz w:val="22"/>
            </w:rPr>
          </w:pPr>
          <w:r/>
          <w:hyperlink w:tooltip="#_Toc466804328" w:anchor="_Toc466804328" w:history="1">
            <w:r>
              <w:rPr>
                <w:rStyle w:val="1261"/>
              </w:rPr>
              <w:t xml:space="preserve">6.2.3</w:t>
            </w:r>
            <w:r>
              <w:rPr>
                <w:rFonts w:asciiTheme="minorHAnsi" w:hAnsiTheme="minorHAnsi"/>
                <w:bCs w:val="0"/>
                <w:sz w:val="22"/>
              </w:rPr>
              <w:tab/>
            </w:r>
            <w:r>
              <w:rPr>
                <w:rStyle w:val="1261"/>
              </w:rPr>
              <w:t xml:space="preserve">Das Smartphone als Datenschleuder</w:t>
            </w:r>
            <w:r>
              <w:tab/>
            </w:r>
            <w:r>
              <w:fldChar w:fldCharType="begin"/>
            </w:r>
            <w:r>
              <w:instrText xml:space="preserve"> PAGEREF _Toc466804328 \h </w:instrText>
            </w:r>
            <w:r/>
            <w:r>
              <w:fldChar w:fldCharType="separate"/>
            </w:r>
            <w:r>
              <w:t xml:space="preserve">12</w:t>
            </w:r>
            <w:r>
              <w:fldChar w:fldCharType="end"/>
            </w:r>
          </w:hyperlink>
          <w:r/>
          <w:r/>
        </w:p>
        <w:p>
          <w:pPr>
            <w:pStyle w:val="1267"/>
            <w:tabs>
              <w:tab w:val="left" w:pos="1320" w:leader="none"/>
              <w:tab w:val="right" w:pos="8834" w:leader="dot"/>
            </w:tabs>
            <w:rPr>
              <w:rFonts w:asciiTheme="minorHAnsi" w:hAnsiTheme="minorHAnsi"/>
              <w:bCs w:val="0"/>
              <w:sz w:val="22"/>
            </w:rPr>
          </w:pPr>
          <w:r/>
          <w:hyperlink w:tooltip="#_Toc466804329" w:anchor="_Toc466804329" w:history="1">
            <w:r>
              <w:rPr>
                <w:rStyle w:val="1261"/>
              </w:rPr>
              <w:t xml:space="preserve">6.2.4</w:t>
            </w:r>
            <w:r>
              <w:rPr>
                <w:rFonts w:asciiTheme="minorHAnsi" w:hAnsiTheme="minorHAnsi"/>
                <w:bCs w:val="0"/>
                <w:sz w:val="22"/>
              </w:rPr>
              <w:tab/>
            </w:r>
            <w:r>
              <w:rPr>
                <w:rStyle w:val="1261"/>
              </w:rPr>
              <w:t xml:space="preserve">Big Data</w:t>
            </w:r>
            <w:r>
              <w:tab/>
            </w:r>
            <w:r>
              <w:fldChar w:fldCharType="begin"/>
            </w:r>
            <w:r>
              <w:instrText xml:space="preserve"> PAGEREF _Toc466804329 \h </w:instrText>
            </w:r>
            <w:r/>
            <w:r>
              <w:fldChar w:fldCharType="separate"/>
            </w:r>
            <w:r>
              <w:t xml:space="preserve">13</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30" w:anchor="_Toc466804330" w:history="1">
            <w:r>
              <w:rPr>
                <w:rStyle w:val="1261"/>
              </w:rPr>
              <w:t xml:space="preserve">7</w:t>
            </w:r>
            <w:r>
              <w:rPr>
                <w:rFonts w:asciiTheme="minorHAnsi" w:hAnsiTheme="minorHAnsi"/>
                <w:bCs w:val="0"/>
                <w:sz w:val="22"/>
              </w:rPr>
              <w:tab/>
            </w:r>
            <w:r>
              <w:rPr>
                <w:rStyle w:val="1261"/>
              </w:rPr>
              <w:t xml:space="preserve">Einbettung in verschiedene Fächer und Themen</w:t>
            </w:r>
            <w:r>
              <w:tab/>
            </w:r>
            <w:r>
              <w:fldChar w:fldCharType="begin"/>
            </w:r>
            <w:r>
              <w:instrText xml:space="preserve"> PAGEREF _Toc466804330 \h </w:instrText>
            </w:r>
            <w:r/>
            <w:r>
              <w:fldChar w:fldCharType="separate"/>
            </w:r>
            <w:r>
              <w:t xml:space="preserve">15</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31" w:anchor="_Toc466804331" w:history="1">
            <w:r>
              <w:rPr>
                <w:rStyle w:val="1261"/>
              </w:rPr>
              <w:t xml:space="preserve">8</w:t>
            </w:r>
            <w:r>
              <w:rPr>
                <w:rFonts w:asciiTheme="minorHAnsi" w:hAnsiTheme="minorHAnsi"/>
                <w:bCs w:val="0"/>
                <w:sz w:val="22"/>
              </w:rPr>
              <w:tab/>
            </w:r>
            <w:r>
              <w:rPr>
                <w:rStyle w:val="1261"/>
              </w:rPr>
              <w:t xml:space="preserve">Anschlussthemen</w:t>
            </w:r>
            <w:r>
              <w:tab/>
            </w:r>
            <w:r>
              <w:fldChar w:fldCharType="begin"/>
            </w:r>
            <w:r>
              <w:instrText xml:space="preserve"> PAGEREF _Toc466804331 \h </w:instrText>
            </w:r>
            <w:r/>
            <w:r>
              <w:fldChar w:fldCharType="separate"/>
            </w:r>
            <w:r>
              <w:t xml:space="preserve">16</w:t>
            </w:r>
            <w:r>
              <w:fldChar w:fldCharType="end"/>
            </w:r>
          </w:hyperlink>
          <w:r/>
          <w:r/>
        </w:p>
        <w:p>
          <w:pPr>
            <w:pStyle w:val="1265"/>
            <w:tabs>
              <w:tab w:val="left" w:pos="440" w:leader="none"/>
              <w:tab w:val="right" w:pos="8834" w:leader="dot"/>
            </w:tabs>
            <w:rPr>
              <w:rFonts w:asciiTheme="minorHAnsi" w:hAnsiTheme="minorHAnsi"/>
              <w:bCs w:val="0"/>
              <w:sz w:val="22"/>
            </w:rPr>
          </w:pPr>
          <w:r/>
          <w:hyperlink w:tooltip="#_Toc466804332" w:anchor="_Toc466804332" w:history="1">
            <w:r>
              <w:rPr>
                <w:rStyle w:val="1261"/>
              </w:rPr>
              <w:t xml:space="preserve">9</w:t>
            </w:r>
            <w:r>
              <w:rPr>
                <w:rFonts w:asciiTheme="minorHAnsi" w:hAnsiTheme="minorHAnsi"/>
                <w:bCs w:val="0"/>
                <w:sz w:val="22"/>
              </w:rPr>
              <w:tab/>
            </w:r>
            <w:r>
              <w:rPr>
                <w:rStyle w:val="1261"/>
              </w:rPr>
              <w:t xml:space="preserve">Literatur und Links</w:t>
            </w:r>
            <w:r>
              <w:tab/>
            </w:r>
            <w:r>
              <w:fldChar w:fldCharType="begin"/>
            </w:r>
            <w:r>
              <w:instrText xml:space="preserve"> PAGEREF _Toc466804332 \h </w:instrText>
            </w:r>
            <w:r/>
            <w:r>
              <w:fldChar w:fldCharType="separate"/>
            </w:r>
            <w:r>
              <w:t xml:space="preserve">16</w:t>
            </w:r>
            <w:r>
              <w:fldChar w:fldCharType="end"/>
            </w:r>
          </w:hyperlink>
          <w:r/>
          <w:r/>
        </w:p>
        <w:p>
          <w:pPr>
            <w:pStyle w:val="1265"/>
            <w:tabs>
              <w:tab w:val="left" w:pos="660" w:leader="none"/>
              <w:tab w:val="right" w:pos="8834" w:leader="dot"/>
            </w:tabs>
            <w:rPr>
              <w:rFonts w:asciiTheme="minorHAnsi" w:hAnsiTheme="minorHAnsi"/>
              <w:bCs w:val="0"/>
              <w:sz w:val="22"/>
            </w:rPr>
          </w:pPr>
          <w:r/>
          <w:hyperlink w:tooltip="#_Toc466804333" w:anchor="_Toc466804333" w:history="1">
            <w:r>
              <w:rPr>
                <w:rStyle w:val="1261"/>
              </w:rPr>
              <w:t xml:space="preserve">10</w:t>
            </w:r>
            <w:r>
              <w:rPr>
                <w:rFonts w:asciiTheme="minorHAnsi" w:hAnsiTheme="minorHAnsi"/>
                <w:bCs w:val="0"/>
                <w:sz w:val="22"/>
              </w:rPr>
              <w:tab/>
            </w:r>
            <w:r>
              <w:rPr>
                <w:rStyle w:val="1261"/>
              </w:rPr>
              <w:t xml:space="preserve">Arbeitsmaterialien</w:t>
            </w:r>
            <w:r>
              <w:tab/>
            </w:r>
            <w:r>
              <w:fldChar w:fldCharType="begin"/>
            </w:r>
            <w:r>
              <w:instrText xml:space="preserve"> PAGEREF _Toc466804333 \h </w:instrText>
            </w:r>
            <w:r/>
            <w:r>
              <w:fldChar w:fldCharType="separate"/>
            </w:r>
            <w:r>
              <w:t xml:space="preserve">16</w:t>
            </w:r>
            <w:r>
              <w:fldChar w:fldCharType="end"/>
            </w:r>
          </w:hyperlink>
          <w:r/>
          <w:r/>
        </w:p>
        <w:p>
          <w:pPr>
            <w:pStyle w:val="1265"/>
            <w:tabs>
              <w:tab w:val="left" w:pos="660" w:leader="none"/>
              <w:tab w:val="right" w:pos="8834" w:leader="dot"/>
            </w:tabs>
            <w:rPr>
              <w:rFonts w:asciiTheme="minorHAnsi" w:hAnsiTheme="minorHAnsi"/>
              <w:bCs w:val="0"/>
              <w:sz w:val="22"/>
            </w:rPr>
          </w:pPr>
          <w:r/>
          <w:hyperlink w:tooltip="#_Toc466804334" w:anchor="_Toc466804334" w:history="1">
            <w:r>
              <w:rPr>
                <w:rStyle w:val="1261"/>
              </w:rPr>
              <w:t xml:space="preserve">11</w:t>
            </w:r>
            <w:r>
              <w:rPr>
                <w:rFonts w:asciiTheme="minorHAnsi" w:hAnsiTheme="minorHAnsi"/>
                <w:bCs w:val="0"/>
                <w:sz w:val="22"/>
              </w:rPr>
              <w:tab/>
            </w:r>
            <w:r>
              <w:rPr>
                <w:rStyle w:val="1261"/>
              </w:rPr>
              <w:t xml:space="preserve">Glossar</w:t>
            </w:r>
            <w:r>
              <w:tab/>
            </w:r>
            <w:r>
              <w:fldChar w:fldCharType="begin"/>
            </w:r>
            <w:r>
              <w:instrText xml:space="preserve"> PAGEREF _Toc466804334 \h </w:instrText>
            </w:r>
            <w:r/>
            <w:r>
              <w:fldChar w:fldCharType="separate"/>
            </w:r>
            <w:r>
              <w:t xml:space="preserve">17</w:t>
            </w:r>
            <w:r>
              <w:fldChar w:fldCharType="end"/>
            </w:r>
          </w:hyperlink>
          <w:r/>
          <w:r/>
        </w:p>
        <w:p>
          <w:r>
            <w:rPr>
              <w:b/>
              <w:bCs w:val="0"/>
            </w:rPr>
            <w:fldChar w:fldCharType="end"/>
          </w:r>
          <w:r/>
        </w:p>
      </w:sdtContent>
    </w:sdt>
    <w:p>
      <w:pPr>
        <w:spacing w:line="240" w:lineRule="auto"/>
      </w:pPr>
      <w:r>
        <w:br w:type="page" w:clear="all"/>
      </w:r>
      <w:r/>
    </w:p>
    <w:p>
      <w:pPr>
        <w:pStyle w:val="1215"/>
      </w:pPr>
      <w:r/>
      <w:bookmarkStart w:id="0" w:name="_Toc442877363"/>
      <w:r/>
      <w:bookmarkStart w:id="1" w:name="_Toc466464199"/>
      <w:r/>
      <w:bookmarkStart w:id="2" w:name="_Toc466804315"/>
      <w:r>
        <w:rPr>
          <w:rFonts w:cs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1" locked="0" layoutInCell="1" allowOverlap="1">
                <wp:simplePos x="0" y="0"/>
                <wp:positionH relativeFrom="margin">
                  <wp:posOffset>4181475</wp:posOffset>
                </wp:positionH>
                <wp:positionV relativeFrom="paragraph">
                  <wp:posOffset>177800</wp:posOffset>
                </wp:positionV>
                <wp:extent cx="1586865" cy="1320165"/>
                <wp:effectExtent l="0" t="0" r="0" b="0"/>
                <wp:wrapTight wrapText="bothSides">
                  <wp:wrapPolygon edited="1">
                    <wp:start x="0" y="0"/>
                    <wp:lineTo x="0" y="21195"/>
                    <wp:lineTo x="21263" y="21195"/>
                    <wp:lineTo x="21263" y="0"/>
                    <wp:lineTo x="0" y="0"/>
                  </wp:wrapPolygon>
                </wp:wrapTight>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ult-18377_1280.jpg"/>
                        <pic:cNvPicPr>
                          <a:picLocks noChangeAspect="1"/>
                        </pic:cNvPicPr>
                        <pic:nvPr/>
                      </pic:nvPicPr>
                      <pic:blipFill>
                        <a:blip r:embed="rId20"/>
                        <a:stretch/>
                      </pic:blipFill>
                      <pic:spPr bwMode="auto">
                        <a:xfrm>
                          <a:off x="0" y="0"/>
                          <a:ext cx="1586865" cy="1320165"/>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position:absolute;z-index:-251660800;o:allowoverlap:true;o:allowincell:true;mso-position-horizontal-relative:margin;margin-left:329.2pt;mso-position-horizontal:absolute;mso-position-vertical-relative:text;margin-top:14.0pt;mso-position-vertical:absolute;width:124.9pt;height:103.9pt;mso-wrap-distance-left:9.0pt;mso-wrap-distance-top:0.0pt;mso-wrap-distance-right:9.0pt;mso-wrap-distance-bottom:0.0pt;" wrapcoords="0 0 0 98125 98440 98125 98440 0 0 0" stroked="f">
                <v:path textboxrect="0,0,0,0"/>
                <w10:wrap type="tight"/>
                <v:imagedata r:id="rId20" o:title=""/>
              </v:shape>
            </w:pict>
          </mc:Fallback>
        </mc:AlternateContent>
      </w:r>
      <w:r>
        <w:t xml:space="preserve">Vom Mobilfunk zu Big Data</w:t>
      </w:r>
      <w:bookmarkEnd w:id="0"/>
      <w:r/>
      <w:bookmarkEnd w:id="1"/>
      <w:r/>
      <w:bookmarkEnd w:id="2"/>
      <w:r/>
      <w:r/>
    </w:p>
    <w:p>
      <w:r>
        <w:t xml:space="preserve">H</w:t>
      </w:r>
      <w:r>
        <w:t xml:space="preserve">andy und Smartphone sind heute auch alltäglicher Begleiter von  Kindern und Jugendlichen. Obwohl das Gerät für viele Kinder und Jugendliche nicht mehr wegzudenken ist, wissen nur die wenigsten, wie es technisch funktioniert und wie Daten übertragen werden.</w:t>
      </w:r>
      <w:r/>
    </w:p>
    <w:p>
      <w:r>
        <w:t xml:space="preserve">Im Rahmen dieses Moduls </w:t>
      </w:r>
      <w:r>
        <w:t xml:space="preserve">befassen sich die Schülerinnen und Schüler mit der Funktionsweise des Mobilfunks</w:t>
      </w:r>
      <w:r>
        <w:t xml:space="preserve">. Sie erfahren dabei, wie Daten </w:t>
      </w:r>
      <w:r>
        <w:t xml:space="preserve">von einem Mobiltelefon zum nächsten übertragen werden.</w:t>
      </w:r>
      <w:r>
        <w:t xml:space="preserve"> </w:t>
      </w:r>
      <w:r>
        <w:t xml:space="preserve">Im Anschluss werten die Schülerinnen und Schüler Mobilfunkdaten aus. Aus Zeit- und Ortsangaben versuchen sie so viele Informationen wie möglich über eine Person zusammenzutragen.</w:t>
      </w:r>
      <w:r>
        <w:t xml:space="preserve"> </w:t>
      </w:r>
      <w:r>
        <w:rPr>
          <w:rFonts w:cstheme="minorHAnsi"/>
        </w:rPr>
        <w:t xml:space="preserve">Am Ende setz</w:t>
      </w:r>
      <w:r>
        <w:rPr>
          <w:rFonts w:cstheme="minorHAnsi"/>
        </w:rPr>
        <w:t xml:space="preserve">en sich die Schülerinnen und Schüler mit dem Datenschutz, sowie den Chancen und Risiken von Big Data auseinander.</w:t>
      </w:r>
      <w:r>
        <w:rPr>
          <w:rStyle w:val="1282"/>
          <w:rFonts w:cstheme="minorHAnsi"/>
        </w:rPr>
        <w:footnoteReference w:id="2"/>
      </w:r>
      <w:r/>
    </w:p>
    <w:tbl>
      <w:tblPr>
        <w:tblStyle w:val="1240"/>
        <w:tblW w:w="0" w:type="auto"/>
        <w:tblLook w:val="04A0" w:firstRow="1" w:lastRow="0" w:firstColumn="1" w:lastColumn="0" w:noHBand="0" w:noVBand="1"/>
      </w:tblPr>
      <w:tblGrid>
        <w:gridCol w:w="3044"/>
        <w:gridCol w:w="542"/>
        <w:gridCol w:w="5248"/>
      </w:tblGrid>
      <w:tr>
        <w:trPr/>
        <w:tc>
          <w:tcPr>
            <w:tcW w:w="3044" w:type="dxa"/>
            <w:textDirection w:val="lrTb"/>
            <w:noWrap w:val="false"/>
          </w:tcPr>
          <w:p>
            <w:r>
              <w:t xml:space="preserve">Lernfeld</w:t>
            </w:r>
            <w:r>
              <w:t xml:space="preserve">/Cluster</w:t>
            </w:r>
            <w:r>
              <w:t xml:space="preserve">:</w:t>
            </w:r>
            <w:r/>
          </w:p>
        </w:tc>
        <w:tc>
          <w:tcPr>
            <w:gridSpan w:val="2"/>
            <w:tcW w:w="5790" w:type="dxa"/>
            <w:textDirection w:val="lrTb"/>
            <w:noWrap w:val="false"/>
          </w:tcPr>
          <w:p>
            <w:r>
              <w:t xml:space="preserve">Daten erforschen</w:t>
            </w:r>
            <w:r/>
          </w:p>
        </w:tc>
      </w:tr>
      <w:tr>
        <w:trPr/>
        <w:tc>
          <w:tcPr>
            <w:tcW w:w="3044" w:type="dxa"/>
            <w:vMerge w:val="restart"/>
            <w:textDirection w:val="lrTb"/>
            <w:noWrap w:val="false"/>
          </w:tcPr>
          <w:p>
            <w:r>
              <w:t xml:space="preserve">Zielgruppe/Klassenstufe:</w:t>
            </w:r>
            <w:r/>
          </w:p>
        </w:tc>
        <w:tc>
          <w:tcPr>
            <w:tcW w:w="542" w:type="dxa"/>
            <w:vAlign w:val="center"/>
            <w:textDirection w:val="lrTb"/>
            <w:noWrap w:val="false"/>
          </w:tcPr>
          <w:p>
            <w:pPr>
              <w:jc w:val="center"/>
              <w:rPr>
                <w:b/>
              </w:rPr>
            </w:pPr>
            <w:r>
              <w:rPr>
                <w:b/>
              </w:rPr>
            </w:r>
            <w:r/>
          </w:p>
        </w:tc>
        <w:tc>
          <w:tcPr>
            <w:tcW w:w="5248" w:type="dxa"/>
            <w:textDirection w:val="lrTb"/>
            <w:noWrap w:val="false"/>
          </w:tcPr>
          <w:p>
            <w:r>
              <w:t xml:space="preserve"> 4. bis 5. Klasse</w:t>
            </w:r>
            <w:r/>
          </w:p>
        </w:tc>
      </w:tr>
      <w:tr>
        <w:trPr/>
        <w:tc>
          <w:tcPr>
            <w:tcW w:w="3044" w:type="dxa"/>
            <w:vMerge w:val="continue"/>
            <w:textDirection w:val="lrTb"/>
            <w:noWrap w:val="false"/>
          </w:tcPr>
          <w:p>
            <w:r/>
            <w:r/>
          </w:p>
        </w:tc>
        <w:tc>
          <w:tcPr>
            <w:tcW w:w="542" w:type="dxa"/>
            <w:vAlign w:val="center"/>
            <w:textDirection w:val="lrTb"/>
            <w:noWrap w:val="false"/>
          </w:tcPr>
          <w:p>
            <w:pPr>
              <w:jc w:val="center"/>
              <w:rPr>
                <w:b/>
              </w:rPr>
            </w:pPr>
            <w:r>
              <w:rPr>
                <w:b/>
              </w:rPr>
            </w:r>
            <w:r/>
          </w:p>
        </w:tc>
        <w:tc>
          <w:tcPr>
            <w:tcW w:w="5248" w:type="dxa"/>
            <w:textDirection w:val="lrTb"/>
            <w:noWrap w:val="false"/>
          </w:tcPr>
          <w:p>
            <w:r>
              <w:t xml:space="preserve"> 6. bis 7. Klasse</w:t>
            </w:r>
            <w:r/>
          </w:p>
        </w:tc>
      </w:tr>
      <w:tr>
        <w:trPr/>
        <w:tc>
          <w:tcPr>
            <w:tcW w:w="3044" w:type="dxa"/>
            <w:vMerge w:val="continue"/>
            <w:textDirection w:val="lrTb"/>
            <w:noWrap w:val="false"/>
          </w:tcPr>
          <w:p>
            <w:r/>
            <w:r/>
          </w:p>
        </w:tc>
        <w:tc>
          <w:tcPr>
            <w:tcW w:w="542" w:type="dxa"/>
            <w:vAlign w:val="center"/>
            <w:textDirection w:val="lrTb"/>
            <w:noWrap w:val="false"/>
          </w:tcPr>
          <w:p>
            <w:pPr>
              <w:jc w:val="center"/>
              <w:rPr>
                <w:b/>
              </w:rPr>
            </w:pPr>
            <w:r>
              <w:rPr>
                <w:b/>
              </w:rPr>
              <w:t xml:space="preserve">X</w:t>
            </w:r>
            <w:r/>
          </w:p>
        </w:tc>
        <w:tc>
          <w:tcPr>
            <w:tcW w:w="5248" w:type="dxa"/>
            <w:textDirection w:val="lrTb"/>
            <w:noWrap w:val="false"/>
          </w:tcPr>
          <w:p>
            <w:r>
              <w:t xml:space="preserve"> 8. bis 10. Klasse</w:t>
            </w:r>
            <w:r/>
          </w:p>
        </w:tc>
      </w:tr>
      <w:tr>
        <w:trPr/>
        <w:tc>
          <w:tcPr>
            <w:tcW w:w="3044" w:type="dxa"/>
            <w:vMerge w:val="continue"/>
            <w:textDirection w:val="lrTb"/>
            <w:noWrap w:val="false"/>
          </w:tcPr>
          <w:p>
            <w:r/>
            <w:r/>
          </w:p>
        </w:tc>
        <w:tc>
          <w:tcPr>
            <w:tcW w:w="542" w:type="dxa"/>
            <w:vAlign w:val="center"/>
            <w:textDirection w:val="lrTb"/>
            <w:noWrap w:val="false"/>
          </w:tcPr>
          <w:p>
            <w:pPr>
              <w:jc w:val="center"/>
              <w:rPr>
                <w:b/>
              </w:rPr>
            </w:pPr>
            <w:r>
              <w:rPr>
                <w:b/>
              </w:rPr>
              <w:t xml:space="preserve">X</w:t>
            </w:r>
            <w:r/>
          </w:p>
        </w:tc>
        <w:tc>
          <w:tcPr>
            <w:tcW w:w="5248" w:type="dxa"/>
            <w:textDirection w:val="lrTb"/>
            <w:noWrap w:val="false"/>
          </w:tcPr>
          <w:p>
            <w:r>
              <w:t xml:space="preserve">11. bis 12. Klasse</w:t>
            </w:r>
            <w:r/>
          </w:p>
        </w:tc>
      </w:tr>
      <w:tr>
        <w:trPr/>
        <w:tc>
          <w:tcPr>
            <w:tcW w:w="3044" w:type="dxa"/>
            <w:textDirection w:val="lrTb"/>
            <w:noWrap w:val="false"/>
          </w:tcPr>
          <w:p>
            <w:r>
              <w:t xml:space="preserve">Geschätzter Zeitaufwand:</w:t>
            </w:r>
            <w:r/>
          </w:p>
        </w:tc>
        <w:tc>
          <w:tcPr>
            <w:gridSpan w:val="2"/>
            <w:tcW w:w="5790" w:type="dxa"/>
            <w:textDirection w:val="lrTb"/>
            <w:noWrap w:val="false"/>
          </w:tcPr>
          <w:p>
            <w:r>
              <w:t xml:space="preserve">6 – 7 Einzelstunden</w:t>
            </w:r>
            <w:r/>
          </w:p>
        </w:tc>
      </w:tr>
      <w:tr>
        <w:trPr/>
        <w:tc>
          <w:tcPr>
            <w:tcW w:w="3044" w:type="dxa"/>
            <w:textDirection w:val="lrTb"/>
            <w:noWrap w:val="false"/>
          </w:tcPr>
          <w:p>
            <w:r>
              <w:t xml:space="preserve">Lernziele:</w:t>
            </w:r>
            <w:r/>
          </w:p>
        </w:tc>
        <w:tc>
          <w:tcPr>
            <w:gridSpan w:val="2"/>
            <w:tcW w:w="5790" w:type="dxa"/>
            <w:textDirection w:val="lrTb"/>
            <w:noWrap w:val="false"/>
          </w:tcPr>
          <w:p>
            <w:pPr>
              <w:pStyle w:val="1277"/>
              <w:ind w:left="438"/>
            </w:pPr>
            <w:r>
              <w:t xml:space="preserve">Funktionsweise von Mobilfunk verstehen</w:t>
            </w:r>
            <w:r/>
          </w:p>
          <w:p>
            <w:pPr>
              <w:pStyle w:val="1277"/>
              <w:ind w:left="438"/>
            </w:pPr>
            <w:r>
              <w:t xml:space="preserve">Fachbegriffe verstehen und anwenden</w:t>
            </w:r>
            <w:r/>
          </w:p>
          <w:p>
            <w:pPr>
              <w:pStyle w:val="1277"/>
              <w:ind w:left="438"/>
            </w:pPr>
            <w:r>
              <w:t xml:space="preserve">Sich eine eigene Meinung zu Big Data bilden</w:t>
            </w:r>
            <w:r/>
          </w:p>
        </w:tc>
      </w:tr>
      <w:tr>
        <w:trPr/>
        <w:tc>
          <w:tcPr>
            <w:tcW w:w="3044" w:type="dxa"/>
            <w:textDirection w:val="lrTb"/>
            <w:noWrap w:val="false"/>
          </w:tcPr>
          <w:p>
            <w:r>
              <w:t xml:space="preserve">Vorkenntnisse der Schülerinnen und Schüler:</w:t>
            </w:r>
            <w:r/>
          </w:p>
        </w:tc>
        <w:tc>
          <w:tcPr>
            <w:gridSpan w:val="2"/>
            <w:tcW w:w="5790" w:type="dxa"/>
            <w:textDirection w:val="lrTb"/>
            <w:noWrap w:val="false"/>
          </w:tcPr>
          <w:p>
            <w:pPr>
              <w:rPr>
                <w:rFonts w:cstheme="minorHAnsi"/>
              </w:rPr>
            </w:pPr>
            <w:r>
              <w:t xml:space="preserve">Erforderlich:</w:t>
            </w:r>
            <w:r/>
          </w:p>
          <w:p>
            <w:pPr>
              <w:pStyle w:val="1277"/>
              <w:ind w:left="438"/>
            </w:pPr>
            <w:r>
              <w:t xml:space="preserve">Kenntnisse über die Funktionsweise des Internets (ggf. sollte das Modul B2 be</w:t>
            </w:r>
            <w:r>
              <w:t xml:space="preserve">reits durchgeführt worden sein)</w:t>
            </w:r>
            <w:r/>
          </w:p>
          <w:p>
            <w:pPr>
              <w:pStyle w:val="1277"/>
              <w:ind w:left="438"/>
            </w:pPr>
            <w:r>
              <w:t xml:space="preserve">Kenntnisse im Programmieren im Idealfall sogar textuelle Programmierung (ggf. sollte das Modul </w:t>
            </w:r>
            <w:r>
              <w:t xml:space="preserve">B5</w:t>
            </w:r>
            <w:r>
              <w:t xml:space="preserve"> oder </w:t>
            </w:r>
            <w:r>
              <w:t xml:space="preserve">B7</w:t>
            </w:r>
            <w:r>
              <w:t xml:space="preserve"> be</w:t>
            </w:r>
            <w:r>
              <w:t xml:space="preserve">reits durchgeführt worden sein)</w:t>
            </w:r>
            <w:r/>
          </w:p>
        </w:tc>
      </w:tr>
      <w:tr>
        <w:trPr/>
        <w:tc>
          <w:tcPr>
            <w:tcW w:w="3044" w:type="dxa"/>
            <w:textDirection w:val="lrTb"/>
            <w:noWrap w:val="false"/>
          </w:tcPr>
          <w:p>
            <w:r>
              <w:t xml:space="preserve">Vorkenntnisse </w:t>
            </w:r>
            <w:r>
              <w:t xml:space="preserve">der/</w:t>
            </w:r>
            <w:r>
              <w:t xml:space="preserve">des Lehrenden:</w:t>
            </w:r>
            <w:r/>
          </w:p>
        </w:tc>
        <w:tc>
          <w:tcPr>
            <w:gridSpan w:val="2"/>
            <w:tcW w:w="5790" w:type="dxa"/>
            <w:textDirection w:val="lrTb"/>
            <w:noWrap w:val="false"/>
          </w:tcPr>
          <w:p>
            <w:pPr>
              <w:rPr>
                <w:rFonts w:cstheme="minorHAnsi"/>
              </w:rPr>
            </w:pPr>
            <w:r>
              <w:t xml:space="preserve">Erforderlich:</w:t>
            </w:r>
            <w:r/>
          </w:p>
          <w:p>
            <w:pPr>
              <w:pStyle w:val="1277"/>
              <w:ind w:left="438"/>
            </w:pPr>
            <w:r>
              <w:t xml:space="preserve">Auswertung der Mobilfunkdaten sollte im Vorfeld von der Lehrkraft unbedingt selbst einmal durchgeführt werden.</w:t>
            </w:r>
            <w:r/>
          </w:p>
          <w:p>
            <w:pPr>
              <w:pStyle w:val="1277"/>
              <w:ind w:left="438"/>
            </w:pPr>
            <w:r>
              <w:t xml:space="preserve">Durcharbeiten der Materialien </w:t>
            </w:r>
            <w:commentRangeStart w:id="0"/>
            <w:commentRangeStart w:id="1"/>
            <w:del w:id="0" w:author="I E" w:date="2023-03-31T11:03:00Z">
              <w:r>
                <w:rPr>
                  <w:highlight w:val="yellow"/>
                  <w:rPrChange w:id="1" w:author="I E" w:date="2023-03-30T11:47:00Z">
                    <w:rPr/>
                  </w:rPrChange>
                </w:rPr>
                <w:delText xml:space="preserve">V</w:delText>
              </w:r>
            </w:del>
            <w:r>
              <w:rPr>
                <w:highlight w:val="yellow"/>
                <w:rPrChange w:id="2" w:author="I E" w:date="2023-03-30T11:47:00Z">
                  <w:rPr/>
                </w:rPrChange>
              </w:rPr>
              <w:t xml:space="preserve">2.3-4 und V2.5_L</w:t>
            </w:r>
            <w:commentRangeEnd w:id="0"/>
            <w:commentRangeEnd w:id="1"/>
            <w:r>
              <w:commentReference w:id="0"/>
              <w:commentReference w:id="1"/>
            </w:r>
            <w:r>
              <w:rPr>
                <w:rStyle w:val="1272"/>
              </w:rPr>
            </w:r>
            <w:r/>
          </w:p>
          <w:p>
            <w:pPr>
              <w:rPr>
                <w:rFonts w:cstheme="minorHAnsi"/>
              </w:rPr>
            </w:pPr>
            <w:r>
              <w:t xml:space="preserve">Empfohlen:</w:t>
            </w:r>
            <w:r/>
          </w:p>
          <w:p>
            <w:pPr>
              <w:pStyle w:val="1277"/>
              <w:ind w:left="438"/>
            </w:pPr>
            <w:r>
              <w:t xml:space="preserve">Kenntnisse über die Funktionsweise des Internets (ggf. sollte das Modul B2 bereits durchgefü</w:t>
            </w:r>
            <w:r>
              <w:t xml:space="preserve">hrt worden sein)</w:t>
            </w:r>
            <w:r/>
          </w:p>
          <w:p>
            <w:pPr>
              <w:pStyle w:val="1277"/>
              <w:ind w:left="438"/>
            </w:pPr>
            <w:r>
              <w:t xml:space="preserve">Kenntnisse im Programmieren im Idealfall sogar textuelle Programmierung (ggf. sollte das Modul B</w:t>
            </w:r>
            <w:r>
              <w:t xml:space="preserve">5</w:t>
            </w:r>
            <w:r>
              <w:t xml:space="preserve"> oder </w:t>
            </w:r>
            <w:r>
              <w:t xml:space="preserve">B7</w:t>
            </w:r>
            <w:r>
              <w:t xml:space="preserve"> be</w:t>
            </w:r>
            <w:r>
              <w:t xml:space="preserve">reits durchgeführt worden sein)</w:t>
            </w:r>
            <w:r/>
          </w:p>
        </w:tc>
      </w:tr>
      <w:tr>
        <w:trPr/>
        <w:tc>
          <w:tcPr>
            <w:tcW w:w="3044" w:type="dxa"/>
            <w:textDirection w:val="lrTb"/>
            <w:noWrap w:val="false"/>
          </w:tcPr>
          <w:p>
            <w:r>
              <w:t xml:space="preserve">Vorkenntnisse der Unternehmensvertreterin</w:t>
            </w:r>
            <w:r>
              <w:t xml:space="preserve">/</w:t>
            </w:r>
            <w:r>
              <w:t xml:space="preserve">des Unternehmensvertreters</w:t>
            </w:r>
            <w:r/>
          </w:p>
        </w:tc>
        <w:tc>
          <w:tcPr>
            <w:gridSpan w:val="2"/>
            <w:tcW w:w="5790" w:type="dxa"/>
            <w:textDirection w:val="lrTb"/>
            <w:noWrap w:val="false"/>
          </w:tcPr>
          <w:p>
            <w:r>
              <w:t xml:space="preserve">Empfohlen:</w:t>
            </w:r>
            <w:r/>
          </w:p>
          <w:p>
            <w:pPr>
              <w:pStyle w:val="1241"/>
              <w:numPr>
                <w:ilvl w:val="0"/>
                <w:numId w:val="43"/>
              </w:numPr>
              <w:ind w:left="438"/>
              <w:spacing w:after="0"/>
            </w:pPr>
            <w:r>
              <w:t xml:space="preserve">Kenntnisse über die Funktionsweise des Internets</w:t>
            </w:r>
            <w:r>
              <w:t xml:space="preserve"> und des Mobilfunks</w:t>
            </w:r>
            <w:r/>
          </w:p>
          <w:p>
            <w:pPr>
              <w:pStyle w:val="1241"/>
              <w:numPr>
                <w:ilvl w:val="0"/>
                <w:numId w:val="43"/>
              </w:numPr>
              <w:ind w:left="438"/>
              <w:spacing w:after="0"/>
            </w:pPr>
            <w:r>
              <w:t xml:space="preserve">Ggf. Kenntnisse über Datenschutzbestimmungen im eigenen Unternehmen</w:t>
            </w:r>
            <w:r/>
          </w:p>
        </w:tc>
      </w:tr>
      <w:tr>
        <w:trPr/>
        <w:tc>
          <w:tcPr>
            <w:tcW w:w="3044" w:type="dxa"/>
            <w:textDirection w:val="lrTb"/>
            <w:noWrap w:val="false"/>
          </w:tcPr>
          <w:p>
            <w:r>
              <w:t xml:space="preserve">Sonstige Voraussetzungen:</w:t>
            </w:r>
            <w:r/>
          </w:p>
        </w:tc>
        <w:tc>
          <w:tcPr>
            <w:gridSpan w:val="2"/>
            <w:tcW w:w="5790" w:type="dxa"/>
            <w:textDirection w:val="lrTb"/>
            <w:noWrap w:val="false"/>
          </w:tcPr>
          <w:p>
            <w:pPr>
              <w:rPr>
                <w:rFonts w:cstheme="minorHAnsi"/>
              </w:rPr>
            </w:pPr>
            <w:r>
              <w:t xml:space="preserve">Erforderlich:</w:t>
            </w:r>
            <w:r/>
          </w:p>
          <w:p>
            <w:pPr>
              <w:pStyle w:val="1277"/>
              <w:ind w:left="438"/>
            </w:pPr>
            <w:r>
              <w:t xml:space="preserve">Die Schülerinnen und Schüler benötigen sowohl in der Schule als auch Zuhause eine Internetverbindung.</w:t>
            </w:r>
            <w:r/>
          </w:p>
          <w:p>
            <w:pPr>
              <w:pStyle w:val="1277"/>
              <w:ind w:left="438"/>
            </w:pPr>
            <w:r>
              <w:t xml:space="preserve">Ausreichend Computer zur Durchführung von Recherchen sowie der Auswertung der Bewegungsdaten.</w:t>
            </w:r>
            <w:r/>
          </w:p>
        </w:tc>
      </w:tr>
    </w:tbl>
    <w:p>
      <w:r/>
      <w:r/>
    </w:p>
    <w:p>
      <w:pPr>
        <w:pStyle w:val="1215"/>
      </w:pPr>
      <w:r/>
      <w:bookmarkStart w:id="8" w:name="_Toc466804316"/>
      <w:r>
        <w:t xml:space="preserve">Warum gibt es das Modul?</w:t>
      </w:r>
      <w:bookmarkEnd w:id="8"/>
      <w:r/>
      <w:r/>
    </w:p>
    <w:p>
      <w:pPr>
        <w:jc w:val="both"/>
      </w:pPr>
      <w:r>
        <w:t xml:space="preserve">Neue Posts bei Facebook lese</w:t>
      </w:r>
      <w:r>
        <w:t xml:space="preserve">n, das aktuelle Video des Lieblings-Youtubers ansehen oder das neueste Selfie bei Instagram veröffentlichen: Für viele Jugendliche ist die Nutzung von Handys und Smartphones alltäglich. Dies zeigt auch die aktuelle Ausstattung der Kinder und Jugendlichen. </w:t>
      </w:r>
      <w:r>
        <w:t xml:space="preserve">Laut d</w:t>
      </w:r>
      <w:r>
        <w:t xml:space="preserve">er JIM-Studie 2015</w:t>
      </w:r>
      <w:r>
        <w:rPr>
          <w:rStyle w:val="1282"/>
          <w:rFonts w:cstheme="minorHAnsi"/>
        </w:rPr>
        <w:footnoteReference w:id="3"/>
      </w:r>
      <w:r>
        <w:t xml:space="preserve"> besitzen</w:t>
      </w:r>
      <w:r>
        <w:t xml:space="preserve"> </w:t>
      </w:r>
      <w:r>
        <w:t xml:space="preserve">98</w:t>
      </w:r>
      <w:r>
        <w:t xml:space="preserve">% der Kinder und </w:t>
      </w:r>
      <w:r>
        <w:t xml:space="preserve">J</w:t>
      </w:r>
      <w:r>
        <w:t xml:space="preserve">ugendlichen von 12</w:t>
      </w:r>
      <w:r>
        <w:t xml:space="preserve"> bis </w:t>
      </w:r>
      <w:r>
        <w:t xml:space="preserve">19 Jahren ein eigenes </w:t>
      </w:r>
      <w:r>
        <w:t xml:space="preserve">Mobiltelefon, die Mehrheit</w:t>
      </w:r>
      <w:r>
        <w:t xml:space="preserve"> (92%) davon ein Smartphone. Das Smartphone wird in dieser Altersgruppe auch am häufigsten genutzt, um ins Internet zu gehen und hat damit den Computer/Laptop abgelöst (JIM, 2015). </w:t>
      </w:r>
      <w:r/>
    </w:p>
    <w:p>
      <w:pPr>
        <w:jc w:val="both"/>
      </w:pPr>
      <w:r>
        <w:t xml:space="preserve">Obwohl das Gerät für viele Kinder und Jugendliche nicht mehr wegzudenken ist, wissen nur die wenigsten, wie es technisch funktioniert und wie Daten übertragen werden.</w:t>
      </w:r>
      <w:r/>
    </w:p>
    <w:p>
      <w:pPr>
        <w:jc w:val="both"/>
      </w:pPr>
      <w:r>
        <w:t xml:space="preserve">Neben der technischen Unwissenheit gibt es auch eine große Wissenslücke im Bereich Tracking u</w:t>
      </w:r>
      <w:r>
        <w:t xml:space="preserve">nd Datenschutz. Egal ob wir mobil online sind, bestimmte Apps verwenden oder am heimischen PC sitzen - unser Surfverhalten, die verwendeten Geräte sowie der Zugriff auf beispielsweise Ortungsdaten erlauben heute einen tiefen Einblick in unser Privatleben. </w:t>
      </w:r>
      <w:r/>
    </w:p>
    <w:p>
      <w:pPr>
        <w:jc w:val="both"/>
      </w:pPr>
      <w:r>
        <w:t xml:space="preserve">Daher gehört das Wissen über die Funktionsweise von Mobilfunk bis hin zu Big Data zu den Gundlagen, um als mündige Bürgerin und </w:t>
      </w:r>
      <w:r>
        <w:t xml:space="preserve">mündiger </w:t>
      </w:r>
      <w:r>
        <w:t xml:space="preserve">Bürger die vernetzte Welt zu verstehen und darin selbstbestimmt und reflektiert agieren zu können.</w:t>
      </w:r>
      <w:r/>
    </w:p>
    <w:p>
      <w:pPr>
        <w:jc w:val="both"/>
      </w:pPr>
      <w:r>
        <w:t xml:space="preserve">In diesem Modul erfahren die Schülerin</w:t>
      </w:r>
      <w:r>
        <w:t xml:space="preserve">nen und Schüler etwas über die Struktur und Funktionsweise von Mobilfunk. Daneben befassen sie sich aber auch damit, wie unter anderem Mobilfunkdaten zur Informationsgewinnung herangezogen werden und welche Potentiale aber auch Risiken in Big Data stecken.</w:t>
      </w:r>
      <w:r/>
    </w:p>
    <w:p>
      <w:pPr>
        <w:pStyle w:val="1215"/>
      </w:pPr>
      <w:r/>
      <w:bookmarkStart w:id="14" w:name="_Toc466804317"/>
      <w:r>
        <w:t xml:space="preserve">Ziele des Moduls</w:t>
      </w:r>
      <w:bookmarkEnd w:id="14"/>
      <w:r/>
      <w:r/>
    </w:p>
    <w:p>
      <w:pPr>
        <w:pStyle w:val="1277"/>
        <w:spacing w:line="360" w:lineRule="auto"/>
      </w:pPr>
      <w:r>
        <w:t xml:space="preserve">Die Technik und Funktionsweise von Mobilfunkübertragung kennenlernen und verstehen.</w:t>
      </w:r>
      <w:r/>
    </w:p>
    <w:p>
      <w:pPr>
        <w:pStyle w:val="1277"/>
        <w:spacing w:line="360" w:lineRule="auto"/>
      </w:pPr>
      <w:r>
        <w:t xml:space="preserve">Wichtige Fachbegriffe verstehen (UMTS, Funkzelle, Big Data,…).</w:t>
      </w:r>
      <w:r/>
    </w:p>
    <w:p>
      <w:pPr>
        <w:pStyle w:val="1277"/>
        <w:spacing w:line="360" w:lineRule="auto"/>
      </w:pPr>
      <w:r>
        <w:t xml:space="preserve">Gesellschaftliche Veränderu</w:t>
      </w:r>
      <w:r>
        <w:t xml:space="preserve">ngen durch Mobilfunk und mobiles</w:t>
      </w:r>
      <w:r>
        <w:t xml:space="preserve"> Internet reflektieren.</w:t>
      </w:r>
      <w:r/>
    </w:p>
    <w:p>
      <w:pPr>
        <w:pStyle w:val="1277"/>
        <w:spacing w:line="360" w:lineRule="auto"/>
      </w:pPr>
      <w:r>
        <w:t xml:space="preserve">Fundierte </w:t>
      </w:r>
      <w:r>
        <w:t xml:space="preserve">Auseinandersetzung mit den Chancen und Risiken von Big Data in ihrer persönlichen und gesellschaftlichen Relevanz.</w:t>
      </w:r>
      <w:r/>
    </w:p>
    <w:p>
      <w:pPr>
        <w:pStyle w:val="1215"/>
      </w:pPr>
      <w:r/>
      <w:bookmarkStart w:id="15" w:name="_Toc466804318"/>
      <w:r>
        <w:t xml:space="preserve">Die Rolle </w:t>
      </w:r>
      <w:r>
        <w:t xml:space="preserve">der </w:t>
      </w:r>
      <w:r>
        <w:t xml:space="preserve">Unternehmensvertreterin</w:t>
      </w:r>
      <w:r>
        <w:t xml:space="preserve">/</w:t>
      </w:r>
      <w:r>
        <w:t xml:space="preserve">des Unternehmensvertreters</w:t>
      </w:r>
      <w:bookmarkEnd w:id="15"/>
      <w:r/>
      <w:r/>
    </w:p>
    <w:p>
      <w:r>
        <w:t xml:space="preserve">Im </w:t>
      </w:r>
      <w:r>
        <w:rPr>
          <w:i/>
        </w:rPr>
        <w:t xml:space="preserve">Modul </w:t>
      </w:r>
      <w:r>
        <w:rPr>
          <w:i/>
        </w:rPr>
        <w:t xml:space="preserve">A1</w:t>
      </w:r>
      <w:r>
        <w:rPr>
          <w:i/>
        </w:rPr>
        <w:t xml:space="preserve"> – </w:t>
      </w:r>
      <w:r>
        <w:rPr>
          <w:i/>
        </w:rPr>
        <w:t xml:space="preserve">Mobilfunk </w:t>
      </w:r>
      <w:r>
        <w:t xml:space="preserve">hat die Unternehmensvertreterin/der Unternehmensvertreter mehrere Möglichkeiten aktiv mitzuwirken. Hier einige Anregungen: </w:t>
      </w:r>
      <w:r/>
    </w:p>
    <w:p>
      <w:pPr>
        <w:pStyle w:val="1277"/>
      </w:pPr>
      <w:r>
        <w:t xml:space="preserve">Unterstützung der Lehrkraft, z.B. bei der Umsetzung der Experimente mit dem Handy</w:t>
      </w:r>
      <w:r/>
    </w:p>
    <w:p>
      <w:pPr>
        <w:pStyle w:val="1277"/>
      </w:pPr>
      <w:r>
        <w:t xml:space="preserve">Der/die UnternehmensvertreterIn kann berichten, wie in seinem/ihrem Unternehmen mit Daten umgegangen wird. W</w:t>
      </w:r>
      <w:r>
        <w:t xml:space="preserve">ie sichert sich das Unternehmen selbst ab, beispielsweise in Bezug auf Hacking und Datenmissbrauch (darf man das Smartphone auch privat verwenden?), oder sammelt das Unternehmen selbst Daten und wertet diese aus? Wenn ja, für welchen Zweck wird dies getan?</w:t>
      </w:r>
      <w:r/>
    </w:p>
    <w:p>
      <w:pPr>
        <w:pStyle w:val="1277"/>
      </w:pPr>
      <w:r>
        <w:t xml:space="preserve">Der/die UnternehmensvertreterIn kann zur Präsentation der Erklärvideos oder zur Debatte als Special-Guest eingeladen werden</w:t>
      </w:r>
      <w:r>
        <w:t xml:space="preserve">.</w:t>
      </w:r>
      <w:r/>
    </w:p>
    <w:p>
      <w:pPr>
        <w:pStyle w:val="1215"/>
      </w:pPr>
      <w:r/>
      <w:bookmarkStart w:id="16" w:name="_Toc466464203"/>
      <w:r/>
      <w:bookmarkStart w:id="17" w:name="_Toc466804319"/>
      <w:r>
        <w:t xml:space="preserve">Inhalte des Moduls</w:t>
      </w:r>
      <w:bookmarkEnd w:id="16"/>
      <w:r/>
      <w:bookmarkEnd w:id="17"/>
      <w:r/>
      <w:r/>
    </w:p>
    <w:p>
      <w:pPr>
        <w:pStyle w:val="1216"/>
      </w:pPr>
      <w:r/>
      <w:bookmarkStart w:id="18" w:name="_Toc442877368"/>
      <w:r/>
      <w:bookmarkStart w:id="19" w:name="_Toc466464204"/>
      <w:r/>
      <w:bookmarkStart w:id="20" w:name="_Toc466804320"/>
      <w:r>
        <w:t xml:space="preserve">Die Funktionsweise von Mobilfunk</w:t>
      </w:r>
      <w:bookmarkEnd w:id="18"/>
      <w:r/>
      <w:bookmarkEnd w:id="19"/>
      <w:r/>
      <w:bookmarkEnd w:id="20"/>
      <w:r/>
      <w:r/>
    </w:p>
    <w:p>
      <w:pPr>
        <w:jc w:val="both"/>
      </w:pPr>
      <w:r>
        <w:t xml:space="preserve">Mit Hilfe eines Handy</w:t>
      </w:r>
      <w:r>
        <w:t xml:space="preserve">s </w:t>
      </w:r>
      <w:r>
        <w:t xml:space="preserve">lassen sich Daten wie beispielsweise Gespräche, Texte oder Bilder</w:t>
      </w:r>
      <w:r>
        <w:t xml:space="preserve"> als Funksignal übertragen. Dazu ist das gesamte Mobilfunknetz in kleinere Funkzellen unterteilt. In jeder Funkzelle steht eine so genannte Mobilfunkbasisstation oder Mobilfunkanlage, die sowohl senden als auch empfangen kann. </w:t>
      </w:r>
      <w:r/>
    </w:p>
    <w:p>
      <w:pPr>
        <w:jc w:val="both"/>
      </w:pPr>
      <w:r>
        <w:t xml:space="preserve">Schaltet man </w:t>
      </w:r>
      <w:r>
        <w:t xml:space="preserve">sein Handy ein und entsperrt die SIM-Karte </w:t>
      </w:r>
      <w:r>
        <w:t xml:space="preserve">mit der Eingabe der persönlichen PIN-Nummer, meldet sich das Handy automatisch mit einem Funksignal im Mobilfunknetz an. Mit dieser Anmeldung wird auch registriert, in welcher Funkzelle sich das Handy aktuell befindet.</w:t>
      </w:r>
      <w:r/>
    </w:p>
    <w:p>
      <w:pPr>
        <w:jc w:val="center"/>
      </w:pPr>
      <w:r>
        <mc:AlternateContent>
          <mc:Choice Requires="wpg">
            <w:drawing>
              <wp:inline xmlns:wp="http://schemas.openxmlformats.org/drawingml/2006/wordprocessingDrawing" distT="0" distB="0" distL="0" distR="0">
                <wp:extent cx="4865029" cy="2329732"/>
                <wp:effectExtent l="0" t="0" r="0" b="0"/>
                <wp:docPr id="1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zmf.de/de/sites/default/files/imagecache/page/Wie_funktioniert_MF-Netz_2011_2.jpg"/>
                        <pic:cNvPicPr>
                          <a:picLocks noChangeAspect="1"/>
                        </pic:cNvPicPr>
                        <pic:nvPr/>
                      </pic:nvPicPr>
                      <pic:blipFill>
                        <a:blip r:embed="rId21"/>
                        <a:stretch/>
                      </pic:blipFill>
                      <pic:spPr bwMode="auto">
                        <a:xfrm>
                          <a:off x="0" y="0"/>
                          <a:ext cx="4865029" cy="2329732"/>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width:383.1pt;height:183.4pt;mso-wrap-distance-left:0.0pt;mso-wrap-distance-top:0.0pt;mso-wrap-distance-right:0.0pt;mso-wrap-distance-bottom:0.0pt;" stroked="f">
                <v:path textboxrect="0,0,0,0"/>
                <v:imagedata r:id="rId21" o:title=""/>
              </v:shape>
            </w:pict>
          </mc:Fallback>
        </mc:AlternateContent>
      </w:r>
      <w:r/>
    </w:p>
    <w:p>
      <w:pPr>
        <w:jc w:val="both"/>
      </w:pPr>
      <w:r>
        <w:t xml:space="preserve">Will man nun telefonieren, wird der Anruf als Anfrage mit Hilfe von elektromagnetischen Wellen an d</w:t>
      </w:r>
      <w:r>
        <w:t xml:space="preserve">ie nächste Mobilfunkanlage gesendet. Von dort werden die Daten mit Richtfunk oder einer Kabelverbindung an einen Zentralcomputer übermittelt, der als Vermittlungsstelle dient. In diesem Zentralcomputer werden alle relevanten Mobilfunkdaten gespeichert wie </w:t>
      </w:r>
      <w:r>
        <w:t xml:space="preserve">z.B.</w:t>
      </w:r>
      <w:r>
        <w:t xml:space="preserve"> welchen Netzanbieter man benutzt, in welcher Funkzelle man sich gerade aufhält und ob eine Rufumleitung aktiviert ist. Mit Hilfe dieser gespeicherten Daten übernimmt der Zentralcomputer die Vermittlung zur Mobilfunkanla</w:t>
      </w:r>
      <w:r>
        <w:t xml:space="preserve">ge innerhalb der richtigen Funkzelle. Die Mobilfunkanlage übermittelt die Anfrage nun mit elektromagnetischen Wellen zum gewünschten Gesprächspartner. Nimmt der gewünschte Gesprächspartner ab, so werden die Daten in Sekundenschnelle hin und her übertragen.</w:t>
      </w:r>
      <w:r/>
    </w:p>
    <w:p>
      <w:pPr>
        <w:jc w:val="both"/>
      </w:pPr>
      <w:r>
        <w:t xml:space="preserve">Ist man nun mit seinem Handy unterwegs</w:t>
      </w:r>
      <w:r>
        <w:t xml:space="preserve">,</w:t>
      </w:r>
      <w:r>
        <w:t xml:space="preserve"> meldet es sich</w:t>
      </w:r>
      <w:r>
        <w:t xml:space="preserve"> immer automatisch mit einem Si</w:t>
      </w:r>
      <w:r>
        <w:t xml:space="preserve">g</w:t>
      </w:r>
      <w:r>
        <w:t xml:space="preserve">n</w:t>
      </w:r>
      <w:r>
        <w:t xml:space="preserve">al innerhalb der aktiven Funkzelle an. Die Ortungsdaten werden jedesmal an den zentralen Computer weitergeleitet und gespeichert. Auf diese Weise kann man überalll erreichbar sein.</w:t>
      </w:r>
      <w:r/>
    </w:p>
    <w:p>
      <w:pPr>
        <w:jc w:val="both"/>
      </w:pPr>
      <w:r>
        <w:t xml:space="preserve">Die einzelnen Funkzellen sind unterschiedlich groß. Auf dem Land können sie mehrere Kilometer umfassen, in der Stadt nur wenige Meter. Dies liegt daran, dass eine einzelne </w:t>
      </w:r>
      <w:r>
        <w:t xml:space="preserve">Mobilfunkanlage nur eine begren</w:t>
      </w:r>
      <w:r>
        <w:t xml:space="preserve">z</w:t>
      </w:r>
      <w:r>
        <w:t xml:space="preserve">t</w:t>
      </w:r>
      <w:r>
        <w:t xml:space="preserve">e Menge an Daten verarbeiten kann. Daher werden in Gegenden mit einem hohen Datenaufkommen, wie in der Stadt, mehr Funkzellen benötigt. Trotzdem kann auch hier das Netz bei großen Menschenansammlungen </w:t>
      </w:r>
      <w:r>
        <w:t xml:space="preserve">überlastet sein, wie viele sicher schon einmal an Silvester oder anderen Gelegenheiten festgestellt haben.</w:t>
      </w:r>
      <w:r/>
    </w:p>
    <w:p>
      <w:pPr>
        <w:jc w:val="both"/>
        <w:rPr>
          <w:b/>
        </w:rPr>
      </w:pPr>
      <w:r>
        <w:rPr>
          <w:b/>
        </w:rPr>
        <w:t xml:space="preserve">Elektromagnetische Übertragung</w:t>
      </w:r>
      <w:r/>
    </w:p>
    <w:p>
      <w:pPr>
        <w:jc w:val="both"/>
      </w:pPr>
      <w:r>
        <w:t xml:space="preserve">Die Voraussetzung für Mobilfunk sind elektromagnetische Wellen. Es gibt viele verschiedene elektromagnetische Wellen, die sich in ihrer Wellenlänge unterscheiden. Je </w:t>
      </w:r>
      <w:r>
        <w:t xml:space="preserve">kürzer die Wellenlänge, desto höher wird die Frequenz, deren Einheit in Hertz (Hz) gemessen wird. Ein Hertz bedeutet eine Schwingung pro Sekunde.</w:t>
      </w:r>
      <w:r/>
    </w:p>
    <w:p>
      <w:r>
        <mc:AlternateContent>
          <mc:Choice Requires="wpg">
            <w:drawing>
              <wp:inline xmlns:wp="http://schemas.openxmlformats.org/drawingml/2006/wordprocessingDrawing" distT="0" distB="0" distL="0" distR="0">
                <wp:extent cx="5689363" cy="2095276"/>
                <wp:effectExtent l="19050" t="19050" r="26034" b="19685"/>
                <wp:docPr id="1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22"/>
                        <a:stretch/>
                      </pic:blipFill>
                      <pic:spPr bwMode="auto">
                        <a:xfrm>
                          <a:off x="0" y="0"/>
                          <a:ext cx="5689363" cy="2095276"/>
                        </a:xfrm>
                        <a:prstGeom prst="rect">
                          <a:avLst/>
                        </a:prstGeom>
                        <a:ln>
                          <a:solidFill>
                            <a:schemeClr val="tx1"/>
                          </a:solid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width:448.0pt;height:165.0pt;mso-wrap-distance-left:0.0pt;mso-wrap-distance-top:0.0pt;mso-wrap-distance-right:0.0pt;mso-wrap-distance-bottom:0.0pt;" strokecolor="#000000">
                <v:path textboxrect="0,0,0,0"/>
                <v:imagedata r:id="rId22" o:title=""/>
              </v:shape>
            </w:pict>
          </mc:Fallback>
        </mc:AlternateContent>
      </w:r>
      <w:r/>
    </w:p>
    <w:p>
      <w:pPr>
        <w:jc w:val="both"/>
      </w:pPr>
      <w:r>
        <w:t xml:space="preserve">Man kann zwischen niederfrequenter und hochfrequenter Strahlung unterscheiden. Niederfrequente Strahlung </w:t>
      </w:r>
      <w:r>
        <w:t xml:space="preserve">tritt bei Stromfluss auf, beispielsweise wenn man seinen Fön anschaltet oder andere Haushaltsgeräte. Diese Frequenz liegt im Bereich von 0 – 10 KHz. Hochfrequente Strahlung wird für die Funkübertragung genutzt, wie beim Radio oder Mobilfunk. Die Strahlung </w:t>
      </w:r>
      <w:r>
        <w:t xml:space="preserve">liegt </w:t>
      </w:r>
      <w:r>
        <w:t xml:space="preserve">im Bereich von 10 – 300 Gigahertz.</w:t>
      </w:r>
      <w:r/>
    </w:p>
    <w:p>
      <w:pPr>
        <w:jc w:val="both"/>
      </w:pPr>
      <w:r>
        <w:t xml:space="preserve">Die verschiedenen Mobilfunkstandards b</w:t>
      </w:r>
      <w:r>
        <w:t xml:space="preserve">eruhen auf unterschiedlichen Frequenzbereichen. Der GSM-Standard (Global System for Mobile Communication) gehört zur so genannten 2. Generation (2G) und bewegt sich im Frequenzbereich von ca. 900 Megahertz. Der Standard UMTS (Universal Mobile Telecommunica</w:t>
      </w:r>
      <w:r>
        <w:t xml:space="preserve">tions System) liegt zwischen</w:t>
      </w:r>
      <w:r>
        <w:t xml:space="preserve"> 199 und 2100 </w:t>
      </w:r>
      <w:r>
        <w:t xml:space="preserve">Megahertz und die neueste 4. Generation - </w:t>
      </w:r>
      <w:r>
        <w:t xml:space="preserve">LTE (Long Term Evolution) nutzt</w:t>
      </w:r>
      <w:r>
        <w:t xml:space="preserve"> die Frequenzbereiche um 800 Megahertz, 1,8 Gigahertz und 2,6 Gigahertz.</w:t>
      </w:r>
      <w:r/>
    </w:p>
    <w:p>
      <w:pPr>
        <w:pStyle w:val="1216"/>
      </w:pPr>
      <w:r/>
      <w:bookmarkStart w:id="30" w:name="_Toc442877369"/>
      <w:r/>
      <w:bookmarkStart w:id="31" w:name="_Toc466464205"/>
      <w:r/>
      <w:bookmarkStart w:id="32" w:name="_Toc466804321"/>
      <w:r>
        <w:t xml:space="preserve">Visualisierung von Mobilfunkdaten mit Processing</w:t>
      </w:r>
      <w:bookmarkEnd w:id="30"/>
      <w:r/>
      <w:bookmarkEnd w:id="31"/>
      <w:r/>
      <w:bookmarkEnd w:id="32"/>
      <w:r/>
      <w:r/>
    </w:p>
    <w:p>
      <w:pPr>
        <w:jc w:val="both"/>
      </w:pPr>
      <w:r>
        <mc:AlternateContent>
          <mc:Choice Requires="wpg">
            <w:drawing>
              <wp:anchor xmlns:wp="http://schemas.openxmlformats.org/drawingml/2006/wordprocessingDrawing" xmlns:wp14="http://schemas.microsoft.com/office/word/2010/wordprocessingDrawing" distT="0" distB="0" distL="114300" distR="114300" simplePos="0" relativeHeight="251662848" behindDoc="0" locked="0" layoutInCell="1" allowOverlap="1">
                <wp:simplePos x="0" y="0"/>
                <wp:positionH relativeFrom="margin">
                  <wp:align>left</wp:align>
                </wp:positionH>
                <wp:positionV relativeFrom="paragraph">
                  <wp:posOffset>43815</wp:posOffset>
                </wp:positionV>
                <wp:extent cx="1780540" cy="1162050"/>
                <wp:effectExtent l="0" t="0" r="0" b="0"/>
                <wp:wrapSquare wrapText="bothSides"/>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7/72/20110808_MalteSpitz.png"/>
                        <pic:cNvPicPr>
                          <a:picLocks noChangeAspect="1"/>
                        </pic:cNvPicPr>
                        <pic:nvPr/>
                      </pic:nvPicPr>
                      <pic:blipFill>
                        <a:blip r:embed="rId23"/>
                        <a:stretch/>
                      </pic:blipFill>
                      <pic:spPr bwMode="auto">
                        <a:xfrm>
                          <a:off x="0" y="0"/>
                          <a:ext cx="1780540" cy="116205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position:absolute;z-index:251662848;o:allowoverlap:true;o:allowincell:true;mso-position-horizontal-relative:margin;mso-position-horizontal:left;mso-position-vertical-relative:text;margin-top:3.4pt;mso-position-vertical:absolute;width:140.2pt;height:91.5pt;mso-wrap-distance-left:9.0pt;mso-wrap-distance-top:0.0pt;mso-wrap-distance-right:9.0pt;mso-wrap-distance-bottom:0.0pt;" stroked="f">
                <v:path textboxrect="0,0,0,0"/>
                <w10:wrap type="square"/>
                <v:imagedata r:id="rId23" o:title=""/>
              </v:shape>
            </w:pict>
          </mc:Fallback>
        </mc:AlternateContent>
      </w:r>
      <w:r>
        <w:t xml:space="preserve">In einer Arbeitsphase dieses Moduls visualisieren die Schülerinnen und Schüler vorhandene Mobilfunkdaten. Dafür werden das Programm </w:t>
      </w:r>
      <w:r>
        <w:rPr>
          <w:i/>
        </w:rPr>
        <w:t xml:space="preserve">Processing</w:t>
      </w:r>
      <w:r>
        <w:t xml:space="preserve">, ein für </w:t>
      </w:r>
      <w:r>
        <w:rPr>
          <w:i/>
        </w:rPr>
        <w:t xml:space="preserve">Processing</w:t>
      </w:r>
      <w:r>
        <w:t xml:space="preserve"> geschriebenes Script und die Mobilfunkdaten benötigt. (Alle notwendigen Daten und Unterlagen wurden bereits zusammengetragen und sind in diesem Modul enthalten.)</w:t>
      </w:r>
      <w:r/>
    </w:p>
    <w:p>
      <w:pPr>
        <w:jc w:val="both"/>
      </w:pPr>
      <w:r>
        <mc:AlternateContent>
          <mc:Choice Requires="wpg">
            <w:drawing>
              <wp:anchor xmlns:wp="http://schemas.openxmlformats.org/drawingml/2006/wordprocessingDrawing" xmlns:wp14="http://schemas.microsoft.com/office/word/2010/wordprocessingDrawing" distT="0" distB="0" distL="114300" distR="114300" simplePos="0" relativeHeight="251663872" behindDoc="0" locked="0" layoutInCell="1" allowOverlap="1">
                <wp:simplePos x="0" y="0"/>
                <wp:positionH relativeFrom="margin">
                  <wp:align>left</wp:align>
                </wp:positionH>
                <wp:positionV relativeFrom="paragraph">
                  <wp:posOffset>3175</wp:posOffset>
                </wp:positionV>
                <wp:extent cx="1780540" cy="784225"/>
                <wp:effectExtent l="0" t="0" r="0" b="0"/>
                <wp:wrapSquare wrapText="bothSides"/>
                <wp:docPr id="20" name="Textfeld 5"/>
                <wp:cNvGraphicFramePr/>
                <a:graphic xmlns:a="http://schemas.openxmlformats.org/drawingml/2006/main">
                  <a:graphicData uri="http://schemas.microsoft.com/office/word/2010/wordprocessingShape">
                    <wps:wsp>
                      <wps:cNvPr id="0" name=""/>
                      <wps:cNvSpPr txBox="1"/>
                      <wps:spPr bwMode="auto">
                        <a:xfrm>
                          <a:off x="0" y="0"/>
                          <a:ext cx="1780540" cy="784225"/>
                        </a:xfrm>
                        <a:prstGeom prst="rect">
                          <a:avLst/>
                        </a:prstGeom>
                        <a:solidFill>
                          <a:srgbClr val="FFFFFF"/>
                        </a:solidFill>
                        <a:ln>
                          <a:noFill/>
                        </a:ln>
                      </wps:spPr>
                      <wps:txbx>
                        <w:txbxContent>
                          <w:p>
                            <w:pPr>
                              <w:pStyle w:val="1249"/>
                            </w:pPr>
                            <w:r>
                              <w:t xml:space="preserve">Abbildung: BÜNDNIS 90/DIE GRÜNEN - Foto von Malte Spitz</w:t>
                            </w:r>
                            <w:r/>
                          </w:p>
                          <w:p>
                            <w:pPr>
                              <w:pStyle w:val="1249"/>
                              <w:spacing w:after="0"/>
                            </w:pPr>
                            <w:r>
                              <w:t xml:space="preserve">Quelle: https://commons.wikimedia.org/wiki/File:20110808_MalteSpitz.png</w:t>
                            </w:r>
                            <w:r/>
                          </w:p>
                        </w:txbxContent>
                      </wps:txbx>
                      <wps:bodyPr wrap="square" lIns="0" tIns="0" rIns="0" bIns="0" upright="1">
                        <a:spAutoFit/>
                      </wps:bodyPr>
                    </wps:wsp>
                  </a:graphicData>
                </a:graphic>
                <wp14:sizeRelH relativeFrom="margin">
                  <wp14:pctWidth>0</wp14:pctWidth>
                </wp14:sizeRelH>
              </wp:anchor>
            </w:drawing>
          </mc:Choice>
          <mc:Fallback>
            <w:pict>
              <v:shape id="shape 27" o:spid="_x0000_s27" o:spt="202" type="#_x0000_t202" style="position:absolute;z-index:251663872;o:allowoverlap:true;o:allowincell:true;mso-position-horizontal-relative:margin;mso-position-horizontal:left;mso-position-vertical-relative:text;margin-top:0.2pt;mso-position-vertical:absolute;width:140.2pt;height:61.8pt;mso-wrap-distance-left:9.0pt;mso-wrap-distance-top:0.0pt;mso-wrap-distance-right:9.0pt;mso-wrap-distance-bottom:0.0pt;visibility:visible;" fillcolor="#FFFFFF" stroked="f">
                <w10:wrap type="square"/>
                <v:textbox inset="0,0,0,0">
                  <w:txbxContent>
                    <w:p>
                      <w:pPr>
                        <w:pStyle w:val="1249"/>
                      </w:pPr>
                      <w:r>
                        <w:t xml:space="preserve">Abbildung: BÜNDNIS 90/DIE GRÜNEN - Foto von Malte Spitz</w:t>
                      </w:r>
                      <w:r/>
                    </w:p>
                    <w:p>
                      <w:pPr>
                        <w:pStyle w:val="1249"/>
                        <w:spacing w:after="0"/>
                      </w:pPr>
                      <w:r>
                        <w:t xml:space="preserve">Quelle: https://commons.wikimedia.org/wiki/File:20110808_MalteSpitz.png</w:t>
                      </w:r>
                      <w:r/>
                    </w:p>
                  </w:txbxContent>
                </v:textbox>
              </v:shape>
            </w:pict>
          </mc:Fallback>
        </mc:AlternateContent>
      </w:r>
      <w:r>
        <w:t xml:space="preserve">Die abgebildeten Mobilfunkdaten stammen von Malte Spitz, einem aktiven Politiker</w:t>
      </w:r>
      <w:r>
        <w:rPr>
          <w:rStyle w:val="1282"/>
        </w:rPr>
        <w:footnoteReference w:id="4"/>
      </w:r>
      <w:r>
        <w:t xml:space="preserve">. D</w:t>
      </w:r>
      <w:r>
        <w:t xml:space="preserve">ie Daten wurden von T-Mobile gespeichert und wurden nach einer Klage durch Malte Spitz herausgegeben. Er wollte damit aufzeigen, welche Informationen aus gesammelten Daten (besonders im Zusammenhang mit der Vorratsdatenspeicherung) ermittelt werden können.</w:t>
      </w:r>
      <w:r/>
    </w:p>
    <w:p>
      <w:pPr>
        <w:jc w:val="both"/>
      </w:pPr>
      <w:r>
        <w:t xml:space="preserve">Wichtig ist, dass</w:t>
      </w:r>
      <w:r>
        <w:t xml:space="preserve"> es sich bei Processing um eine Programmierumgebung handelt, in der mit Java gearbeitet wird. Programmierkenntnisse sind jedoch nur in geringem Maße notwendig, da das enthaltene Processing-Skript die Visualisierung und Filterung der Daten sehr vereinfacht.</w:t>
      </w:r>
      <w:r/>
    </w:p>
    <w:p>
      <w:r>
        <mc:AlternateContent>
          <mc:Choice Requires="wpg">
            <w:drawing>
              <wp:inline xmlns:wp="http://schemas.openxmlformats.org/drawingml/2006/wordprocessingDrawing" distT="0" distB="0" distL="0" distR="0">
                <wp:extent cx="5615940" cy="4236720"/>
                <wp:effectExtent l="0" t="0" r="3810" b="0"/>
                <wp:docPr id="2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24"/>
                        <a:stretch/>
                      </pic:blipFill>
                      <pic:spPr bwMode="auto">
                        <a:xfrm>
                          <a:off x="0" y="0"/>
                          <a:ext cx="5615940" cy="42367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o:spid="_x0000_s28" type="#_x0000_t75" style="width:442.2pt;height:333.6pt;mso-wrap-distance-left:0.0pt;mso-wrap-distance-top:0.0pt;mso-wrap-distance-right:0.0pt;mso-wrap-distance-bottom:0.0pt;" stroked="false">
                <v:path textboxrect="0,0,0,0"/>
                <v:imagedata r:id="rId24" o:title=""/>
              </v:shape>
            </w:pict>
          </mc:Fallback>
        </mc:AlternateContent>
      </w:r>
      <w:r/>
    </w:p>
    <w:p>
      <w:pPr>
        <w:pStyle w:val="1216"/>
      </w:pPr>
      <w:r/>
      <w:bookmarkStart w:id="36" w:name="_Toc442877370"/>
      <w:r/>
      <w:bookmarkStart w:id="37" w:name="_Toc466464206"/>
      <w:r/>
      <w:bookmarkStart w:id="38" w:name="_Toc466804322"/>
      <w:r>
        <w:t xml:space="preserve">Big Data</w:t>
      </w:r>
      <w:bookmarkEnd w:id="36"/>
      <w:r/>
      <w:bookmarkEnd w:id="37"/>
      <w:r/>
      <w:bookmarkEnd w:id="38"/>
      <w:r/>
      <w:r/>
    </w:p>
    <w:p>
      <w:pPr>
        <w:jc w:val="both"/>
        <w:rPr>
          <w:rFonts w:cstheme="minorHAnsi"/>
        </w:rPr>
      </w:pPr>
      <w:r>
        <w:t xml:space="preserve">Das Smartphone ist heute für viele Menschen ständiger Begleiter, auc</w:t>
      </w:r>
      <w:r>
        <w:t xml:space="preserve">h schon für Kinder und Jugendliche. Ohne die Verwendung von Ortsangaben würde Mobilfunk nicht funktionieren. Nur aufgrund der Speicherung der aktuellen Funkzelle in einem Zentralcomputer können Anrufe zum gewünschten Gesprächspartner weitergeleitet werden.</w:t>
      </w:r>
      <w:r/>
    </w:p>
    <w:p>
      <w:pPr>
        <w:jc w:val="both"/>
        <w:rPr>
          <w:rFonts w:cstheme="minorHAnsi"/>
        </w:rPr>
      </w:pPr>
      <w:r>
        <w:t xml:space="preserve">Das Smartphone ist heute aber vielmehr als nur ein mobiles Telefon, bei dem </w:t>
      </w:r>
      <w:r>
        <w:t xml:space="preserve">O</w:t>
      </w:r>
      <w:r>
        <w:t xml:space="preserve">rtungsdaten </w:t>
      </w:r>
      <w:r>
        <w:t xml:space="preserve">a</w:t>
      </w:r>
      <w:r>
        <w:t xml:space="preserve">nfallen. Der kleine Taschencomputer ist</w:t>
      </w:r>
      <w:r>
        <w:t xml:space="preserve"> mit dem Internet verbunden und bietet zahlreiche Programme bzw. Applikationen (sogenannte Apps) zum Spielen, Arbeiten sowie Kommunizieren und egal, was wir gerade verwenden, wir hinterlassen immer eine Spur von Daten. </w:t>
      </w:r>
      <w:r/>
    </w:p>
    <w:p>
      <w:pPr>
        <w:jc w:val="both"/>
        <w:rPr>
          <w:rFonts w:cstheme="minorHAnsi"/>
        </w:rPr>
      </w:pPr>
      <w:r>
        <w:t xml:space="preserve">Diese riesigen</w:t>
      </w:r>
      <w:r>
        <w:t xml:space="preserve"> Datenmengen, die wir durch die Nutzung des Internets, sozialer Netzwerke, Ortungsdaten, Fitnesstracker oder auch durch Sensoren an Autos etc. produzieren sind mittlerweile zu groß, um sie mit klassischen Datenbanken oder Analysewerkzeugen zu verarbeiten. </w:t>
      </w:r>
      <w:r>
        <w:t xml:space="preserve">Der Begriff </w:t>
      </w:r>
      <w:r>
        <w:t xml:space="preserve">Big Data steht für diese riesigen Datenmengen, die mit Hilfe massiver Rechenleistung ausgewertet werden und in vielen Bereichen Anwendung findet.</w:t>
      </w:r>
      <w:r/>
    </w:p>
    <w:p>
      <w:pPr>
        <w:jc w:val="both"/>
        <w:rPr>
          <w:rFonts w:cstheme="minorHAnsi"/>
        </w:rPr>
      </w:pPr>
      <w:r>
        <w:t xml:space="preserve">Ein großer und bekannter Bereich ist die Werbung. Firmen w</w:t>
      </w:r>
      <w:r>
        <w:t xml:space="preserve">ie Google oder Facebook nutzen unserer Daten wie beispielsweise personenbezogene Daten (Alter, Geschlecht, Wohnort), unsere Suchanfragen und Kontakte, um ein genaues Profil von uns zu erstellen. Mit dieser Analyse ist es möglich personalisierte Werbung zu </w:t>
      </w:r>
      <w:r>
        <w:t xml:space="preserve">schalten</w:t>
      </w:r>
      <w:r>
        <w:t xml:space="preserve">.</w:t>
      </w:r>
      <w:r/>
    </w:p>
    <w:p>
      <w:pPr>
        <w:jc w:val="both"/>
        <w:rPr>
          <w:rFonts w:cstheme="minorHAnsi"/>
        </w:rPr>
      </w:pPr>
      <w:r>
        <w:t xml:space="preserve">Im Verkehrsbereich können uns Dank dieser Auswertungen z.B. Staus vorausgesagt und alternative Routen vorgeschlagen werden. Im Medizinsektor hilft Big Data </w:t>
      </w:r>
      <w:r>
        <w:t xml:space="preserve">u.a.</w:t>
      </w:r>
      <w:r>
        <w:t xml:space="preserve"> den Verlauf von Epidemien zu prognostizieren.</w:t>
      </w:r>
      <w:r/>
    </w:p>
    <w:p>
      <w:pPr>
        <w:jc w:val="both"/>
        <w:rPr>
          <w:rFonts w:cstheme="minorHAnsi"/>
        </w:rPr>
      </w:pPr>
      <w:r>
        <w:t xml:space="preserve">Spätestens seit Edward Snowden wissen wir, dass </w:t>
      </w:r>
      <w:r>
        <w:t xml:space="preserve">auch </w:t>
      </w:r>
      <w:r>
        <w:t xml:space="preserve">Staaten, </w:t>
      </w:r>
      <w:r>
        <w:t xml:space="preserve">wie beispielsweise die</w:t>
      </w:r>
      <w:r>
        <w:t xml:space="preserve"> USA, elektronische Kommunikation </w:t>
      </w:r>
      <w:r>
        <w:t xml:space="preserve">erfassen und auswerten, darunter auch die Daten zahlreicher Regierungschefs wie beispielsweise Angela Merkel.</w:t>
      </w:r>
      <w:r/>
    </w:p>
    <w:p>
      <w:pPr>
        <w:jc w:val="both"/>
      </w:pPr>
      <w:r>
        <w:t xml:space="preserve">Diese</w:t>
      </w:r>
      <w:r>
        <w:t xml:space="preserve"> Beispiele</w:t>
      </w:r>
      <w:r>
        <w:t xml:space="preserve"> zeigen</w:t>
      </w:r>
      <w:r>
        <w:t xml:space="preserve"> </w:t>
      </w:r>
      <w:r>
        <w:t xml:space="preserve">welche Vor- und Nachteile</w:t>
      </w:r>
      <w:r>
        <w:t xml:space="preserve"> </w:t>
      </w:r>
      <w:r>
        <w:t xml:space="preserve">Big Data</w:t>
      </w:r>
      <w:r>
        <w:t xml:space="preserve"> mit sich bringt. Eine besondere </w:t>
      </w:r>
      <w:r>
        <w:t xml:space="preserve">Herausforderung spielt dabei d</w:t>
      </w:r>
      <w:r>
        <w:t xml:space="preserve">er Datenschutz, denn bei vielen Daten die erhoben werden, </w:t>
      </w:r>
      <w:r>
        <w:t xml:space="preserve">geht es um Personenbezogene Daten.</w:t>
      </w:r>
      <w:r>
        <w:t xml:space="preserve"> Der Datenschutz wird daher in Zukunft eine der größten Herausforderungen sein, die </w:t>
      </w:r>
      <w:r>
        <w:t xml:space="preserve">mit Big Data in Verbindung stehen</w:t>
      </w:r>
      <w:r>
        <w:t xml:space="preserve">.</w:t>
      </w:r>
      <w:r/>
    </w:p>
    <w:p>
      <w:pPr>
        <w:pStyle w:val="1215"/>
      </w:pPr>
      <w:r/>
      <w:bookmarkStart w:id="46" w:name="_Toc442877371"/>
      <w:r/>
      <w:bookmarkStart w:id="47" w:name="_Toc466464207"/>
      <w:r/>
      <w:bookmarkStart w:id="48" w:name="_Toc466804323"/>
      <w:r>
        <w:t xml:space="preserve">Unterrichtliche Umsetzung</w:t>
      </w:r>
      <w:bookmarkEnd w:id="46"/>
      <w:r/>
      <w:bookmarkEnd w:id="47"/>
      <w:r/>
      <w:bookmarkEnd w:id="48"/>
      <w:r/>
      <w:r/>
    </w:p>
    <w:p>
      <w:pPr>
        <w:jc w:val="both"/>
        <w:rPr>
          <w:rFonts w:cstheme="minorHAnsi"/>
        </w:rPr>
      </w:pPr>
      <w:r>
        <w:t xml:space="preserve">Dieses Modul ist gekennzeichnet durch handlungsorientierten und </w:t>
      </w:r>
      <w:r>
        <w:t xml:space="preserve">schüleraktivierenden Unterricht. </w:t>
      </w:r>
      <w:r>
        <w:t xml:space="preserve">Zu Beginn steht die Produktion eines Erklärvideos im Vordergrund. Die Schülerinnen und Schüler recherchieren eigenständig wie Mobilfunk funktioniert und stellen die gewonnenen Erkenntnisse in Form eines Videos dar. </w:t>
      </w:r>
      <w:r/>
    </w:p>
    <w:p>
      <w:pPr>
        <w:jc w:val="both"/>
        <w:rPr>
          <w:rFonts w:cstheme="minorHAnsi"/>
        </w:rPr>
      </w:pPr>
      <w:r>
        <w:t xml:space="preserve">Im mittleren Teil des </w:t>
      </w:r>
      <w:r>
        <w:t xml:space="preserve">Moduls befassen sich die Schülerinnen und Schüler mit der Auswertung von Mobilfunkdaten. In der Auseinandersetzung mit diesen Daten erkennen die Schülerinnen und Schüler, dass man aus vermeintlich harmlosen Metadaten schon eine ganze Reihe an Informationen</w:t>
      </w:r>
      <w:r>
        <w:t xml:space="preserve"> über eine Person bekommen kann. Darüber hinaus reflektieren sie ihren eigenen Umgang mit persönlichen Daten.</w:t>
      </w:r>
      <w:r/>
    </w:p>
    <w:p>
      <w:pPr>
        <w:jc w:val="both"/>
        <w:rPr>
          <w:ins w:id="3" w:author="I E" w:date="2023-03-31T15:55:00Z"/>
        </w:rPr>
      </w:pPr>
      <w:r>
        <w:t xml:space="preserve">Im letzten Teil steht das Thema Big Data im Mittelpunkt. Die Schülerinnen und Schüler recherchieren selbständig zu den Vor- und Nachteilen </w:t>
      </w:r>
      <w:r>
        <w:t xml:space="preserve">von Big Data und befassen sich mit </w:t>
      </w:r>
      <w:r>
        <w:t xml:space="preserve">verschiedenen Einsatzgebieten. Die Ergebnisse werden schließlich dem Plenum vorgestellt und die Lehrkraft hat die Möglichkeit eine Diskussion anzuregen.</w:t>
      </w:r>
      <w:ins w:id="4" w:author="I E" w:date="2023-03-31T15:55:00Z">
        <w:r/>
      </w:ins>
    </w:p>
    <w:p>
      <w:pPr>
        <w:jc w:val="both"/>
        <w:rPr>
          <w:del w:id="5" w:author="imke.endjer@uni-oldenburg.de" w:date="2023-03-31T15:00:45Z" oouserid="oc6c87be83f3_geda2827"/>
          <w:rFonts w:cstheme="minorHAnsi"/>
          <w:strike/>
        </w:rPr>
      </w:pPr>
      <w:ins w:id="6" w:author="I E" w:date="2023-03-31T15:55:00Z">
        <w:r>
          <w:t xml:space="preserve">Zusätzlich zu den Materialien zu Mobilfunk und </w:t>
        </w:r>
      </w:ins>
      <w:ins w:id="7" w:author="I E" w:date="2023-03-31T15:56:00Z">
        <w:r>
          <w:t xml:space="preserve">BigData gibt es mit dem Zusatzmaterial A1.8 die Möglichkeit den Aufbau und die Funktionsweise von Smartphone</w:t>
        </w:r>
      </w:ins>
      <w:ins w:id="8" w:author="I E" w:date="2023-03-31T15:57:00Z">
        <w:r>
          <w:t xml:space="preserve"> zu erarbeiten</w:t>
        </w:r>
      </w:ins>
      <w:ins w:id="9" w:author="imke.endjer@uni-oldenburg.de" w:date="2023-03-31T15:00:48Z" oouserid="oc6c87be83f3_geda2827">
        <w:r>
          <w:t xml:space="preserve">. </w:t>
        </w:r>
      </w:ins>
      <w:del w:id="10" w:author="I E" w:date="2023-03-31T15:56:00Z">
        <w:r>
          <w:delText xml:space="preserve"> </w:delText>
        </w:r>
      </w:del>
      <w:del w:id="11" w:author="imke.endjer@uni-oldenburg.de" w:date="2023-03-31T15:00:45Z" oouserid="oc6c87be83f3_geda2827">
        <w:r/>
      </w:del>
    </w:p>
    <w:p>
      <w:pPr>
        <w:jc w:val="both"/>
        <w:pPrChange w:id="12" w:author="imke.endjer@uni-oldenburg.de" w:date="2023-03-31T15:00:45Z" oouserid="oc6c87be83f3_geda2827">
          <w:pPr/>
        </w:pPrChange>
      </w:pPr>
      <w:del w:id="13" w:author="imke.endjer@uni-oldenburg.de" w:date="2023-03-31T15:00:45Z" oouserid="oc6c87be83f3_geda2827">
        <w:r>
          <w:delText xml:space="preserve">.</w:delText>
        </w:r>
      </w:del>
      <w:del w:id="14" w:author="imke.endjer@uni-oldenburg.de" w:date="2023-03-31T15:00:44Z" oouserid="oc6c87be83f3_geda2827">
        <w:r>
          <w:delText xml:space="preserve"> </w:delText>
        </w:r>
      </w:del>
      <w:del w:id="15" w:author="imke.endjer@uni-oldenburg.de" w:date="2023-03-31T15:00:44Z" oouserid="oc6c87be83f3_geda2827">
        <w:r>
          <w:delText xml:space="preserve">       </w:delText>
        </w:r>
      </w:del>
      <w:r>
        <w:t xml:space="preserve">                                               </w:t>
      </w:r>
      <w:r/>
    </w:p>
    <w:p>
      <w:pPr>
        <w:pStyle w:val="1216"/>
      </w:pPr>
      <w:r/>
      <w:bookmarkStart w:id="57" w:name="_Toc466464208"/>
      <w:r/>
      <w:bookmarkStart w:id="58" w:name="_Toc466804324"/>
      <w:r>
        <w:t xml:space="preserve">Grober </w:t>
      </w:r>
      <w:r>
        <w:t xml:space="preserve">Unterrichtsplan</w:t>
      </w:r>
      <w:bookmarkEnd w:id="57"/>
      <w:r/>
      <w:bookmarkEnd w:id="58"/>
      <w:r/>
      <w:r/>
    </w:p>
    <w:tbl>
      <w:tblPr>
        <w:tblStyle w:val="1262"/>
        <w:tblW w:w="0" w:type="auto"/>
        <w:tblLook w:val="04A0" w:firstRow="1" w:lastRow="0" w:firstColumn="1" w:lastColumn="0" w:noHBand="0" w:noVBand="1"/>
        <w:tblPrChange w:id="16" w:author="I E" w:date="2023-03-31T15:58:00Z">
          <w:tblPr>
            <w:tblW w:w="0" w:type="auto"/>
          </w:tblPr>
        </w:tblPrChange>
      </w:tblPr>
      <w:tblGrid>
        <w:gridCol w:w="2396"/>
        <w:gridCol w:w="6438"/>
        <w:tblGridChange w:id="17">
          <w:tblGrid>
            <w:gridCol w:w="2396"/>
            <w:gridCol w:w="6438"/>
          </w:tblGrid>
        </w:tblGridChange>
      </w:tblGrid>
      <w:tr>
        <w:trPr/>
        <w:tc>
          <w:tcPr>
            <w:tcW w:w="2396" w:type="dxa"/>
            <w:textDirection w:val="lrTb"/>
            <w:noWrap w:val="false"/>
            <w:tcPrChange w:id="18" w:author="I E" w:date="2023-03-31T15:58:00Z">
              <w:tcPr>
                <w:tcW w:w="2396" w:type="dxa"/>
              </w:tcPr>
            </w:tcPrChange>
          </w:tcPr>
          <w:p>
            <w:r>
              <w:t xml:space="preserve">Unterrichtsszenarien</w:t>
            </w:r>
            <w:r/>
          </w:p>
        </w:tc>
        <w:tc>
          <w:tcPr>
            <w:tcW w:w="6438" w:type="dxa"/>
            <w:textDirection w:val="lrTb"/>
            <w:noWrap w:val="false"/>
            <w:tcPrChange w:id="19" w:author="I E" w:date="2023-03-31T15:58:00Z">
              <w:tcPr>
                <w:tcW w:w="6438" w:type="dxa"/>
              </w:tcPr>
            </w:tcPrChange>
          </w:tcPr>
          <w:p>
            <w:r>
              <w:t xml:space="preserve">Kurze Zusammenfassung</w:t>
            </w:r>
            <w:r/>
          </w:p>
        </w:tc>
      </w:tr>
      <w:tr>
        <w:trPr/>
        <w:tc>
          <w:tcPr>
            <w:tcW w:w="2396" w:type="dxa"/>
            <w:textDirection w:val="lrTb"/>
            <w:noWrap w:val="false"/>
            <w:tcPrChange w:id="20" w:author="I E" w:date="2023-03-31T15:58:00Z">
              <w:tcPr>
                <w:tcW w:w="2396" w:type="dxa"/>
              </w:tcPr>
            </w:tcPrChange>
          </w:tcPr>
          <w:p>
            <w:pPr>
              <w:jc w:val="left"/>
            </w:pPr>
            <w:r>
              <w:rPr>
                <w:b/>
                <w:bCs w:val="0"/>
                <w:sz w:val="20"/>
                <w:szCs w:val="20"/>
              </w:rPr>
              <w:t xml:space="preserve">Einstieg</w:t>
            </w:r>
            <w:r/>
          </w:p>
        </w:tc>
        <w:tc>
          <w:tcPr>
            <w:tcW w:w="6438" w:type="dxa"/>
            <w:textDirection w:val="lrTb"/>
            <w:noWrap w:val="false"/>
            <w:tcPrChange w:id="21" w:author="I E" w:date="2023-03-31T15:58:00Z">
              <w:tcPr>
                <w:tcW w:w="6438" w:type="dxa"/>
              </w:tcPr>
            </w:tcPrChange>
          </w:tcPr>
          <w:p>
            <w:r>
              <w:rPr>
                <w:sz w:val="20"/>
                <w:szCs w:val="20"/>
              </w:rPr>
              <w:t xml:space="preserve">Experimente mit dem Smartphone/ Handy </w:t>
            </w:r>
            <w:r/>
          </w:p>
        </w:tc>
      </w:tr>
      <w:tr>
        <w:trPr/>
        <w:tc>
          <w:tcPr>
            <w:tcW w:w="2396" w:type="dxa"/>
            <w:textDirection w:val="lrTb"/>
            <w:noWrap w:val="false"/>
            <w:tcPrChange w:id="22" w:author="I E" w:date="2023-03-31T15:58:00Z">
              <w:tcPr>
                <w:tcW w:w="2396" w:type="dxa"/>
              </w:tcPr>
            </w:tcPrChange>
          </w:tcPr>
          <w:p>
            <w:pPr>
              <w:jc w:val="left"/>
            </w:pPr>
            <w:r>
              <w:rPr>
                <w:b/>
                <w:bCs w:val="0"/>
                <w:sz w:val="20"/>
                <w:szCs w:val="20"/>
              </w:rPr>
              <w:t xml:space="preserve">Erarbeitung</w:t>
            </w:r>
            <w:r/>
          </w:p>
        </w:tc>
        <w:tc>
          <w:tcPr>
            <w:tcW w:w="6438" w:type="dxa"/>
            <w:textDirection w:val="lrTb"/>
            <w:noWrap w:val="false"/>
            <w:tcPrChange w:id="23" w:author="I E" w:date="2023-03-31T15:58:00Z">
              <w:tcPr>
                <w:tcW w:w="6438" w:type="dxa"/>
              </w:tcPr>
            </w:tcPrChange>
          </w:tcPr>
          <w:p>
            <w:r>
              <w:rPr>
                <w:sz w:val="20"/>
                <w:szCs w:val="20"/>
              </w:rPr>
              <w:t xml:space="preserve">Wie funktioniert Mobilfunk? Produktion eines Erklärvideos</w:t>
            </w:r>
            <w:r/>
          </w:p>
        </w:tc>
      </w:tr>
      <w:tr>
        <w:trPr/>
        <w:tc>
          <w:tcPr>
            <w:tcW w:w="2396" w:type="dxa"/>
            <w:textDirection w:val="lrTb"/>
            <w:noWrap w:val="false"/>
            <w:tcPrChange w:id="24" w:author="I E" w:date="2023-03-31T15:58:00Z">
              <w:tcPr>
                <w:tcW w:w="2396" w:type="dxa"/>
              </w:tcPr>
            </w:tcPrChange>
          </w:tcPr>
          <w:p>
            <w:pPr>
              <w:jc w:val="left"/>
            </w:pPr>
            <w:r>
              <w:rPr>
                <w:b/>
                <w:bCs w:val="0"/>
                <w:sz w:val="20"/>
                <w:szCs w:val="20"/>
              </w:rPr>
              <w:t xml:space="preserve">Vertiefung</w:t>
            </w:r>
            <w:r/>
          </w:p>
        </w:tc>
        <w:tc>
          <w:tcPr>
            <w:tcW w:w="6438" w:type="dxa"/>
            <w:textDirection w:val="lrTb"/>
            <w:noWrap w:val="false"/>
            <w:tcPrChange w:id="25" w:author="I E" w:date="2023-03-31T15:58:00Z">
              <w:tcPr>
                <w:tcW w:w="6438" w:type="dxa"/>
              </w:tcPr>
            </w:tcPrChange>
          </w:tcPr>
          <w:p>
            <w:r>
              <w:rPr>
                <w:sz w:val="20"/>
                <w:szCs w:val="20"/>
              </w:rPr>
              <w:t xml:space="preserve">Mobilfunkdaten erforschen, Was kann man aus Ortungsdaten herauslesen, Analyse von Mobilfunkdaten.</w:t>
            </w:r>
            <w:r/>
          </w:p>
        </w:tc>
      </w:tr>
      <w:tr>
        <w:trPr/>
        <w:tc>
          <w:tcPr>
            <w:tcW w:w="2396" w:type="dxa"/>
            <w:textDirection w:val="lrTb"/>
            <w:noWrap w:val="false"/>
            <w:tcPrChange w:id="26" w:author="I E" w:date="2023-03-31T15:58:00Z">
              <w:tcPr>
                <w:tcW w:w="2396" w:type="dxa"/>
              </w:tcPr>
            </w:tcPrChange>
          </w:tcPr>
          <w:p>
            <w:pPr>
              <w:jc w:val="left"/>
              <w:rPr>
                <w:b/>
                <w:bCs w:val="0"/>
                <w:sz w:val="20"/>
                <w:szCs w:val="20"/>
              </w:rPr>
            </w:pPr>
            <w:r>
              <w:rPr>
                <w:b/>
                <w:bCs w:val="0"/>
                <w:sz w:val="20"/>
                <w:szCs w:val="20"/>
              </w:rPr>
              <w:t xml:space="preserve">Vertiefung</w:t>
            </w:r>
            <w:r/>
          </w:p>
        </w:tc>
        <w:tc>
          <w:tcPr>
            <w:tcW w:w="6438" w:type="dxa"/>
            <w:textDirection w:val="lrTb"/>
            <w:noWrap w:val="false"/>
            <w:tcPrChange w:id="27" w:author="I E" w:date="2023-03-31T15:58:00Z">
              <w:tcPr>
                <w:tcW w:w="6438" w:type="dxa"/>
              </w:tcPr>
            </w:tcPrChange>
          </w:tcPr>
          <w:p>
            <w:pPr>
              <w:rPr>
                <w:sz w:val="20"/>
                <w:szCs w:val="20"/>
              </w:rPr>
            </w:pPr>
            <w:r>
              <w:rPr>
                <w:sz w:val="20"/>
                <w:szCs w:val="20"/>
              </w:rPr>
              <w:t xml:space="preserve">Reflexion über den eigenen Umgang mit Daten und Bedeutung von Datenschutz</w:t>
            </w:r>
            <w:r/>
          </w:p>
        </w:tc>
      </w:tr>
      <w:tr>
        <w:trPr/>
        <w:tc>
          <w:tcPr>
            <w:tcW w:w="2396" w:type="dxa"/>
            <w:textDirection w:val="lrTb"/>
            <w:noWrap w:val="false"/>
            <w:tcPrChange w:id="28" w:author="I E" w:date="2023-03-31T15:58:00Z">
              <w:tcPr>
                <w:tcW w:w="2396" w:type="dxa"/>
              </w:tcPr>
            </w:tcPrChange>
          </w:tcPr>
          <w:p>
            <w:pPr>
              <w:jc w:val="left"/>
            </w:pPr>
            <w:r>
              <w:rPr>
                <w:b/>
                <w:bCs w:val="0"/>
                <w:sz w:val="20"/>
                <w:szCs w:val="20"/>
              </w:rPr>
              <w:t xml:space="preserve">Vertiefung</w:t>
            </w:r>
            <w:r/>
          </w:p>
        </w:tc>
        <w:tc>
          <w:tcPr>
            <w:tcW w:w="6438" w:type="dxa"/>
            <w:textDirection w:val="lrTb"/>
            <w:noWrap w:val="false"/>
            <w:tcPrChange w:id="29" w:author="I E" w:date="2023-03-31T15:58:00Z">
              <w:tcPr>
                <w:tcW w:w="6438" w:type="dxa"/>
              </w:tcPr>
            </w:tcPrChange>
          </w:tcPr>
          <w:p>
            <w:r>
              <w:rPr>
                <w:sz w:val="20"/>
                <w:szCs w:val="20"/>
              </w:rPr>
              <w:t xml:space="preserve">Vom Mobilfunk zu Big Data, die Schülerinnen und Schüler befassen sich mit den Chancen und Risiken von Big Data, sowie mit den Möglichkeiten des Datenschutzes.</w:t>
            </w:r>
            <w:r>
              <w:t xml:space="preserve"> </w:t>
            </w:r>
            <w:r/>
          </w:p>
        </w:tc>
      </w:tr>
      <w:tr>
        <w:trPr>
          <w:ins w:id="30" w:author="I E" w:date="2023-03-31T15:57:00Z"/>
        </w:trPr>
        <w:tc>
          <w:tcPr>
            <w:tcW w:w="2396" w:type="dxa"/>
            <w:textDirection w:val="lrTb"/>
            <w:noWrap w:val="false"/>
            <w:tcPrChange w:id="31" w:author="I E" w:date="2023-03-31T15:58:00Z">
              <w:tcPr>
                <w:tcW w:w="2396" w:type="dxa"/>
              </w:tcPr>
            </w:tcPrChange>
          </w:tcPr>
          <w:p>
            <w:pPr>
              <w:jc w:val="left"/>
              <w:rPr>
                <w:ins w:id="32" w:author="I E" w:date="2023-03-31T15:57:00Z"/>
                <w:b/>
                <w:bCs w:val="0"/>
                <w:sz w:val="20"/>
                <w:szCs w:val="20"/>
              </w:rPr>
            </w:pPr>
            <w:ins w:id="33" w:author="I E" w:date="2023-03-31T15:58:00Z">
              <w:r>
                <w:rPr>
                  <w:b/>
                  <w:bCs w:val="0"/>
                  <w:sz w:val="20"/>
                  <w:szCs w:val="20"/>
                </w:rPr>
                <w:t xml:space="preserve">Vertiefung</w:t>
              </w:r>
            </w:ins>
            <w:ins w:id="34" w:author="I E" w:date="2023-03-31T15:57:00Z">
              <w:r/>
            </w:ins>
          </w:p>
        </w:tc>
        <w:tc>
          <w:tcPr>
            <w:tcW w:w="6438" w:type="dxa"/>
            <w:textDirection w:val="lrTb"/>
            <w:noWrap w:val="false"/>
            <w:tcPrChange w:id="35" w:author="I E" w:date="2023-03-31T15:58:00Z">
              <w:tcPr>
                <w:tcW w:w="6438" w:type="dxa"/>
              </w:tcPr>
            </w:tcPrChange>
          </w:tcPr>
          <w:p>
            <w:pPr>
              <w:rPr>
                <w:ins w:id="36" w:author="I E" w:date="2023-03-31T15:57:00Z"/>
                <w:sz w:val="20"/>
                <w:szCs w:val="20"/>
              </w:rPr>
            </w:pPr>
            <w:ins w:id="37" w:author="I E" w:date="2023-03-31T15:58:00Z">
              <w:r>
                <w:rPr>
                  <w:sz w:val="20"/>
                  <w:szCs w:val="20"/>
                </w:rPr>
                <w:t xml:space="preserve">Auseinandersetzung mit der Funktionsweise und den Einzelteilen von Smartphones</w:t>
              </w:r>
            </w:ins>
            <w:ins w:id="38" w:author="I E" w:date="2023-03-31T15:57:00Z">
              <w:r/>
            </w:ins>
          </w:p>
        </w:tc>
      </w:tr>
    </w:tbl>
    <w:p>
      <w:pPr>
        <w:rPr>
          <w:b/>
        </w:rPr>
      </w:pPr>
      <w:r>
        <w:rPr>
          <w:b/>
        </w:rPr>
      </w:r>
      <w:r/>
    </w:p>
    <w:p>
      <w:r/>
      <w:r/>
    </w:p>
    <w:p>
      <w:r/>
      <w:r/>
    </w:p>
    <w:p>
      <w:r/>
      <w:r/>
    </w:p>
    <w:p>
      <w:pPr>
        <w:sectPr>
          <w:headerReference w:type="first" r:id="rId9"/>
          <w:footerReference w:type="default" r:id="rId13"/>
          <w:footerReference w:type="first" r:id="rId14"/>
          <w:footnotePr/>
          <w:endnotePr/>
          <w:type w:val="nextPage"/>
          <w:pgSz w:w="11906" w:h="16838" w:orient="portrait"/>
          <w:pgMar w:top="1134" w:right="1531" w:bottom="1276" w:left="1531" w:header="284" w:footer="450" w:gutter="0"/>
          <w:cols w:num="1" w:sep="0" w:space="708" w:equalWidth="1"/>
          <w:docGrid w:linePitch="360"/>
          <w:titlePg/>
        </w:sectPr>
      </w:pPr>
      <w:r/>
      <w:r/>
    </w:p>
    <w:p>
      <w:pPr>
        <w:pStyle w:val="1216"/>
      </w:pPr>
      <w:r/>
      <w:bookmarkStart w:id="93" w:name="_Toc442877373"/>
      <w:r/>
      <w:bookmarkStart w:id="94" w:name="_Toc466464209"/>
      <w:r/>
      <w:bookmarkStart w:id="95" w:name="_Toc466804325"/>
      <w:r>
        <w:t xml:space="preserve">Stundenverlaufsskizzen</w:t>
      </w:r>
      <w:bookmarkEnd w:id="93"/>
      <w:r/>
      <w:bookmarkEnd w:id="94"/>
      <w:r/>
      <w:bookmarkEnd w:id="95"/>
      <w:r/>
      <w:r/>
    </w:p>
    <w:p>
      <w:pPr>
        <w:spacing w:after="0"/>
        <w:rPr>
          <w:b/>
        </w:rPr>
      </w:pPr>
      <w:r>
        <w:rPr>
          <w:b/>
        </w:rPr>
        <w:t xml:space="preserve">Abkürzungen/Legende</w:t>
      </w:r>
      <w:r/>
    </w:p>
    <w:p>
      <w:r>
        <w:t xml:space="preserve">AB = Arbeitsblatt/Arbeitsblätter; L = Lehrkraft; MuM = Mitschülerinnen und Mitschüler; SuS = Schülerinnen und Schüler; </w:t>
      </w:r>
      <w:r>
        <w:br/>
        <w:t xml:space="preserve">UV = Unternehmensvertreterin/Unternehmensvertreter</w:t>
      </w:r>
      <w:r/>
    </w:p>
    <w:p>
      <w:pPr>
        <w:pStyle w:val="1217"/>
      </w:pPr>
      <w:r/>
      <w:bookmarkStart w:id="96" w:name="_Toc442877374"/>
      <w:r/>
      <w:bookmarkStart w:id="97" w:name="_Toc466464210"/>
      <w:r/>
      <w:bookmarkStart w:id="98" w:name="_Toc466804326"/>
      <w:r>
        <w:t xml:space="preserve">Wie funktioniert das Mobilfunknetz</w:t>
      </w:r>
      <w:bookmarkEnd w:id="96"/>
      <w:r>
        <w:t xml:space="preserve">?</w:t>
      </w:r>
      <w:bookmarkEnd w:id="97"/>
      <w:r/>
      <w:bookmarkEnd w:id="98"/>
      <w:r/>
      <w:r/>
    </w:p>
    <w:tbl>
      <w:tblPr>
        <w:tblStyle w:val="1262"/>
        <w:tblW w:w="14599" w:type="dxa"/>
        <w:tblLook w:val="04A0" w:firstRow="1" w:lastRow="0" w:firstColumn="1" w:lastColumn="0" w:noHBand="0" w:noVBand="1"/>
      </w:tblPr>
      <w:tblGrid>
        <w:gridCol w:w="1134"/>
        <w:gridCol w:w="1701"/>
        <w:gridCol w:w="2268"/>
        <w:gridCol w:w="7228"/>
        <w:gridCol w:w="2268"/>
      </w:tblGrid>
      <w:tr>
        <w:trPr/>
        <w:tc>
          <w:tcPr>
            <w:tcW w:w="1134" w:type="dxa"/>
            <w:textDirection w:val="lrTb"/>
            <w:noWrap w:val="false"/>
          </w:tcPr>
          <w:p>
            <w:pPr>
              <w:rPr>
                <w:rFonts w:cstheme="minorHAnsi"/>
                <w:b w:val="0"/>
              </w:rPr>
            </w:pPr>
            <w:r>
              <w:rPr>
                <w:rFonts w:cstheme="minorHAnsi"/>
              </w:rPr>
              <w:t xml:space="preserve">Zeit</w:t>
            </w:r>
            <w:r/>
          </w:p>
        </w:tc>
        <w:tc>
          <w:tcPr>
            <w:tcW w:w="1701" w:type="dxa"/>
            <w:textDirection w:val="lrTb"/>
            <w:noWrap w:val="false"/>
          </w:tcPr>
          <w:p>
            <w:pPr>
              <w:rPr>
                <w:rFonts w:cstheme="minorHAnsi"/>
                <w:b w:val="0"/>
              </w:rPr>
            </w:pPr>
            <w:r>
              <w:rPr>
                <w:rFonts w:cstheme="minorHAnsi"/>
              </w:rPr>
              <w:t xml:space="preserve">Phase</w:t>
            </w:r>
            <w:r/>
          </w:p>
        </w:tc>
        <w:tc>
          <w:tcPr>
            <w:tcW w:w="2268" w:type="dxa"/>
            <w:textDirection w:val="lrTb"/>
            <w:noWrap w:val="false"/>
          </w:tcPr>
          <w:p>
            <w:pPr>
              <w:rPr>
                <w:rFonts w:cstheme="minorHAnsi"/>
              </w:rPr>
            </w:pPr>
            <w:r>
              <w:rPr>
                <w:rFonts w:cstheme="minorHAnsi"/>
              </w:rPr>
              <w:t xml:space="preserve">Sozialform/</w:t>
            </w:r>
            <w:r/>
          </w:p>
          <w:p>
            <w:pPr>
              <w:rPr>
                <w:rFonts w:cstheme="minorHAnsi"/>
                <w:b w:val="0"/>
              </w:rPr>
            </w:pPr>
            <w:r>
              <w:rPr>
                <w:rFonts w:cstheme="minorHAnsi"/>
              </w:rPr>
              <w:t xml:space="preserve">Lehrerimpuls</w:t>
            </w:r>
            <w:r/>
          </w:p>
        </w:tc>
        <w:tc>
          <w:tcPr>
            <w:tcW w:w="7228" w:type="dxa"/>
            <w:textDirection w:val="lrTb"/>
            <w:noWrap w:val="false"/>
          </w:tcPr>
          <w:p>
            <w:pPr>
              <w:rPr>
                <w:rFonts w:cstheme="minorHAnsi"/>
                <w:b w:val="0"/>
              </w:rPr>
            </w:pPr>
            <w:r>
              <w:rPr>
                <w:rFonts w:cstheme="minorHAnsi"/>
              </w:rPr>
              <w:t xml:space="preserve">Inhalt/Unterrichtsgeschehen</w:t>
            </w:r>
            <w:r/>
          </w:p>
        </w:tc>
        <w:tc>
          <w:tcPr>
            <w:tcW w:w="2268" w:type="dxa"/>
            <w:textDirection w:val="lrTb"/>
            <w:noWrap w:val="false"/>
          </w:tcPr>
          <w:p>
            <w:pPr>
              <w:rPr>
                <w:rFonts w:cstheme="minorHAnsi"/>
                <w:b w:val="0"/>
              </w:rPr>
            </w:pPr>
            <w:r>
              <w:rPr>
                <w:rFonts w:cstheme="minorHAnsi"/>
              </w:rPr>
              <w:t xml:space="preserve">Material</w:t>
            </w:r>
            <w:r/>
          </w:p>
        </w:tc>
      </w:tr>
      <w:tr>
        <w:trPr/>
        <w:tc>
          <w:tcPr>
            <w:tcW w:w="1134" w:type="dxa"/>
            <w:textDirection w:val="lrTb"/>
            <w:noWrap w:val="false"/>
          </w:tcPr>
          <w:p>
            <w:pPr>
              <w:rPr>
                <w:rFonts w:cstheme="minorHAnsi"/>
              </w:rPr>
            </w:pPr>
            <w:r>
              <w:t xml:space="preserve">15 Min.</w:t>
            </w:r>
            <w:r/>
          </w:p>
        </w:tc>
        <w:tc>
          <w:tcPr>
            <w:tcW w:w="1701" w:type="dxa"/>
            <w:textDirection w:val="lrTb"/>
            <w:noWrap w:val="false"/>
          </w:tcPr>
          <w:p>
            <w:pPr>
              <w:rPr>
                <w:rFonts w:cstheme="minorHAnsi"/>
              </w:rPr>
            </w:pPr>
            <w:r>
              <w:t xml:space="preserve">Einstieg</w:t>
            </w:r>
            <w:r/>
          </w:p>
        </w:tc>
        <w:tc>
          <w:tcPr>
            <w:tcW w:w="2268" w:type="dxa"/>
            <w:textDirection w:val="lrTb"/>
            <w:noWrap w:val="false"/>
          </w:tcPr>
          <w:p>
            <w:pPr>
              <w:rPr>
                <w:rFonts w:cstheme="minorHAnsi"/>
              </w:rPr>
            </w:pPr>
            <w:r>
              <w:t xml:space="preserve">Lehrerpräsentation eines technischen Phänomens</w:t>
            </w:r>
            <w:r/>
          </w:p>
        </w:tc>
        <w:tc>
          <w:tcPr>
            <w:tcW w:w="7228" w:type="dxa"/>
            <w:textDirection w:val="lrTb"/>
            <w:noWrap w:val="false"/>
          </w:tcPr>
          <w:p>
            <w:pPr>
              <w:rPr>
                <w:rFonts w:cstheme="minorHAnsi"/>
              </w:rPr>
            </w:pPr>
            <w:r>
              <w:t xml:space="preserve">Begrüßung der SuS; Im Anschluss Experimente mit dem Handy/ Smartphone</w:t>
            </w:r>
            <w:r/>
          </w:p>
          <w:p>
            <w:pPr>
              <w:rPr>
                <w:rFonts w:cstheme="minorHAnsi"/>
              </w:rPr>
            </w:pPr>
            <w:r>
              <w:rPr>
                <w:b/>
              </w:rPr>
              <w:t xml:space="preserve">Frage:</w:t>
            </w:r>
            <w:r>
              <w:t xml:space="preserve"> Ist das Handy erreichbar, wenn man es anruft?</w:t>
            </w:r>
            <w:r/>
          </w:p>
          <w:p>
            <w:pPr>
              <w:pStyle w:val="1241"/>
              <w:numPr>
                <w:ilvl w:val="0"/>
                <w:numId w:val="44"/>
              </w:numPr>
              <w:spacing w:after="0"/>
              <w:rPr>
                <w:i/>
              </w:rPr>
            </w:pPr>
            <w:r>
              <w:rPr>
                <w:b/>
              </w:rPr>
              <w:t xml:space="preserve">Experiment</w:t>
            </w:r>
            <w:r>
              <w:t xml:space="preserve">: </w:t>
            </w:r>
            <w:r>
              <w:t xml:space="preserve">Das Smartphone wird in eine vo</w:t>
            </w:r>
            <w:r>
              <w:t xml:space="preserve">llständig verschlossene Plastikhülle bzw. Gefrierbeutel getan und dann in ein Wasserbad gelegt. Anschließend ruft L das Handy/Smartphone an. (Vorsicht: Der Verschluss der Plastikhülle bzw. Gefrierbeutel sollte vorher ohne Handy/Smartphone getestet werden.)</w:t>
            </w:r>
            <w:r>
              <w:t xml:space="preserve"> - </w:t>
            </w:r>
            <w:r>
              <w:rPr>
                <w:i/>
              </w:rPr>
              <w:t xml:space="preserve">Das Handy/Smartphone sollte erreichbar sein.</w:t>
            </w:r>
            <w:r/>
          </w:p>
          <w:p>
            <w:pPr>
              <w:pStyle w:val="1241"/>
              <w:numPr>
                <w:ilvl w:val="0"/>
                <w:numId w:val="44"/>
              </w:numPr>
              <w:spacing w:after="0"/>
              <w:rPr>
                <w:i/>
              </w:rPr>
            </w:pPr>
            <w:r>
              <w:rPr>
                <w:b/>
              </w:rPr>
              <w:t xml:space="preserve">Experiment:</w:t>
            </w:r>
            <w:r>
              <w:t xml:space="preserve"> </w:t>
            </w:r>
            <w:r>
              <w:t xml:space="preserve">Das Handy/Smartphone wird in eine Aluminiumdose gelegt und dann von L angerufen. </w:t>
            </w:r>
            <w:r>
              <w:t xml:space="preserve">- </w:t>
            </w:r>
            <w:r>
              <w:rPr>
                <w:i/>
              </w:rPr>
              <w:t xml:space="preserve">Das Handy/Smartphone sollte erreichbar sein.</w:t>
            </w:r>
            <w:r/>
          </w:p>
          <w:p>
            <w:pPr>
              <w:pStyle w:val="1241"/>
              <w:numPr>
                <w:ilvl w:val="0"/>
                <w:numId w:val="44"/>
              </w:numPr>
              <w:spacing w:after="0"/>
              <w:rPr>
                <w:rFonts w:cstheme="minorHAnsi"/>
              </w:rPr>
            </w:pPr>
            <w:r>
              <w:rPr>
                <w:b/>
              </w:rPr>
              <w:t xml:space="preserve">Experiment:</w:t>
            </w:r>
            <w:r>
              <w:t xml:space="preserve"> </w:t>
            </w:r>
            <w:r>
              <w:t xml:space="preserve">Das Handy/Smartphone wird vollständig und dick mit Aluminiumfolie umwickelt und anschließend in die Aluminiumdose gelegt. (Es sollte darauf geachtet werden, dass keine freien „Löcher“ entstehen.) </w:t>
            </w:r>
            <w:r>
              <w:t xml:space="preserve">- </w:t>
            </w:r>
            <w:r>
              <w:rPr>
                <w:i/>
              </w:rPr>
              <w:t xml:space="preserve">Das Handy/Smartphone sollte </w:t>
            </w:r>
            <w:r>
              <w:rPr>
                <w:b/>
                <w:i/>
              </w:rPr>
              <w:t xml:space="preserve">nicht</w:t>
            </w:r>
            <w:r>
              <w:rPr>
                <w:i/>
              </w:rPr>
              <w:t xml:space="preserve"> erreichbar sein</w:t>
            </w:r>
            <w:r>
              <w:t xml:space="preserve">.</w:t>
            </w:r>
            <w:r/>
          </w:p>
        </w:tc>
        <w:tc>
          <w:tcPr>
            <w:tcW w:w="2268" w:type="dxa"/>
            <w:textDirection w:val="lrTb"/>
            <w:noWrap w:val="false"/>
          </w:tcPr>
          <w:p>
            <w:pPr>
              <w:rPr>
                <w:rFonts w:cstheme="minorHAnsi"/>
              </w:rPr>
            </w:pPr>
            <w:r>
              <w:t xml:space="preserve">Zwei Handys oder Smartphones (Anrufer und Angerufener),</w:t>
            </w:r>
            <w:r/>
          </w:p>
          <w:p>
            <w:pPr>
              <w:rPr>
                <w:rFonts w:cstheme="minorHAnsi"/>
              </w:rPr>
            </w:pPr>
            <w:r>
              <w:t xml:space="preserve">wasserdichte Plastikhülle bzw. Gefrierbeutel,</w:t>
            </w:r>
            <w:r/>
          </w:p>
          <w:p>
            <w:pPr>
              <w:rPr>
                <w:rFonts w:cstheme="minorHAnsi"/>
              </w:rPr>
            </w:pPr>
            <w:r>
              <w:t xml:space="preserve">Gefäß mit Wasser,</w:t>
            </w:r>
            <w:r/>
          </w:p>
          <w:p>
            <w:pPr>
              <w:rPr>
                <w:rFonts w:cstheme="minorHAnsi"/>
              </w:rPr>
            </w:pPr>
            <w:r>
              <w:t xml:space="preserve">Aluminiumfolie,</w:t>
            </w:r>
            <w:r/>
          </w:p>
          <w:p>
            <w:pPr>
              <w:rPr>
                <w:rFonts w:cstheme="minorHAnsi"/>
              </w:rPr>
            </w:pPr>
            <w:r>
              <w:t xml:space="preserve">Aluminiumdose</w:t>
            </w:r>
            <w:r/>
          </w:p>
          <w:p>
            <w:pPr>
              <w:rPr>
                <w:rFonts w:cstheme="minorHAnsi"/>
              </w:rPr>
            </w:pPr>
            <w:r>
              <w:rPr>
                <w:rFonts w:cstheme="minorHAnsi"/>
              </w:rPr>
            </w:r>
            <w:r/>
          </w:p>
        </w:tc>
      </w:tr>
      <w:tr>
        <w:trPr/>
        <w:tc>
          <w:tcPr>
            <w:tcW w:w="1134" w:type="dxa"/>
            <w:textDirection w:val="lrTb"/>
            <w:noWrap w:val="false"/>
          </w:tcPr>
          <w:p>
            <w:r>
              <w:t xml:space="preserve">15 Min.</w:t>
            </w:r>
            <w:r/>
          </w:p>
        </w:tc>
        <w:tc>
          <w:tcPr>
            <w:tcW w:w="1701" w:type="dxa"/>
            <w:textDirection w:val="lrTb"/>
            <w:noWrap w:val="false"/>
          </w:tcPr>
          <w:p>
            <w:r>
              <w:t xml:space="preserve">Einstieg</w:t>
            </w:r>
            <w:r/>
          </w:p>
        </w:tc>
        <w:tc>
          <w:tcPr>
            <w:tcW w:w="2268" w:type="dxa"/>
            <w:textDirection w:val="lrTb"/>
            <w:noWrap w:val="false"/>
          </w:tcPr>
          <w:p>
            <w:r>
              <w:t xml:space="preserve">Plenum</w:t>
            </w:r>
            <w:r/>
          </w:p>
        </w:tc>
        <w:tc>
          <w:tcPr>
            <w:tcW w:w="7228" w:type="dxa"/>
            <w:textDirection w:val="lrTb"/>
            <w:noWrap w:val="false"/>
          </w:tcPr>
          <w:p>
            <w:r>
              <w:t xml:space="preserve">Besprechung Arbeitsauftrag: </w:t>
            </w:r>
            <w:r>
              <w:t xml:space="preserve">Wie funktioniert Mobilfunk? </w:t>
            </w:r>
            <w:r>
              <w:t xml:space="preserve"> Es wird geklärt, </w:t>
            </w:r>
            <w:r>
              <w:t xml:space="preserve">wie das Erklärvideo umgesetzt werden soll, wie viel Zeit den SuS gegeben wird, etc.</w:t>
            </w:r>
            <w:r/>
          </w:p>
        </w:tc>
        <w:tc>
          <w:tcPr>
            <w:tcW w:w="2268" w:type="dxa"/>
            <w:textDirection w:val="lrTb"/>
            <w:noWrap w:val="false"/>
          </w:tcPr>
          <w:p>
            <w:r>
              <w:t xml:space="preserve">Computer mit Internet, </w:t>
            </w:r>
            <w:r>
              <w:t xml:space="preserve">A</w:t>
            </w:r>
            <w:r>
              <w:t xml:space="preserve">1.1 und </w:t>
            </w:r>
            <w:r>
              <w:t xml:space="preserve">A</w:t>
            </w:r>
            <w:r>
              <w:t xml:space="preserve">1.2</w:t>
            </w:r>
            <w:r/>
          </w:p>
        </w:tc>
      </w:tr>
      <w:tr>
        <w:trPr/>
        <w:tc>
          <w:tcPr>
            <w:tcW w:w="1134" w:type="dxa"/>
            <w:textDirection w:val="lrTb"/>
            <w:noWrap w:val="false"/>
          </w:tcPr>
          <w:p>
            <w:r>
              <w:t xml:space="preserve">20 min.</w:t>
            </w:r>
            <w:r/>
          </w:p>
        </w:tc>
        <w:tc>
          <w:tcPr>
            <w:tcW w:w="1701" w:type="dxa"/>
            <w:textDirection w:val="lrTb"/>
            <w:noWrap w:val="false"/>
          </w:tcPr>
          <w:p>
            <w:r>
              <w:t xml:space="preserve">Einstieg</w:t>
            </w:r>
            <w:r/>
          </w:p>
        </w:tc>
        <w:tc>
          <w:tcPr>
            <w:tcW w:w="2268" w:type="dxa"/>
            <w:textDirection w:val="lrTb"/>
            <w:noWrap w:val="false"/>
          </w:tcPr>
          <w:p>
            <w:r>
              <w:t xml:space="preserve">Lehrerpräsentation, Plenum</w:t>
            </w:r>
            <w:r/>
          </w:p>
        </w:tc>
        <w:tc>
          <w:tcPr>
            <w:tcW w:w="7228" w:type="dxa"/>
            <w:textDirection w:val="lrTb"/>
            <w:noWrap w:val="false"/>
          </w:tcPr>
          <w:p>
            <w:r>
              <w:t xml:space="preserve">Einführung in die Produktion eines Erklärvideos ggf. </w:t>
            </w:r>
            <w:r>
              <w:rPr>
                <w:lang w:val="en-GB"/>
                <w:rPrChange w:id="39" w:author="I E" w:date="2023-03-30T14:31:00Z">
                  <w:rPr/>
                </w:rPrChange>
              </w:rPr>
              <w:t xml:space="preserve">Programme erklären (PowerpointMix, Powtoon, ExplainEverything</w:t>
            </w:r>
            <w:ins w:id="40" w:author="I E" w:date="2023-03-30T14:31:00Z">
              <w:r>
                <w:rPr>
                  <w:lang w:val="en-GB"/>
                  <w:rPrChange w:id="41" w:author="I E" w:date="2023-03-30T14:31:00Z">
                    <w:rPr/>
                  </w:rPrChange>
                </w:rPr>
                <w:t xml:space="preserve">, MySimpleShow, etc.</w:t>
              </w:r>
            </w:ins>
            <w:ins w:id="42" w:author="I E" w:date="2023-03-30T14:31:00Z">
              <w:r>
                <w:rPr>
                  <w:lang w:val="en-GB"/>
                </w:rPr>
                <w:t xml:space="preserve">. </w:t>
              </w:r>
            </w:ins>
            <w:r>
              <w:rPr>
                <w:lang w:val="en-GB"/>
                <w:rPrChange w:id="43" w:author="I E" w:date="2023-03-30T14:31:00Z">
                  <w:rPr/>
                </w:rPrChange>
              </w:rPr>
              <w:t xml:space="preserve">) </w:t>
            </w:r>
            <w:r>
              <w:t xml:space="preserve">Erklärvideos können auch mit Schere, Papier, Stift und Smartphone produziert werden</w:t>
            </w:r>
            <w:ins w:id="44" w:author="I E" w:date="2023-03-30T14:31:00Z">
              <w:r>
                <w:t xml:space="preserve"> (Legetrick-Technick)</w:t>
              </w:r>
            </w:ins>
            <w:r>
              <w:t xml:space="preserve">.</w:t>
            </w:r>
            <w:r/>
          </w:p>
        </w:tc>
        <w:tc>
          <w:tcPr>
            <w:tcW w:w="2268" w:type="dxa"/>
            <w:textDirection w:val="lrTb"/>
            <w:noWrap w:val="false"/>
          </w:tcPr>
          <w:p>
            <w:ins w:id="45" w:author="I E" w:date="2023-03-30T14:32:00Z">
              <w:r>
                <w:t xml:space="preserve">ggf. A1.1</w:t>
              </w:r>
            </w:ins>
            <w:r/>
          </w:p>
        </w:tc>
      </w:tr>
      <w:tr>
        <w:trPr/>
        <w:tc>
          <w:tcPr>
            <w:tcW w:w="1134" w:type="dxa"/>
            <w:textDirection w:val="lrTb"/>
            <w:noWrap w:val="false"/>
          </w:tcPr>
          <w:p>
            <w:r>
              <w:t xml:space="preserve">30 Min.</w:t>
            </w:r>
            <w:r/>
          </w:p>
        </w:tc>
        <w:tc>
          <w:tcPr>
            <w:tcW w:w="1701" w:type="dxa"/>
            <w:textDirection w:val="lrTb"/>
            <w:noWrap w:val="false"/>
          </w:tcPr>
          <w:p>
            <w:r>
              <w:t xml:space="preserve">Erarbeitung</w:t>
            </w:r>
            <w:r/>
          </w:p>
        </w:tc>
        <w:tc>
          <w:tcPr>
            <w:tcW w:w="2268" w:type="dxa"/>
            <w:textDirection w:val="lrTb"/>
            <w:noWrap w:val="false"/>
          </w:tcPr>
          <w:p>
            <w:r>
              <w:t xml:space="preserve">Partner- oder Gruppenarbeit (2 – 3 SuS)</w:t>
            </w:r>
            <w:r/>
          </w:p>
        </w:tc>
        <w:tc>
          <w:tcPr>
            <w:tcW w:w="7228" w:type="dxa"/>
            <w:textDirection w:val="lrTb"/>
            <w:noWrap w:val="false"/>
          </w:tcPr>
          <w:p>
            <w:r>
              <w:t xml:space="preserve">Die SuS recherchieren selbständig zum Thema Mobilfunk und erstellen daraus ein Storyboard</w:t>
            </w:r>
            <w:r/>
          </w:p>
        </w:tc>
        <w:tc>
          <w:tcPr>
            <w:tcW w:w="2268" w:type="dxa"/>
            <w:textDirection w:val="lrTb"/>
            <w:noWrap w:val="false"/>
          </w:tcPr>
          <w:p>
            <w:r>
              <w:rPr>
                <w:rFonts w:cstheme="minorHAnsi"/>
              </w:rPr>
              <w:t xml:space="preserve">A</w:t>
            </w:r>
            <w:r>
              <w:rPr>
                <w:rFonts w:cstheme="minorHAnsi"/>
              </w:rPr>
              <w:t xml:space="preserve">1.2</w:t>
            </w:r>
            <w:r/>
          </w:p>
        </w:tc>
      </w:tr>
      <w:tr>
        <w:trPr/>
        <w:tc>
          <w:tcPr>
            <w:tcW w:w="1134" w:type="dxa"/>
            <w:textDirection w:val="lrTb"/>
            <w:noWrap w:val="false"/>
          </w:tcPr>
          <w:p>
            <w:r>
              <w:t xml:space="preserve">60 - 80</w:t>
            </w:r>
            <w:r/>
          </w:p>
        </w:tc>
        <w:tc>
          <w:tcPr>
            <w:tcW w:w="1701" w:type="dxa"/>
            <w:textDirection w:val="lrTb"/>
            <w:noWrap w:val="false"/>
          </w:tcPr>
          <w:p>
            <w:r>
              <w:t xml:space="preserve">Sicherung</w:t>
            </w:r>
            <w:r/>
          </w:p>
        </w:tc>
        <w:tc>
          <w:tcPr>
            <w:tcW w:w="2268" w:type="dxa"/>
            <w:textDirection w:val="lrTb"/>
            <w:noWrap w:val="false"/>
          </w:tcPr>
          <w:p>
            <w:r>
              <w:t xml:space="preserve">Partner- oder Gruppenarbeit (2 – 3 SuS)</w:t>
            </w:r>
            <w:r/>
          </w:p>
        </w:tc>
        <w:tc>
          <w:tcPr>
            <w:tcW w:w="7228" w:type="dxa"/>
            <w:textDirection w:val="lrTb"/>
            <w:noWrap w:val="false"/>
          </w:tcPr>
          <w:p>
            <w:r>
              <w:t xml:space="preserve">Die SuS produzieren ein Erklärvideo zum Thema Mobilfunk</w:t>
            </w:r>
            <w:r/>
          </w:p>
        </w:tc>
        <w:tc>
          <w:tcPr>
            <w:tcW w:w="2268" w:type="dxa"/>
            <w:textDirection w:val="lrTb"/>
            <w:noWrap w:val="false"/>
          </w:tcPr>
          <w:p>
            <w:r>
              <w:t xml:space="preserve">Computer mit Internet, ggf. Schere, Papier, Stifte, Kamera/ </w:t>
            </w:r>
            <w:r>
              <w:t xml:space="preserve">Smartphone</w:t>
            </w:r>
            <w:r/>
          </w:p>
        </w:tc>
      </w:tr>
      <w:tr>
        <w:trPr/>
        <w:tc>
          <w:tcPr>
            <w:tcW w:w="1134" w:type="dxa"/>
            <w:textDirection w:val="lrTb"/>
            <w:noWrap w:val="false"/>
          </w:tcPr>
          <w:p>
            <w:r>
              <w:t xml:space="preserve">20</w:t>
            </w:r>
            <w:r/>
          </w:p>
        </w:tc>
        <w:tc>
          <w:tcPr>
            <w:tcW w:w="1701" w:type="dxa"/>
            <w:textDirection w:val="lrTb"/>
            <w:noWrap w:val="false"/>
          </w:tcPr>
          <w:p>
            <w:r>
              <w:t xml:space="preserve">Sicherung und Auswertung</w:t>
            </w:r>
            <w:r/>
          </w:p>
        </w:tc>
        <w:tc>
          <w:tcPr>
            <w:tcW w:w="2268" w:type="dxa"/>
            <w:textDirection w:val="lrTb"/>
            <w:noWrap w:val="false"/>
          </w:tcPr>
          <w:p>
            <w:r>
              <w:t xml:space="preserve">Präsentation im Plenum</w:t>
            </w:r>
            <w:r/>
          </w:p>
        </w:tc>
        <w:tc>
          <w:tcPr>
            <w:tcW w:w="7228" w:type="dxa"/>
            <w:textDirection w:val="lrTb"/>
            <w:noWrap w:val="false"/>
          </w:tcPr>
          <w:p>
            <w:r>
              <w:t xml:space="preserve">Die Ergebnisse werden im Plenum präsentiert und besprochen, es wird Feedback zu den einzelnen </w:t>
            </w:r>
            <w:del w:id="46" w:author="I E" w:date="2023-03-30T15:25:00Z">
              <w:r>
                <w:delText xml:space="preserve">Filmen </w:delText>
              </w:r>
            </w:del>
            <w:ins w:id="47" w:author="I E" w:date="2023-03-30T15:25:00Z">
              <w:r>
                <w:t xml:space="preserve">Erklärvideos</w:t>
              </w:r>
            </w:ins>
            <w:ins w:id="48" w:author="I E" w:date="2023-03-30T15:25:00Z">
              <w:r>
                <w:t xml:space="preserve"> </w:t>
              </w:r>
            </w:ins>
            <w:r>
              <w:t xml:space="preserve">gegeben.</w:t>
            </w:r>
            <w:r/>
          </w:p>
        </w:tc>
        <w:tc>
          <w:tcPr>
            <w:tcW w:w="2268" w:type="dxa"/>
            <w:textDirection w:val="lrTb"/>
            <w:noWrap w:val="false"/>
          </w:tcPr>
          <w:p>
            <w:r/>
            <w:r/>
          </w:p>
        </w:tc>
      </w:tr>
    </w:tbl>
    <w:p>
      <w:pPr>
        <w:pStyle w:val="1217"/>
      </w:pPr>
      <w:r/>
      <w:bookmarkStart w:id="107" w:name="_Toc442877375"/>
      <w:r/>
      <w:bookmarkStart w:id="108" w:name="_Toc466464211"/>
      <w:r/>
      <w:bookmarkStart w:id="109" w:name="_Toc466804327"/>
      <w:r>
        <w:t xml:space="preserve">Das Smartphone und ortsbezogene Daten</w:t>
      </w:r>
      <w:bookmarkEnd w:id="107"/>
      <w:r/>
      <w:bookmarkEnd w:id="108"/>
      <w:r/>
      <w:bookmarkEnd w:id="109"/>
      <w:r/>
      <w:r/>
    </w:p>
    <w:tbl>
      <w:tblPr>
        <w:tblStyle w:val="1262"/>
        <w:tblW w:w="14599" w:type="dxa"/>
        <w:tblLook w:val="04A0" w:firstRow="1" w:lastRow="0" w:firstColumn="1" w:lastColumn="0" w:noHBand="0" w:noVBand="1"/>
      </w:tblPr>
      <w:tblGrid>
        <w:gridCol w:w="1134"/>
        <w:gridCol w:w="1701"/>
        <w:gridCol w:w="2268"/>
        <w:gridCol w:w="7145"/>
        <w:gridCol w:w="2351"/>
      </w:tblGrid>
      <w:tr>
        <w:trPr/>
        <w:tc>
          <w:tcPr>
            <w:tcW w:w="1134" w:type="dxa"/>
            <w:textDirection w:val="lrTb"/>
            <w:noWrap w:val="false"/>
          </w:tcPr>
          <w:p>
            <w:pPr>
              <w:rPr>
                <w:rFonts w:cstheme="minorHAnsi"/>
                <w:b w:val="0"/>
              </w:rPr>
            </w:pPr>
            <w:r>
              <w:rPr>
                <w:rFonts w:cstheme="minorHAnsi"/>
              </w:rPr>
              <w:t xml:space="preserve">Zeit</w:t>
            </w:r>
            <w:r/>
          </w:p>
        </w:tc>
        <w:tc>
          <w:tcPr>
            <w:tcW w:w="1701" w:type="dxa"/>
            <w:textDirection w:val="lrTb"/>
            <w:noWrap w:val="false"/>
          </w:tcPr>
          <w:p>
            <w:pPr>
              <w:rPr>
                <w:rFonts w:cstheme="minorHAnsi"/>
                <w:b w:val="0"/>
              </w:rPr>
            </w:pPr>
            <w:r>
              <w:rPr>
                <w:rFonts w:cstheme="minorHAnsi"/>
              </w:rPr>
              <w:t xml:space="preserve">Phase</w:t>
            </w:r>
            <w:r/>
          </w:p>
        </w:tc>
        <w:tc>
          <w:tcPr>
            <w:tcW w:w="2268" w:type="dxa"/>
            <w:textDirection w:val="lrTb"/>
            <w:noWrap w:val="false"/>
          </w:tcPr>
          <w:p>
            <w:pPr>
              <w:rPr>
                <w:rFonts w:cstheme="minorHAnsi"/>
              </w:rPr>
            </w:pPr>
            <w:r>
              <w:rPr>
                <w:rFonts w:cstheme="minorHAnsi"/>
              </w:rPr>
              <w:t xml:space="preserve">Sozialform/</w:t>
            </w:r>
            <w:r/>
          </w:p>
          <w:p>
            <w:pPr>
              <w:rPr>
                <w:rFonts w:cstheme="minorHAnsi"/>
                <w:b w:val="0"/>
              </w:rPr>
            </w:pPr>
            <w:r>
              <w:rPr>
                <w:rFonts w:cstheme="minorHAnsi"/>
              </w:rPr>
              <w:t xml:space="preserve">Lehrerimpuls</w:t>
            </w:r>
            <w:r/>
          </w:p>
        </w:tc>
        <w:tc>
          <w:tcPr>
            <w:tcW w:w="7145" w:type="dxa"/>
            <w:textDirection w:val="lrTb"/>
            <w:noWrap w:val="false"/>
          </w:tcPr>
          <w:p>
            <w:pPr>
              <w:rPr>
                <w:rFonts w:cstheme="minorHAnsi"/>
                <w:b w:val="0"/>
              </w:rPr>
            </w:pPr>
            <w:r>
              <w:rPr>
                <w:rFonts w:cstheme="minorHAnsi"/>
              </w:rPr>
              <w:t xml:space="preserve">Inhalt/Unterrichtsgeschehen</w:t>
            </w:r>
            <w:r/>
          </w:p>
        </w:tc>
        <w:tc>
          <w:tcPr>
            <w:tcW w:w="2351" w:type="dxa"/>
            <w:textDirection w:val="lrTb"/>
            <w:noWrap w:val="false"/>
          </w:tcPr>
          <w:p>
            <w:pPr>
              <w:rPr>
                <w:rFonts w:cstheme="minorHAnsi"/>
                <w:b w:val="0"/>
              </w:rPr>
            </w:pPr>
            <w:r>
              <w:rPr>
                <w:rFonts w:cstheme="minorHAnsi"/>
              </w:rPr>
              <w:t xml:space="preserve">Material</w:t>
            </w:r>
            <w:r/>
          </w:p>
        </w:tc>
      </w:tr>
      <w:tr>
        <w:trPr/>
        <w:tc>
          <w:tcPr>
            <w:tcW w:w="1134" w:type="dxa"/>
            <w:textDirection w:val="lrTb"/>
            <w:noWrap w:val="false"/>
          </w:tcPr>
          <w:p>
            <w:r/>
            <w:r/>
          </w:p>
        </w:tc>
        <w:tc>
          <w:tcPr>
            <w:gridSpan w:val="2"/>
            <w:tcW w:w="3969" w:type="dxa"/>
            <w:textDirection w:val="lrTb"/>
            <w:noWrap w:val="false"/>
          </w:tcPr>
          <w:p>
            <w:r>
              <w:t xml:space="preserve">Vorbereitung</w:t>
            </w:r>
            <w:r/>
          </w:p>
        </w:tc>
        <w:tc>
          <w:tcPr>
            <w:tcW w:w="7145" w:type="dxa"/>
            <w:textDirection w:val="lrTb"/>
            <w:noWrap w:val="false"/>
          </w:tcPr>
          <w:p>
            <w:r>
              <w:t xml:space="preserve">Im Vorfeld der Unterrichtsstunde sollten das Programm Processing sowie alle notwendigen Daten für die Analyse der ortsbezogenen Daten den SuS zugänglich gemacht werden.</w:t>
            </w:r>
            <w:r/>
          </w:p>
        </w:tc>
        <w:tc>
          <w:tcPr>
            <w:tcW w:w="2351" w:type="dxa"/>
            <w:textDirection w:val="lrTb"/>
            <w:noWrap w:val="false"/>
          </w:tcPr>
          <w:p>
            <w:r>
              <w:t xml:space="preserve">A</w:t>
            </w:r>
            <w:r>
              <w:t xml:space="preserve">1.3 L,</w:t>
            </w:r>
            <w:r/>
          </w:p>
          <w:p>
            <w:r>
              <w:t xml:space="preserve">A</w:t>
            </w:r>
            <w:r>
              <w:t xml:space="preserve">1.4</w:t>
            </w:r>
            <w:r/>
          </w:p>
        </w:tc>
      </w:tr>
      <w:tr>
        <w:trPr/>
        <w:tc>
          <w:tcPr>
            <w:tcW w:w="1134" w:type="dxa"/>
            <w:textDirection w:val="lrTb"/>
            <w:noWrap w:val="false"/>
          </w:tcPr>
          <w:p>
            <w:r>
              <w:t xml:space="preserve">10 Min.</w:t>
            </w:r>
            <w:r/>
          </w:p>
        </w:tc>
        <w:tc>
          <w:tcPr>
            <w:tcW w:w="1701" w:type="dxa"/>
            <w:textDirection w:val="lrTb"/>
            <w:noWrap w:val="false"/>
          </w:tcPr>
          <w:p>
            <w:r>
              <w:t xml:space="preserve">Einstieg</w:t>
            </w:r>
            <w:r/>
          </w:p>
        </w:tc>
        <w:tc>
          <w:tcPr>
            <w:tcW w:w="2268" w:type="dxa"/>
            <w:textDirection w:val="lrTb"/>
            <w:noWrap w:val="false"/>
          </w:tcPr>
          <w:p>
            <w:r>
              <w:t xml:space="preserve">Plenum</w:t>
            </w:r>
            <w:r/>
          </w:p>
        </w:tc>
        <w:tc>
          <w:tcPr>
            <w:tcW w:w="7145" w:type="dxa"/>
            <w:textDirection w:val="lrTb"/>
            <w:noWrap w:val="false"/>
          </w:tcPr>
          <w:p>
            <w:r>
              <w:t xml:space="preserve">Wiederholung: kurze Zusammenfassung, </w:t>
            </w:r>
            <w:r>
              <w:t xml:space="preserve">der letzten Stunde; Hinweis durch L, dass M</w:t>
            </w:r>
            <w:r>
              <w:t xml:space="preserve">obiltelefonieren ohne die Speicherung von Orts</w:t>
            </w:r>
            <w:r>
              <w:t xml:space="preserve">daten nicht funktionieren würde.</w:t>
            </w:r>
            <w:r>
              <w:t xml:space="preserve"> </w:t>
            </w:r>
            <w:r/>
          </w:p>
          <w:p>
            <w:r>
              <w:rPr>
                <w:b/>
              </w:rPr>
              <w:t xml:space="preserve">Einstiegsfrage</w:t>
            </w:r>
            <w:r>
              <w:t xml:space="preserve">: Was kann man über eine Person allein durch ortsbezogene Daten erfahren? Ideen werden an der Tafel gesammelt</w:t>
            </w:r>
            <w:r/>
          </w:p>
        </w:tc>
        <w:tc>
          <w:tcPr>
            <w:tcW w:w="2351" w:type="dxa"/>
            <w:textDirection w:val="lrTb"/>
            <w:noWrap w:val="false"/>
          </w:tcPr>
          <w:p>
            <w:r/>
            <w:r/>
          </w:p>
        </w:tc>
      </w:tr>
      <w:tr>
        <w:trPr>
          <w:trHeight w:val="194"/>
        </w:trPr>
        <w:tc>
          <w:tcPr>
            <w:tcW w:w="1134" w:type="dxa"/>
            <w:textDirection w:val="lrTb"/>
            <w:noWrap w:val="false"/>
          </w:tcPr>
          <w:p>
            <w:r>
              <w:t xml:space="preserve">15 Min.</w:t>
            </w:r>
            <w:r/>
          </w:p>
        </w:tc>
        <w:tc>
          <w:tcPr>
            <w:tcW w:w="1701" w:type="dxa"/>
            <w:textDirection w:val="lrTb"/>
            <w:noWrap w:val="false"/>
          </w:tcPr>
          <w:p>
            <w:r>
              <w:t xml:space="preserve">Einstieg</w:t>
            </w:r>
            <w:r/>
          </w:p>
        </w:tc>
        <w:tc>
          <w:tcPr>
            <w:tcW w:w="2268" w:type="dxa"/>
            <w:textDirection w:val="lrTb"/>
            <w:noWrap w:val="false"/>
          </w:tcPr>
          <w:p>
            <w:r>
              <w:t xml:space="preserve">Lehrerpräsentation</w:t>
            </w:r>
            <w:r/>
          </w:p>
        </w:tc>
        <w:tc>
          <w:tcPr>
            <w:tcW w:w="7145" w:type="dxa"/>
            <w:textDirection w:val="lrTb"/>
            <w:noWrap w:val="false"/>
          </w:tcPr>
          <w:p>
            <w:r>
              <w:t xml:space="preserve">L nennt den SuS die Ziele der nachfolgenden Aufgabenstellung und weist </w:t>
            </w:r>
            <w:r>
              <w:t xml:space="preserve">diese im Gebrauch von Processing und dem Auswertungsprogramm an.</w:t>
            </w:r>
            <w:r/>
          </w:p>
          <w:p>
            <w:r/>
            <w:r/>
          </w:p>
        </w:tc>
        <w:tc>
          <w:tcPr>
            <w:tcW w:w="2351" w:type="dxa"/>
            <w:textDirection w:val="lrTb"/>
            <w:noWrap w:val="false"/>
          </w:tcPr>
          <w:p>
            <w:r>
              <w:t xml:space="preserve">Computer</w:t>
            </w:r>
            <w:r/>
          </w:p>
          <w:p>
            <w:r>
              <w:t xml:space="preserve">A</w:t>
            </w:r>
            <w:r>
              <w:t xml:space="preserve">1.3 SuS,</w:t>
            </w:r>
            <w:r/>
          </w:p>
          <w:p>
            <w:r>
              <w:t xml:space="preserve">A</w:t>
            </w:r>
            <w:r>
              <w:t xml:space="preserve">1.4</w:t>
            </w:r>
            <w:r/>
          </w:p>
        </w:tc>
      </w:tr>
      <w:tr>
        <w:trPr>
          <w:trHeight w:val="194"/>
        </w:trPr>
        <w:tc>
          <w:tcPr>
            <w:tcW w:w="1134" w:type="dxa"/>
            <w:textDirection w:val="lrTb"/>
            <w:noWrap w:val="false"/>
          </w:tcPr>
          <w:p>
            <w:r>
              <w:t xml:space="preserve">45 Min.</w:t>
            </w:r>
            <w:r/>
          </w:p>
        </w:tc>
        <w:tc>
          <w:tcPr>
            <w:tcW w:w="1701" w:type="dxa"/>
            <w:textDirection w:val="lrTb"/>
            <w:noWrap w:val="false"/>
          </w:tcPr>
          <w:p>
            <w:r>
              <w:t xml:space="preserve">Erarbeitung</w:t>
            </w:r>
            <w:r/>
          </w:p>
        </w:tc>
        <w:tc>
          <w:tcPr>
            <w:tcW w:w="2268" w:type="dxa"/>
            <w:textDirection w:val="lrTb"/>
            <w:noWrap w:val="false"/>
          </w:tcPr>
          <w:p>
            <w:r>
              <w:t xml:space="preserve">Partner-/Gruppenarbeit</w:t>
            </w:r>
            <w:r/>
          </w:p>
        </w:tc>
        <w:tc>
          <w:tcPr>
            <w:tcW w:w="7145" w:type="dxa"/>
            <w:textDirection w:val="lrTb"/>
            <w:noWrap w:val="false"/>
          </w:tcPr>
          <w:p>
            <w:r>
              <w:t xml:space="preserve">Arbeitsauftrag: Den SuS werden die ortsbezogenen Daten von Malte Spitz übergeben. Sie sollen die Daten entsprechend auswerten</w:t>
            </w:r>
            <w:r>
              <w:t xml:space="preserve">,</w:t>
            </w:r>
            <w:r>
              <w:t xml:space="preserve"> um gezielte Informationen zu erhalten (siehe Fragestellungen auf AB V2.2_SuS).</w:t>
            </w:r>
            <w:r/>
          </w:p>
        </w:tc>
        <w:tc>
          <w:tcPr>
            <w:tcW w:w="2351" w:type="dxa"/>
            <w:textDirection w:val="lrTb"/>
            <w:noWrap w:val="false"/>
          </w:tcPr>
          <w:p>
            <w:r>
              <w:t xml:space="preserve">Computer</w:t>
            </w:r>
            <w:r/>
          </w:p>
          <w:p>
            <w:r>
              <w:t xml:space="preserve">A</w:t>
            </w:r>
            <w:r>
              <w:t xml:space="preserve">1.3 SuS,</w:t>
            </w:r>
            <w:r/>
          </w:p>
          <w:p>
            <w:r>
              <w:t xml:space="preserve">A</w:t>
            </w:r>
            <w:r>
              <w:t xml:space="preserve">1.4</w:t>
            </w:r>
            <w:r/>
          </w:p>
        </w:tc>
      </w:tr>
      <w:tr>
        <w:trPr>
          <w:trHeight w:val="194"/>
        </w:trPr>
        <w:tc>
          <w:tcPr>
            <w:tcW w:w="1134" w:type="dxa"/>
            <w:textDirection w:val="lrTb"/>
            <w:noWrap w:val="false"/>
          </w:tcPr>
          <w:p>
            <w:r>
              <w:t xml:space="preserve">20 Min.</w:t>
            </w:r>
            <w:r/>
          </w:p>
        </w:tc>
        <w:tc>
          <w:tcPr>
            <w:tcW w:w="1701" w:type="dxa"/>
            <w:textDirection w:val="lrTb"/>
            <w:noWrap w:val="false"/>
          </w:tcPr>
          <w:p>
            <w:r>
              <w:t xml:space="preserve">Sicherung</w:t>
            </w:r>
            <w:r/>
          </w:p>
        </w:tc>
        <w:tc>
          <w:tcPr>
            <w:tcW w:w="2268" w:type="dxa"/>
            <w:textDirection w:val="lrTb"/>
            <w:noWrap w:val="false"/>
          </w:tcPr>
          <w:p>
            <w:r>
              <w:t xml:space="preserve">Plenum</w:t>
            </w:r>
            <w:r/>
          </w:p>
        </w:tc>
        <w:tc>
          <w:tcPr>
            <w:tcW w:w="7145" w:type="dxa"/>
            <w:textDirection w:val="lrTb"/>
            <w:noWrap w:val="false"/>
          </w:tcPr>
          <w:p>
            <w:r>
              <w:t xml:space="preserve">Vergleich der Ergebnisse, Diskussion: Was sagen die Daten tatsächlich aus? Wie vertrauenswürdig sind die Ergebnisse?</w:t>
            </w:r>
            <w:r/>
          </w:p>
        </w:tc>
        <w:tc>
          <w:tcPr>
            <w:tcW w:w="2351" w:type="dxa"/>
            <w:textDirection w:val="lrTb"/>
            <w:noWrap w:val="false"/>
          </w:tcPr>
          <w:p>
            <w:r/>
            <w:r/>
          </w:p>
        </w:tc>
      </w:tr>
      <w:tr>
        <w:trPr>
          <w:trHeight w:val="194"/>
        </w:trPr>
        <w:tc>
          <w:tcPr>
            <w:tcW w:w="1134" w:type="dxa"/>
            <w:textDirection w:val="lrTb"/>
            <w:noWrap w:val="false"/>
          </w:tcPr>
          <w:p>
            <w:r>
              <w:t xml:space="preserve">25 Min.</w:t>
            </w:r>
            <w:r/>
          </w:p>
        </w:tc>
        <w:tc>
          <w:tcPr>
            <w:gridSpan w:val="2"/>
            <w:tcW w:w="3969" w:type="dxa"/>
            <w:textDirection w:val="lrTb"/>
            <w:noWrap w:val="false"/>
          </w:tcPr>
          <w:p>
            <w:r>
              <w:t xml:space="preserve">Hausaufgabe</w:t>
            </w:r>
            <w:r/>
          </w:p>
        </w:tc>
        <w:tc>
          <w:tcPr>
            <w:tcW w:w="7145" w:type="dxa"/>
            <w:textDirection w:val="lrTb"/>
            <w:noWrap w:val="false"/>
          </w:tcPr>
          <w:p>
            <w:r>
              <w:t xml:space="preserve">Die SuS sehen sich zur Vorbereitung auf die nachfolgende Stunde die vierte interaktive Episode „Der Spion in der Tasche“ der Serie DoNotTrack an (</w:t>
            </w:r>
            <w:hyperlink r:id="rId25" w:tooltip="https://donottrack-doc.com/de/episodes/" w:history="1">
              <w:r>
                <w:rPr>
                  <w:rStyle w:val="1261"/>
                </w:rPr>
                <w:t xml:space="preserve">https://donottrack-doc.com/de/episodes/</w:t>
              </w:r>
            </w:hyperlink>
            <w:r>
              <w:t xml:space="preserve">), Flipped Classroom-Methode</w:t>
            </w:r>
            <w:r>
              <w:rPr>
                <w:vertAlign w:val="superscript"/>
              </w:rPr>
              <w:footnoteReference w:id="5"/>
            </w:r>
            <w:r/>
          </w:p>
        </w:tc>
        <w:tc>
          <w:tcPr>
            <w:tcW w:w="2351" w:type="dxa"/>
            <w:textDirection w:val="lrTb"/>
            <w:noWrap w:val="false"/>
          </w:tcPr>
          <w:p>
            <w:r>
              <w:t xml:space="preserve">Computer mit Internet</w:t>
            </w:r>
            <w:r>
              <w:t xml:space="preserve">, </w:t>
            </w:r>
            <w:r>
              <w:t xml:space="preserve">A</w:t>
            </w:r>
            <w:r>
              <w:t xml:space="preserve">1.5</w:t>
            </w:r>
            <w:r/>
          </w:p>
        </w:tc>
      </w:tr>
    </w:tbl>
    <w:p>
      <w:pPr>
        <w:pStyle w:val="1217"/>
      </w:pPr>
      <w:r/>
      <w:bookmarkStart w:id="110" w:name="_Toc442877376"/>
      <w:r/>
      <w:bookmarkStart w:id="111" w:name="_Toc466464212"/>
      <w:r/>
      <w:bookmarkStart w:id="112" w:name="_Toc466804328"/>
      <w:r>
        <w:t xml:space="preserve">Das Smartphone als Datenschleuder</w:t>
      </w:r>
      <w:bookmarkEnd w:id="110"/>
      <w:r/>
      <w:bookmarkEnd w:id="111"/>
      <w:r/>
      <w:bookmarkEnd w:id="112"/>
      <w:r/>
      <w:r/>
    </w:p>
    <w:tbl>
      <w:tblPr>
        <w:tblStyle w:val="1262"/>
        <w:tblW w:w="14599" w:type="dxa"/>
        <w:tblLook w:val="04A0" w:firstRow="1" w:lastRow="0" w:firstColumn="1" w:lastColumn="0" w:noHBand="0" w:noVBand="1"/>
      </w:tblPr>
      <w:tblGrid>
        <w:gridCol w:w="1134"/>
        <w:gridCol w:w="1701"/>
        <w:gridCol w:w="2268"/>
        <w:gridCol w:w="7145"/>
        <w:gridCol w:w="2351"/>
      </w:tblGrid>
      <w:tr>
        <w:trPr/>
        <w:tc>
          <w:tcPr>
            <w:tcW w:w="1134" w:type="dxa"/>
            <w:textDirection w:val="lrTb"/>
            <w:noWrap w:val="false"/>
          </w:tcPr>
          <w:p>
            <w:pPr>
              <w:rPr>
                <w:rFonts w:cstheme="minorHAnsi"/>
                <w:b w:val="0"/>
              </w:rPr>
            </w:pPr>
            <w:r>
              <w:rPr>
                <w:rFonts w:cstheme="minorHAnsi"/>
              </w:rPr>
              <w:t xml:space="preserve">Zeit</w:t>
            </w:r>
            <w:r/>
          </w:p>
        </w:tc>
        <w:tc>
          <w:tcPr>
            <w:tcW w:w="1701" w:type="dxa"/>
            <w:textDirection w:val="lrTb"/>
            <w:noWrap w:val="false"/>
          </w:tcPr>
          <w:p>
            <w:pPr>
              <w:rPr>
                <w:rFonts w:cstheme="minorHAnsi"/>
                <w:b w:val="0"/>
              </w:rPr>
            </w:pPr>
            <w:r>
              <w:rPr>
                <w:rFonts w:cstheme="minorHAnsi"/>
              </w:rPr>
              <w:t xml:space="preserve">Phase</w:t>
            </w:r>
            <w:r/>
          </w:p>
        </w:tc>
        <w:tc>
          <w:tcPr>
            <w:tcW w:w="2268" w:type="dxa"/>
            <w:textDirection w:val="lrTb"/>
            <w:noWrap w:val="false"/>
          </w:tcPr>
          <w:p>
            <w:pPr>
              <w:rPr>
                <w:rFonts w:cstheme="minorHAnsi"/>
              </w:rPr>
            </w:pPr>
            <w:r>
              <w:rPr>
                <w:rFonts w:cstheme="minorHAnsi"/>
              </w:rPr>
              <w:t xml:space="preserve">Sozialform/</w:t>
            </w:r>
            <w:r/>
          </w:p>
          <w:p>
            <w:pPr>
              <w:rPr>
                <w:rFonts w:cstheme="minorHAnsi"/>
                <w:b w:val="0"/>
              </w:rPr>
            </w:pPr>
            <w:r>
              <w:rPr>
                <w:rFonts w:cstheme="minorHAnsi"/>
              </w:rPr>
              <w:t xml:space="preserve">Lehrerimpuls</w:t>
            </w:r>
            <w:r/>
          </w:p>
        </w:tc>
        <w:tc>
          <w:tcPr>
            <w:tcW w:w="7145" w:type="dxa"/>
            <w:textDirection w:val="lrTb"/>
            <w:noWrap w:val="false"/>
          </w:tcPr>
          <w:p>
            <w:pPr>
              <w:rPr>
                <w:rFonts w:cstheme="minorHAnsi"/>
                <w:b w:val="0"/>
              </w:rPr>
            </w:pPr>
            <w:r>
              <w:rPr>
                <w:rFonts w:cstheme="minorHAnsi"/>
              </w:rPr>
              <w:t xml:space="preserve">Inhalt/Unterrichtsgeschehen</w:t>
            </w:r>
            <w:r/>
          </w:p>
        </w:tc>
        <w:tc>
          <w:tcPr>
            <w:tcW w:w="2351" w:type="dxa"/>
            <w:textDirection w:val="lrTb"/>
            <w:noWrap w:val="false"/>
          </w:tcPr>
          <w:p>
            <w:pPr>
              <w:rPr>
                <w:rFonts w:cstheme="minorHAnsi"/>
                <w:b w:val="0"/>
              </w:rPr>
            </w:pPr>
            <w:r>
              <w:rPr>
                <w:rFonts w:cstheme="minorHAnsi"/>
              </w:rPr>
              <w:t xml:space="preserve">Material</w:t>
            </w:r>
            <w:r/>
          </w:p>
        </w:tc>
      </w:tr>
      <w:tr>
        <w:trPr/>
        <w:tc>
          <w:tcPr>
            <w:tcW w:w="1134" w:type="dxa"/>
            <w:textDirection w:val="lrTb"/>
            <w:noWrap w:val="false"/>
          </w:tcPr>
          <w:p>
            <w:r>
              <w:t xml:space="preserve">5 - 10 </w:t>
            </w:r>
            <w:r>
              <w:t xml:space="preserve">Min.</w:t>
            </w:r>
            <w:r/>
          </w:p>
        </w:tc>
        <w:tc>
          <w:tcPr>
            <w:tcW w:w="1701" w:type="dxa"/>
            <w:textDirection w:val="lrTb"/>
            <w:noWrap w:val="false"/>
          </w:tcPr>
          <w:p>
            <w:r>
              <w:t xml:space="preserve">Einstieg</w:t>
            </w:r>
            <w:r/>
          </w:p>
        </w:tc>
        <w:tc>
          <w:tcPr>
            <w:tcW w:w="2268" w:type="dxa"/>
            <w:textDirection w:val="lrTb"/>
            <w:noWrap w:val="false"/>
          </w:tcPr>
          <w:p>
            <w:r>
              <w:t xml:space="preserve">Plenum</w:t>
            </w:r>
            <w:r/>
          </w:p>
        </w:tc>
        <w:tc>
          <w:tcPr>
            <w:tcW w:w="7145" w:type="dxa"/>
            <w:textDirection w:val="lrTb"/>
            <w:noWrap w:val="false"/>
          </w:tcPr>
          <w:p>
            <w:r>
              <w:t xml:space="preserve">Begrüßung der SuS, </w:t>
            </w:r>
            <w:r>
              <w:t xml:space="preserve">Die SuS haben zur Vorbereitung den Film „Der Spion in der Tasche“ von Donottrack gese</w:t>
            </w:r>
            <w:r>
              <w:t xml:space="preserve">hen. Klärung von Fragen zum Film</w:t>
            </w:r>
            <w:r/>
          </w:p>
          <w:p>
            <w:r/>
            <w:r/>
          </w:p>
        </w:tc>
        <w:tc>
          <w:tcPr>
            <w:tcW w:w="2351" w:type="dxa"/>
            <w:textDirection w:val="lrTb"/>
            <w:noWrap w:val="false"/>
          </w:tcPr>
          <w:p>
            <w:r/>
            <w:r/>
          </w:p>
        </w:tc>
      </w:tr>
      <w:tr>
        <w:trPr/>
        <w:tc>
          <w:tcPr>
            <w:tcW w:w="1134" w:type="dxa"/>
            <w:textDirection w:val="lrTb"/>
            <w:noWrap w:val="false"/>
          </w:tcPr>
          <w:p>
            <w:r>
              <w:t xml:space="preserve">10 min.</w:t>
            </w:r>
            <w:r/>
          </w:p>
        </w:tc>
        <w:tc>
          <w:tcPr>
            <w:tcW w:w="1701" w:type="dxa"/>
            <w:textDirection w:val="lrTb"/>
            <w:noWrap w:val="false"/>
          </w:tcPr>
          <w:p>
            <w:r>
              <w:t xml:space="preserve">Einstieg</w:t>
            </w:r>
            <w:r/>
          </w:p>
        </w:tc>
        <w:tc>
          <w:tcPr>
            <w:tcW w:w="2268" w:type="dxa"/>
            <w:textDirection w:val="lrTb"/>
            <w:noWrap w:val="false"/>
          </w:tcPr>
          <w:p>
            <w:r>
              <w:t xml:space="preserve">Einzeparbeit</w:t>
            </w:r>
            <w:r/>
          </w:p>
        </w:tc>
        <w:tc>
          <w:tcPr>
            <w:tcW w:w="7145" w:type="dxa"/>
            <w:textDirection w:val="lrTb"/>
            <w:noWrap w:val="false"/>
          </w:tcPr>
          <w:p>
            <w:r>
              <w:t xml:space="preserve">Methode: Think – Pair – Share</w:t>
            </w:r>
            <w:r>
              <w:rPr>
                <w:rStyle w:val="1282"/>
              </w:rPr>
              <w:footnoteReference w:id="6"/>
            </w:r>
            <w:r/>
          </w:p>
          <w:p>
            <w:r>
              <w:rPr>
                <w:b/>
              </w:rPr>
              <w:t xml:space="preserve">Think:</w:t>
            </w:r>
            <w:r>
              <w:t xml:space="preserve"> Die SuS reflektieren ihren eigenen Umgang mit dem Smartphone </w:t>
            </w:r>
            <w:r/>
          </w:p>
        </w:tc>
        <w:tc>
          <w:tcPr>
            <w:tcW w:w="2351" w:type="dxa"/>
            <w:textDirection w:val="lrTb"/>
            <w:noWrap w:val="false"/>
          </w:tcPr>
          <w:p>
            <w:r>
              <w:t xml:space="preserve">A</w:t>
            </w:r>
            <w:r>
              <w:t xml:space="preserve">1.6</w:t>
            </w:r>
            <w:r/>
          </w:p>
        </w:tc>
      </w:tr>
      <w:tr>
        <w:trPr/>
        <w:tc>
          <w:tcPr>
            <w:tcW w:w="1134" w:type="dxa"/>
            <w:textDirection w:val="lrTb"/>
            <w:noWrap w:val="false"/>
          </w:tcPr>
          <w:p>
            <w:r>
              <w:t xml:space="preserve">10 min.</w:t>
            </w:r>
            <w:r/>
          </w:p>
        </w:tc>
        <w:tc>
          <w:tcPr>
            <w:tcW w:w="1701" w:type="dxa"/>
            <w:textDirection w:val="lrTb"/>
            <w:noWrap w:val="false"/>
          </w:tcPr>
          <w:p>
            <w:r>
              <w:t xml:space="preserve">Vertiefung</w:t>
            </w:r>
            <w:r/>
          </w:p>
        </w:tc>
        <w:tc>
          <w:tcPr>
            <w:tcW w:w="2268" w:type="dxa"/>
            <w:textDirection w:val="lrTb"/>
            <w:noWrap w:val="false"/>
          </w:tcPr>
          <w:p>
            <w:r>
              <w:t xml:space="preserve">Partnerarbeit</w:t>
            </w:r>
            <w:r/>
          </w:p>
        </w:tc>
        <w:tc>
          <w:tcPr>
            <w:tcW w:w="7145" w:type="dxa"/>
            <w:textDirection w:val="lrTb"/>
            <w:noWrap w:val="false"/>
          </w:tcPr>
          <w:p>
            <w:r>
              <w:rPr>
                <w:b/>
              </w:rPr>
              <w:t xml:space="preserve">Pair:</w:t>
            </w:r>
            <w:r>
              <w:t xml:space="preserve"> Die SuS tauschen sich mit einem Partner einer Partnerin darüber aus</w:t>
            </w:r>
            <w:r/>
          </w:p>
        </w:tc>
        <w:tc>
          <w:tcPr>
            <w:tcW w:w="2351" w:type="dxa"/>
            <w:textDirection w:val="lrTb"/>
            <w:noWrap w:val="false"/>
          </w:tcPr>
          <w:p>
            <w:r/>
            <w:r/>
          </w:p>
        </w:tc>
      </w:tr>
      <w:tr>
        <w:trPr/>
        <w:tc>
          <w:tcPr>
            <w:tcW w:w="1134" w:type="dxa"/>
            <w:textDirection w:val="lrTb"/>
            <w:noWrap w:val="false"/>
          </w:tcPr>
          <w:p>
            <w:r>
              <w:t xml:space="preserve">15 – 20 min.</w:t>
            </w:r>
            <w:r/>
          </w:p>
        </w:tc>
        <w:tc>
          <w:tcPr>
            <w:tcW w:w="1701" w:type="dxa"/>
            <w:textDirection w:val="lrTb"/>
            <w:noWrap w:val="false"/>
          </w:tcPr>
          <w:p>
            <w:r>
              <w:t xml:space="preserve">Vertiefung</w:t>
            </w:r>
            <w:r/>
          </w:p>
        </w:tc>
        <w:tc>
          <w:tcPr>
            <w:tcW w:w="2268" w:type="dxa"/>
            <w:textDirection w:val="lrTb"/>
            <w:noWrap w:val="false"/>
          </w:tcPr>
          <w:p>
            <w:r>
              <w:t xml:space="preserve">Plenum</w:t>
            </w:r>
            <w:r/>
          </w:p>
        </w:tc>
        <w:tc>
          <w:tcPr>
            <w:tcW w:w="7145" w:type="dxa"/>
            <w:textDirection w:val="lrTb"/>
            <w:noWrap w:val="false"/>
          </w:tcPr>
          <w:p>
            <w:r>
              <w:rPr>
                <w:b/>
              </w:rPr>
              <w:t xml:space="preserve">Share:</w:t>
            </w:r>
            <w:r>
              <w:t xml:space="preserve"> offene Diskussion</w:t>
            </w:r>
            <w:r/>
          </w:p>
          <w:p>
            <w:pPr>
              <w:pStyle w:val="1241"/>
              <w:numPr>
                <w:ilvl w:val="0"/>
                <w:numId w:val="45"/>
              </w:numPr>
              <w:contextualSpacing w:val="0"/>
              <w:ind w:left="505" w:hanging="283"/>
              <w:spacing w:before="120" w:line="240" w:lineRule="auto"/>
            </w:pPr>
            <w:r>
              <w:t xml:space="preserve">Wer hat Interesse an unseren Daten?</w:t>
            </w:r>
            <w:r/>
          </w:p>
          <w:p>
            <w:pPr>
              <w:pStyle w:val="1241"/>
              <w:numPr>
                <w:ilvl w:val="0"/>
                <w:numId w:val="45"/>
              </w:numPr>
              <w:contextualSpacing w:val="0"/>
              <w:ind w:left="505" w:hanging="283"/>
              <w:spacing w:before="120" w:line="240" w:lineRule="auto"/>
            </w:pPr>
            <w:r>
              <w:t xml:space="preserve">Verlieren oder gewinnen wir etwas durch die Speicherung und Auswertung unserer Daten?</w:t>
            </w:r>
            <w:r/>
          </w:p>
          <w:p>
            <w:pPr>
              <w:pStyle w:val="1241"/>
              <w:numPr>
                <w:ilvl w:val="0"/>
                <w:numId w:val="45"/>
              </w:numPr>
              <w:contextualSpacing w:val="0"/>
              <w:ind w:left="505" w:hanging="283"/>
              <w:spacing w:before="120" w:line="240" w:lineRule="auto"/>
            </w:pPr>
            <w:r>
              <w:t xml:space="preserve">Welche Bedeutung hat der Datenschutz?</w:t>
            </w:r>
            <w:r/>
          </w:p>
          <w:p>
            <w:pPr>
              <w:pStyle w:val="1241"/>
              <w:numPr>
                <w:ilvl w:val="0"/>
                <w:numId w:val="45"/>
              </w:numPr>
              <w:contextualSpacing w:val="0"/>
              <w:ind w:left="505" w:hanging="283"/>
              <w:spacing w:before="120" w:line="240" w:lineRule="auto"/>
              <w:rPr>
                <w:i/>
              </w:rPr>
            </w:pPr>
            <w:r>
              <w:t xml:space="preserve">Was können wir selbst tun, um uns zu schützen? Gibt es Verhaltensregeln zum Schutz der Privatsphäre? Und kann man technische Vorkehrungen treffen, um die Privatsphäre zu schützen? </w:t>
            </w:r>
            <w:r>
              <w:rPr>
                <w:i/>
              </w:rPr>
              <w:t xml:space="preserve">Ideen werden an der Tafel/ Whiteboard gesammelt</w:t>
            </w:r>
            <w:r/>
          </w:p>
        </w:tc>
        <w:tc>
          <w:tcPr>
            <w:tcW w:w="2351" w:type="dxa"/>
            <w:textDirection w:val="lrTb"/>
            <w:noWrap w:val="false"/>
          </w:tcPr>
          <w:p>
            <w:r>
              <w:t xml:space="preserve">Tafel</w:t>
            </w:r>
            <w:r>
              <w:t xml:space="preserve"> oder Whiteboard</w:t>
            </w:r>
            <w:r/>
          </w:p>
        </w:tc>
      </w:tr>
    </w:tbl>
    <w:p>
      <w:pPr>
        <w:pStyle w:val="1217"/>
      </w:pPr>
      <w:r/>
      <w:bookmarkStart w:id="113" w:name="_Toc442877377"/>
      <w:r/>
      <w:bookmarkStart w:id="114" w:name="_Toc466464213"/>
      <w:r/>
      <w:bookmarkStart w:id="115" w:name="_Toc466804329"/>
      <w:r>
        <w:t xml:space="preserve">Big Data</w:t>
      </w:r>
      <w:bookmarkEnd w:id="113"/>
      <w:r/>
      <w:bookmarkEnd w:id="114"/>
      <w:r/>
      <w:bookmarkEnd w:id="115"/>
      <w:r/>
      <w:r/>
    </w:p>
    <w:tbl>
      <w:tblPr>
        <w:tblStyle w:val="1262"/>
        <w:tblW w:w="14599" w:type="dxa"/>
        <w:tblLook w:val="04A0" w:firstRow="1" w:lastRow="0" w:firstColumn="1" w:lastColumn="0" w:noHBand="0" w:noVBand="1"/>
      </w:tblPr>
      <w:tblGrid>
        <w:gridCol w:w="1134"/>
        <w:gridCol w:w="1701"/>
        <w:gridCol w:w="2268"/>
        <w:gridCol w:w="7145"/>
        <w:gridCol w:w="2351"/>
      </w:tblGrid>
      <w:tr>
        <w:trPr/>
        <w:tc>
          <w:tcPr>
            <w:tcW w:w="1134" w:type="dxa"/>
            <w:textDirection w:val="lrTb"/>
            <w:noWrap w:val="false"/>
          </w:tcPr>
          <w:p>
            <w:pPr>
              <w:rPr>
                <w:rFonts w:cstheme="minorHAnsi"/>
                <w:b w:val="0"/>
              </w:rPr>
            </w:pPr>
            <w:r>
              <w:rPr>
                <w:rFonts w:cstheme="minorHAnsi"/>
              </w:rPr>
              <w:t xml:space="preserve">Zeit</w:t>
            </w:r>
            <w:r/>
          </w:p>
        </w:tc>
        <w:tc>
          <w:tcPr>
            <w:tcW w:w="1701" w:type="dxa"/>
            <w:textDirection w:val="lrTb"/>
            <w:noWrap w:val="false"/>
          </w:tcPr>
          <w:p>
            <w:pPr>
              <w:rPr>
                <w:rFonts w:cstheme="minorHAnsi"/>
                <w:b w:val="0"/>
              </w:rPr>
            </w:pPr>
            <w:r>
              <w:rPr>
                <w:rFonts w:cstheme="minorHAnsi"/>
              </w:rPr>
              <w:t xml:space="preserve">Phase</w:t>
            </w:r>
            <w:r/>
          </w:p>
        </w:tc>
        <w:tc>
          <w:tcPr>
            <w:tcW w:w="2268" w:type="dxa"/>
            <w:textDirection w:val="lrTb"/>
            <w:noWrap w:val="false"/>
          </w:tcPr>
          <w:p>
            <w:pPr>
              <w:rPr>
                <w:rFonts w:cstheme="minorHAnsi"/>
              </w:rPr>
            </w:pPr>
            <w:r>
              <w:rPr>
                <w:rFonts w:cstheme="minorHAnsi"/>
              </w:rPr>
              <w:t xml:space="preserve">Sozialform/</w:t>
            </w:r>
            <w:r/>
          </w:p>
          <w:p>
            <w:pPr>
              <w:rPr>
                <w:rFonts w:cstheme="minorHAnsi"/>
                <w:b w:val="0"/>
              </w:rPr>
            </w:pPr>
            <w:r>
              <w:rPr>
                <w:rFonts w:cstheme="minorHAnsi"/>
              </w:rPr>
              <w:t xml:space="preserve">Lehrerimpuls</w:t>
            </w:r>
            <w:r/>
          </w:p>
        </w:tc>
        <w:tc>
          <w:tcPr>
            <w:tcW w:w="7145" w:type="dxa"/>
            <w:textDirection w:val="lrTb"/>
            <w:noWrap w:val="false"/>
          </w:tcPr>
          <w:p>
            <w:pPr>
              <w:rPr>
                <w:rFonts w:cstheme="minorHAnsi"/>
                <w:b w:val="0"/>
              </w:rPr>
            </w:pPr>
            <w:r>
              <w:rPr>
                <w:rFonts w:cstheme="minorHAnsi"/>
              </w:rPr>
              <w:t xml:space="preserve">Inhalt/Unterrichtsgeschehen</w:t>
            </w:r>
            <w:r/>
          </w:p>
        </w:tc>
        <w:tc>
          <w:tcPr>
            <w:tcW w:w="2351" w:type="dxa"/>
            <w:textDirection w:val="lrTb"/>
            <w:noWrap w:val="false"/>
          </w:tcPr>
          <w:p>
            <w:pPr>
              <w:rPr>
                <w:rFonts w:cstheme="minorHAnsi"/>
                <w:b w:val="0"/>
              </w:rPr>
            </w:pPr>
            <w:r>
              <w:rPr>
                <w:rFonts w:cstheme="minorHAnsi"/>
              </w:rPr>
              <w:t xml:space="preserve">Material</w:t>
            </w:r>
            <w:r/>
          </w:p>
        </w:tc>
      </w:tr>
      <w:tr>
        <w:trPr/>
        <w:tc>
          <w:tcPr>
            <w:tcW w:w="1134" w:type="dxa"/>
            <w:textDirection w:val="lrTb"/>
            <w:noWrap w:val="false"/>
          </w:tcPr>
          <w:p>
            <w:r>
              <w:t xml:space="preserve">10 Min.</w:t>
            </w:r>
            <w:r/>
          </w:p>
        </w:tc>
        <w:tc>
          <w:tcPr>
            <w:tcW w:w="1701" w:type="dxa"/>
            <w:textDirection w:val="lrTb"/>
            <w:noWrap w:val="false"/>
          </w:tcPr>
          <w:p>
            <w:r>
              <w:t xml:space="preserve">Einführung </w:t>
            </w:r>
            <w:r/>
          </w:p>
        </w:tc>
        <w:tc>
          <w:tcPr>
            <w:tcW w:w="2268" w:type="dxa"/>
            <w:textDirection w:val="lrTb"/>
            <w:noWrap w:val="false"/>
          </w:tcPr>
          <w:p>
            <w:r>
              <w:t xml:space="preserve">Plenum</w:t>
            </w:r>
            <w:r/>
          </w:p>
        </w:tc>
        <w:tc>
          <w:tcPr>
            <w:tcW w:w="7145" w:type="dxa"/>
            <w:textDirection w:val="lrTb"/>
            <w:noWrap w:val="false"/>
          </w:tcPr>
          <w:p>
            <w:r>
              <w:t xml:space="preserve">Begrüßung und Wiederholung – Was haben wir das </w:t>
            </w:r>
            <w:r>
              <w:t xml:space="preserve">letzte Mal gemacht? (Thema: Auswertung</w:t>
            </w:r>
            <w:r>
              <w:t xml:space="preserve"> unserer Daten über das Handy),</w:t>
            </w:r>
            <w:r/>
          </w:p>
          <w:p>
            <w:r>
              <w:t xml:space="preserve">Übergang zur heutigen Stunde: Daten werden aber nicht nur über das Handy erhoben, sondern auch über das Tablet, FitnessTracker, Sensoren im Auto, etc.</w:t>
            </w:r>
            <w:r/>
          </w:p>
          <w:p>
            <w:r>
              <w:t xml:space="preserve">Film zum Einstieg: Big Data – ein Film der Landesmedienanstalt NRW </w:t>
            </w:r>
            <w:commentRangeStart w:id="2"/>
            <w:r>
              <w:fldChar w:fldCharType="begin"/>
            </w:r>
            <w:r>
              <w:instrText xml:space="preserve">HYPERLINK "https://www.youtube.com/watch?v=otWN5o1C2Bc"</w:instrText>
            </w:r>
            <w:r>
              <w:fldChar w:fldCharType="separate"/>
            </w:r>
            <w:r>
              <w:rPr>
                <w:rStyle w:val="1261"/>
              </w:rPr>
              <w:t xml:space="preserve">https://www.youtube.com/watch?v=otWN5o1C2Bc</w:t>
            </w:r>
            <w:r>
              <w:rPr>
                <w:rStyle w:val="1261"/>
              </w:rPr>
              <w:fldChar w:fldCharType="end"/>
            </w:r>
            <w:r>
              <w:t xml:space="preserve"> </w:t>
            </w:r>
            <w:commentRangeEnd w:id="2"/>
            <w:r>
              <w:commentReference w:id="2"/>
            </w:r>
            <w:r>
              <w:rPr>
                <w:rStyle w:val="1272"/>
              </w:rPr>
            </w:r>
            <w:r/>
          </w:p>
        </w:tc>
        <w:tc>
          <w:tcPr>
            <w:tcW w:w="2351" w:type="dxa"/>
            <w:textDirection w:val="lrTb"/>
            <w:noWrap w:val="false"/>
          </w:tcPr>
          <w:p>
            <w:r>
              <w:t xml:space="preserve">Computer,</w:t>
            </w:r>
            <w:r/>
          </w:p>
          <w:p>
            <w:r>
              <w:t xml:space="preserve">Internet</w:t>
            </w:r>
            <w:r/>
          </w:p>
        </w:tc>
      </w:tr>
      <w:tr>
        <w:trPr>
          <w:trHeight w:val="194"/>
        </w:trPr>
        <w:tc>
          <w:tcPr>
            <w:tcW w:w="1134" w:type="dxa"/>
            <w:textDirection w:val="lrTb"/>
            <w:noWrap w:val="false"/>
          </w:tcPr>
          <w:p>
            <w:r>
              <w:t xml:space="preserve">60</w:t>
            </w:r>
            <w:r>
              <w:t xml:space="preserve"> Min.</w:t>
            </w:r>
            <w:r/>
          </w:p>
        </w:tc>
        <w:tc>
          <w:tcPr>
            <w:tcW w:w="1701" w:type="dxa"/>
            <w:textDirection w:val="lrTb"/>
            <w:noWrap w:val="false"/>
          </w:tcPr>
          <w:p>
            <w:r>
              <w:t xml:space="preserve">Erarbeitung</w:t>
            </w:r>
            <w:r/>
          </w:p>
        </w:tc>
        <w:tc>
          <w:tcPr>
            <w:tcW w:w="2268" w:type="dxa"/>
            <w:textDirection w:val="lrTb"/>
            <w:noWrap w:val="false"/>
          </w:tcPr>
          <w:p>
            <w:r>
              <w:t xml:space="preserve">Gruppenarbeit</w:t>
            </w:r>
            <w:r/>
          </w:p>
        </w:tc>
        <w:tc>
          <w:tcPr>
            <w:tcW w:w="7145" w:type="dxa"/>
            <w:textDirection w:val="lrTb"/>
            <w:noWrap w:val="false"/>
          </w:tcPr>
          <w:p>
            <w:r>
              <w:t xml:space="preserve">Arbeitsauftrag: Aufteilung in 5 Gruppen</w:t>
            </w:r>
            <w:r/>
          </w:p>
          <w:p>
            <w:r>
              <w:t xml:space="preserve">Recherche und Vertiefung zu einem Schwerpunktthema in Bezug auf Big Data:</w:t>
            </w:r>
            <w:r/>
          </w:p>
          <w:p>
            <w:pPr>
              <w:pStyle w:val="1241"/>
              <w:numPr>
                <w:ilvl w:val="0"/>
                <w:numId w:val="46"/>
              </w:numPr>
              <w:ind w:left="505"/>
              <w:spacing w:after="0" w:line="240" w:lineRule="auto"/>
            </w:pPr>
            <w:r>
              <w:t xml:space="preserve">Big Data und Werbung (einfach, Wiederholung)</w:t>
            </w:r>
            <w:r/>
          </w:p>
          <w:p>
            <w:pPr>
              <w:pStyle w:val="1241"/>
              <w:numPr>
                <w:ilvl w:val="0"/>
                <w:numId w:val="46"/>
              </w:numPr>
              <w:ind w:left="505"/>
              <w:spacing w:after="0" w:line="240" w:lineRule="auto"/>
            </w:pPr>
            <w:r>
              <w:t xml:space="preserve">Big Data im Verkehrswesen (einfach)</w:t>
            </w:r>
            <w:r/>
          </w:p>
          <w:p>
            <w:pPr>
              <w:pStyle w:val="1241"/>
              <w:numPr>
                <w:ilvl w:val="0"/>
                <w:numId w:val="46"/>
              </w:numPr>
              <w:ind w:left="505"/>
              <w:spacing w:after="0" w:line="240" w:lineRule="auto"/>
            </w:pPr>
            <w:r>
              <w:t xml:space="preserve">Big Data und Schule/ Bildung (mittel)</w:t>
            </w:r>
            <w:r/>
          </w:p>
          <w:p>
            <w:pPr>
              <w:pStyle w:val="1241"/>
              <w:numPr>
                <w:ilvl w:val="0"/>
                <w:numId w:val="46"/>
              </w:numPr>
              <w:ind w:left="505"/>
              <w:spacing w:after="0" w:line="240" w:lineRule="auto"/>
            </w:pPr>
            <w:r>
              <w:t xml:space="preserve">Big Data im Gesundheitswesen/ Medizin (mittel)</w:t>
            </w:r>
            <w:r/>
          </w:p>
          <w:p>
            <w:pPr>
              <w:pStyle w:val="1241"/>
              <w:numPr>
                <w:ilvl w:val="0"/>
                <w:numId w:val="46"/>
              </w:numPr>
              <w:ind w:left="505"/>
              <w:spacing w:after="0" w:line="240" w:lineRule="auto"/>
            </w:pPr>
            <w:r>
              <w:t xml:space="preserve">Big Data in der Politik/ Demokratie (schwer)</w:t>
            </w:r>
            <w:r/>
          </w:p>
          <w:p>
            <w:pPr>
              <w:pStyle w:val="1241"/>
              <w:numPr>
                <w:ilvl w:val="0"/>
                <w:numId w:val="46"/>
              </w:numPr>
              <w:ind w:left="505"/>
              <w:spacing w:after="0" w:line="240" w:lineRule="auto"/>
            </w:pPr>
            <w:r>
              <w:t xml:space="preserve">BigData und SpiegelMining (schwer)</w:t>
            </w:r>
            <w:r/>
          </w:p>
          <w:p>
            <w:r>
              <w:t xml:space="preserve">Die Arbeitsaufträge sind unterschiedlich anspruchsvoll, wodurch eine Differenzierung möglich ist.</w:t>
            </w:r>
            <w:r/>
          </w:p>
          <w:p>
            <w:r>
              <w:t xml:space="preserve">Erstellung eines Wandplakats</w:t>
            </w:r>
            <w:r/>
          </w:p>
        </w:tc>
        <w:tc>
          <w:tcPr>
            <w:tcW w:w="2351" w:type="dxa"/>
            <w:textDirection w:val="lrTb"/>
            <w:noWrap w:val="false"/>
          </w:tcPr>
          <w:p>
            <w:r>
              <w:t xml:space="preserve">Computer, </w:t>
            </w:r>
            <w:r>
              <w:t xml:space="preserve">Internet,</w:t>
            </w:r>
            <w:r/>
          </w:p>
          <w:p>
            <w:r>
              <w:t xml:space="preserve">A</w:t>
            </w:r>
            <w:r>
              <w:t xml:space="preserve">1.7, Flipchartpapier, Stifte (verschiedene Farben)</w:t>
            </w:r>
            <w:r/>
          </w:p>
        </w:tc>
      </w:tr>
      <w:tr>
        <w:trPr>
          <w:trHeight w:val="194"/>
        </w:trPr>
        <w:tc>
          <w:tcPr>
            <w:tcW w:w="1134" w:type="dxa"/>
            <w:textDirection w:val="lrTb"/>
            <w:noWrap w:val="false"/>
          </w:tcPr>
          <w:p>
            <w:r>
              <w:t xml:space="preserve">2</w:t>
            </w:r>
            <w:r>
              <w:t xml:space="preserve">0 Min.</w:t>
            </w:r>
            <w:r/>
          </w:p>
        </w:tc>
        <w:tc>
          <w:tcPr>
            <w:tcW w:w="1701" w:type="dxa"/>
            <w:textDirection w:val="lrTb"/>
            <w:noWrap w:val="false"/>
          </w:tcPr>
          <w:p>
            <w:r>
              <w:t xml:space="preserve">Sicherung </w:t>
            </w:r>
            <w:r/>
          </w:p>
        </w:tc>
        <w:tc>
          <w:tcPr>
            <w:tcW w:w="2268" w:type="dxa"/>
            <w:textDirection w:val="lrTb"/>
            <w:noWrap w:val="false"/>
          </w:tcPr>
          <w:p>
            <w:r>
              <w:t xml:space="preserve">Plenum</w:t>
            </w:r>
            <w:r/>
          </w:p>
        </w:tc>
        <w:tc>
          <w:tcPr>
            <w:tcW w:w="7145" w:type="dxa"/>
            <w:textDirection w:val="lrTb"/>
            <w:noWrap w:val="false"/>
          </w:tcPr>
          <w:p>
            <w:r>
              <w:t xml:space="preserve">Vorstellung der Ergebnisse, abschließende Diskussion über die Vor- und Nachteile von Big Data</w:t>
            </w:r>
            <w:r/>
          </w:p>
        </w:tc>
        <w:tc>
          <w:tcPr>
            <w:tcW w:w="2351" w:type="dxa"/>
            <w:textDirection w:val="lrTb"/>
            <w:noWrap w:val="false"/>
          </w:tcPr>
          <w:p>
            <w:r>
              <w:t xml:space="preserve">Plakat</w:t>
            </w:r>
            <w:r/>
          </w:p>
        </w:tc>
      </w:tr>
    </w:tbl>
    <w:p>
      <w:pPr>
        <w:spacing w:before="240"/>
        <w:rPr>
          <w:rFonts w:cstheme="minorHAnsi"/>
          <w:b/>
        </w:rPr>
      </w:pPr>
      <w:r>
        <w:rPr>
          <w:rFonts w:cstheme="minorHAnsi"/>
          <w:b/>
        </w:rPr>
      </w:r>
      <w:r/>
    </w:p>
    <w:p>
      <w:pPr>
        <w:pStyle w:val="1217"/>
        <w:rPr>
          <w:ins w:id="49" w:author="I E" w:date="2023-03-31T15:50:00Z"/>
        </w:rPr>
      </w:pPr>
      <w:ins w:id="50" w:author="I E" w:date="2023-03-31T15:50:00Z">
        <w:r>
          <w:t xml:space="preserve">Wie funktioniert ein Smartphone</w:t>
        </w:r>
      </w:ins>
      <w:ins w:id="51" w:author="I E" w:date="2023-03-31T15:50:00Z">
        <w:r/>
      </w:ins>
    </w:p>
    <w:p>
      <w:pPr>
        <w:rPr>
          <w:ins w:id="52" w:author="I E" w:date="2023-03-31T15:50:00Z"/>
        </w:rPr>
      </w:pPr>
      <w:r/>
      <w:ins w:id="53" w:author="I E" w:date="2023-03-31T15:50:00Z">
        <w:r/>
      </w:ins>
    </w:p>
    <w:tbl>
      <w:tblPr>
        <w:tblStyle w:val="1262"/>
        <w:tblW w:w="14599" w:type="dxa"/>
        <w:tblLook w:val="04A0" w:firstRow="1" w:lastRow="0" w:firstColumn="1" w:lastColumn="0" w:noHBand="0" w:noVBand="1"/>
      </w:tblPr>
      <w:tblGrid>
        <w:gridCol w:w="1134"/>
        <w:gridCol w:w="1701"/>
        <w:gridCol w:w="2268"/>
        <w:gridCol w:w="7145"/>
        <w:gridCol w:w="2351"/>
      </w:tblGrid>
      <w:tr>
        <w:trPr>
          <w:ins w:id="54" w:author="I E" w:date="2023-03-31T15:50:00Z"/>
        </w:trPr>
        <w:tc>
          <w:tcPr>
            <w:tcW w:w="1134" w:type="dxa"/>
            <w:textDirection w:val="lrTb"/>
            <w:noWrap w:val="false"/>
          </w:tcPr>
          <w:p>
            <w:pPr>
              <w:rPr>
                <w:ins w:id="55" w:author="I E" w:date="2023-03-31T15:50:00Z"/>
                <w:rFonts w:cstheme="minorHAnsi"/>
                <w:b w:val="0"/>
              </w:rPr>
            </w:pPr>
            <w:ins w:id="56" w:author="I E" w:date="2023-03-31T15:50:00Z">
              <w:r>
                <w:rPr>
                  <w:rFonts w:cstheme="minorHAnsi"/>
                </w:rPr>
                <w:t xml:space="preserve">Zeit</w:t>
              </w:r>
            </w:ins>
            <w:ins w:id="57" w:author="I E" w:date="2023-03-31T15:50:00Z">
              <w:r/>
            </w:ins>
          </w:p>
        </w:tc>
        <w:tc>
          <w:tcPr>
            <w:tcW w:w="1701" w:type="dxa"/>
            <w:textDirection w:val="lrTb"/>
            <w:noWrap w:val="false"/>
          </w:tcPr>
          <w:p>
            <w:pPr>
              <w:rPr>
                <w:ins w:id="58" w:author="I E" w:date="2023-03-31T15:50:00Z"/>
                <w:rFonts w:cstheme="minorHAnsi"/>
                <w:b w:val="0"/>
              </w:rPr>
            </w:pPr>
            <w:ins w:id="59" w:author="I E" w:date="2023-03-31T15:50:00Z">
              <w:r>
                <w:rPr>
                  <w:rFonts w:cstheme="minorHAnsi"/>
                </w:rPr>
                <w:t xml:space="preserve">Phase</w:t>
              </w:r>
            </w:ins>
            <w:ins w:id="60" w:author="I E" w:date="2023-03-31T15:50:00Z">
              <w:r/>
            </w:ins>
          </w:p>
        </w:tc>
        <w:tc>
          <w:tcPr>
            <w:tcW w:w="2268" w:type="dxa"/>
            <w:textDirection w:val="lrTb"/>
            <w:noWrap w:val="false"/>
          </w:tcPr>
          <w:p>
            <w:pPr>
              <w:rPr>
                <w:ins w:id="61" w:author="I E" w:date="2023-03-31T15:50:00Z"/>
                <w:rFonts w:cstheme="minorHAnsi"/>
              </w:rPr>
            </w:pPr>
            <w:ins w:id="62" w:author="I E" w:date="2023-03-31T15:50:00Z">
              <w:r>
                <w:rPr>
                  <w:rFonts w:cstheme="minorHAnsi"/>
                </w:rPr>
                <w:t xml:space="preserve">Sozialform/</w:t>
              </w:r>
            </w:ins>
            <w:ins w:id="63" w:author="I E" w:date="2023-03-31T15:50:00Z">
              <w:r/>
            </w:ins>
          </w:p>
          <w:p>
            <w:pPr>
              <w:rPr>
                <w:ins w:id="64" w:author="I E" w:date="2023-03-31T15:50:00Z"/>
                <w:rFonts w:cstheme="minorHAnsi"/>
                <w:b w:val="0"/>
              </w:rPr>
            </w:pPr>
            <w:ins w:id="65" w:author="I E" w:date="2023-03-31T15:50:00Z">
              <w:r>
                <w:rPr>
                  <w:rFonts w:cstheme="minorHAnsi"/>
                </w:rPr>
                <w:t xml:space="preserve">Lehrerimpuls</w:t>
              </w:r>
            </w:ins>
            <w:ins w:id="66" w:author="I E" w:date="2023-03-31T15:50:00Z">
              <w:r/>
            </w:ins>
          </w:p>
        </w:tc>
        <w:tc>
          <w:tcPr>
            <w:tcW w:w="7145" w:type="dxa"/>
            <w:textDirection w:val="lrTb"/>
            <w:noWrap w:val="false"/>
          </w:tcPr>
          <w:p>
            <w:pPr>
              <w:rPr>
                <w:ins w:id="67" w:author="I E" w:date="2023-03-31T15:50:00Z"/>
                <w:rFonts w:cstheme="minorHAnsi"/>
                <w:b w:val="0"/>
              </w:rPr>
            </w:pPr>
            <w:ins w:id="68" w:author="I E" w:date="2023-03-31T15:50:00Z">
              <w:r>
                <w:rPr>
                  <w:rFonts w:cstheme="minorHAnsi"/>
                </w:rPr>
                <w:t xml:space="preserve">Inhalt/Unterrichtsgeschehen</w:t>
              </w:r>
            </w:ins>
            <w:ins w:id="69" w:author="I E" w:date="2023-03-31T15:50:00Z">
              <w:r/>
            </w:ins>
          </w:p>
        </w:tc>
        <w:tc>
          <w:tcPr>
            <w:tcW w:w="2351" w:type="dxa"/>
            <w:textDirection w:val="lrTb"/>
            <w:noWrap w:val="false"/>
          </w:tcPr>
          <w:p>
            <w:pPr>
              <w:rPr>
                <w:ins w:id="70" w:author="I E" w:date="2023-03-31T15:50:00Z"/>
                <w:rFonts w:cstheme="minorHAnsi"/>
                <w:b w:val="0"/>
              </w:rPr>
            </w:pPr>
            <w:ins w:id="71" w:author="I E" w:date="2023-03-31T15:50:00Z">
              <w:r>
                <w:rPr>
                  <w:rFonts w:cstheme="minorHAnsi"/>
                </w:rPr>
                <w:t xml:space="preserve">Material</w:t>
              </w:r>
            </w:ins>
            <w:ins w:id="72" w:author="I E" w:date="2023-03-31T15:50:00Z">
              <w:r/>
            </w:ins>
          </w:p>
        </w:tc>
      </w:tr>
      <w:tr>
        <w:trPr>
          <w:ins w:id="73" w:author="I E" w:date="2023-03-31T15:50:00Z"/>
        </w:trPr>
        <w:tc>
          <w:tcPr>
            <w:tcW w:w="1134" w:type="dxa"/>
            <w:textDirection w:val="lrTb"/>
            <w:noWrap w:val="false"/>
          </w:tcPr>
          <w:p>
            <w:pPr>
              <w:rPr>
                <w:ins w:id="74" w:author="I E" w:date="2023-03-31T15:50:00Z"/>
              </w:rPr>
            </w:pPr>
            <w:ins w:id="75" w:author="I E" w:date="2023-03-31T15:50:00Z">
              <w:r>
                <w:t xml:space="preserve">10 Min.</w:t>
              </w:r>
            </w:ins>
            <w:ins w:id="76" w:author="I E" w:date="2023-03-31T15:50:00Z">
              <w:r/>
            </w:ins>
          </w:p>
        </w:tc>
        <w:tc>
          <w:tcPr>
            <w:tcW w:w="1701" w:type="dxa"/>
            <w:textDirection w:val="lrTb"/>
            <w:noWrap w:val="false"/>
          </w:tcPr>
          <w:p>
            <w:pPr>
              <w:rPr>
                <w:ins w:id="77" w:author="I E" w:date="2023-03-31T15:50:00Z"/>
              </w:rPr>
            </w:pPr>
            <w:ins w:id="78" w:author="I E" w:date="2023-03-31T15:50:00Z">
              <w:r>
                <w:t xml:space="preserve">Einführung </w:t>
              </w:r>
            </w:ins>
            <w:ins w:id="79" w:author="I E" w:date="2023-03-31T15:50:00Z">
              <w:r/>
            </w:ins>
          </w:p>
        </w:tc>
        <w:tc>
          <w:tcPr>
            <w:tcW w:w="2268" w:type="dxa"/>
            <w:textDirection w:val="lrTb"/>
            <w:noWrap w:val="false"/>
          </w:tcPr>
          <w:p>
            <w:pPr>
              <w:rPr>
                <w:ins w:id="80" w:author="I E" w:date="2023-03-31T15:50:00Z"/>
              </w:rPr>
            </w:pPr>
            <w:ins w:id="81" w:author="I E" w:date="2023-03-31T15:50:00Z">
              <w:r>
                <w:t xml:space="preserve">Plenum</w:t>
              </w:r>
            </w:ins>
            <w:ins w:id="82" w:author="I E" w:date="2023-03-31T15:50:00Z">
              <w:r/>
            </w:ins>
          </w:p>
        </w:tc>
        <w:tc>
          <w:tcPr>
            <w:tcW w:w="7145" w:type="dxa"/>
            <w:textDirection w:val="lrTb"/>
            <w:noWrap w:val="false"/>
          </w:tcPr>
          <w:p>
            <w:pPr>
              <w:rPr>
                <w:ins w:id="83" w:author="I E" w:date="2023-03-31T15:50:00Z"/>
              </w:rPr>
            </w:pPr>
            <w:ins w:id="84" w:author="I E" w:date="2023-03-31T15:50:00Z">
              <w:r>
                <w:t xml:space="preserve">Begrüßung </w:t>
              </w:r>
            </w:ins>
            <w:ins w:id="85" w:author="I E" w:date="2023-03-31T15:59:00Z">
              <w:r>
                <w:t xml:space="preserve">der Schüler</w:t>
              </w:r>
            </w:ins>
            <w:ins w:id="86" w:author="I E" w:date="2023-03-31T16:00:00Z">
              <w:r>
                <w:t xml:space="preserve">*innen und Schüler und kurze Wiederholung der Inhalte der letzten Unterrichtseinheit. Ein Einstieg in die Funktionsweise von Smartphones kann mit </w:t>
              </w:r>
            </w:ins>
            <w:ins w:id="87" w:author="I E" w:date="2023-03-31T15:50:00Z">
              <w:r/>
            </w:ins>
          </w:p>
        </w:tc>
        <w:tc>
          <w:tcPr>
            <w:tcW w:w="2351" w:type="dxa"/>
            <w:textDirection w:val="lrTb"/>
            <w:noWrap w:val="false"/>
          </w:tcPr>
          <w:p>
            <w:pPr>
              <w:rPr>
                <w:ins w:id="88" w:author="I E" w:date="2023-03-31T15:50:00Z"/>
              </w:rPr>
            </w:pPr>
            <w:ins w:id="89" w:author="I E" w:date="2023-03-31T15:50:00Z">
              <w:r>
                <w:t xml:space="preserve">Computer,</w:t>
              </w:r>
            </w:ins>
            <w:ins w:id="90" w:author="I E" w:date="2023-03-31T15:50:00Z">
              <w:r/>
            </w:ins>
          </w:p>
          <w:p>
            <w:pPr>
              <w:rPr>
                <w:ins w:id="91" w:author="I E" w:date="2023-03-31T15:50:00Z"/>
              </w:rPr>
            </w:pPr>
            <w:ins w:id="92" w:author="I E" w:date="2023-03-31T15:50:00Z">
              <w:r>
                <w:t xml:space="preserve">Internet</w:t>
              </w:r>
            </w:ins>
            <w:ins w:id="93" w:author="I E" w:date="2023-03-31T15:50:00Z">
              <w:r/>
            </w:ins>
          </w:p>
        </w:tc>
      </w:tr>
      <w:tr>
        <w:trPr>
          <w:trHeight w:val="194"/>
          <w:ins w:id="94" w:author="I E" w:date="2023-03-31T15:50:00Z"/>
        </w:trPr>
        <w:tc>
          <w:tcPr>
            <w:tcW w:w="1134" w:type="dxa"/>
            <w:textDirection w:val="lrTb"/>
            <w:noWrap w:val="false"/>
          </w:tcPr>
          <w:p>
            <w:pPr>
              <w:rPr>
                <w:ins w:id="95" w:author="I E" w:date="2023-03-31T15:50:00Z"/>
              </w:rPr>
            </w:pPr>
            <w:ins w:id="96" w:author="I E" w:date="2023-03-31T15:50:00Z">
              <w:r>
                <w:t xml:space="preserve">60</w:t>
              </w:r>
            </w:ins>
            <w:ins w:id="97" w:author="I E" w:date="2023-03-31T15:50:00Z">
              <w:r>
                <w:t xml:space="preserve"> Min.</w:t>
              </w:r>
            </w:ins>
            <w:ins w:id="98" w:author="I E" w:date="2023-03-31T15:50:00Z">
              <w:r/>
            </w:ins>
          </w:p>
        </w:tc>
        <w:tc>
          <w:tcPr>
            <w:tcW w:w="1701" w:type="dxa"/>
            <w:textDirection w:val="lrTb"/>
            <w:noWrap w:val="false"/>
          </w:tcPr>
          <w:p>
            <w:pPr>
              <w:rPr>
                <w:ins w:id="99" w:author="I E" w:date="2023-03-31T15:50:00Z"/>
              </w:rPr>
            </w:pPr>
            <w:ins w:id="100" w:author="I E" w:date="2023-03-31T15:50:00Z">
              <w:r>
                <w:t xml:space="preserve">Erarbeitung</w:t>
              </w:r>
            </w:ins>
            <w:ins w:id="101" w:author="I E" w:date="2023-03-31T15:50:00Z">
              <w:r/>
            </w:ins>
          </w:p>
        </w:tc>
        <w:tc>
          <w:tcPr>
            <w:tcW w:w="2268" w:type="dxa"/>
            <w:textDirection w:val="lrTb"/>
            <w:noWrap w:val="false"/>
          </w:tcPr>
          <w:p>
            <w:pPr>
              <w:rPr>
                <w:ins w:id="102" w:author="I E" w:date="2023-03-31T15:50:00Z"/>
              </w:rPr>
            </w:pPr>
            <w:ins w:id="103" w:author="imke.endjer@uni-oldenburg.de" w:date="2023-03-31T15:02:33Z" oouserid="oc6c87be83f3_geda2827">
              <w:r>
                <w:t xml:space="preserve">Einzel-, Partner- oder </w:t>
              </w:r>
            </w:ins>
            <w:ins w:id="104" w:author="I E" w:date="2023-03-31T15:50:00Z">
              <w:r>
                <w:t xml:space="preserve">Gruppenarbeit</w:t>
              </w:r>
            </w:ins>
            <w:ins w:id="105" w:author="I E" w:date="2023-03-31T15:50:00Z">
              <w:r/>
            </w:ins>
          </w:p>
        </w:tc>
        <w:tc>
          <w:tcPr>
            <w:tcW w:w="7145" w:type="dxa"/>
            <w:textDirection w:val="lrTb"/>
            <w:noWrap w:val="false"/>
          </w:tcPr>
          <w:p>
            <w:pPr>
              <w:rPr>
                <w:ins w:id="106" w:author="I E" w:date="2023-03-31T15:50:00Z"/>
              </w:rPr>
            </w:pPr>
            <w:ins w:id="107" w:author="I E" w:date="2023-03-31T15:50:00Z">
              <w:r>
                <w:t xml:space="preserve">Arbeitsauftrag</w:t>
              </w:r>
            </w:ins>
            <w:ins w:id="108" w:author="I E" w:date="2023-03-31T15:50:00Z">
              <w:r>
                <w:t xml:space="preserve"> erklären. Die Au</w:t>
              </w:r>
            </w:ins>
            <w:ins w:id="109" w:author="I E" w:date="2023-03-31T16:01:00Z">
              <w:r>
                <w:t xml:space="preserve">fgabe</w:t>
              </w:r>
            </w:ins>
            <w:ins w:id="110" w:author="imke.endjer@uni-oldenburg.de" w:date="2023-03-31T15:03:07Z" oouserid="oc6c87be83f3_geda2827">
              <w:r>
                <w:t xml:space="preserve"> beinhaltet verschiedenen Aufgabenteile, wobei diese in Einzel-, Partner- oder Gruppenarbeit erarbeitet werden können </w:t>
              </w:r>
            </w:ins>
            <w:ins w:id="111" w:author="I E" w:date="2023-03-31T15:50:00Z">
              <w:r/>
            </w:ins>
          </w:p>
        </w:tc>
        <w:tc>
          <w:tcPr>
            <w:tcW w:w="2351" w:type="dxa"/>
            <w:textDirection w:val="lrTb"/>
            <w:noWrap w:val="false"/>
          </w:tcPr>
          <w:p>
            <w:pPr>
              <w:rPr>
                <w:ins w:id="112" w:author="I E" w:date="2023-03-31T15:50:00Z"/>
              </w:rPr>
            </w:pPr>
            <w:ins w:id="113" w:author="I E" w:date="2023-03-31T15:50:00Z">
              <w:r>
                <w:t xml:space="preserve">Computer, </w:t>
              </w:r>
            </w:ins>
            <w:ins w:id="114" w:author="I E" w:date="2023-03-31T15:50:00Z">
              <w:r>
                <w:t xml:space="preserve">Internet,</w:t>
              </w:r>
            </w:ins>
            <w:ins w:id="115" w:author="I E" w:date="2023-03-31T15:50:00Z">
              <w:r/>
            </w:ins>
          </w:p>
          <w:p>
            <w:pPr>
              <w:rPr>
                <w:ins w:id="116" w:author="I E" w:date="2023-03-31T15:50:00Z"/>
              </w:rPr>
            </w:pPr>
            <w:ins w:id="117" w:author="I E" w:date="2023-03-31T15:50:00Z">
              <w:r>
                <w:t xml:space="preserve">A1.</w:t>
              </w:r>
            </w:ins>
            <w:ins w:id="118" w:author="imke.endjer@uni-oldenburg.de" w:date="2023-03-31T15:03:12Z" oouserid="oc6c87be83f3_geda2827">
              <w:r>
                <w:t xml:space="preserve">8</w:t>
              </w:r>
            </w:ins>
            <w:ins w:id="119" w:author="I E" w:date="2023-03-31T15:50:00Z">
              <w:del w:id="120" w:author="imke.endjer@uni-oldenburg.de" w:date="2023-03-31T15:03:12Z" oouserid="oc6c87be83f3_geda2827">
                <w:r>
                  <w:delText xml:space="preserve">7</w:delText>
                </w:r>
              </w:del>
            </w:ins>
            <w:ins w:id="121" w:author="I E" w:date="2023-03-31T15:50:00Z">
              <w:r>
                <w:t xml:space="preserve">, Flipchartpapier, Stifte (verschiedene Farben)</w:t>
              </w:r>
            </w:ins>
            <w:ins w:id="122" w:author="imke.endjer@uni-oldenburg.de" w:date="2023-03-31T15:03:17Z" oouserid="oc6c87be83f3_geda2827">
              <w:r>
                <w:t xml:space="preserve">, etc</w:t>
              </w:r>
            </w:ins>
            <w:ins w:id="123" w:author="I E" w:date="2023-03-31T15:50:00Z">
              <w:r/>
            </w:ins>
          </w:p>
        </w:tc>
      </w:tr>
      <w:tr>
        <w:trPr>
          <w:trHeight w:val="194"/>
          <w:ins w:id="124" w:author="I E" w:date="2023-03-31T15:50:00Z"/>
        </w:trPr>
        <w:tc>
          <w:tcPr>
            <w:tcW w:w="1134" w:type="dxa"/>
            <w:textDirection w:val="lrTb"/>
            <w:noWrap w:val="false"/>
          </w:tcPr>
          <w:p>
            <w:pPr>
              <w:rPr>
                <w:ins w:id="125" w:author="I E" w:date="2023-03-31T15:50:00Z"/>
              </w:rPr>
            </w:pPr>
            <w:ins w:id="126" w:author="I E" w:date="2023-03-31T15:50:00Z">
              <w:r>
                <w:t xml:space="preserve">2</w:t>
              </w:r>
            </w:ins>
            <w:ins w:id="127" w:author="I E" w:date="2023-03-31T15:50:00Z">
              <w:r>
                <w:t xml:space="preserve">0 Min.</w:t>
              </w:r>
            </w:ins>
            <w:ins w:id="128" w:author="I E" w:date="2023-03-31T15:50:00Z">
              <w:r/>
            </w:ins>
          </w:p>
        </w:tc>
        <w:tc>
          <w:tcPr>
            <w:tcW w:w="1701" w:type="dxa"/>
            <w:textDirection w:val="lrTb"/>
            <w:noWrap w:val="false"/>
          </w:tcPr>
          <w:p>
            <w:pPr>
              <w:rPr>
                <w:ins w:id="129" w:author="I E" w:date="2023-03-31T15:50:00Z"/>
              </w:rPr>
            </w:pPr>
            <w:ins w:id="130" w:author="I E" w:date="2023-03-31T15:50:00Z">
              <w:r>
                <w:t xml:space="preserve">Sicherung </w:t>
              </w:r>
            </w:ins>
            <w:ins w:id="131" w:author="I E" w:date="2023-03-31T15:50:00Z">
              <w:r/>
            </w:ins>
          </w:p>
        </w:tc>
        <w:tc>
          <w:tcPr>
            <w:tcW w:w="2268" w:type="dxa"/>
            <w:textDirection w:val="lrTb"/>
            <w:noWrap w:val="false"/>
          </w:tcPr>
          <w:p>
            <w:pPr>
              <w:rPr>
                <w:ins w:id="132" w:author="I E" w:date="2023-03-31T15:50:00Z"/>
              </w:rPr>
            </w:pPr>
            <w:ins w:id="133" w:author="I E" w:date="2023-03-31T15:50:00Z">
              <w:r>
                <w:t xml:space="preserve">Plenum</w:t>
              </w:r>
            </w:ins>
            <w:ins w:id="134" w:author="I E" w:date="2023-03-31T15:50:00Z">
              <w:r/>
            </w:ins>
          </w:p>
        </w:tc>
        <w:tc>
          <w:tcPr>
            <w:tcW w:w="7145" w:type="dxa"/>
            <w:textDirection w:val="lrTb"/>
            <w:noWrap w:val="false"/>
          </w:tcPr>
          <w:p>
            <w:pPr>
              <w:rPr>
                <w:ins w:id="135" w:author="I E" w:date="2023-03-31T15:50:00Z"/>
              </w:rPr>
            </w:pPr>
            <w:r/>
            <w:ins w:id="136" w:author="imke.endjer@uni-oldenburg.de" w:date="2023-03-31T15:04:32Z" oouserid="oc6c87be83f3_geda2827">
              <w:r>
                <w:t xml:space="preserve">Diskussion der Verarbeitung von Edelmetallen in Smartphones und die Notwendigkeit der vielen Funktionen</w:t>
              </w:r>
            </w:ins>
            <w:ins w:id="137" w:author="I E" w:date="2023-03-31T15:50:00Z">
              <w:r/>
            </w:ins>
          </w:p>
        </w:tc>
        <w:tc>
          <w:tcPr>
            <w:tcW w:w="2351" w:type="dxa"/>
            <w:textDirection w:val="lrTb"/>
            <w:noWrap w:val="false"/>
          </w:tcPr>
          <w:p>
            <w:pPr>
              <w:rPr>
                <w:ins w:id="138" w:author="I E" w:date="2023-03-31T15:50:00Z"/>
              </w:rPr>
            </w:pPr>
            <w:ins w:id="139" w:author="I E" w:date="2023-03-31T15:50:00Z">
              <w:r>
                <w:t xml:space="preserve">Plakat</w:t>
              </w:r>
            </w:ins>
            <w:ins w:id="140" w:author="I E" w:date="2023-03-31T15:50:00Z">
              <w:r/>
            </w:ins>
          </w:p>
        </w:tc>
      </w:tr>
    </w:tbl>
    <w:p>
      <w:pPr>
        <w:sectPr>
          <w:headerReference w:type="default" r:id="rId10"/>
          <w:headerReference w:type="first" r:id="rId11"/>
          <w:footerReference w:type="default" r:id="rId15"/>
          <w:footerReference w:type="first" r:id="rId16"/>
          <w:footnotePr/>
          <w:endnotePr/>
          <w:type w:val="nextPage"/>
          <w:pgSz w:w="16838" w:h="11906" w:orient="landscape"/>
          <w:pgMar w:top="1531" w:right="1134" w:bottom="1134" w:left="1134" w:header="709" w:footer="357" w:gutter="0"/>
          <w:cols w:num="1" w:sep="0" w:space="708" w:equalWidth="1"/>
          <w:docGrid w:linePitch="360"/>
        </w:sectPr>
      </w:pPr>
      <w:r/>
      <w:r/>
    </w:p>
    <w:p>
      <w:pPr>
        <w:pStyle w:val="1215"/>
      </w:pPr>
      <w:r/>
      <w:bookmarkStart w:id="174" w:name="_Toc442877378"/>
      <w:r/>
      <w:bookmarkStart w:id="175" w:name="_Toc466464214"/>
      <w:r/>
      <w:bookmarkStart w:id="176" w:name="_Toc466804330"/>
      <w:r>
        <w:t xml:space="preserve">Einbettung in verschiedene Fächer und Themen</w:t>
      </w:r>
      <w:bookmarkEnd w:id="174"/>
      <w:r/>
      <w:bookmarkEnd w:id="175"/>
      <w:r/>
      <w:bookmarkEnd w:id="176"/>
      <w:r/>
      <w:r/>
    </w:p>
    <w:p>
      <w:r>
        <w:t xml:space="preserve">Im Rahmen dieses Moduls lassen sich verschiedenen Zusammenhänge zu Inhalten in anderen Fächern ausmachen. Durch die Bezüge zu unterschiedlichen Fächern kann das gesamte Modul oder auch nur einzelne Teile in verschiedenen Fächern durchgeführt werden. </w:t>
      </w:r>
      <w:r/>
    </w:p>
    <w:p>
      <w:r>
        <w:t xml:space="preserve">Darüber hinaus haben wir im Folgenden aufgeführt, welche Kompetenzen aus den Bildungsstandards der Kultusministerkonferenz oder der einzelnen Rahmenlehrplänen der Lä</w:t>
      </w:r>
      <w:r>
        <w:t xml:space="preserve">nder durch das Modul A</w:t>
      </w:r>
      <w:r>
        <w:t xml:space="preserve">1 von IT2School unterstützt werden:</w:t>
      </w:r>
      <w:r/>
    </w:p>
    <w:p>
      <w:pPr>
        <w:rPr>
          <w:b/>
        </w:rPr>
      </w:pPr>
      <w:r>
        <w:rPr>
          <w:b/>
        </w:rPr>
        <w:br/>
      </w:r>
      <w:r>
        <w:rPr>
          <w:b/>
        </w:rPr>
        <w:t xml:space="preserve">Physik</w:t>
      </w:r>
      <w:r/>
    </w:p>
    <w:p>
      <w:r>
        <w:t xml:space="preserve">Schülerinnen und Schüler…</w:t>
      </w:r>
      <w:r/>
    </w:p>
    <w:p>
      <w:pPr>
        <w:pStyle w:val="1277"/>
      </w:pPr>
      <w:r>
        <w:t xml:space="preserve">beschreiben Phänomene und führen sie auf bekannte phy</w:t>
      </w:r>
      <w:r>
        <w:t xml:space="preserve">sikalische Zusammenhänge zurück.</w:t>
      </w:r>
      <w:r/>
    </w:p>
    <w:p>
      <w:pPr>
        <w:pStyle w:val="1277"/>
      </w:pPr>
      <w:r>
        <w:t xml:space="preserve">führen einfache Experimente nach Anleitung durch und werten sie aus</w:t>
      </w:r>
      <w:r>
        <w:t xml:space="preserve">.</w:t>
      </w:r>
      <w:r/>
    </w:p>
    <w:p>
      <w:pPr>
        <w:pStyle w:val="1277"/>
      </w:pPr>
      <w:r>
        <w:t xml:space="preserve">lernen Eigenschaften elektromagnetischer Wellen kennen</w:t>
      </w:r>
      <w:r>
        <w:t xml:space="preserve">.</w:t>
      </w:r>
      <w:r/>
    </w:p>
    <w:p>
      <w:pPr>
        <w:pStyle w:val="1277"/>
      </w:pPr>
      <w:r>
        <w:t xml:space="preserve">lernen Techniken zur Übertragung von Informationen kennen</w:t>
      </w:r>
      <w:r>
        <w:t xml:space="preserve">.</w:t>
      </w:r>
      <w:r/>
    </w:p>
    <w:p>
      <w:pPr>
        <w:pStyle w:val="1277"/>
        <w:numPr>
          <w:ilvl w:val="0"/>
          <w:numId w:val="0"/>
        </w:numPr>
        <w:ind w:left="714"/>
      </w:pPr>
      <w:r/>
      <w:r/>
    </w:p>
    <w:p>
      <w:pPr>
        <w:rPr>
          <w:b/>
        </w:rPr>
      </w:pPr>
      <w:r>
        <w:rPr>
          <w:b/>
        </w:rPr>
        <w:t xml:space="preserve">Politik/Sozialkunde</w:t>
      </w:r>
      <w:r/>
    </w:p>
    <w:p>
      <w:r>
        <w:t xml:space="preserve">Schülerinnen und Schüler…</w:t>
      </w:r>
      <w:r/>
    </w:p>
    <w:p>
      <w:pPr>
        <w:pStyle w:val="1277"/>
      </w:pPr>
      <w:r>
        <w:t xml:space="preserve">erläutern die Bedeutung des Datenschutzes für Individuum und Gesellschaft.</w:t>
      </w:r>
      <w:r/>
    </w:p>
    <w:p>
      <w:pPr>
        <w:pStyle w:val="1277"/>
      </w:pPr>
      <w:r>
        <w:t xml:space="preserve">bewerten Chancen und Risiken unterschiedlicher Mediennutzung für den Einzelnen (u.a. Informationsbeschaffung, Sicherung der Privatsphäre, Datenschutz, Suchtproblematik</w:t>
      </w:r>
      <w:r>
        <w:t xml:space="preserve">.</w:t>
      </w:r>
      <w:r/>
    </w:p>
    <w:p>
      <w:pPr>
        <w:pStyle w:val="1277"/>
      </w:pPr>
      <w:r>
        <w:t xml:space="preserve">erörtern die gesellschaftspolitische Relevanz dieser Entwicklungen im Hinblick auf die informelle Selbstbestimmung, das Recht auf Privatsphäre und den Datenschutz</w:t>
      </w:r>
      <w:r>
        <w:t xml:space="preserve">.</w:t>
      </w:r>
      <w:r/>
    </w:p>
    <w:p>
      <w:pPr>
        <w:pStyle w:val="1277"/>
      </w:pPr>
      <w:r>
        <w:t xml:space="preserve">gewinnen einen Überblick über die Inhalte, Ziele und Anwendungsmöglichkeiten von Innovationen in der Informationstechnologie</w:t>
      </w:r>
      <w:r>
        <w:t xml:space="preserve">.</w:t>
      </w:r>
      <w:r/>
    </w:p>
    <w:p>
      <w:pPr>
        <w:pStyle w:val="1277"/>
      </w:pPr>
      <w:r>
        <w:t xml:space="preserve">vertreten die eigene Position im unterrichtlichen Zusammenhang und begründen diese – auch in Konfrontation mit anderen Sichtweisen – sachlich</w:t>
      </w:r>
      <w:r>
        <w:t xml:space="preserve">.</w:t>
      </w:r>
      <w:r/>
    </w:p>
    <w:p>
      <w:pPr>
        <w:pStyle w:val="1277"/>
      </w:pPr>
      <w:r>
        <w:t xml:space="preserve">nehmen fremde Positionen im Rahmen von Rollenspiel </w:t>
      </w:r>
      <w:del w:id="141" w:author="imke.endjer@uni-oldenburg.de" w:date="2023-03-31T15:04:49Z" oouserid="oc6c87be83f3_geda2827">
        <w:r>
          <w:delText xml:space="preserve">en</w:delText>
        </w:r>
      </w:del>
      <w:r>
        <w:t xml:space="preserve"> ein und bilden diese simulativ ab</w:t>
      </w:r>
      <w:r>
        <w:t xml:space="preserve">.</w:t>
      </w:r>
      <w:r/>
    </w:p>
    <w:p>
      <w:pPr>
        <w:rPr>
          <w:b/>
        </w:rPr>
      </w:pPr>
      <w:r>
        <w:rPr>
          <w:b/>
        </w:rPr>
      </w:r>
      <w:r/>
    </w:p>
    <w:p>
      <w:pPr>
        <w:rPr>
          <w:b/>
        </w:rPr>
      </w:pPr>
      <w:r>
        <w:rPr>
          <w:b/>
        </w:rPr>
        <w:t xml:space="preserve">Informatik</w:t>
      </w:r>
      <w:r/>
    </w:p>
    <w:p>
      <w:r>
        <w:t xml:space="preserve">Die Schülerinnen und Schüler …</w:t>
      </w:r>
      <w:r/>
    </w:p>
    <w:p>
      <w:pPr>
        <w:pStyle w:val="1277"/>
      </w:pPr>
      <w:r>
        <w:t xml:space="preserve">unterscheiden beim Sammeln und Verarbeiten zwischen pers</w:t>
      </w:r>
      <w:r>
        <w:t xml:space="preserve">onenbezogenen und anderen Daten.</w:t>
      </w:r>
      <w:r/>
    </w:p>
    <w:p>
      <w:pPr>
        <w:pStyle w:val="1277"/>
      </w:pPr>
      <w:r>
        <w:t xml:space="preserve">kennen Grundzüge des Datenschutzes und des Rechts auf informationelle Selbstbestimmung</w:t>
      </w:r>
      <w:r>
        <w:t xml:space="preserve">.</w:t>
      </w:r>
      <w:r/>
    </w:p>
    <w:p>
      <w:pPr>
        <w:pStyle w:val="1215"/>
      </w:pPr>
      <w:r/>
      <w:bookmarkStart w:id="177" w:name="_Toc442877379"/>
      <w:r/>
      <w:bookmarkStart w:id="178" w:name="_Toc466464215"/>
      <w:r/>
      <w:bookmarkStart w:id="179" w:name="_Toc466804331"/>
      <w:r>
        <w:t xml:space="preserve">Anschlussthemen</w:t>
      </w:r>
      <w:bookmarkEnd w:id="177"/>
      <w:r/>
      <w:bookmarkEnd w:id="178"/>
      <w:r/>
      <w:bookmarkEnd w:id="179"/>
      <w:r/>
      <w:r/>
    </w:p>
    <w:p>
      <w:pPr>
        <w:rPr>
          <w:rFonts w:cstheme="minorHAnsi"/>
        </w:rPr>
      </w:pPr>
      <w:r>
        <w:rPr>
          <w:rFonts w:cstheme="minorHAnsi"/>
        </w:rPr>
        <w:t xml:space="preserve">Als Anschlussthemen im Z</w:t>
      </w:r>
      <w:r>
        <w:rPr>
          <w:rFonts w:cstheme="minorHAnsi"/>
        </w:rPr>
        <w:t xml:space="preserve">usammenhang mit IT2School bietet</w:t>
      </w:r>
      <w:r>
        <w:rPr>
          <w:rFonts w:cstheme="minorHAnsi"/>
        </w:rPr>
        <w:t xml:space="preserve"> sich folgende</w:t>
      </w:r>
      <w:r>
        <w:rPr>
          <w:rFonts w:cstheme="minorHAnsi"/>
        </w:rPr>
        <w:t xml:space="preserve">s Modul</w:t>
      </w:r>
      <w:r>
        <w:rPr>
          <w:rFonts w:cstheme="minorHAnsi"/>
        </w:rPr>
        <w:t xml:space="preserve"> an:</w:t>
      </w:r>
      <w:r/>
    </w:p>
    <w:p>
      <w:pPr>
        <w:rPr>
          <w:rFonts w:cstheme="minorHAnsi"/>
          <w:b/>
        </w:rPr>
      </w:pPr>
      <w:r>
        <w:rPr>
          <w:rFonts w:cstheme="minorHAnsi"/>
          <w:b/>
        </w:rPr>
        <w:t xml:space="preserve">Beispiel: Vom Mobilfunk</w:t>
      </w:r>
      <w:ins w:id="142" w:author="I E" w:date="2023-03-31T11:09:00Z">
        <w:r>
          <w:rPr>
            <w:rFonts w:cstheme="minorHAnsi"/>
            <w:b/>
          </w:rPr>
          <w:t xml:space="preserve"> und BigData</w:t>
        </w:r>
      </w:ins>
      <w:r>
        <w:rPr>
          <w:rFonts w:cstheme="minorHAnsi"/>
          <w:b/>
        </w:rPr>
        <w:t xml:space="preserve"> zur </w:t>
      </w:r>
      <w:ins w:id="143" w:author="I E" w:date="2023-03-31T11:16:00Z">
        <w:r>
          <w:rPr>
            <w:rFonts w:cstheme="minorHAnsi"/>
            <w:b/>
          </w:rPr>
          <w:t xml:space="preserve">Kryptologie und Verschlüsselungsverfahren</w:t>
        </w:r>
      </w:ins>
      <w:del w:id="144" w:author="I E" w:date="2023-03-31T11:16:00Z">
        <w:r>
          <w:rPr>
            <w:rFonts w:cstheme="minorHAnsi"/>
            <w:b/>
          </w:rPr>
          <w:delText xml:space="preserve">Datensicherheit</w:delText>
        </w:r>
      </w:del>
      <w:r/>
    </w:p>
    <w:tbl>
      <w:tblPr>
        <w:tblStyle w:val="1239"/>
        <w:tblW w:w="55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36"/>
        <w:gridCol w:w="918"/>
        <w:gridCol w:w="2336"/>
      </w:tblGrid>
      <w:tr>
        <w:trPr>
          <w:jc w:val="center"/>
        </w:trPr>
        <w:tc>
          <w:tcPr>
            <w:tcW w:w="2336" w:type="dxa"/>
            <w:vAlign w:val="center"/>
            <w:textDirection w:val="lrTb"/>
            <w:noWrap w:val="false"/>
          </w:tcPr>
          <w:p>
            <w:pPr>
              <w:jc w:val="center"/>
            </w:pPr>
            <w:r>
              <mc:AlternateContent>
                <mc:Choice Requires="wpg">
                  <w:drawing>
                    <wp:inline xmlns:wp="http://schemas.openxmlformats.org/drawingml/2006/wordprocessingDrawing" distT="0" distB="0" distL="0" distR="0">
                      <wp:extent cx="1260000" cy="611764"/>
                      <wp:effectExtent l="0" t="0" r="0" b="0"/>
                      <wp:docPr id="22"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obilfunk.jpg"/>
                              <pic:cNvPicPr>
                                <a:picLocks noChangeAspect="1"/>
                              </pic:cNvPicPr>
                              <pic:nvPr/>
                            </pic:nvPicPr>
                            <pic:blipFill>
                              <a:blip r:embed="rId26"/>
                              <a:stretch/>
                            </pic:blipFill>
                            <pic:spPr bwMode="auto">
                              <a:xfrm>
                                <a:off x="0" y="0"/>
                                <a:ext cx="1260000" cy="61176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width:99.2pt;height:48.2pt;mso-wrap-distance-left:0.0pt;mso-wrap-distance-top:0.0pt;mso-wrap-distance-right:0.0pt;mso-wrap-distance-bottom:0.0pt;" stroked="false">
                      <v:path textboxrect="0,0,0,0"/>
                      <v:imagedata r:id="rId26" o:title=""/>
                    </v:shape>
                  </w:pict>
                </mc:Fallback>
              </mc:AlternateContent>
            </w:r>
            <w:r/>
          </w:p>
        </w:tc>
        <w:tc>
          <w:tcPr>
            <w:tcW w:w="918" w:type="dxa"/>
            <w:vAlign w:val="center"/>
            <w:textDirection w:val="lrTb"/>
            <w:noWrap w:val="false"/>
          </w:tcPr>
          <w:p>
            <w:pPr>
              <w:jc w:val="center"/>
            </w:pPr>
            <w:r>
              <w:rPr>
                <w:sz w:val="48"/>
                <w:szCs w:val="48"/>
              </w:rPr>
              <w:t xml:space="preserve">→</w:t>
            </w:r>
            <w:r/>
          </w:p>
        </w:tc>
        <w:tc>
          <w:tcPr>
            <w:tcW w:w="2336" w:type="dxa"/>
            <w:vAlign w:val="center"/>
            <w:textDirection w:val="lrTb"/>
            <w:noWrap w:val="false"/>
          </w:tcPr>
          <w:p>
            <w:pPr>
              <w:jc w:val="center"/>
            </w:pPr>
            <w:r>
              <mc:AlternateContent>
                <mc:Choice Requires="wpg">
                  <w:drawing>
                    <wp:inline xmlns:wp="http://schemas.openxmlformats.org/drawingml/2006/wordprocessingDrawing" distT="0" distB="0" distL="0" distR="0">
                      <wp:extent cx="1260000" cy="611764"/>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ryptologie.jpg"/>
                              <pic:cNvPicPr>
                                <a:picLocks noChangeAspect="1"/>
                              </pic:cNvPicPr>
                              <pic:nvPr/>
                            </pic:nvPicPr>
                            <pic:blipFill>
                              <a:blip r:embed="rId27"/>
                              <a:stretch/>
                            </pic:blipFill>
                            <pic:spPr bwMode="auto">
                              <a:xfrm>
                                <a:off x="0" y="0"/>
                                <a:ext cx="1260000" cy="61176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width:99.2pt;height:48.2pt;mso-wrap-distance-left:0.0pt;mso-wrap-distance-top:0.0pt;mso-wrap-distance-right:0.0pt;mso-wrap-distance-bottom:0.0pt;" stroked="false">
                      <v:path textboxrect="0,0,0,0"/>
                      <v:imagedata r:id="rId27" o:title=""/>
                    </v:shape>
                  </w:pict>
                </mc:Fallback>
              </mc:AlternateContent>
            </w:r>
            <w:r/>
          </w:p>
        </w:tc>
      </w:tr>
    </w:tbl>
    <w:p>
      <w:pPr>
        <w:spacing w:before="240"/>
        <w:rPr>
          <w:ins w:id="145" w:author="I E" w:date="2023-03-31T11:08:00Z"/>
          <w:b/>
        </w:rPr>
      </w:pPr>
      <w:ins w:id="146" w:author="I E" w:date="2023-03-31T11:06:00Z">
        <w:r>
          <w:rPr>
            <w:b/>
          </w:rPr>
          <w:t xml:space="preserve">Beipiel: Von BigData zu Codes</w:t>
        </w:r>
      </w:ins>
      <w:ins w:id="147" w:author="I E" w:date="2023-03-31T11:08:00Z">
        <w:r/>
      </w:ins>
    </w:p>
    <w:p>
      <w:pPr>
        <w:spacing w:before="240"/>
        <w:rPr>
          <w:ins w:id="148" w:author="I E" w:date="2023-03-31T11:07:00Z"/>
        </w:rPr>
      </w:pPr>
      <w:ins w:id="149" w:author="I E" w:date="2023-03-31T11:08:00Z">
        <w:r>
          <w:t xml:space="preserve">Möchten Sie im Anschluss an BigData und die Verarbeitung von Daten anschließen empfhielt sich das Modu</w:t>
        </w:r>
      </w:ins>
      <w:ins w:id="150" w:author="I E" w:date="2023-03-31T11:09:00Z">
        <w:r>
          <w:t xml:space="preserve">l B4 -Codes oder erst B1 und dann B2</w:t>
        </w:r>
      </w:ins>
      <w:ins w:id="151" w:author="I E" w:date="2023-03-31T11:07:00Z">
        <w:r/>
      </w:ins>
    </w:p>
    <w:tbl>
      <w:tblPr>
        <w:tblStyle w:val="1239"/>
        <w:tblW w:w="55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36"/>
        <w:gridCol w:w="918"/>
        <w:gridCol w:w="2336"/>
      </w:tblGrid>
      <w:tr>
        <w:trPr>
          <w:jc w:val="center"/>
          <w:ins w:id="152" w:author="I E" w:date="2023-03-31T11:07:00Z"/>
        </w:trPr>
        <w:tc>
          <w:tcPr>
            <w:tcW w:w="2336" w:type="dxa"/>
            <w:vAlign w:val="center"/>
            <w:textDirection w:val="lrTb"/>
            <w:noWrap w:val="false"/>
          </w:tcPr>
          <w:p>
            <w:pPr>
              <w:jc w:val="center"/>
              <w:rPr>
                <w:ins w:id="153" w:author="I E" w:date="2023-03-31T11:07:00Z"/>
              </w:rPr>
            </w:pPr>
            <w:ins w:id="154" w:author="I E" w:date="2023-03-31T11:07:00Z">
              <w:r>
                <mc:AlternateContent>
                  <mc:Choice Requires="wpg">
                    <w:drawing>
                      <wp:inline xmlns:wp="http://schemas.openxmlformats.org/drawingml/2006/wordprocessingDrawing" distT="0" distB="0" distL="0" distR="0">
                        <wp:extent cx="1260000" cy="611764"/>
                        <wp:effectExtent l="0" t="0" r="0" b="0"/>
                        <wp:docPr id="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obilfunk.jpg"/>
                                <pic:cNvPicPr>
                                  <a:picLocks noChangeAspect="1"/>
                                </pic:cNvPicPr>
                                <pic:nvPr/>
                              </pic:nvPicPr>
                              <pic:blipFill>
                                <a:blip r:embed="rId26"/>
                                <a:stretch/>
                              </pic:blipFill>
                              <pic:spPr bwMode="auto">
                                <a:xfrm>
                                  <a:off x="0" y="0"/>
                                  <a:ext cx="1260000" cy="61176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width:99.2pt;height:48.2pt;mso-wrap-distance-left:0.0pt;mso-wrap-distance-top:0.0pt;mso-wrap-distance-right:0.0pt;mso-wrap-distance-bottom:0.0pt;" stroked="false">
                        <v:path textboxrect="0,0,0,0"/>
                        <v:imagedata r:id="rId26" o:title=""/>
                      </v:shape>
                    </w:pict>
                  </mc:Fallback>
                </mc:AlternateContent>
              </w:r>
            </w:ins>
            <w:ins w:id="155" w:author="I E" w:date="2023-03-31T11:07:00Z">
              <w:r/>
            </w:ins>
          </w:p>
        </w:tc>
        <w:tc>
          <w:tcPr>
            <w:tcW w:w="918" w:type="dxa"/>
            <w:vAlign w:val="center"/>
            <w:textDirection w:val="lrTb"/>
            <w:noWrap w:val="false"/>
          </w:tcPr>
          <w:p>
            <w:pPr>
              <w:jc w:val="center"/>
              <w:rPr>
                <w:ins w:id="156" w:author="I E" w:date="2023-03-31T11:07:00Z"/>
              </w:rPr>
            </w:pPr>
            <w:ins w:id="157" w:author="I E" w:date="2023-03-31T11:07:00Z">
              <w:r>
                <w:rPr>
                  <w:sz w:val="48"/>
                  <w:szCs w:val="48"/>
                </w:rPr>
                <w:t xml:space="preserve">→</w:t>
              </w:r>
            </w:ins>
            <w:ins w:id="158" w:author="I E" w:date="2023-03-31T11:07:00Z">
              <w:r/>
            </w:ins>
          </w:p>
        </w:tc>
        <w:tc>
          <w:tcPr>
            <w:tcW w:w="2336" w:type="dxa"/>
            <w:vAlign w:val="center"/>
            <w:textDirection w:val="lrTb"/>
            <w:noWrap w:val="false"/>
          </w:tcPr>
          <w:p>
            <w:pPr>
              <w:jc w:val="center"/>
              <w:rPr>
                <w:ins w:id="159" w:author="I E" w:date="2023-03-31T11:07:00Z"/>
              </w:rPr>
            </w:pPr>
            <w:ins w:id="160" w:author="I E" w:date="2023-03-31T11:07:00Z">
              <w:r>
                <mc:AlternateContent>
                  <mc:Choice Requires="wpg">
                    <w:drawing>
                      <wp:inline xmlns:wp="http://schemas.openxmlformats.org/drawingml/2006/wordprocessingDrawing" distT="0" distB="0" distL="0" distR="0">
                        <wp:extent cx="1192696" cy="840308"/>
                        <wp:effectExtent l="0" t="0" r="0" b="0"/>
                        <wp:docPr id="2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a:blip r:embed="rId28"/>
                                <a:stretch/>
                              </pic:blipFill>
                              <pic:spPr bwMode="auto">
                                <a:xfrm>
                                  <a:off x="0" y="0"/>
                                  <a:ext cx="1197906" cy="843979"/>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width:93.9pt;height:66.2pt;mso-wrap-distance-left:0.0pt;mso-wrap-distance-top:0.0pt;mso-wrap-distance-right:0.0pt;mso-wrap-distance-bottom:0.0pt;" stroked="f">
                        <v:path textboxrect="0,0,0,0"/>
                        <v:imagedata r:id="rId28" o:title=""/>
                      </v:shape>
                    </w:pict>
                  </mc:Fallback>
                </mc:AlternateContent>
              </w:r>
            </w:ins>
            <w:ins w:id="161" w:author="I E" w:date="2023-03-31T11:07:00Z">
              <w:r/>
            </w:ins>
          </w:p>
        </w:tc>
      </w:tr>
    </w:tbl>
    <w:p>
      <w:pPr>
        <w:spacing w:before="240"/>
        <w:rPr>
          <w:b/>
        </w:rPr>
      </w:pPr>
      <w:r>
        <w:rPr>
          <w:b/>
        </w:rPr>
        <w:t xml:space="preserve">Beispiel: IT s</w:t>
      </w:r>
      <w:r>
        <w:rPr>
          <w:b/>
        </w:rPr>
        <w:t xml:space="preserve">pielend entdecken</w:t>
      </w:r>
      <w:r/>
    </w:p>
    <w:p>
      <w:pPr>
        <w:rPr>
          <w:rFonts w:cstheme="minorHAnsi"/>
        </w:rPr>
      </w:pPr>
      <w:r>
        <w:rPr>
          <w:rFonts w:cstheme="minorHAnsi"/>
        </w:rPr>
        <w:t xml:space="preserve">Möchten Sie danach ein handlungsorientiertes Projekt umsetzten, können Sie zur App-Programmierung mit dem App Inventor.</w:t>
      </w:r>
      <w:r/>
    </w:p>
    <w:tbl>
      <w:tblPr>
        <w:tblStyle w:val="1239"/>
        <w:tblW w:w="55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36"/>
        <w:gridCol w:w="918"/>
        <w:gridCol w:w="2336"/>
      </w:tblGrid>
      <w:tr>
        <w:trPr>
          <w:jc w:val="center"/>
        </w:trPr>
        <w:tc>
          <w:tcPr>
            <w:tcW w:w="2336" w:type="dxa"/>
            <w:vAlign w:val="center"/>
            <w:textDirection w:val="lrTb"/>
            <w:noWrap w:val="false"/>
          </w:tcPr>
          <w:p>
            <w:pPr>
              <w:jc w:val="center"/>
            </w:pPr>
            <w:r>
              <mc:AlternateContent>
                <mc:Choice Requires="wpg">
                  <w:drawing>
                    <wp:inline xmlns:wp="http://schemas.openxmlformats.org/drawingml/2006/wordprocessingDrawing" distT="0" distB="0" distL="0" distR="0">
                      <wp:extent cx="1260000" cy="611764"/>
                      <wp:effectExtent l="0" t="0" r="0" b="0"/>
                      <wp:docPr id="26"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obilfunk.jpg"/>
                              <pic:cNvPicPr>
                                <a:picLocks noChangeAspect="1"/>
                              </pic:cNvPicPr>
                              <pic:nvPr/>
                            </pic:nvPicPr>
                            <pic:blipFill>
                              <a:blip r:embed="rId26"/>
                              <a:stretch/>
                            </pic:blipFill>
                            <pic:spPr bwMode="auto">
                              <a:xfrm>
                                <a:off x="0" y="0"/>
                                <a:ext cx="1260000" cy="61176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99.2pt;height:48.2pt;mso-wrap-distance-left:0.0pt;mso-wrap-distance-top:0.0pt;mso-wrap-distance-right:0.0pt;mso-wrap-distance-bottom:0.0pt;" stroked="false">
                      <v:path textboxrect="0,0,0,0"/>
                      <v:imagedata r:id="rId26" o:title=""/>
                    </v:shape>
                  </w:pict>
                </mc:Fallback>
              </mc:AlternateContent>
            </w:r>
            <w:r/>
          </w:p>
        </w:tc>
        <w:tc>
          <w:tcPr>
            <w:tcW w:w="918" w:type="dxa"/>
            <w:vAlign w:val="center"/>
            <w:textDirection w:val="lrTb"/>
            <w:noWrap w:val="false"/>
          </w:tcPr>
          <w:p>
            <w:pPr>
              <w:jc w:val="center"/>
            </w:pPr>
            <w:r>
              <w:rPr>
                <w:sz w:val="48"/>
                <w:szCs w:val="48"/>
              </w:rPr>
              <w:t xml:space="preserve">→</w:t>
            </w:r>
            <w:r/>
          </w:p>
        </w:tc>
        <w:tc>
          <w:tcPr>
            <w:tcW w:w="2336" w:type="dxa"/>
            <w:vAlign w:val="center"/>
            <w:textDirection w:val="lrTb"/>
            <w:noWrap w:val="false"/>
          </w:tcPr>
          <w:p>
            <w:pPr>
              <w:jc w:val="center"/>
            </w:pPr>
            <w:r>
              <mc:AlternateContent>
                <mc:Choice Requires="wpg">
                  <w:drawing>
                    <wp:inline xmlns:wp="http://schemas.openxmlformats.org/drawingml/2006/wordprocessingDrawing" distT="0" distB="0" distL="0" distR="0">
                      <wp:extent cx="1366719" cy="702259"/>
                      <wp:effectExtent l="0" t="0" r="5080" b="3175"/>
                      <wp:docPr id="27"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k 42"/>
                              <pic:cNvPicPr>
                                <a:picLocks noChangeAspect="1"/>
                              </pic:cNvPicPr>
                              <pic:nvPr/>
                            </pic:nvPicPr>
                            <pic:blipFill>
                              <a:blip r:embed="rId29"/>
                              <a:stretch/>
                            </pic:blipFill>
                            <pic:spPr bwMode="auto">
                              <a:xfrm>
                                <a:off x="0" y="0"/>
                                <a:ext cx="1368000" cy="702917"/>
                              </a:xfrm>
                              <a:prstGeom prst="rect">
                                <a:avLst/>
                              </a:prstGeom>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width:107.6pt;height:55.3pt;mso-wrap-distance-left:0.0pt;mso-wrap-distance-top:0.0pt;mso-wrap-distance-right:0.0pt;mso-wrap-distance-bottom:0.0pt;" stroked="f">
                      <v:path textboxrect="0,0,0,0"/>
                      <v:imagedata r:id="rId29" o:title=""/>
                    </v:shape>
                  </w:pict>
                </mc:Fallback>
              </mc:AlternateContent>
            </w:r>
            <w:r/>
          </w:p>
        </w:tc>
      </w:tr>
    </w:tbl>
    <w:p>
      <w:pPr>
        <w:rPr>
          <w:ins w:id="162" w:author="I E" w:date="2023-03-31T11:10:00Z"/>
          <w:b/>
        </w:rPr>
      </w:pPr>
      <w:r/>
      <w:bookmarkStart w:id="198" w:name="_Toc442877380"/>
      <w:r/>
      <w:bookmarkStart w:id="199" w:name="_Toc466464216"/>
      <w:r/>
      <w:bookmarkStart w:id="200" w:name="_Toc466804332"/>
      <w:ins w:id="163" w:author="I E" w:date="2023-03-31T11:08:00Z">
        <w:r>
          <w:rPr>
            <w:b/>
          </w:rPr>
          <w:t xml:space="preserve">Beispiel: Von Mobilfunkt und BigData zu KI</w:t>
        </w:r>
      </w:ins>
      <w:ins w:id="164" w:author="I E" w:date="2023-03-31T11:10:00Z">
        <w:r/>
      </w:ins>
    </w:p>
    <w:p>
      <w:pPr>
        <w:rPr>
          <w:ins w:id="165" w:author="I E" w:date="2023-03-31T11:09:00Z"/>
        </w:rPr>
      </w:pPr>
      <w:ins w:id="166" w:author="I E" w:date="2023-03-31T11:10:00Z">
        <w:r>
          <w:t xml:space="preserve">Falls Sie gerne an der Thematik der Identifizierung von Informatiksystemen</w:t>
        </w:r>
      </w:ins>
      <w:ins w:id="167" w:author="I E" w:date="2023-03-31T11:10:00Z">
        <w:r>
          <w:t xml:space="preserve"> anschließen möchten, können Sie im Anschluss mit den KI-Modulen weitermachen. Dabei emp</w:t>
        </w:r>
      </w:ins>
      <w:ins w:id="168" w:author="I E" w:date="2023-03-31T11:11:00Z">
        <w:r>
          <w:t xml:space="preserve">fileht sich das Modu</w:t>
        </w:r>
      </w:ins>
      <w:r>
        <w:t xml:space="preserve">l</w:t>
      </w:r>
      <w:ins w:id="169" w:author="I E" w:date="2023-03-31T11:11:00Z">
        <w:r>
          <w:t xml:space="preserve"> KI-B1: Finde die KI</w:t>
        </w:r>
      </w:ins>
      <w:ins w:id="170" w:author="I E" w:date="2023-03-31T11:09:00Z">
        <w:r/>
      </w:ins>
    </w:p>
    <w:tbl>
      <w:tblPr>
        <w:tblStyle w:val="1239"/>
        <w:tblW w:w="55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36"/>
        <w:gridCol w:w="918"/>
        <w:gridCol w:w="2336"/>
      </w:tblGrid>
      <w:tr>
        <w:trPr>
          <w:jc w:val="center"/>
          <w:ins w:id="171" w:author="I E" w:date="2023-03-31T11:09:00Z"/>
        </w:trPr>
        <w:tc>
          <w:tcPr>
            <w:tcW w:w="2336" w:type="dxa"/>
            <w:vAlign w:val="center"/>
            <w:textDirection w:val="lrTb"/>
            <w:noWrap w:val="false"/>
          </w:tcPr>
          <w:p>
            <w:pPr>
              <w:jc w:val="center"/>
              <w:rPr>
                <w:ins w:id="172" w:author="I E" w:date="2023-03-31T11:09:00Z"/>
              </w:rPr>
            </w:pPr>
            <w:ins w:id="173" w:author="I E" w:date="2023-03-31T11:09:00Z">
              <w:r>
                <mc:AlternateContent>
                  <mc:Choice Requires="wpg">
                    <w:drawing>
                      <wp:inline xmlns:wp="http://schemas.openxmlformats.org/drawingml/2006/wordprocessingDrawing" distT="0" distB="0" distL="0" distR="0">
                        <wp:extent cx="1260000" cy="611764"/>
                        <wp:effectExtent l="0" t="0" r="0" b="0"/>
                        <wp:docPr id="2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obilfunk.jpg"/>
                                <pic:cNvPicPr>
                                  <a:picLocks noChangeAspect="1"/>
                                </pic:cNvPicPr>
                                <pic:nvPr/>
                              </pic:nvPicPr>
                              <pic:blipFill>
                                <a:blip r:embed="rId26"/>
                                <a:stretch/>
                              </pic:blipFill>
                              <pic:spPr bwMode="auto">
                                <a:xfrm>
                                  <a:off x="0" y="0"/>
                                  <a:ext cx="1260000" cy="61176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o:spid="_x0000_s35" type="#_x0000_t75" style="width:99.2pt;height:48.2pt;mso-wrap-distance-left:0.0pt;mso-wrap-distance-top:0.0pt;mso-wrap-distance-right:0.0pt;mso-wrap-distance-bottom:0.0pt;" stroked="false">
                        <v:path textboxrect="0,0,0,0"/>
                        <v:imagedata r:id="rId26" o:title=""/>
                      </v:shape>
                    </w:pict>
                  </mc:Fallback>
                </mc:AlternateContent>
              </w:r>
            </w:ins>
            <w:ins w:id="174" w:author="I E" w:date="2023-03-31T11:09:00Z">
              <w:r/>
            </w:ins>
          </w:p>
        </w:tc>
        <w:tc>
          <w:tcPr>
            <w:tcW w:w="918" w:type="dxa"/>
            <w:vAlign w:val="center"/>
            <w:textDirection w:val="lrTb"/>
            <w:noWrap w:val="false"/>
          </w:tcPr>
          <w:p>
            <w:pPr>
              <w:jc w:val="center"/>
              <w:rPr>
                <w:ins w:id="175" w:author="I E" w:date="2023-03-31T11:09:00Z"/>
              </w:rPr>
            </w:pPr>
            <w:ins w:id="176" w:author="I E" w:date="2023-03-31T11:09:00Z">
              <w:r>
                <w:rPr>
                  <w:sz w:val="48"/>
                  <w:szCs w:val="48"/>
                </w:rPr>
                <w:t xml:space="preserve">→</w:t>
              </w:r>
            </w:ins>
            <w:ins w:id="177" w:author="I E" w:date="2023-03-31T11:09:00Z">
              <w:r/>
            </w:ins>
          </w:p>
        </w:tc>
        <w:tc>
          <w:tcPr>
            <w:tcW w:w="2336" w:type="dxa"/>
            <w:vAlign w:val="center"/>
            <w:textDirection w:val="lrTb"/>
            <w:noWrap w:val="false"/>
          </w:tcPr>
          <w:p>
            <w:pPr>
              <w:jc w:val="center"/>
              <w:rPr>
                <w:ins w:id="178" w:author="I E" w:date="2023-03-31T11:09:00Z"/>
              </w:rPr>
            </w:pPr>
            <w:ins w:id="179" w:author="I E" w:date="2023-03-31T11:11:00Z">
              <w:r>
                <mc:AlternateContent>
                  <mc:Choice Requires="wpg">
                    <w:drawing>
                      <wp:inline xmlns:wp="http://schemas.openxmlformats.org/drawingml/2006/wordprocessingDrawing" distT="0" distB="0" distL="0" distR="0">
                        <wp:extent cx="1097743" cy="795131"/>
                        <wp:effectExtent l="0" t="0" r="0" b="0"/>
                        <wp:docPr id="2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30"/>
                                <a:stretch/>
                              </pic:blipFill>
                              <pic:spPr bwMode="auto">
                                <a:xfrm>
                                  <a:off x="0" y="0"/>
                                  <a:ext cx="1101478" cy="79783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o:spid="_x0000_s36" type="#_x0000_t75" style="width:86.4pt;height:62.6pt;mso-wrap-distance-left:0.0pt;mso-wrap-distance-top:0.0pt;mso-wrap-distance-right:0.0pt;mso-wrap-distance-bottom:0.0pt;" stroked="f">
                        <v:path textboxrect="0,0,0,0"/>
                        <v:imagedata r:id="rId30" o:title=""/>
                      </v:shape>
                    </w:pict>
                  </mc:Fallback>
                </mc:AlternateContent>
              </w:r>
            </w:ins>
            <w:ins w:id="180" w:author="I E" w:date="2023-03-31T11:09:00Z">
              <w:r/>
            </w:ins>
          </w:p>
        </w:tc>
      </w:tr>
    </w:tbl>
    <w:p>
      <w:pPr>
        <w:pStyle w:val="1215"/>
      </w:pPr>
      <w:r>
        <w:t xml:space="preserve">Literatur </w:t>
      </w:r>
      <w:r>
        <w:t xml:space="preserve">und</w:t>
      </w:r>
      <w:r>
        <w:t xml:space="preserve"> Links</w:t>
      </w:r>
      <w:bookmarkEnd w:id="198"/>
      <w:r/>
      <w:bookmarkEnd w:id="199"/>
      <w:r/>
      <w:bookmarkEnd w:id="200"/>
      <w:r/>
      <w:r/>
    </w:p>
    <w:p>
      <w:pPr>
        <w:pStyle w:val="1277"/>
      </w:pPr>
      <w:r>
        <w:rPr>
          <w:lang w:val="en-US"/>
        </w:rPr>
        <w:t xml:space="preserve">UPIAN et al: </w:t>
      </w:r>
      <w:r>
        <w:rPr>
          <w:b/>
          <w:lang w:val="en-US"/>
        </w:rPr>
        <w:t xml:space="preserve">Do Not Track</w:t>
      </w:r>
      <w:r>
        <w:rPr>
          <w:lang w:val="en-US"/>
        </w:rPr>
        <w:t xml:space="preserve">. </w:t>
      </w:r>
      <w:r>
        <w:t xml:space="preserve">Webserie über das Thema Tracking im Internet und Mobilfunk sowie Big Data. Online: </w:t>
      </w:r>
      <w:hyperlink r:id="rId31" w:tooltip="https://donottrack-doc.com/de/intro/" w:history="1">
        <w:r>
          <w:rPr>
            <w:rStyle w:val="1261"/>
          </w:rPr>
          <w:t xml:space="preserve">https://donottrack-doc.com/de/intro/</w:t>
        </w:r>
      </w:hyperlink>
      <w:r/>
      <w:r/>
    </w:p>
    <w:p>
      <w:pPr>
        <w:pStyle w:val="1277"/>
        <w:rPr>
          <w:rStyle w:val="1261"/>
          <w:color w:val="auto"/>
        </w:rPr>
      </w:pPr>
      <w:r>
        <w:t xml:space="preserve">Sendung mit der Maus. </w:t>
      </w:r>
      <w:r>
        <w:rPr>
          <w:b/>
        </w:rPr>
        <w:t xml:space="preserve">Sachgeschichte zur Funktionsweise eines Handys</w:t>
      </w:r>
      <w:r>
        <w:t xml:space="preserve">. Online: </w:t>
      </w:r>
      <w:hyperlink r:id="rId32" w:tooltip="https://www.youtube.com/watch?v=kno6nx_1ID8" w:history="1">
        <w:r>
          <w:rPr>
            <w:rStyle w:val="1261"/>
          </w:rPr>
          <w:t xml:space="preserve">https://www.youtube.com/watch?v=kno6nx_1ID8</w:t>
        </w:r>
      </w:hyperlink>
      <w:r/>
      <w:r/>
    </w:p>
    <w:p>
      <w:pPr>
        <w:pStyle w:val="1277"/>
        <w:rPr>
          <w:rStyle w:val="1261"/>
          <w:color w:val="000000" w:themeColor="text1"/>
        </w:rPr>
      </w:pPr>
      <w:r>
        <w:rPr>
          <w:rStyle w:val="1261"/>
          <w:b/>
          <w:color w:val="000000" w:themeColor="text1"/>
        </w:rPr>
        <w:t xml:space="preserve">PRISM-Rollenspiel zum Datenschutz</w:t>
      </w:r>
      <w:r>
        <w:rPr>
          <w:rStyle w:val="1261"/>
          <w:color w:val="000000" w:themeColor="text1"/>
        </w:rPr>
        <w:t xml:space="preserve">: </w:t>
      </w:r>
      <w:hyperlink r:id="rId33" w:tooltip="http://www.lehrerfreund.de/schule/1s/datenschutz-prism-spiel/4407" w:history="1">
        <w:r>
          <w:rPr>
            <w:rStyle w:val="1261"/>
          </w:rPr>
          <w:t xml:space="preserve">http://www.lehrerfreund.de/schule/1s/datenschutz-prism-spiel/4407</w:t>
        </w:r>
      </w:hyperlink>
      <w:r>
        <w:rPr>
          <w:rStyle w:val="1261"/>
          <w:color w:val="000000" w:themeColor="text1"/>
        </w:rPr>
        <w:t xml:space="preserve"> </w:t>
      </w:r>
      <w:r/>
    </w:p>
    <w:p>
      <w:pPr>
        <w:pStyle w:val="1277"/>
        <w:rPr>
          <w:color w:val="000000" w:themeColor="text1"/>
        </w:rPr>
      </w:pPr>
      <w:r>
        <w:rPr>
          <w:color w:val="000000" w:themeColor="text1"/>
        </w:rPr>
        <w:t xml:space="preserve">Bun</w:t>
      </w:r>
      <w:r>
        <w:rPr>
          <w:color w:val="000000" w:themeColor="text1"/>
        </w:rPr>
        <w:t xml:space="preserve">deszentrale für politische Bildung - </w:t>
      </w:r>
      <w:r>
        <w:rPr>
          <w:b/>
          <w:color w:val="000000" w:themeColor="text1"/>
        </w:rPr>
        <w:t xml:space="preserve">Daten-Comix</w:t>
      </w:r>
      <w:r>
        <w:rPr>
          <w:color w:val="000000" w:themeColor="text1"/>
        </w:rPr>
        <w:t xml:space="preserve">: </w:t>
      </w:r>
      <w:hyperlink r:id="rId34" w:tooltip="http://www.bpb.de/mediathek/203501/data-comix" w:history="1">
        <w:r>
          <w:rPr>
            <w:rStyle w:val="1261"/>
          </w:rPr>
          <w:t xml:space="preserve">http://www.bpb.de/mediathek/203501/data-comix</w:t>
        </w:r>
      </w:hyperlink>
      <w:r>
        <w:rPr>
          <w:color w:val="000000" w:themeColor="text1"/>
        </w:rPr>
        <w:t xml:space="preserve"> </w:t>
      </w:r>
      <w:r/>
    </w:p>
    <w:p>
      <w:pPr>
        <w:pStyle w:val="1241"/>
        <w:numPr>
          <w:ilvl w:val="0"/>
          <w:numId w:val="31"/>
        </w:numPr>
      </w:pPr>
      <w:r>
        <w:rPr>
          <w:color w:val="000000" w:themeColor="text1"/>
        </w:rPr>
        <w:t xml:space="preserve">Papier zum Thema Big D</w:t>
      </w:r>
      <w:r>
        <w:rPr>
          <w:color w:val="000000" w:themeColor="text1"/>
        </w:rPr>
        <w:t xml:space="preserve">ata des Fraunhofer Insituts: </w:t>
      </w:r>
      <w:hyperlink r:id="rId35" w:tooltip="https://www.sit.fraunhofer.de/fileadmin/dokumente/studien_und_technical_reports/Big-Data-Studie2015_FraunhoferSIT.pdf" w:history="1">
        <w:r>
          <w:rPr>
            <w:rStyle w:val="1261"/>
          </w:rPr>
          <w:t xml:space="preserve">https://www.sit.fraunhofer.de/fileadmin/dokumente/studien_und_technical_reports/Big-Data-Studie2015_FraunhoferSIT.pdf</w:t>
        </w:r>
      </w:hyperlink>
      <w:r>
        <w:rPr>
          <w:rStyle w:val="1261"/>
        </w:rPr>
        <w:t xml:space="preserve"> </w:t>
      </w:r>
      <w:r/>
    </w:p>
    <w:p>
      <w:pPr>
        <w:pStyle w:val="1215"/>
      </w:pPr>
      <w:r/>
      <w:bookmarkStart w:id="214" w:name="_Toc466464217"/>
      <w:r/>
      <w:bookmarkStart w:id="215" w:name="_Toc466804333"/>
      <w:r>
        <w:t xml:space="preserve">Arbeitsmaterialien</w:t>
      </w:r>
      <w:bookmarkEnd w:id="214"/>
      <w:r/>
      <w:bookmarkEnd w:id="215"/>
      <w:r/>
      <w:r/>
    </w:p>
    <w:tbl>
      <w:tblPr>
        <w:tblStyle w:val="1262"/>
        <w:tblW w:w="9071" w:type="dxa"/>
        <w:tblLook w:val="04A0" w:firstRow="1" w:lastRow="0" w:firstColumn="1" w:lastColumn="0" w:noHBand="0" w:noVBand="1"/>
      </w:tblPr>
      <w:tblGrid>
        <w:gridCol w:w="1129"/>
        <w:gridCol w:w="2977"/>
        <w:gridCol w:w="4965"/>
      </w:tblGrid>
      <w:tr>
        <w:trPr/>
        <w:tc>
          <w:tcPr>
            <w:tcW w:w="1129" w:type="dxa"/>
            <w:textDirection w:val="lrTb"/>
            <w:noWrap w:val="false"/>
          </w:tcPr>
          <w:p>
            <w:r>
              <w:t xml:space="preserve">Nr.</w:t>
            </w:r>
            <w:r/>
          </w:p>
        </w:tc>
        <w:tc>
          <w:tcPr>
            <w:tcW w:w="2977" w:type="dxa"/>
            <w:textDirection w:val="lrTb"/>
            <w:noWrap w:val="false"/>
          </w:tcPr>
          <w:p>
            <w:r>
              <w:t xml:space="preserve">Titel</w:t>
            </w:r>
            <w:r/>
          </w:p>
        </w:tc>
        <w:tc>
          <w:tcPr>
            <w:tcW w:w="4965" w:type="dxa"/>
            <w:textDirection w:val="lrTb"/>
            <w:noWrap w:val="false"/>
          </w:tcPr>
          <w:p>
            <w:r>
              <w:t xml:space="preserve">Beschreibung</w:t>
            </w:r>
            <w:r/>
          </w:p>
        </w:tc>
      </w:tr>
      <w:tr>
        <w:trPr/>
        <w:tc>
          <w:tcPr>
            <w:tcW w:w="1129" w:type="dxa"/>
            <w:textDirection w:val="lrTb"/>
            <w:noWrap w:val="false"/>
          </w:tcPr>
          <w:p>
            <w:r>
              <w:rPr>
                <w:rFonts w:ascii="Segoe UI Symbol" w:hAnsi="Segoe UI Symbol" w:cs="Segoe UI Symbol"/>
                <w:color w:val="00b050"/>
                <w:sz w:val="32"/>
              </w:rPr>
              <w:t xml:space="preserve">☻</w:t>
            </w:r>
            <w:r>
              <w:rPr>
                <w:rFonts w:ascii="Segoe UI Symbol" w:hAnsi="Segoe UI Symbol" w:cs="Segoe UI Symbol"/>
                <w:color w:val="00b050"/>
                <w:sz w:val="32"/>
              </w:rPr>
              <w:t xml:space="preserve"> </w:t>
            </w:r>
            <w:r>
              <w:t xml:space="preserve">A1</w:t>
            </w:r>
            <w:r>
              <w:t xml:space="preserve">.1</w:t>
            </w:r>
            <w:r/>
          </w:p>
        </w:tc>
        <w:tc>
          <w:tcPr>
            <w:tcW w:w="2977" w:type="dxa"/>
            <w:vAlign w:val="center"/>
            <w:textDirection w:val="lrTb"/>
            <w:noWrap w:val="false"/>
          </w:tcPr>
          <w:p>
            <w:pPr>
              <w:jc w:val="center"/>
            </w:pPr>
            <w:r>
              <w:t xml:space="preserve">Wie produziert man ein Erklärvideo?</w:t>
            </w:r>
            <w:r/>
          </w:p>
        </w:tc>
        <w:tc>
          <w:tcPr>
            <w:tcW w:w="4965" w:type="dxa"/>
            <w:vAlign w:val="center"/>
            <w:textDirection w:val="lrTb"/>
            <w:noWrap w:val="false"/>
          </w:tcPr>
          <w:p>
            <w:pPr>
              <w:jc w:val="center"/>
            </w:pPr>
            <w:r>
              <w:t xml:space="preserve">Verschiedene Möglichkeiten und Software zur Produktion von Erklärvideos werden vorgestellt</w:t>
            </w:r>
            <w:r/>
          </w:p>
        </w:tc>
      </w:tr>
      <w:tr>
        <w:trPr/>
        <w:tc>
          <w:tcPr>
            <w:tcW w:w="1129" w:type="dxa"/>
            <w:textDirection w:val="lrTb"/>
            <w:noWrap w:val="false"/>
          </w:tcPr>
          <w:p>
            <w:r>
              <w:rPr>
                <w:rFonts w:ascii="Segoe UI Symbol" w:hAnsi="Segoe UI Symbol" w:cs="Segoe UI Symbol"/>
                <w:color w:val="ffc000"/>
                <w:sz w:val="32"/>
                <w:szCs w:val="20"/>
              </w:rPr>
              <w:t xml:space="preserve">☻</w:t>
            </w:r>
            <w:r>
              <w:rPr>
                <w:rFonts w:ascii="Segoe UI Symbol" w:hAnsi="Segoe UI Symbol" w:cs="Segoe UI Symbol"/>
                <w:color w:val="ffc000"/>
                <w:sz w:val="32"/>
                <w:szCs w:val="20"/>
              </w:rPr>
              <w:t xml:space="preserve"> </w:t>
            </w:r>
            <w:r>
              <w:t xml:space="preserve">A1</w:t>
            </w:r>
            <w:r>
              <w:t xml:space="preserve">.2</w:t>
            </w:r>
            <w:r/>
          </w:p>
        </w:tc>
        <w:tc>
          <w:tcPr>
            <w:tcW w:w="2977" w:type="dxa"/>
            <w:vAlign w:val="center"/>
            <w:textDirection w:val="lrTb"/>
            <w:noWrap w:val="false"/>
          </w:tcPr>
          <w:p>
            <w:pPr>
              <w:jc w:val="center"/>
            </w:pPr>
            <w:r>
              <w:t xml:space="preserve">Wie funktioniert Mobilfunk</w:t>
            </w:r>
            <w:r>
              <w:t xml:space="preserve">?</w:t>
            </w:r>
            <w:r/>
          </w:p>
        </w:tc>
        <w:tc>
          <w:tcPr>
            <w:tcW w:w="4965" w:type="dxa"/>
            <w:vAlign w:val="center"/>
            <w:textDirection w:val="lrTb"/>
            <w:noWrap w:val="false"/>
          </w:tcPr>
          <w:p>
            <w:pPr>
              <w:jc w:val="center"/>
            </w:pPr>
            <w:r>
              <w:t xml:space="preserve">Arbeitsblatt mit Rechercheauftrag zur Funktionsweise von Mobilfunk und zur Erstellung eines Erklärvideos</w:t>
            </w:r>
            <w:r/>
          </w:p>
        </w:tc>
      </w:tr>
      <w:tr>
        <w:trPr/>
        <w:tc>
          <w:tcPr>
            <w:tcW w:w="1129" w:type="dxa"/>
            <w:textDirection w:val="lrTb"/>
            <w:noWrap w:val="false"/>
          </w:tcPr>
          <w:p>
            <w:r>
              <w:rPr>
                <w:rFonts w:ascii="Segoe UI Symbol" w:hAnsi="Segoe UI Symbol" w:cs="Segoe UI Symbol"/>
                <w:color w:val="00b050"/>
                <w:sz w:val="32"/>
              </w:rPr>
              <w:t xml:space="preserve">☻</w:t>
            </w:r>
            <w:r>
              <w:rPr>
                <w:rFonts w:ascii="Segoe UI Symbol" w:hAnsi="Segoe UI Symbol" w:cs="Segoe UI Symbol"/>
                <w:color w:val="00b050"/>
                <w:sz w:val="32"/>
              </w:rPr>
              <w:t xml:space="preserve"> </w:t>
            </w:r>
            <w:r>
              <w:t xml:space="preserve">A1</w:t>
            </w:r>
            <w:r>
              <w:t xml:space="preserve">.3 L</w:t>
            </w:r>
            <w:r/>
          </w:p>
        </w:tc>
        <w:tc>
          <w:tcPr>
            <w:tcW w:w="2977" w:type="dxa"/>
            <w:vAlign w:val="center"/>
            <w:textDirection w:val="lrTb"/>
            <w:noWrap w:val="false"/>
          </w:tcPr>
          <w:p>
            <w:pPr>
              <w:jc w:val="center"/>
            </w:pPr>
            <w:r>
              <w:t xml:space="preserve">Datenanalyse mit Processing</w:t>
            </w:r>
            <w:r/>
          </w:p>
        </w:tc>
        <w:tc>
          <w:tcPr>
            <w:tcW w:w="4965" w:type="dxa"/>
            <w:vAlign w:val="center"/>
            <w:textDirection w:val="lrTb"/>
            <w:noWrap w:val="false"/>
          </w:tcPr>
          <w:p>
            <w:pPr>
              <w:jc w:val="center"/>
            </w:pPr>
            <w:r>
              <w:t xml:space="preserve">Einführung in die Funktionsweise von Processing</w:t>
            </w:r>
            <w:r/>
          </w:p>
        </w:tc>
      </w:tr>
      <w:tr>
        <w:trPr/>
        <w:tc>
          <w:tcPr>
            <w:tcW w:w="1129" w:type="dxa"/>
            <w:textDirection w:val="lrTb"/>
            <w:noWrap w:val="false"/>
          </w:tcPr>
          <w:p>
            <w:r>
              <w:rPr>
                <w:rFonts w:ascii="Segoe UI Symbol" w:hAnsi="Segoe UI Symbol" w:cs="Segoe UI Symbol"/>
                <w:color w:val="ffc000"/>
                <w:sz w:val="32"/>
                <w:szCs w:val="20"/>
              </w:rPr>
              <w:t xml:space="preserve">☻</w:t>
            </w:r>
            <w:r>
              <w:rPr>
                <w:rFonts w:ascii="Segoe UI Symbol" w:hAnsi="Segoe UI Symbol" w:cs="Segoe UI Symbol"/>
                <w:color w:val="ffc000"/>
                <w:sz w:val="32"/>
                <w:szCs w:val="20"/>
              </w:rPr>
              <w:t xml:space="preserve"> </w:t>
            </w:r>
            <w:r>
              <w:t xml:space="preserve">A1</w:t>
            </w:r>
            <w:r>
              <w:t xml:space="preserve">.3 SuS</w:t>
            </w:r>
            <w:r/>
          </w:p>
        </w:tc>
        <w:tc>
          <w:tcPr>
            <w:tcW w:w="2977" w:type="dxa"/>
            <w:vAlign w:val="center"/>
            <w:textDirection w:val="lrTb"/>
            <w:noWrap w:val="false"/>
          </w:tcPr>
          <w:p>
            <w:pPr>
              <w:jc w:val="center"/>
            </w:pPr>
            <w:r>
              <w:t xml:space="preserve">Auf den Spuren von Malte Spitz</w:t>
            </w:r>
            <w:r/>
          </w:p>
        </w:tc>
        <w:tc>
          <w:tcPr>
            <w:tcW w:w="4965" w:type="dxa"/>
            <w:vAlign w:val="center"/>
            <w:textDirection w:val="lrTb"/>
            <w:noWrap w:val="false"/>
          </w:tcPr>
          <w:p>
            <w:pPr>
              <w:jc w:val="center"/>
            </w:pPr>
            <w:r>
              <w:t xml:space="preserve">Arbeitsblatt zur Auswertung von Daten von Malte Spitz</w:t>
            </w:r>
            <w:r/>
          </w:p>
        </w:tc>
      </w:tr>
      <w:tr>
        <w:trPr/>
        <w:tc>
          <w:tcPr>
            <w:tcW w:w="1129" w:type="dxa"/>
            <w:textDirection w:val="lrTb"/>
            <w:noWrap w:val="false"/>
          </w:tcPr>
          <w:p>
            <w:pPr>
              <w:rPr>
                <w:rFonts w:ascii="Segoe UI Symbol" w:hAnsi="Segoe UI Symbol" w:cs="Segoe UI Symbol"/>
                <w:color w:val="ffc000"/>
                <w:sz w:val="32"/>
                <w:szCs w:val="20"/>
              </w:rPr>
            </w:pPr>
            <w:r>
              <w:rPr>
                <w:rFonts w:ascii="Segoe UI Symbol" w:hAnsi="Segoe UI Symbol" w:cs="Segoe UI Symbol"/>
                <w:color w:val="ffc000"/>
                <w:sz w:val="32"/>
                <w:szCs w:val="20"/>
              </w:rPr>
              <w:t xml:space="preserve">☻</w:t>
            </w:r>
            <w:r>
              <w:rPr>
                <w:rFonts w:ascii="Segoe UI Symbol" w:hAnsi="Segoe UI Symbol" w:cs="Segoe UI Symbol"/>
                <w:color w:val="ffc000"/>
                <w:sz w:val="32"/>
                <w:szCs w:val="20"/>
              </w:rPr>
              <w:t xml:space="preserve"> </w:t>
            </w:r>
            <w:r>
              <w:t xml:space="preserve">A1</w:t>
            </w:r>
            <w:r>
              <w:t xml:space="preserve">.4</w:t>
            </w:r>
            <w:r/>
          </w:p>
        </w:tc>
        <w:tc>
          <w:tcPr>
            <w:tcW w:w="2977" w:type="dxa"/>
            <w:vAlign w:val="center"/>
            <w:textDirection w:val="lrTb"/>
            <w:noWrap w:val="false"/>
          </w:tcPr>
          <w:p>
            <w:pPr>
              <w:jc w:val="center"/>
            </w:pPr>
            <w:r>
              <w:t xml:space="preserve">Processing Zip-Archiv</w:t>
            </w:r>
            <w:r/>
          </w:p>
        </w:tc>
        <w:tc>
          <w:tcPr>
            <w:tcW w:w="4965" w:type="dxa"/>
            <w:vAlign w:val="center"/>
            <w:textDirection w:val="lrTb"/>
            <w:noWrap w:val="false"/>
          </w:tcPr>
          <w:p>
            <w:pPr>
              <w:jc w:val="center"/>
            </w:pPr>
            <w:r>
              <w:t xml:space="preserve">Das Archiv enthält alle notwendigen Programme zur Datenanalyse der Mobilfunkdaten von Malte Spitz.</w:t>
            </w:r>
            <w:r/>
          </w:p>
        </w:tc>
      </w:tr>
      <w:tr>
        <w:trPr/>
        <w:tc>
          <w:tcPr>
            <w:tcW w:w="1129" w:type="dxa"/>
            <w:textDirection w:val="lrTb"/>
            <w:noWrap w:val="false"/>
          </w:tcPr>
          <w:p>
            <w:r>
              <w:rPr>
                <w:rFonts w:ascii="Segoe UI Symbol" w:hAnsi="Segoe UI Symbol" w:cs="Segoe UI Symbol"/>
                <w:color w:val="ffc000"/>
                <w:sz w:val="32"/>
                <w:szCs w:val="20"/>
              </w:rPr>
              <w:t xml:space="preserve">☻</w:t>
            </w:r>
            <w:r>
              <w:rPr>
                <w:rFonts w:ascii="Segoe UI Symbol" w:hAnsi="Segoe UI Symbol" w:cs="Segoe UI Symbol"/>
                <w:color w:val="ffc000"/>
                <w:sz w:val="32"/>
                <w:szCs w:val="20"/>
              </w:rPr>
              <w:t xml:space="preserve"> </w:t>
            </w:r>
            <w:r>
              <w:t xml:space="preserve">A1</w:t>
            </w:r>
            <w:r>
              <w:t xml:space="preserve">.5</w:t>
            </w:r>
            <w:r/>
          </w:p>
        </w:tc>
        <w:tc>
          <w:tcPr>
            <w:tcW w:w="2977" w:type="dxa"/>
            <w:vAlign w:val="center"/>
            <w:textDirection w:val="lrTb"/>
            <w:noWrap w:val="false"/>
          </w:tcPr>
          <w:p>
            <w:pPr>
              <w:jc w:val="center"/>
            </w:pPr>
            <w:r>
              <w:t xml:space="preserve">Hausaufgabe</w:t>
            </w:r>
            <w:r/>
          </w:p>
        </w:tc>
        <w:tc>
          <w:tcPr>
            <w:tcW w:w="4965" w:type="dxa"/>
            <w:vAlign w:val="center"/>
            <w:textDirection w:val="lrTb"/>
            <w:noWrap w:val="false"/>
          </w:tcPr>
          <w:p>
            <w:pPr>
              <w:jc w:val="center"/>
            </w:pPr>
            <w:r>
              <w:t xml:space="preserve">Link zum Video, Fragen zum Video</w:t>
            </w:r>
            <w:r/>
          </w:p>
        </w:tc>
      </w:tr>
      <w:tr>
        <w:trPr/>
        <w:tc>
          <w:tcPr>
            <w:tcW w:w="1129" w:type="dxa"/>
            <w:textDirection w:val="lrTb"/>
            <w:noWrap w:val="false"/>
          </w:tcPr>
          <w:p>
            <w:r>
              <w:rPr>
                <w:rFonts w:ascii="Segoe UI Symbol" w:hAnsi="Segoe UI Symbol" w:cs="Segoe UI Symbol"/>
                <w:color w:val="ffc000"/>
                <w:sz w:val="32"/>
                <w:szCs w:val="20"/>
              </w:rPr>
              <w:t xml:space="preserve">☻</w:t>
            </w:r>
            <w:r>
              <w:rPr>
                <w:rFonts w:ascii="Segoe UI Symbol" w:hAnsi="Segoe UI Symbol" w:cs="Segoe UI Symbol"/>
                <w:color w:val="ffc000"/>
                <w:sz w:val="32"/>
                <w:szCs w:val="20"/>
              </w:rPr>
              <w:t xml:space="preserve"> </w:t>
            </w:r>
            <w:r>
              <w:t xml:space="preserve">A1</w:t>
            </w:r>
            <w:r>
              <w:t xml:space="preserve">.6</w:t>
            </w:r>
            <w:r/>
          </w:p>
        </w:tc>
        <w:tc>
          <w:tcPr>
            <w:tcW w:w="2977" w:type="dxa"/>
            <w:vAlign w:val="center"/>
            <w:textDirection w:val="lrTb"/>
            <w:noWrap w:val="false"/>
          </w:tcPr>
          <w:p>
            <w:pPr>
              <w:jc w:val="center"/>
            </w:pPr>
            <w:r>
              <w:t xml:space="preserve">Der Spion in unserer Tasche</w:t>
            </w:r>
            <w:r/>
          </w:p>
        </w:tc>
        <w:tc>
          <w:tcPr>
            <w:tcW w:w="4965" w:type="dxa"/>
            <w:vAlign w:val="center"/>
            <w:textDirection w:val="lrTb"/>
            <w:noWrap w:val="false"/>
          </w:tcPr>
          <w:p>
            <w:pPr>
              <w:jc w:val="center"/>
            </w:pPr>
            <w:r>
              <w:t xml:space="preserve">Arbeitsauftrag zur Think-Pair-Share-Methode</w:t>
            </w:r>
            <w:r/>
          </w:p>
        </w:tc>
      </w:tr>
      <w:tr>
        <w:trPr/>
        <w:tc>
          <w:tcPr>
            <w:tcW w:w="1129" w:type="dxa"/>
            <w:textDirection w:val="lrTb"/>
            <w:noWrap w:val="false"/>
          </w:tcPr>
          <w:p>
            <w:r>
              <w:rPr>
                <w:rFonts w:ascii="Segoe UI Symbol" w:hAnsi="Segoe UI Symbol" w:cs="Segoe UI Symbol"/>
                <w:color w:val="ffc000"/>
                <w:sz w:val="32"/>
                <w:szCs w:val="20"/>
              </w:rPr>
              <w:t xml:space="preserve">☻</w:t>
            </w:r>
            <w:r>
              <w:rPr>
                <w:rFonts w:ascii="Segoe UI Symbol" w:hAnsi="Segoe UI Symbol" w:cs="Segoe UI Symbol"/>
                <w:color w:val="ffc000"/>
                <w:sz w:val="32"/>
                <w:szCs w:val="20"/>
              </w:rPr>
              <w:t xml:space="preserve"> </w:t>
            </w:r>
            <w:r>
              <w:t xml:space="preserve">A1</w:t>
            </w:r>
            <w:r>
              <w:t xml:space="preserve">.7</w:t>
            </w:r>
            <w:r/>
          </w:p>
        </w:tc>
        <w:tc>
          <w:tcPr>
            <w:tcW w:w="2977" w:type="dxa"/>
            <w:vAlign w:val="center"/>
            <w:textDirection w:val="lrTb"/>
            <w:noWrap w:val="false"/>
          </w:tcPr>
          <w:p>
            <w:pPr>
              <w:jc w:val="center"/>
            </w:pPr>
            <w:r>
              <w:t xml:space="preserve">Big Data</w:t>
            </w:r>
            <w:r/>
          </w:p>
        </w:tc>
        <w:tc>
          <w:tcPr>
            <w:tcW w:w="4965" w:type="dxa"/>
            <w:vAlign w:val="center"/>
            <w:textDirection w:val="lrTb"/>
            <w:noWrap w:val="false"/>
          </w:tcPr>
          <w:p>
            <w:pPr>
              <w:jc w:val="center"/>
            </w:pPr>
            <w:r>
              <w:t xml:space="preserve">Arbeitsauftrag zur Gruppenrecherche und Erstellung eines Wandplakats zum Thema Big Data</w:t>
            </w:r>
            <w:r/>
          </w:p>
        </w:tc>
      </w:tr>
      <w:tr>
        <w:trPr>
          <w:ins w:id="181" w:author="I E" w:date="2023-03-31T11:45:00Z"/>
        </w:trPr>
        <w:tc>
          <w:tcPr>
            <w:tcW w:w="1129" w:type="dxa"/>
            <w:textDirection w:val="lrTb"/>
            <w:noWrap w:val="false"/>
          </w:tcPr>
          <w:p>
            <w:pPr>
              <w:rPr>
                <w:ins w:id="182" w:author="I E" w:date="2023-03-31T11:45:00Z"/>
                <w:rFonts w:ascii="Segoe UI Symbol" w:hAnsi="Segoe UI Symbol" w:cs="Segoe UI Symbol"/>
                <w:color w:val="ffc000"/>
                <w:sz w:val="32"/>
                <w:szCs w:val="20"/>
              </w:rPr>
            </w:pPr>
            <w:ins w:id="183" w:author="I E" w:date="2023-03-31T11:45:00Z">
              <w:r>
                <w:rPr>
                  <w:rFonts w:ascii="Segoe UI Symbol" w:hAnsi="Segoe UI Symbol" w:cs="Segoe UI Symbol"/>
                  <w:color w:val="00b0f0"/>
                  <w:sz w:val="32"/>
                </w:rPr>
                <w:t xml:space="preserve">☻</w:t>
              </w:r>
            </w:ins>
            <w:ins w:id="184" w:author="I E" w:date="2023-03-31T11:45:00Z">
              <w:r>
                <w:t xml:space="preserve"> A1</w:t>
              </w:r>
            </w:ins>
            <w:ins w:id="185" w:author="I E" w:date="2023-03-31T11:46:00Z">
              <w:r>
                <w:t xml:space="preserve">.8</w:t>
              </w:r>
            </w:ins>
            <w:ins w:id="186" w:author="I E" w:date="2023-03-31T11:45:00Z">
              <w:r/>
            </w:ins>
          </w:p>
        </w:tc>
        <w:tc>
          <w:tcPr>
            <w:tcW w:w="2977" w:type="dxa"/>
            <w:textDirection w:val="lrTb"/>
            <w:noWrap w:val="false"/>
          </w:tcPr>
          <w:p>
            <w:pPr>
              <w:jc w:val="center"/>
            </w:pPr>
            <w:ins w:id="187" w:author="imke.endjer@uni-oldenburg.de" w:date="2023-03-31T15:06:17Z" oouserid="oc6c87be83f3_geda2827">
              <w:r>
                <w:t xml:space="preserve">Wie funktioniert ein Smartphone?</w:t>
              </w:r>
            </w:ins>
            <w:ins w:id="188" w:author="I E" w:date="2023-03-31T11:45:00Z">
              <w:del w:id="189" w:author="imke.endjer@uni-oldenburg.de" w:date="2023-03-31T15:06:17Z" oouserid="oc6c87be83f3_geda2827">
                <w:r/>
              </w:del>
            </w:ins>
            <w:r/>
          </w:p>
        </w:tc>
        <w:tc>
          <w:tcPr>
            <w:tcW w:w="4965" w:type="dxa"/>
            <w:textDirection w:val="lrTb"/>
            <w:noWrap w:val="false"/>
          </w:tcPr>
          <w:p>
            <w:pPr>
              <w:jc w:val="center"/>
              <w:rPr>
                <w:ins w:id="190" w:author="imke.endjer@uni-oldenburg.de" w:date="2023-03-31T15:06:47Z" oouserid="oc6c87be83f3_geda2827"/>
              </w:rPr>
            </w:pPr>
            <w:ins w:id="191" w:author="imke.endjer@uni-oldenburg.de" w:date="2023-03-31T15:06:36Z" oouserid="oc6c87be83f3_geda2827">
              <w:r>
                <w:t xml:space="preserve">Zusatzmaterial zur </w:t>
              </w:r>
            </w:ins>
            <w:ins w:id="192" w:author="imke.endjer@uni-oldenburg.de" w:date="2023-03-31T15:06:36Z" oouserid="oc6c87be83f3_geda2827">
              <w:r>
                <w:t xml:space="preserve">Erkundung der Funktionsweise von Smartphones</w:t>
              </w:r>
            </w:ins>
            <w:ins w:id="193" w:author="imke.endjer@uni-oldenburg.de" w:date="2023-03-31T15:06:36Z" oouserid="oc6c87be83f3_geda2827">
              <w:r/>
            </w:ins>
            <w:ins w:id="194" w:author="imke.endjer@uni-oldenburg.de" w:date="2023-03-31T15:06:47Z" oouserid="oc6c87be83f3_geda2827">
              <w:r/>
            </w:ins>
            <w:r/>
            <w:ins w:id="195" w:author="I E" w:date="2023-03-31T11:45:00Z">
              <w:r/>
            </w:ins>
            <w:ins w:id="196" w:author="imke.endjer@uni-oldenburg.de" w:date="2023-03-31T15:06:47Z" oouserid="oc6c87be83f3_geda2827">
              <w:r/>
            </w:ins>
          </w:p>
        </w:tc>
      </w:tr>
    </w:tbl>
    <w:p>
      <w:r/>
      <w:r/>
    </w:p>
    <w:p>
      <w:pPr>
        <w:spacing w:before="240" w:after="0"/>
        <w:rPr>
          <w:b/>
        </w:rPr>
      </w:pPr>
      <w:r>
        <w:rPr>
          <w:b/>
        </w:rPr>
        <w:t xml:space="preserve">Legende</w:t>
      </w:r>
      <w:r/>
    </w:p>
    <w:p>
      <w:pPr>
        <w:spacing w:after="0"/>
      </w:pPr>
      <w:r>
        <w:rPr>
          <w:rFonts w:ascii="Segoe UI Symbol" w:hAnsi="Segoe UI Symbol" w:cs="Segoe UI Symbol"/>
          <w:color w:val="ffc000"/>
          <w:sz w:val="32"/>
        </w:rPr>
        <w:t xml:space="preserve">☻</w:t>
      </w:r>
      <w:r>
        <w:rPr>
          <w:rFonts w:ascii="Segoe UI Symbol" w:hAnsi="Segoe UI Symbol" w:cs="Segoe UI Symbol"/>
          <w:color w:val="ffc000"/>
          <w:sz w:val="32"/>
        </w:rPr>
        <w:t xml:space="preserve"> </w:t>
      </w:r>
      <w:r>
        <w:t xml:space="preserve">Material für Schülerinnen und Schüler </w:t>
      </w:r>
      <w:r/>
    </w:p>
    <w:p>
      <w:pPr>
        <w:spacing w:after="0"/>
      </w:pPr>
      <w:r>
        <w:rPr>
          <w:rFonts w:ascii="Segoe UI Symbol" w:hAnsi="Segoe UI Symbol" w:cs="Segoe UI Symbol"/>
          <w:color w:val="00b050"/>
          <w:sz w:val="32"/>
        </w:rPr>
        <w:t xml:space="preserve">☻</w:t>
      </w:r>
      <w:r>
        <w:rPr>
          <w:rFonts w:ascii="Segoe UI Symbol" w:hAnsi="Segoe UI Symbol" w:cs="Segoe UI Symbol"/>
          <w:color w:val="00b050"/>
          <w:sz w:val="32"/>
        </w:rPr>
        <w:t xml:space="preserve"> </w:t>
      </w:r>
      <w:r>
        <w:t xml:space="preserve">Material für Lehrkräfte sowie Unternehmensvertreterinnen und Unternehmensvertreter</w:t>
      </w:r>
      <w:r/>
    </w:p>
    <w:p>
      <w:r>
        <w:rPr>
          <w:rFonts w:ascii="Segoe UI Symbol" w:hAnsi="Segoe UI Symbol" w:cs="Segoe UI Symbol"/>
          <w:color w:val="00b0f0"/>
          <w:sz w:val="32"/>
        </w:rPr>
        <w:t xml:space="preserve">☻</w:t>
      </w:r>
      <w:r>
        <w:rPr>
          <w:rFonts w:ascii="Segoe UI Symbol" w:hAnsi="Segoe UI Symbol" w:cs="Segoe UI Symbol"/>
          <w:color w:val="00b0f0"/>
          <w:sz w:val="32"/>
        </w:rPr>
        <w:t xml:space="preserve"> </w:t>
      </w:r>
      <w:r>
        <w:t xml:space="preserve">Zusatzmaterial</w:t>
      </w:r>
      <w:r/>
    </w:p>
    <w:p>
      <w:pPr>
        <w:pStyle w:val="1215"/>
      </w:pPr>
      <w:r/>
      <w:bookmarkStart w:id="267" w:name="_Toc466464218"/>
      <w:r/>
      <w:bookmarkStart w:id="268" w:name="_Toc466804334"/>
      <w:r>
        <w:t xml:space="preserve">Glossar</w:t>
      </w:r>
      <w:bookmarkEnd w:id="267"/>
      <w:r/>
      <w:bookmarkEnd w:id="268"/>
      <w:r/>
      <w:r/>
    </w:p>
    <w:tbl>
      <w:tblPr>
        <w:tblStyle w:val="1264"/>
        <w:tblW w:w="9071" w:type="dxa"/>
        <w:tblLook w:val="04A0" w:firstRow="1" w:lastRow="0" w:firstColumn="1" w:lastColumn="0" w:noHBand="0" w:noVBand="1"/>
      </w:tblPr>
      <w:tblGrid>
        <w:gridCol w:w="2835"/>
        <w:gridCol w:w="6236"/>
      </w:tblGrid>
      <w:tr>
        <w:trPr/>
        <w:tc>
          <w:tcPr>
            <w:tcW w:w="2835" w:type="dxa"/>
            <w:textDirection w:val="lrTb"/>
            <w:noWrap w:val="false"/>
          </w:tcPr>
          <w:p>
            <w:r>
              <w:t xml:space="preserve">Begriff</w:t>
            </w:r>
            <w:r/>
          </w:p>
        </w:tc>
        <w:tc>
          <w:tcPr>
            <w:tcW w:w="6236" w:type="dxa"/>
            <w:textDirection w:val="lrTb"/>
            <w:noWrap w:val="false"/>
          </w:tcPr>
          <w:p>
            <w:r>
              <w:t xml:space="preserve">Erläuterung</w:t>
            </w:r>
            <w:r/>
          </w:p>
        </w:tc>
      </w:tr>
      <w:tr>
        <w:trPr/>
        <w:tc>
          <w:tcPr>
            <w:tcW w:w="2835" w:type="dxa"/>
            <w:textDirection w:val="lrTb"/>
            <w:noWrap w:val="false"/>
          </w:tcPr>
          <w:p>
            <w:r>
              <w:rPr>
                <w:b w:val="0"/>
                <w:bCs w:val="0"/>
                <w:sz w:val="20"/>
                <w:szCs w:val="20"/>
              </w:rPr>
              <w:t xml:space="preserve">Bewegungsdaten</w:t>
            </w:r>
            <w:r/>
          </w:p>
        </w:tc>
        <w:tc>
          <w:tcPr>
            <w:tcW w:w="6236" w:type="dxa"/>
            <w:textDirection w:val="lrTb"/>
            <w:noWrap w:val="false"/>
          </w:tcPr>
          <w:p>
            <w:r>
              <w:rPr>
                <w:sz w:val="20"/>
                <w:szCs w:val="20"/>
              </w:rPr>
              <w:t xml:space="preserve">s. Ortungsdaten</w:t>
            </w:r>
            <w:r/>
          </w:p>
        </w:tc>
      </w:tr>
      <w:tr>
        <w:trPr/>
        <w:tc>
          <w:tcPr>
            <w:tcW w:w="2835" w:type="dxa"/>
            <w:textDirection w:val="lrTb"/>
            <w:noWrap w:val="false"/>
          </w:tcPr>
          <w:p>
            <w:r>
              <w:rPr>
                <w:b w:val="0"/>
                <w:bCs w:val="0"/>
                <w:sz w:val="20"/>
                <w:szCs w:val="20"/>
              </w:rPr>
              <w:t xml:space="preserve">Big Data</w:t>
            </w:r>
            <w:r/>
          </w:p>
        </w:tc>
        <w:tc>
          <w:tcPr>
            <w:tcW w:w="6236" w:type="dxa"/>
            <w:textDirection w:val="lrTb"/>
            <w:noWrap w:val="false"/>
          </w:tcPr>
          <w:p>
            <w:pPr>
              <w:spacing w:line="276" w:lineRule="auto"/>
              <w:rPr>
                <w:rFonts w:cstheme="minorHAnsi"/>
                <w:sz w:val="20"/>
                <w:szCs w:val="20"/>
              </w:rPr>
            </w:pPr>
            <w:r>
              <w:rPr>
                <w:sz w:val="20"/>
                <w:szCs w:val="20"/>
              </w:rPr>
              <w:t xml:space="preserve">Big Data bezeichnet Datenmengen, die zu groß oder zu komplex sind oder sich zu schnell ändern, um sie mit händischen und klassischen Methoden der Datenverarbeitung auszuwerten. Der traditionellere Begriff im Deutsch</w:t>
            </w:r>
            <w:r>
              <w:rPr>
                <w:sz w:val="20"/>
                <w:szCs w:val="20"/>
              </w:rPr>
              <w:t xml:space="preserve">en ist Massendaten. Der Begriff „Big Data“ unterliegt als Schlagwort derzeit einem kontinuierlichen Wandel; so wird mit Big Data ergänzend auch oft der Komplex der Technologien beschrieben, die zum Sammeln und Auswerten dieser Datenmengen verwendet werden.</w:t>
            </w:r>
            <w:r/>
          </w:p>
          <w:p>
            <w:pPr>
              <w:spacing w:line="276" w:lineRule="auto"/>
              <w:rPr>
                <w:rFonts w:cstheme="minorHAnsi"/>
                <w:sz w:val="20"/>
                <w:szCs w:val="20"/>
              </w:rPr>
            </w:pPr>
            <w:r>
              <w:rPr>
                <w:sz w:val="20"/>
                <w:szCs w:val="20"/>
              </w:rPr>
              <w:t xml:space="preserve">Die gesammelten Daten können aus nahezu allen Quellen stammen: angefangen bei jeglicher elektronischer Kommunikation, über von Behörden und Firmen gesammelte Daten, bis hin zu den Aufzeichnungen verschiedenster Überwachungssysteme.</w:t>
            </w:r>
            <w:r/>
          </w:p>
          <w:p>
            <w:pPr>
              <w:spacing w:line="276" w:lineRule="auto"/>
            </w:pPr>
            <w:r>
              <w:rPr>
                <w:sz w:val="20"/>
                <w:szCs w:val="20"/>
              </w:rPr>
              <w:t xml:space="preserve">Big Data können so auch Bereiche abdecken, die bisher als privat galten. </w:t>
            </w:r>
            <w:r/>
          </w:p>
        </w:tc>
      </w:tr>
      <w:tr>
        <w:trPr/>
        <w:tc>
          <w:tcPr>
            <w:tcW w:w="2835" w:type="dxa"/>
            <w:textDirection w:val="lrTb"/>
            <w:noWrap w:val="false"/>
          </w:tcPr>
          <w:p>
            <w:r>
              <w:rPr>
                <w:b w:val="0"/>
                <w:bCs w:val="0"/>
                <w:sz w:val="20"/>
                <w:szCs w:val="20"/>
              </w:rPr>
              <w:t xml:space="preserve">Datenschutz</w:t>
            </w:r>
            <w:r/>
          </w:p>
        </w:tc>
        <w:tc>
          <w:tcPr>
            <w:tcW w:w="6236" w:type="dxa"/>
            <w:textDirection w:val="lrTb"/>
            <w:noWrap w:val="false"/>
          </w:tcPr>
          <w:p>
            <w:pPr>
              <w:spacing w:line="276" w:lineRule="auto"/>
              <w:rPr>
                <w:rFonts w:cstheme="minorHAnsi"/>
                <w:sz w:val="20"/>
                <w:szCs w:val="20"/>
              </w:rPr>
            </w:pPr>
            <w:r>
              <w:rPr>
                <w:sz w:val="20"/>
                <w:szCs w:val="20"/>
              </w:rPr>
              <w:t xml:space="preserve">Je nach Betrachtungsweise wird Datenschutz verstanden als Schutz vor missbräuchlicher Datenverarbeitung, Schutz des Rechts auf informationelle Selbstbestimmung, Schutz des Persönlichkeitsrechts bei der Datenverarbeitung oder Schutz der Privatsphäre.</w:t>
            </w:r>
            <w:r/>
          </w:p>
          <w:p>
            <w:pPr>
              <w:spacing w:line="276" w:lineRule="auto"/>
              <w:rPr>
                <w:sz w:val="16"/>
                <w:szCs w:val="16"/>
              </w:rPr>
            </w:pPr>
            <w:r>
              <w:rPr>
                <w:sz w:val="20"/>
                <w:szCs w:val="20"/>
              </w:rPr>
              <w:t xml:space="preserve">Datenschutz steht für die Idee, dass jeder Mensch grundsätzlich selbst entscheiden kann, wem wann welche seiner persönlichen Daten zugänglich sein sollen. </w:t>
            </w:r>
            <w:r/>
          </w:p>
          <w:p>
            <w:pPr>
              <w:spacing w:line="276" w:lineRule="auto"/>
            </w:pPr>
            <w:r>
              <w:rPr>
                <w:sz w:val="20"/>
                <w:szCs w:val="20"/>
              </w:rPr>
              <w:t xml:space="preserve">Vom Datenschutz abzugrenzen ist die Datensicherheit, bei dem andere Ziele im Vordergrund stehen.</w:t>
            </w:r>
            <w:r/>
          </w:p>
        </w:tc>
      </w:tr>
      <w:tr>
        <w:trPr/>
        <w:tc>
          <w:tcPr>
            <w:tcW w:w="2835" w:type="dxa"/>
            <w:textDirection w:val="lrTb"/>
            <w:noWrap w:val="false"/>
          </w:tcPr>
          <w:p>
            <w:r>
              <w:rPr>
                <w:b w:val="0"/>
                <w:bCs w:val="0"/>
                <w:sz w:val="20"/>
                <w:szCs w:val="20"/>
              </w:rPr>
              <w:t xml:space="preserve">Datensicherheit (oder auch Informations-sicherheit)</w:t>
            </w:r>
            <w:r/>
          </w:p>
        </w:tc>
        <w:tc>
          <w:tcPr>
            <w:tcW w:w="6236" w:type="dxa"/>
            <w:textDirection w:val="lrTb"/>
            <w:noWrap w:val="false"/>
          </w:tcPr>
          <w:p>
            <w:pPr>
              <w:spacing w:line="276" w:lineRule="auto"/>
              <w:rPr>
                <w:sz w:val="16"/>
                <w:szCs w:val="16"/>
              </w:rPr>
            </w:pPr>
            <w:r>
              <w:rPr>
                <w:sz w:val="20"/>
                <w:szCs w:val="20"/>
              </w:rPr>
              <w:t xml:space="preserve">Als Informationssicherheit (oder auch Datensicherheit) bezeichnet man Eigenschaften von informationsverarbeitenden und -lagernden (technischen oder n</w:t>
            </w:r>
            <w:r>
              <w:rPr>
                <w:sz w:val="20"/>
                <w:szCs w:val="20"/>
              </w:rPr>
              <w:t xml:space="preserve">icht-technischen) Systemen, die die Schutzziele Vertraulichkeit, Verfügbarkeit und Integrität sicherstellen. Informationssicherheit dient dem Schutz vor Gefahren bzw. Bedrohungen, der Vermeidung von wirtschaftlichen Schäden und der Minimierung von Risiken.</w:t>
            </w:r>
            <w:r/>
          </w:p>
          <w:p>
            <w:pPr>
              <w:spacing w:line="276" w:lineRule="auto"/>
            </w:pPr>
            <w:r>
              <w:rPr>
                <w:sz w:val="20"/>
                <w:szCs w:val="20"/>
              </w:rPr>
              <w:t xml:space="preserve">Beispiele für Maßnahmen zur Datensicherheit stellen Sicherheitskopien, </w:t>
            </w:r>
            <w:r>
              <w:rPr>
                <w:sz w:val="20"/>
                <w:szCs w:val="20"/>
              </w:rPr>
              <w:t xml:space="preserve">Verschlüsselungssysteme</w:t>
            </w:r>
            <w:r>
              <w:rPr>
                <w:sz w:val="20"/>
                <w:szCs w:val="20"/>
              </w:rPr>
              <w:t xml:space="preserve">, Nutzung von Berechtigungen und ähnliches.</w:t>
            </w:r>
            <w:r/>
          </w:p>
        </w:tc>
      </w:tr>
      <w:tr>
        <w:trPr/>
        <w:tc>
          <w:tcPr>
            <w:tcW w:w="2835" w:type="dxa"/>
            <w:textDirection w:val="lrTb"/>
            <w:noWrap w:val="false"/>
          </w:tcPr>
          <w:p>
            <w:r>
              <w:rPr>
                <w:b w:val="0"/>
                <w:bCs w:val="0"/>
                <w:sz w:val="20"/>
                <w:szCs w:val="20"/>
              </w:rPr>
              <w:t xml:space="preserve">Fitnesstracker (oder auch Activity Tracker)</w:t>
            </w:r>
            <w:r/>
          </w:p>
        </w:tc>
        <w:tc>
          <w:tcPr>
            <w:tcW w:w="6236" w:type="dxa"/>
            <w:textDirection w:val="lrTb"/>
            <w:noWrap w:val="false"/>
          </w:tcPr>
          <w:p>
            <w:pPr>
              <w:spacing w:line="276" w:lineRule="auto"/>
              <w:rPr>
                <w:sz w:val="16"/>
                <w:szCs w:val="16"/>
              </w:rPr>
            </w:pPr>
            <w:r>
              <w:rPr>
                <w:sz w:val="20"/>
                <w:szCs w:val="20"/>
              </w:rPr>
              <w:t xml:space="preserve">Ein Activity Tracker (auch Fitness-Armband, Smart Band oder Fitness Tracker) ist ein Gerät oder eine Applikation zur Aufzei</w:t>
            </w:r>
            <w:r>
              <w:rPr>
                <w:sz w:val="20"/>
                <w:szCs w:val="20"/>
              </w:rPr>
              <w:t xml:space="preserve">chnung und Versendung Fitness-relevanter Daten wie etwa Laufstrecken, Kalorienverbrauch und in manchen Fällen auch Herzschlagfrequenz oder Schlafqualität. Die Bezeichnung wird hauptsächlich für am Körper tragbare elektronische Überwachungsgeräte verwendet,</w:t>
            </w:r>
            <w:r>
              <w:rPr>
                <w:sz w:val="20"/>
                <w:szCs w:val="20"/>
              </w:rPr>
              <w:t xml:space="preserve"> welche (in vielen Fällen drahtlos) mit einem Computer oder Smartphone für die Datenerfassung über einen längeren Zeitraum synchronisiert werden. Abgesehen von diesen tragbaren Geräten, gibt es auch vergleichbare Applikationen für Smartphones und Facebook.</w:t>
            </w:r>
            <w:r/>
          </w:p>
        </w:tc>
      </w:tr>
      <w:tr>
        <w:trPr/>
        <w:tc>
          <w:tcPr>
            <w:tcW w:w="2835" w:type="dxa"/>
            <w:textDirection w:val="lrTb"/>
            <w:noWrap w:val="false"/>
          </w:tcPr>
          <w:p>
            <w:r>
              <w:rPr>
                <w:b w:val="0"/>
                <w:bCs w:val="0"/>
                <w:sz w:val="20"/>
                <w:szCs w:val="20"/>
              </w:rPr>
              <w:t xml:space="preserve">Funkzelle</w:t>
            </w:r>
            <w:r/>
          </w:p>
        </w:tc>
        <w:tc>
          <w:tcPr>
            <w:tcW w:w="6236" w:type="dxa"/>
            <w:textDirection w:val="lrTb"/>
            <w:noWrap w:val="false"/>
          </w:tcPr>
          <w:p>
            <w:pPr>
              <w:spacing w:line="276" w:lineRule="auto"/>
            </w:pPr>
            <w:r>
              <w:rPr>
                <w:sz w:val="20"/>
                <w:szCs w:val="20"/>
              </w:rPr>
              <w:t xml:space="preserve">Eine Funkzelle ist der Bereich, in dem das von einer Sendeeinrichtung eines Mobilfunknetzes gesendete Signal empfangen und fehlerfrei decodiert werden kann. … Die Größe einer </w:t>
            </w:r>
            <w:r>
              <w:rPr>
                <w:sz w:val="20"/>
                <w:szCs w:val="20"/>
              </w:rPr>
              <w:t xml:space="preserve">Funkzelle ist abhängig von meteorologischen und geografischen Gegebenheiten, Aufbauhöhe und Typ der verwendeten Antennen, der Sendeleistung und dem verwendeten Mobilfunkstandard.</w:t>
            </w:r>
            <w:r/>
          </w:p>
        </w:tc>
      </w:tr>
      <w:tr>
        <w:trPr/>
        <w:tc>
          <w:tcPr>
            <w:tcW w:w="2835" w:type="dxa"/>
            <w:textDirection w:val="lrTb"/>
            <w:noWrap w:val="false"/>
          </w:tcPr>
          <w:p>
            <w:r>
              <w:rPr>
                <w:b w:val="0"/>
                <w:bCs w:val="0"/>
                <w:sz w:val="20"/>
                <w:szCs w:val="20"/>
              </w:rPr>
              <w:t xml:space="preserve">GSM</w:t>
            </w:r>
            <w:r/>
          </w:p>
        </w:tc>
        <w:tc>
          <w:tcPr>
            <w:tcW w:w="6236" w:type="dxa"/>
            <w:textDirection w:val="lrTb"/>
            <w:noWrap w:val="false"/>
          </w:tcPr>
          <w:p>
            <w:r>
              <w:rPr>
                <w:sz w:val="20"/>
                <w:szCs w:val="20"/>
              </w:rPr>
              <w:t xml:space="preserve">s. Mobilfunk-Frequenzbereiche</w:t>
            </w:r>
            <w:r/>
          </w:p>
        </w:tc>
      </w:tr>
      <w:tr>
        <w:trPr/>
        <w:tc>
          <w:tcPr>
            <w:tcW w:w="2835" w:type="dxa"/>
            <w:textDirection w:val="lrTb"/>
            <w:noWrap w:val="false"/>
          </w:tcPr>
          <w:p>
            <w:r>
              <w:rPr>
                <w:b w:val="0"/>
                <w:bCs w:val="0"/>
                <w:sz w:val="20"/>
                <w:szCs w:val="20"/>
              </w:rPr>
              <w:t xml:space="preserve">LTE</w:t>
            </w:r>
            <w:r/>
          </w:p>
        </w:tc>
        <w:tc>
          <w:tcPr>
            <w:tcW w:w="6236" w:type="dxa"/>
            <w:textDirection w:val="lrTb"/>
            <w:noWrap w:val="false"/>
          </w:tcPr>
          <w:p>
            <w:r>
              <w:rPr>
                <w:sz w:val="20"/>
                <w:szCs w:val="20"/>
              </w:rPr>
              <w:t xml:space="preserve">s. Mobilfunk-Frequenzbereiche</w:t>
            </w:r>
            <w:r/>
          </w:p>
        </w:tc>
      </w:tr>
      <w:tr>
        <w:trPr/>
        <w:tc>
          <w:tcPr>
            <w:tcW w:w="2835" w:type="dxa"/>
            <w:textDirection w:val="lrTb"/>
            <w:noWrap w:val="false"/>
          </w:tcPr>
          <w:p>
            <w:r>
              <w:rPr>
                <w:b w:val="0"/>
                <w:bCs w:val="0"/>
                <w:sz w:val="20"/>
                <w:szCs w:val="20"/>
              </w:rPr>
              <w:t xml:space="preserve">Mobilfunkanlage</w:t>
            </w:r>
            <w:r/>
          </w:p>
        </w:tc>
        <w:tc>
          <w:tcPr>
            <w:tcW w:w="6236" w:type="dxa"/>
            <w:textDirection w:val="lrTb"/>
            <w:noWrap w:val="false"/>
          </w:tcPr>
          <w:p>
            <w:r>
              <w:rPr>
                <w:sz w:val="20"/>
                <w:szCs w:val="20"/>
              </w:rPr>
              <w:t xml:space="preserve">Eine Mobilfunkanlage versorgt eine bis mehrere Funkzellen, dies ist abhängig davon, wie viele Frequenzen genutzt werden</w:t>
            </w:r>
            <w:r>
              <w:rPr>
                <w:sz w:val="20"/>
                <w:szCs w:val="20"/>
              </w:rPr>
              <w:t xml:space="preserve">. Innerhalb einer Funkzelle dient die Mobilfunkanlage als Sende- und Empfangsstation zum Austausch von Mobilfunkdaten. Das bedeutet, dass sowohl die Standortbestimmung aber auch die Datenübertragung während des Telefonierens über diese Anlage funktioniert.</w:t>
            </w:r>
            <w:r/>
          </w:p>
        </w:tc>
      </w:tr>
      <w:tr>
        <w:trPr/>
        <w:tc>
          <w:tcPr>
            <w:tcW w:w="2835" w:type="dxa"/>
            <w:textDirection w:val="lrTb"/>
            <w:noWrap w:val="false"/>
          </w:tcPr>
          <w:p>
            <w:r>
              <w:rPr>
                <w:b w:val="0"/>
                <w:bCs w:val="0"/>
                <w:sz w:val="20"/>
                <w:szCs w:val="20"/>
              </w:rPr>
              <w:t xml:space="preserve">Mobilfunk-Basisstation</w:t>
            </w:r>
            <w:r/>
          </w:p>
        </w:tc>
        <w:tc>
          <w:tcPr>
            <w:tcW w:w="6236" w:type="dxa"/>
            <w:textDirection w:val="lrTb"/>
            <w:noWrap w:val="false"/>
          </w:tcPr>
          <w:p>
            <w:r>
              <w:rPr>
                <w:sz w:val="20"/>
                <w:szCs w:val="20"/>
              </w:rPr>
              <w:t xml:space="preserve">s. Mobilfunkanlage</w:t>
            </w:r>
            <w:r/>
          </w:p>
        </w:tc>
      </w:tr>
      <w:tr>
        <w:trPr/>
        <w:tc>
          <w:tcPr>
            <w:tcW w:w="2835" w:type="dxa"/>
            <w:textDirection w:val="lrTb"/>
            <w:noWrap w:val="false"/>
          </w:tcPr>
          <w:p>
            <w:r>
              <w:rPr>
                <w:b w:val="0"/>
                <w:bCs w:val="0"/>
                <w:sz w:val="20"/>
                <w:szCs w:val="20"/>
              </w:rPr>
              <w:t xml:space="preserve">Mobilfunk-Frequenzbereiche</w:t>
            </w:r>
            <w:r/>
          </w:p>
        </w:tc>
        <w:tc>
          <w:tcPr>
            <w:tcW w:w="6236" w:type="dxa"/>
            <w:textDirection w:val="lrTb"/>
            <w:noWrap w:val="false"/>
          </w:tcPr>
          <w:p>
            <w:r>
              <w:rPr>
                <w:sz w:val="20"/>
                <w:szCs w:val="20"/>
              </w:rPr>
              <w:t xml:space="preserve">Im Mobilfunk werden für die verschiedenen Übertragungsstandards unterschiedliche Frequenzen verwendet. Der GSM-Standard (Global System for Mobile Communication) gehört zur so genannten 2. Generation (2G) und bewegt sich im Frequenzbereich von ca.</w:t>
            </w:r>
            <w:r>
              <w:rPr>
                <w:sz w:val="20"/>
                <w:szCs w:val="20"/>
              </w:rPr>
              <w:t xml:space="preserve"> 900 Megahertz. Der Standard UMTS (Universal Mobile Telecommunications System) liegt zwischen dem 199 und 2100 Megahertz und die neueste 4. Generation - LTE (Long Term Evolution) nutzen die Frequenzbereich um 800 Megahertz, 1,8 Gigahertz und 2,6 Gigahertz.</w:t>
            </w:r>
            <w:r/>
          </w:p>
        </w:tc>
      </w:tr>
      <w:tr>
        <w:trPr/>
        <w:tc>
          <w:tcPr>
            <w:tcW w:w="2835" w:type="dxa"/>
            <w:textDirection w:val="lrTb"/>
            <w:noWrap w:val="false"/>
          </w:tcPr>
          <w:p>
            <w:r>
              <w:rPr>
                <w:b w:val="0"/>
                <w:bCs w:val="0"/>
                <w:sz w:val="20"/>
                <w:szCs w:val="20"/>
              </w:rPr>
              <w:t xml:space="preserve">Open Data</w:t>
            </w:r>
            <w:r/>
          </w:p>
        </w:tc>
        <w:tc>
          <w:tcPr>
            <w:tcW w:w="6236" w:type="dxa"/>
            <w:textDirection w:val="lrTb"/>
            <w:noWrap w:val="false"/>
          </w:tcPr>
          <w:p>
            <w:pPr>
              <w:spacing w:line="276" w:lineRule="auto"/>
            </w:pPr>
            <w:r>
              <w:rPr>
                <w:sz w:val="20"/>
                <w:szCs w:val="20"/>
              </w:rPr>
              <w:t xml:space="preserve">Open Data bedeutet die freie Verfügbar- und Nutzbarkeit von – meist öffentlichen – Daten. Sie beruht auf der Annahme, dass vorteilhafte Entwicklungen unterstütz</w:t>
            </w:r>
            <w:r>
              <w:rPr>
                <w:sz w:val="20"/>
                <w:szCs w:val="20"/>
              </w:rPr>
              <w:t xml:space="preserve">t werden wie Open Government, wenn adressatengerecht und benutzerfreundlich aufbereitete Informationen öffentlich zugänglich gemacht werden und damit mehr Transparenz und Zusammenarbeit ermöglichen. Dazu verwenden die Ersteller Lizenzmodelle, die auf das U</w:t>
            </w:r>
            <w:r>
              <w:rPr>
                <w:sz w:val="20"/>
                <w:szCs w:val="20"/>
              </w:rPr>
              <w:t xml:space="preserve">rheberrecht, Patente oder andere proprietäre Rechte weitgehend verzichten. Open Data ähnelt dabei zahlreichen anderen „Open“-Bewegungen, wie zum Beispiel Open Source, Open Content, Open Access, Open Education und ist eine Voraussetzung für Open Government.</w:t>
            </w:r>
            <w:r/>
          </w:p>
        </w:tc>
      </w:tr>
      <w:tr>
        <w:trPr/>
        <w:tc>
          <w:tcPr>
            <w:tcW w:w="2835" w:type="dxa"/>
            <w:textDirection w:val="lrTb"/>
            <w:noWrap w:val="false"/>
          </w:tcPr>
          <w:p>
            <w:r>
              <w:rPr>
                <w:b w:val="0"/>
                <w:bCs w:val="0"/>
                <w:sz w:val="20"/>
                <w:szCs w:val="20"/>
              </w:rPr>
              <w:t xml:space="preserve">Ortungsdaten</w:t>
            </w:r>
            <w:r/>
          </w:p>
        </w:tc>
        <w:tc>
          <w:tcPr>
            <w:tcW w:w="6236" w:type="dxa"/>
            <w:textDirection w:val="lrTb"/>
            <w:noWrap w:val="false"/>
          </w:tcPr>
          <w:p>
            <w:r>
              <w:rPr>
                <w:sz w:val="20"/>
                <w:szCs w:val="20"/>
              </w:rPr>
              <w:t xml:space="preserve">Als Ortungsdaten bezeichnen wir Da</w:t>
            </w:r>
            <w:r>
              <w:rPr>
                <w:sz w:val="20"/>
                <w:szCs w:val="20"/>
              </w:rPr>
              <w:t xml:space="preserve">ten, welche zur Ortung einer Person genutzt werden können. Hierbei kann es sich um ermittelte GPS-Positionen handeln, aber auch um Anmeldedaten des Smartphones/Handys an einer Funkzelle sowie andere Handydaten (durch Telefonate, SMS oder Nutzung von Apps).</w:t>
            </w:r>
            <w:r/>
          </w:p>
        </w:tc>
      </w:tr>
      <w:tr>
        <w:trPr/>
        <w:tc>
          <w:tcPr>
            <w:tcW w:w="2835" w:type="dxa"/>
            <w:textDirection w:val="lrTb"/>
            <w:noWrap w:val="false"/>
          </w:tcPr>
          <w:p>
            <w:r>
              <w:rPr>
                <w:b w:val="0"/>
                <w:bCs w:val="0"/>
                <w:sz w:val="20"/>
                <w:szCs w:val="20"/>
              </w:rPr>
              <w:t xml:space="preserve">personenbezogene Daten</w:t>
            </w:r>
            <w:r/>
          </w:p>
        </w:tc>
        <w:tc>
          <w:tcPr>
            <w:tcW w:w="6236" w:type="dxa"/>
            <w:textDirection w:val="lrTb"/>
            <w:noWrap w:val="false"/>
          </w:tcPr>
          <w:p>
            <w:r>
              <w:rPr>
                <w:sz w:val="20"/>
                <w:szCs w:val="20"/>
              </w:rPr>
              <w:t xml:space="preserve">Personenbezogene Daten bezeichnen Daten, welche Rückschlüsse auf eine Person </w:t>
            </w:r>
            <w:r>
              <w:rPr>
                <w:sz w:val="20"/>
                <w:szCs w:val="20"/>
              </w:rPr>
              <w:t xml:space="preserve">zu</w:t>
            </w:r>
            <w:r>
              <w:rPr>
                <w:sz w:val="20"/>
                <w:szCs w:val="20"/>
              </w:rPr>
              <w:t xml:space="preserve">lassen. Hier</w:t>
            </w:r>
            <w:r>
              <w:rPr>
                <w:sz w:val="20"/>
                <w:szCs w:val="20"/>
              </w:rPr>
              <w:t xml:space="preserve">bei kann es sich beispielsweise um die IP-Adresse eines Internetnutzers, Interessen, biologische Daten, die IMEI-Nummer oder Apps eines Smartphones handeln. Bei einer ausreichenden Datenmenge lassen sich so sehr genaue Aussagen über eine Person aufstellen.</w:t>
            </w:r>
            <w:r/>
          </w:p>
        </w:tc>
      </w:tr>
      <w:tr>
        <w:trPr/>
        <w:tc>
          <w:tcPr>
            <w:tcW w:w="2835" w:type="dxa"/>
            <w:textDirection w:val="lrTb"/>
            <w:noWrap w:val="false"/>
          </w:tcPr>
          <w:p>
            <w:r>
              <w:rPr>
                <w:b w:val="0"/>
                <w:bCs w:val="0"/>
                <w:sz w:val="20"/>
                <w:szCs w:val="20"/>
              </w:rPr>
              <w:t xml:space="preserve">Processing</w:t>
            </w:r>
            <w:r/>
          </w:p>
        </w:tc>
        <w:tc>
          <w:tcPr>
            <w:tcW w:w="6236" w:type="dxa"/>
            <w:textDirection w:val="lrTb"/>
            <w:noWrap w:val="false"/>
          </w:tcPr>
          <w:p>
            <w:pPr>
              <w:spacing w:line="276" w:lineRule="auto"/>
            </w:pPr>
            <w:r>
              <w:rPr>
                <w:sz w:val="20"/>
                <w:szCs w:val="20"/>
              </w:rPr>
              <w:t xml:space="preserve">Processing ist eine objektorientierte, stark typisierte Programmiersprache mit zugehöriger integrierter Entwicklungsumgebung. Die Programmiersprache ist für die Einsatzbereiche Grafik, Simulation und Animation spezialisiert. </w:t>
            </w:r>
            <w:r>
              <w:rPr>
                <w:sz w:val="20"/>
                <w:szCs w:val="20"/>
              </w:rPr>
              <w:t xml:space="preserve">Processing wird in einem quelloffenen Projekt entwickelt, das am Massachusetts Institute of Technology in Boston von Ben Fry (Broad Institute) und Casey Reas (UCLA Design|Medi</w:t>
            </w:r>
            <w:r>
              <w:rPr>
                <w:sz w:val="20"/>
                <w:szCs w:val="20"/>
              </w:rPr>
              <w:t xml:space="preserve">a Arts) initiiert wurde. Processing hat den Charakter einer stark vereinfachten Version der Programmiersprache Java, ermöglicht Interaktionen und visuelle Elemente zu programmieren und richtet sich vorwiegend an Gestalter, Künstler und Programmieranfänger.</w:t>
            </w:r>
            <w:r/>
          </w:p>
        </w:tc>
      </w:tr>
      <w:tr>
        <w:trPr/>
        <w:tc>
          <w:tcPr>
            <w:tcW w:w="2835" w:type="dxa"/>
            <w:textDirection w:val="lrTb"/>
            <w:noWrap w:val="false"/>
          </w:tcPr>
          <w:p>
            <w:r>
              <w:rPr>
                <w:b w:val="0"/>
                <w:bCs w:val="0"/>
                <w:sz w:val="20"/>
                <w:szCs w:val="20"/>
              </w:rPr>
              <w:t xml:space="preserve">Tracking</w:t>
            </w:r>
            <w:r/>
          </w:p>
        </w:tc>
        <w:tc>
          <w:tcPr>
            <w:tcW w:w="6236" w:type="dxa"/>
            <w:textDirection w:val="lrTb"/>
            <w:noWrap w:val="false"/>
          </w:tcPr>
          <w:p>
            <w:pPr>
              <w:spacing w:line="276" w:lineRule="auto"/>
              <w:rPr>
                <w:rFonts w:cstheme="minorHAnsi"/>
                <w:sz w:val="16"/>
                <w:szCs w:val="20"/>
              </w:rPr>
            </w:pPr>
            <w:r>
              <w:rPr>
                <w:sz w:val="20"/>
                <w:szCs w:val="20"/>
              </w:rPr>
              <w:t xml:space="preserve">Tracking … umfasst alle Bearbeitungsschritte, die der gleichzeitigen Verfolgung von (bewegten) Objekten dienen. Davon unterschieden wird das Tracing, das eine zeitlich versetzte Verfolgung anhan</w:t>
            </w:r>
            <w:r>
              <w:rPr>
                <w:sz w:val="20"/>
                <w:szCs w:val="20"/>
              </w:rPr>
              <w:t xml:space="preserve">d von Aufzeichnungen betrifft, z. B. in der Programmierung als Ablaufverfolgung. Die Abgrenzung ist aber nicht einheitlich, so spricht man z. B. von einem GPS-Tracking unabhängig davon, ob die Verfolgung (Auswertung) gleichzeitig oder nachträglich erfolgt.</w:t>
            </w:r>
            <w:r/>
          </w:p>
          <w:p>
            <w:pPr>
              <w:spacing w:before="240" w:line="276" w:lineRule="auto"/>
            </w:pPr>
            <w:r>
              <w:rPr>
                <w:sz w:val="20"/>
                <w:szCs w:val="20"/>
              </w:rPr>
              <w:t xml:space="preserve">Web Analytics (auch Clickstream-Analyse, Datenverkehrsanalyse, Traffic-Analyse, Web-Analyse, Web-Controlling, Webtracking) ist die Sammlung und Auswertung des Verhaltens von Besuchern auf Websites. Ein Analytic-Tool untersucht typisc</w:t>
            </w:r>
            <w:r>
              <w:rPr>
                <w:sz w:val="20"/>
                <w:szCs w:val="20"/>
              </w:rPr>
              <w:t xml:space="preserve">herweise, woher die Besucher kommen, welche Bereiche auf einer Internetseite aufgesucht werden und wie oft und wie lange welche Unterseiten und Kategorien angesehen werden. In Deutschland ist der Einsatz solcher Werkzeuge aus Datenschutzgründen umstritten.</w:t>
            </w:r>
            <w:r/>
          </w:p>
        </w:tc>
      </w:tr>
      <w:tr>
        <w:trPr/>
        <w:tc>
          <w:tcPr>
            <w:tcW w:w="2835" w:type="dxa"/>
            <w:textDirection w:val="lrTb"/>
            <w:noWrap w:val="false"/>
          </w:tcPr>
          <w:p>
            <w:r>
              <w:rPr>
                <w:b w:val="0"/>
                <w:bCs w:val="0"/>
                <w:sz w:val="20"/>
                <w:szCs w:val="20"/>
              </w:rPr>
              <w:t xml:space="preserve">UMTS</w:t>
            </w:r>
            <w:r/>
          </w:p>
        </w:tc>
        <w:tc>
          <w:tcPr>
            <w:tcW w:w="6236" w:type="dxa"/>
            <w:textDirection w:val="lrTb"/>
            <w:noWrap w:val="false"/>
          </w:tcPr>
          <w:p>
            <w:r>
              <w:rPr>
                <w:sz w:val="20"/>
                <w:szCs w:val="20"/>
              </w:rPr>
              <w:t xml:space="preserve">s. Mobilfunk-Frequenzbereiche</w:t>
            </w:r>
            <w:r/>
          </w:p>
        </w:tc>
      </w:tr>
    </w:tbl>
    <w:p>
      <w:pPr>
        <w:pStyle w:val="1215"/>
        <w:numPr>
          <w:ilvl w:val="0"/>
          <w:numId w:val="0"/>
        </w:numPr>
        <w:ind w:left="432"/>
      </w:pPr>
      <w:r/>
      <w:r/>
    </w:p>
    <w:sectPr>
      <w:headerReference w:type="default" r:id="rId12"/>
      <w:footerReference w:type="default" r:id="rId17"/>
      <w:footnotePr/>
      <w:endnotePr/>
      <w:type w:val="nextPage"/>
      <w:pgSz w:w="11906" w:h="16838" w:orient="portrait"/>
      <w:pgMar w:top="1134" w:right="1531" w:bottom="1276" w:left="1531" w:header="709" w:footer="329" w:gutter="0"/>
      <w:cols w:num="1" w:sep="0" w:space="708" w:equalWidth="1"/>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I E" w:date="2023-03-30T13:42:00Z" w:initials="IE">
    <w:p w14:paraId="00000001" w14:textId="00000001">
      <w:pPr>
        <w:spacing w:line="240" w:after="0" w:lineRule="auto" w:before="0"/>
        <w:ind w:firstLine="0" w:left="0" w:right="0"/>
        <w:jc w:val="left"/>
      </w:pPr>
      <w:r>
        <w:rPr>
          <w:rFonts w:eastAsia="Arial" w:ascii="Arial" w:hAnsi="Arial" w:cs="Arial"/>
          <w:sz w:val="22"/>
        </w:rPr>
        <w:t xml:space="preserve">Video-Link funktioniert nicht mehr - Video ist nicht mehr verfügbar</w:t>
      </w:r>
    </w:p>
  </w:comment>
  <w:comment w:id="0" w:author="I E" w:date="2023-03-30T11:47:00Z" w:initials="IE">
    <w:p w14:paraId="00000002" w14:textId="00000002">
      <w:pPr>
        <w:spacing w:line="240" w:after="0" w:lineRule="auto" w:before="0"/>
        <w:ind w:firstLine="0" w:left="0" w:right="0"/>
        <w:jc w:val="left"/>
      </w:pPr>
      <w:r>
        <w:rPr>
          <w:rFonts w:eastAsia="Arial" w:ascii="Arial" w:hAnsi="Arial" w:cs="Arial"/>
          <w:sz w:val="22"/>
        </w:rPr>
        <w:t xml:space="preserve">Was ist mit V gemeint?</w:t>
      </w:r>
    </w:p>
  </w:comment>
  <w:comment w:id="1" w:author="I E" w:date="2023-03-30T11:47:00Z" w:initials="IE">
    <w:p w14:paraId="00000003" w14:textId="00000003">
      <w:pPr>
        <w:spacing w:line="240" w:after="0" w:lineRule="auto" w:before="0"/>
        <w:ind w:firstLine="0" w:left="0" w:right="0"/>
        <w:jc w:val="left"/>
      </w:pPr>
      <w:r>
        <w:rPr>
          <w:rFonts w:eastAsia="Arial" w:ascii="Arial" w:hAnsi="Arial" w:cs="Arial"/>
          <w:sz w:val="22"/>
        </w:rPr>
        <w:t xml:space="preserve">A2?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paraIdParent="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7D01056" w16cex:dateUtc="2023-03-30T11:42:00Z"/>
  <w16cex:commentExtensible w16cex:durableId="27CFF559" w16cex:dateUtc="2023-03-30T09:47:00Z"/>
  <w16cex:commentExtensible w16cex:durableId="27CFF561" w16cex:dateUtc="2023-03-30T09:47: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27D01056"/>
  <w16cid:commentId w16cid:paraId="00000002" w16cid:durableId="27CFF559"/>
  <w16cid:commentId w16cid:paraId="00000003" w16cid:durableId="27CFF5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Wingdings">
    <w:panose1 w:val="05010000000000000000"/>
  </w:font>
  <w:font w:name="Symbol">
    <w:panose1 w:val="05010000000000000000"/>
  </w:font>
  <w:font w:name="Times New Roman">
    <w:panose1 w:val="02020603050405020304"/>
  </w:font>
  <w:font w:name="Courier New">
    <w:panose1 w:val="02070309020205020404"/>
  </w:font>
  <w:font w:name="helvetica 55">
    <w:panose1 w:val="020B0203030804020204"/>
  </w:font>
  <w:font w:name="Segoe UI">
    <w:panose1 w:val="020B0502040504020204"/>
  </w:font>
  <w:font w:name="helvetica 65">
    <w:panose1 w:val="020B0203030804020204"/>
  </w:font>
  <w:font w:name="helvetica 45">
    <w:panose1 w:val="020B02030308040202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7"/>
      <w:ind w:right="-2637"/>
      <w:tabs>
        <w:tab w:val="clear" w:pos="4536" w:leader="none"/>
        <w:tab w:val="right" w:pos="8789" w:leader="none"/>
        <w:tab w:val="clear" w:pos="9072" w:leader="none"/>
      </w:tabs>
      <w:rPr>
        <w:sz w:val="6"/>
      </w:rPr>
    </w:pPr>
    <w:r>
      <mc:AlternateContent>
        <mc:Choice Requires="wpg">
          <w:drawing>
            <wp:anchor xmlns:wp="http://schemas.openxmlformats.org/drawingml/2006/wordprocessingDrawing" xmlns:wp14="http://schemas.microsoft.com/office/word/2010/wordprocessingDrawing" distT="0" distB="0" distL="114300" distR="114300" simplePos="0" relativeHeight="251668992" behindDoc="0" locked="0" layoutInCell="1" allowOverlap="1">
              <wp:simplePos x="0" y="0"/>
              <wp:positionH relativeFrom="column">
                <wp:posOffset>5989955</wp:posOffset>
              </wp:positionH>
              <wp:positionV relativeFrom="paragraph">
                <wp:posOffset>-4281169</wp:posOffset>
              </wp:positionV>
              <wp:extent cx="328930" cy="4096385"/>
              <wp:effectExtent l="0" t="0" r="0" b="0"/>
              <wp:wrapNone/>
              <wp:docPr id="5" name="Gruppieren 3"/>
              <wp:cNvGraphicFramePr/>
              <a:graphic xmlns:a="http://schemas.openxmlformats.org/drawingml/2006/main">
                <a:graphicData uri="http://schemas.microsoft.com/office/word/2010/wordprocessingGroup">
                  <wpg:wgp>
                    <wpg:cNvGrpSpPr/>
                    <wpg:grpSpPr bwMode="auto">
                      <a:xfrm>
                        <a:off x="0" y="0"/>
                        <a:ext cx="328930" cy="4096385"/>
                        <a:chOff x="0" y="0"/>
                        <a:chExt cx="3289" cy="40960"/>
                      </a:xfrm>
                    </wpg:grpSpPr>
                    <wps:wsp>
                      <wps:cNvPr id="0" name=""/>
                      <wps:cNvSpPr txBox="1"/>
                      <wps:spPr bwMode="auto">
                        <a:xfrm rot="16199999">
                          <a:off x="-15797" y="15798"/>
                          <a:ext cx="34886" cy="3289"/>
                        </a:xfrm>
                        <a:prstGeom prst="rect">
                          <a:avLst/>
                        </a:prstGeom>
                        <a:solidFill>
                          <a:srgbClr val="FFFFFF"/>
                        </a:solidFill>
                        <a:ln>
                          <a:noFill/>
                        </a:ln>
                      </wps:spPr>
                      <wps:txbx>
                        <w:txbxContent>
                          <w:p>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 xml:space="preserve">im Auftrag der Wissensfabrik – Unternehmen für Deutschland e.V.</w:t>
                            </w:r>
                            <w:r/>
                          </w:p>
                        </w:txbxContent>
                      </wps:txbx>
                      <wps:bodyPr vert="vert270" wrap="square" upright="1"/>
                    </wps:wsp>
                    <pic:pic xmlns:pic="http://schemas.openxmlformats.org/drawingml/2006/picture">
                      <pic:nvPicPr>
                        <pic:cNvPr id="16" name=""/>
                        <pic:cNvPicPr/>
                        <pic:nvPr/>
                      </pic:nvPicPr>
                      <pic:blipFill>
                        <a:blip r:embed="rId1"/>
                        <a:stretch/>
                      </pic:blipFill>
                      <pic:spPr bwMode="auto">
                        <a:xfrm rot="16199999">
                          <a:off x="-1654" y="36992"/>
                          <a:ext cx="6477" cy="1460"/>
                        </a:xfrm>
                        <a:prstGeom prst="rect">
                          <a:avLst/>
                        </a:prstGeom>
                        <a:noFill/>
                        <a:ln>
                          <a:noFill/>
                        </a:ln>
                      </pic:spPr>
                    </pic:pic>
                  </wpg:wgp>
                </a:graphicData>
              </a:graphic>
            </wp:anchor>
          </w:drawing>
        </mc:Choice>
        <mc:Fallback>
          <w:pict>
            <v:group id="group 6" o:spid="_x0000_s0000" style="position:absolute;z-index:251668992;o:allowoverlap:true;o:allowincell:true;mso-position-horizontal-relative:text;margin-left:471.6pt;mso-position-horizontal:absolute;mso-position-vertical-relative:text;margin-top:-337.1pt;mso-position-vertical:absolute;width:25.9pt;height:322.6pt;mso-wrap-distance-left:9.0pt;mso-wrap-distance-top:0.0pt;mso-wrap-distance-right:9.0pt;mso-wrap-distance-bottom:0.0pt;" coordorigin="0,0" coordsize="32,409">
              <v:shape id="shape 7" o:spid="_x0000_s7" o:spt="202" type="#_x0000_t202" style="position:absolute;left:-157;top:157;width:348;height:32;rotation:269;visibility:visible;" fillcolor="#FFFFFF" stroked="f">
                <v:textbox inset="0,0,0,0">
                  <w:txbxContent>
                    <w:p>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 xml:space="preserve">im Auftrag der Wissensfabrik – Unternehmen für Deutschland e.V.</w:t>
                      </w:r>
                      <w:r/>
                    </w:p>
                  </w:txbxContent>
                </v:textbox>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position:absolute;left:-16;top:369;width:64;height:14;rotation:269;" stroked="f">
                <v:path textboxrect="0,0,0,0"/>
                <v:imagedata r:id="rId1" o:title=""/>
              </v:shape>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37248" behindDoc="0" locked="0" layoutInCell="1" allowOverlap="1">
              <wp:simplePos x="0" y="0"/>
              <wp:positionH relativeFrom="column">
                <wp:posOffset>6985</wp:posOffset>
              </wp:positionH>
              <wp:positionV relativeFrom="paragraph">
                <wp:posOffset>-24129</wp:posOffset>
              </wp:positionV>
              <wp:extent cx="5603875" cy="0"/>
              <wp:effectExtent l="0" t="0" r="0" b="0"/>
              <wp:wrapNone/>
              <wp:docPr id="6" name="Gerade Verbindung 7"/>
              <wp:cNvGraphicFramePr/>
              <a:graphic xmlns:a="http://schemas.openxmlformats.org/drawingml/2006/main">
                <a:graphicData uri="http://schemas.microsoft.com/office/word/2010/wordprocessingShape">
                  <wps:wsp>
                    <wps:cNvPr id="0" name=""/>
                    <wps:cNvSpPr/>
                    <wps:spPr bwMode="auto">
                      <a:xfrm>
                        <a:off x="0" y="0"/>
                        <a:ext cx="5603875" cy="0"/>
                      </a:xfrm>
                      <a:prstGeom prst="line">
                        <a:avLst/>
                      </a:prstGeom>
                      <a:solidFill>
                        <a:srgbClr val="FFFFFF"/>
                      </a:solidFill>
                      <a:ln w="38100">
                        <a:solidFill>
                          <a:srgbClr val="FFC000"/>
                        </a:solidFill>
                        <a:miter/>
                      </a:ln>
                    </wps:spPr>
                    <wps:bodyPr rot="0">
                      <a:prstTxWarp prst="textNoShape">
                        <a:avLst/>
                      </a:prstTxWarp>
                      <a:noAutofit/>
                    </wps:bodyPr>
                  </wps:wsp>
                </a:graphicData>
              </a:graphic>
              <wp14:sizeRelH relativeFrom="page">
                <wp14:pctWidth>0</wp14:pctWidth>
              </wp14:sizeRelH>
            </wp:anchor>
          </w:drawing>
        </mc:Choice>
        <mc:Fallback>
          <w:pict>
            <v:line id="shape 9" o:spid="_x0000_s9" style="position:absolute;left:0;text-align:left;z-index:251637248;mso-wrap-distance-left:9.0pt;mso-wrap-distance-top:0.0pt;mso-wrap-distance-right:9.0pt;mso-wrap-distance-bottom:0.0pt;visibility:visible;" from="0.5pt,-1.9pt" to="441.8pt,-1.9pt" fillcolor="#FFFFFF" strokecolor="#FFC000" strokeweight="3.00pt"/>
          </w:pict>
        </mc:Fallback>
      </mc:AlternateContent>
    </w:r>
    <w:r/>
  </w:p>
  <w:p>
    <w:pPr>
      <w:pStyle w:val="1227"/>
      <w:ind w:right="-2637"/>
      <w:tabs>
        <w:tab w:val="clear" w:pos="4536" w:leader="none"/>
        <w:tab w:val="right" w:pos="8789" w:leader="none"/>
        <w:tab w:val="clear" w:pos="9072" w:leader="none"/>
      </w:tabs>
      <w:rPr>
        <w:sz w:val="6"/>
      </w:rPr>
    </w:pPr>
    <w:r>
      <w:rPr>
        <w:sz w:val="6"/>
      </w:rPr>
    </w:r>
    <w:r/>
  </w:p>
  <w:p>
    <w:pPr>
      <w:pStyle w:val="1227"/>
      <w:ind w:right="-2637"/>
      <w:tabs>
        <w:tab w:val="clear" w:pos="4536" w:leader="none"/>
        <w:tab w:val="left" w:pos="6649" w:leader="none"/>
        <w:tab w:val="right" w:pos="8789" w:leader="none"/>
        <w:tab w:val="clear" w:pos="9072" w:leader="none"/>
      </w:tabs>
      <w:rPr>
        <w:sz w:val="18"/>
      </w:rPr>
    </w:pPr>
    <w:r>
      <w:rPr>
        <w:sz w:val="6"/>
      </w:rPr>
      <w:t xml:space="preserve"> </w:t>
    </w:r>
    <w:r>
      <w:rPr>
        <w:sz w:val="18"/>
      </w:rPr>
      <w:t xml:space="preserve">Modul A1 </w:t>
    </w:r>
    <w:r>
      <w:rPr>
        <w:sz w:val="18"/>
      </w:rPr>
      <w:t xml:space="preserve">– </w:t>
    </w:r>
    <w:r>
      <w:rPr>
        <w:sz w:val="18"/>
      </w:rPr>
      <w:t xml:space="preserve">Mobilfunk</w:t>
    </w:r>
    <w:r>
      <w:rPr>
        <w:sz w:val="18"/>
      </w:rPr>
      <w:t xml:space="preserve">                                    aktualisiert am 0</w:t>
    </w:r>
    <w:r>
      <w:rPr>
        <w:sz w:val="18"/>
      </w:rPr>
      <w:t xml:space="preserve">3</w:t>
    </w:r>
    <w:r>
      <w:rPr>
        <w:sz w:val="18"/>
      </w:rPr>
      <w:t xml:space="preserve">.0</w:t>
    </w:r>
    <w:r>
      <w:rPr>
        <w:sz w:val="18"/>
      </w:rPr>
      <w:t xml:space="preserve">5</w:t>
    </w:r>
    <w:r>
      <w:rPr>
        <w:sz w:val="18"/>
      </w:rPr>
      <w:t xml:space="preserve">.18</w:t>
    </w:r>
    <w:r>
      <w:rPr>
        <w:i/>
        <w:sz w:val="18"/>
      </w:rPr>
      <w:tab/>
    </w:r>
    <w:ins w:id="197" w:author="I E" w:date="2023-03-31T11:02:00Z">
      <w:r>
        <w:rPr>
          <w:i/>
          <w:sz w:val="18"/>
        </w:rPr>
        <w:tab/>
      </w:r>
    </w:ins>
    <w:r>
      <w:rPr>
        <w:sz w:val="18"/>
      </w:rPr>
      <w:t xml:space="preserve">Seite </w:t>
    </w:r>
    <w:r>
      <w:rPr>
        <w:bCs w:val="0"/>
        <w:sz w:val="18"/>
      </w:rPr>
      <w:fldChar w:fldCharType="begin"/>
    </w:r>
    <w:r>
      <w:rPr>
        <w:sz w:val="18"/>
      </w:rPr>
      <w:instrText xml:space="preserve">PAGE  \* Arabic  \* MERGEFORMAT</w:instrText>
    </w:r>
    <w:r>
      <w:rPr>
        <w:bCs w:val="0"/>
        <w:sz w:val="18"/>
      </w:rPr>
      <w:fldChar w:fldCharType="separate"/>
    </w:r>
    <w:r>
      <w:rPr>
        <w:sz w:val="18"/>
      </w:rPr>
      <w:t xml:space="preserve">9</w:t>
    </w:r>
    <w:r>
      <w:rPr>
        <w:bCs w:val="0"/>
        <w:sz w:val="18"/>
      </w:rPr>
      <w:fldChar w:fldCharType="end"/>
    </w:r>
    <w:r>
      <w:rPr>
        <w:sz w:val="18"/>
      </w:rPr>
      <w:t xml:space="preserve"> von </w:t>
    </w:r>
    <w:r>
      <w:rPr>
        <w:sz w:val="18"/>
      </w:rPr>
      <w:fldChar w:fldCharType="begin"/>
    </w:r>
    <w:r>
      <w:rPr>
        <w:sz w:val="18"/>
      </w:rPr>
      <w:instrText xml:space="preserve">NUMPAGES  \* Arabic  \* MERGEFORMAT</w:instrText>
    </w:r>
    <w:r>
      <w:rPr>
        <w:sz w:val="18"/>
      </w:rPr>
      <w:fldChar w:fldCharType="separate"/>
    </w:r>
    <w:r>
      <w:rPr>
        <w:sz w:val="18"/>
      </w:rPr>
      <w:t xml:space="preserve">19</w:t>
    </w:r>
    <w:r>
      <w:rPr>
        <w:sz w:val="18"/>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9"/>
      <w:tabs>
        <w:tab w:val="clear" w:pos="4536" w:leader="none"/>
        <w:tab w:val="left" w:pos="5103" w:leader="none"/>
        <w:tab w:val="clear" w:pos="9072" w:leader="none"/>
      </w:tabs>
      <w:rPr>
        <w:sz w:val="18"/>
        <w:szCs w:val="18"/>
      </w:rPr>
    </w:pPr>
    <w:r/>
    <w:bookmarkStart w:id="83" w:name="_Hlk58245454"/>
    <w:r/>
    <w:bookmarkStart w:id="84" w:name="_Hlk58245455"/>
    <w:r/>
    <w:bookmarkStart w:id="85" w:name="_Hlk58918441"/>
    <w:r/>
    <w:bookmarkStart w:id="86" w:name="_Hlk58918442"/>
    <w:r/>
    <w:bookmarkStart w:id="87" w:name="_Hlk58918444"/>
    <w:r/>
    <w:bookmarkStart w:id="88" w:name="_Hlk58918445"/>
    <w:r/>
    <w:bookmarkStart w:id="89" w:name="_Hlk58918449"/>
    <w:r/>
    <w:bookmarkStart w:id="90" w:name="_Hlk58918450"/>
    <w:r/>
    <w:bookmarkStart w:id="91" w:name="_Hlk58919251"/>
    <w:r/>
    <w:bookmarkStart w:id="92" w:name="_Hlk58919252"/>
    <w:r>
      <w:rPr>
        <w:sz w:val="18"/>
        <w:szCs w:val="18"/>
      </w:rPr>
      <w:t xml:space="preserve">Eine Entwicklung von    </w:t>
    </w:r>
    <w:r>
      <w:rPr>
        <w:sz w:val="18"/>
        <w:szCs w:val="18"/>
      </w:rPr>
      <w:t xml:space="preserve">       </w:t>
    </w:r>
    <w:r>
      <w:rPr>
        <w:sz w:val="18"/>
        <w:szCs w:val="18"/>
      </w:rPr>
      <w:t xml:space="preserve">In Kooperation mit</w:t>
    </w:r>
    <w:r>
      <w:rPr>
        <w:sz w:val="18"/>
        <w:szCs w:val="18"/>
      </w:rPr>
      <w:tab/>
    </w:r>
    <w:r>
      <w:rPr>
        <w:sz w:val="18"/>
        <w:szCs w:val="18"/>
      </w:rPr>
      <w:t xml:space="preserve">Im Auftrag der</w:t>
    </w:r>
    <w:r/>
  </w:p>
  <w:p>
    <w:pPr>
      <w:pStyle w:val="1229"/>
      <w:tabs>
        <w:tab w:val="clear" w:pos="4536" w:leader="none"/>
        <w:tab w:val="left" w:pos="5387" w:leader="none"/>
        <w:tab w:val="clear" w:pos="9072" w:leader="none"/>
      </w:tabs>
      <w:rPr>
        <w:sz w:val="20"/>
        <w:szCs w:val="20"/>
      </w:rPr>
    </w:pPr>
    <w:r>
      <w:rPr>
        <w:vertAlign w:val="subscript"/>
      </w:rPr>
      <mc:AlternateContent>
        <mc:Choice Requires="wpg">
          <w:drawing>
            <wp:anchor xmlns:wp="http://schemas.openxmlformats.org/drawingml/2006/wordprocessingDrawing" xmlns:wp14="http://schemas.microsoft.com/office/word/2010/wordprocessingDrawing" distT="0" distB="0" distL="114300" distR="114300" simplePos="0" relativeHeight="251685376" behindDoc="0" locked="0" layoutInCell="1" allowOverlap="1">
              <wp:simplePos x="0" y="0"/>
              <wp:positionH relativeFrom="margin">
                <wp:posOffset>3092450</wp:posOffset>
              </wp:positionH>
              <wp:positionV relativeFrom="page">
                <wp:posOffset>9261475</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7"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ssensfabrik_Kopf"/>
                      <pic:cNvPicPr>
                        <a:picLocks noChangeAspect="1"/>
                      </pic:cNvPicPr>
                      <pic:nvPr/>
                    </pic:nvPicPr>
                    <pic:blipFill>
                      <a:blip r:embed="rId1"/>
                      <a:stretch/>
                    </pic:blipFill>
                    <pic:spPr bwMode="auto">
                      <a:xfrm>
                        <a:off x="0" y="0"/>
                        <a:ext cx="2167890" cy="628650"/>
                      </a:xfrm>
                      <a:prstGeom prst="rect">
                        <a:avLst/>
                      </a:prstGeom>
                      <a:noFill/>
                      <a:ln>
                        <a:noFill/>
                      </a:ln>
                    </pic:spPr>
                  </pic:pic>
                </a:graphicData>
              </a:graphic>
              <wp14:sizeRelH relativeFrom="margin">
                <wp14:pctWidth>0</wp14:pctWidth>
              </wp14:sizeRelH>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position:absolute;z-index:251685376;o:allowoverlap:true;o:allowincell:true;mso-position-horizontal-relative:margin;margin-left:243.5pt;mso-position-horizontal:absolute;mso-position-vertical-relative:page;margin-top:729.2pt;mso-position-vertical:absolute;width:170.7pt;height:49.5pt;mso-wrap-distance-left:9.0pt;mso-wrap-distance-top:0.0pt;mso-wrap-distance-right:9.0pt;mso-wrap-distance-bottom:0.0pt;" wrapcoords="83481 18176 8787 24241 5273 27273 7028 78787 92269 78787 94023 51514 92269 27273 88750 18176 83481 18176" stroked="f">
              <v:path textboxrect="0,0,0,0"/>
              <w10:wrap type="through"/>
              <v:imagedata r:id="rId1" o:title=""/>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88448" behindDoc="1" locked="0" layoutInCell="1" allowOverlap="1">
              <wp:simplePos x="0" y="0"/>
              <wp:positionH relativeFrom="column">
                <wp:posOffset>1402715</wp:posOffset>
              </wp:positionH>
              <wp:positionV relativeFrom="paragraph">
                <wp:posOffset>123190</wp:posOffset>
              </wp:positionV>
              <wp:extent cx="785495" cy="508000"/>
              <wp:effectExtent l="0" t="0" r="0" b="6350"/>
              <wp:wrapTight wrapText="bothSides">
                <wp:wrapPolygon edited="1">
                  <wp:start x="0" y="0"/>
                  <wp:lineTo x="0" y="21060"/>
                  <wp:lineTo x="20954" y="21060"/>
                  <wp:lineTo x="20954" y="0"/>
                  <wp:lineTo x="0" y="0"/>
                </wp:wrapPolygon>
              </wp:wrapTight>
              <wp:docPr id="8"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2"/>
                      <a:stretch/>
                    </pic:blipFill>
                    <pic:spPr bwMode="auto">
                      <a:xfrm>
                        <a:off x="0" y="0"/>
                        <a:ext cx="785495" cy="50800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position:absolute;z-index:-251688448;o:allowoverlap:true;o:allowincell:true;mso-position-horizontal-relative:text;margin-left:110.4pt;mso-position-horizontal:absolute;mso-position-vertical-relative:text;margin-top:9.7pt;mso-position-vertical:absolute;width:61.8pt;height:40.0pt;mso-wrap-distance-left:9.0pt;mso-wrap-distance-top:0.0pt;mso-wrap-distance-right:9.0pt;mso-wrap-distance-bottom:0.0pt;" wrapcoords="0 0 0 97500 97009 97500 97009 0 0 0" stroked="false">
              <v:path textboxrect="0,0,0,0"/>
              <w10:wrap type="tight"/>
              <v:imagedata r:id="rId2" o:title=""/>
            </v:shape>
          </w:pict>
        </mc:Fallback>
      </mc:AlternateContent>
    </w:r>
    <w:r/>
  </w:p>
  <w:p>
    <w:pPr>
      <w:pStyle w:val="1229"/>
      <w:tabs>
        <w:tab w:val="right" w:pos="4395" w:leader="none"/>
        <w:tab w:val="clear" w:pos="4536" w:leader="none"/>
        <w:tab w:val="left" w:pos="4660" w:leader="none"/>
        <w:tab w:val="left" w:pos="5103" w:leader="none"/>
        <w:tab w:val="clear" w:pos="9072" w:leader="none"/>
      </w:tabs>
    </w:pPr>
    <w:r>
      <mc:AlternateContent>
        <mc:Choice Requires="wpg">
          <w:drawing>
            <wp:inline xmlns:wp="http://schemas.openxmlformats.org/drawingml/2006/wordprocessingDrawing" distT="0" distB="0" distL="0" distR="0">
              <wp:extent cx="676275" cy="464571"/>
              <wp:effectExtent l="0" t="0" r="0" b="0"/>
              <wp:docPr id="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
                      <a:stretch/>
                    </pic:blipFill>
                    <pic:spPr bwMode="auto">
                      <a:xfrm>
                        <a:off x="0" y="0"/>
                        <a:ext cx="689274" cy="4735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53.2pt;height:36.6pt;mso-wrap-distance-left:0.0pt;mso-wrap-distance-top:0.0pt;mso-wrap-distance-right:0.0pt;mso-wrap-distance-bottom:0.0pt;" stroked="false">
              <v:path textboxrect="0,0,0,0"/>
              <v:imagedata r:id="rId3" o:title=""/>
            </v:shape>
          </w:pict>
        </mc:Fallback>
      </mc:AlternateContent>
    </w:r>
    <w:r>
      <w:t xml:space="preserve">                  </w:t>
    </w:r>
    <w:r>
      <w:tab/>
    </w:r>
    <w:r>
      <w:tab/>
    </w:r>
    <w:r>
      <w:tab/>
      <w:t xml:space="preserve">         </w:t>
    </w:r>
    <w:r/>
  </w:p>
  <w:p>
    <w:pPr>
      <w:pStyle w:val="1229"/>
      <w:tabs>
        <w:tab w:val="right" w:pos="3261" w:leader="none"/>
        <w:tab w:val="clear" w:pos="4536" w:leader="none"/>
        <w:tab w:val="left" w:pos="5387" w:leader="none"/>
        <w:tab w:val="clear" w:pos="9072" w:leader="none"/>
      </w:tabs>
    </w:pPr>
    <w:r/>
    <w:bookmarkEnd w:id="83"/>
    <w:bookmarkEnd w:id="84"/>
    <w:bookmarkEnd w:id="85"/>
    <w:bookmarkEnd w:id="86"/>
    <w:bookmarkEnd w:id="87"/>
    <w:bookmarkEnd w:id="88"/>
    <w:bookmarkEnd w:id="89"/>
    <w:bookmarkEnd w:id="90"/>
    <w:bookmarkEnd w:id="91"/>
    <w:bookmarkEnd w:id="92"/>
    <w:r/>
  </w:p>
  <w:p>
    <w:pPr>
      <w:pStyle w:val="1229"/>
    </w:pPr>
    <w:r>
      <mc:AlternateContent>
        <mc:Choice Requires="wpg">
          <w:drawing>
            <wp:anchor xmlns:wp="http://schemas.openxmlformats.org/drawingml/2006/wordprocessingDrawing" xmlns:wp14="http://schemas.microsoft.com/office/word/2010/wordprocessingDrawing" distT="0" distB="0" distL="114300" distR="114300" simplePos="0" relativeHeight="251690496" behindDoc="0" locked="0" layoutInCell="1" allowOverlap="1">
              <wp:simplePos x="0" y="0"/>
              <wp:positionH relativeFrom="margin">
                <wp:posOffset>-22859</wp:posOffset>
              </wp:positionH>
              <wp:positionV relativeFrom="paragraph">
                <wp:posOffset>86360</wp:posOffset>
              </wp:positionV>
              <wp:extent cx="5603875" cy="0"/>
              <wp:effectExtent l="0" t="0" r="0" b="0"/>
              <wp:wrapNone/>
              <wp:docPr id="10" name="_x0000_s1033"/>
              <wp:cNvGraphicFramePr/>
              <a:graphic xmlns:a="http://schemas.openxmlformats.org/drawingml/2006/main">
                <a:graphicData uri="http://schemas.microsoft.com/office/word/2010/wordprocessingShape">
                  <wps:wsp>
                    <wps:cNvPr id="0" name=""/>
                    <wps:cNvSpPr/>
                    <wps:spPr bwMode="auto">
                      <a:xfrm>
                        <a:off x="0" y="0"/>
                        <a:ext cx="5603875" cy="0"/>
                      </a:xfrm>
                      <a:prstGeom prst="line">
                        <a:avLst/>
                      </a:prstGeom>
                      <a:solidFill>
                        <a:srgbClr val="FFFFFF"/>
                      </a:solidFill>
                      <a:ln w="38100">
                        <a:solidFill>
                          <a:srgbClr val="FFC000"/>
                        </a:solidFill>
                        <a:miter/>
                      </a:ln>
                    </wps:spPr>
                    <wps:bodyPr rot="0">
                      <a:prstTxWarp prst="textNoShape">
                        <a:avLst/>
                      </a:prstTxWarp>
                      <a:noAutofit/>
                    </wps:bodyPr>
                  </wps:wsp>
                </a:graphicData>
              </a:graphic>
              <wp14:sizeRelH relativeFrom="margin">
                <wp14:pctWidth>0</wp14:pctWidth>
              </wp14:sizeRelH>
            </wp:anchor>
          </w:drawing>
        </mc:Choice>
        <mc:Fallback>
          <w:pict>
            <v:line id="shape 13" o:spid="_x0000_s13" style="position:absolute;left:0;text-align:left;z-index:251690496;mso-wrap-distance-left:9.0pt;mso-wrap-distance-top:0.0pt;mso-wrap-distance-right:9.0pt;mso-wrap-distance-bottom:0.0pt;visibility:visible;" from="-1.8pt,6.8pt" to="439.5pt,6.8pt" fillcolor="#FFFFFF" strokecolor="#FFC000" strokeweight="3.00pt"/>
          </w:pict>
        </mc:Fallback>
      </mc:AlternateContent>
    </w:r>
    <w:r/>
  </w:p>
  <w:p>
    <w:pPr>
      <w:pStyle w:val="1229"/>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7"/>
      <w:ind w:right="-2637" w:firstLine="993"/>
      <w:tabs>
        <w:tab w:val="clear" w:pos="4536" w:leader="none"/>
        <w:tab w:val="clear" w:pos="9072" w:leader="none"/>
        <w:tab w:val="right" w:pos="13467" w:leader="none"/>
      </w:tabs>
      <w:rPr>
        <w:i/>
        <w:sz w:val="18"/>
      </w:rPr>
    </w:pPr>
    <w:r>
      <mc:AlternateContent>
        <mc:Choice Requires="wpg">
          <w:drawing>
            <wp:anchor xmlns:wp="http://schemas.openxmlformats.org/drawingml/2006/wordprocessingDrawing" xmlns:wp14="http://schemas.microsoft.com/office/word/2010/wordprocessingDrawing" distT="0" distB="0" distL="114300" distR="114300" simplePos="0" relativeHeight="251646464" behindDoc="0" locked="0" layoutInCell="1" allowOverlap="1">
              <wp:simplePos x="0" y="0"/>
              <wp:positionH relativeFrom="column">
                <wp:posOffset>2540</wp:posOffset>
              </wp:positionH>
              <wp:positionV relativeFrom="paragraph">
                <wp:posOffset>-139064</wp:posOffset>
              </wp:positionV>
              <wp:extent cx="9242425" cy="0"/>
              <wp:effectExtent l="0" t="0" r="0" b="0"/>
              <wp:wrapNone/>
              <wp:docPr id="11" name="Gerade Verbindung 10"/>
              <wp:cNvGraphicFramePr/>
              <a:graphic xmlns:a="http://schemas.openxmlformats.org/drawingml/2006/main">
                <a:graphicData uri="http://schemas.microsoft.com/office/word/2010/wordprocessingShape">
                  <wps:wsp>
                    <wps:cNvPr id="0" name=""/>
                    <wps:cNvSpPr/>
                    <wps:spPr bwMode="auto">
                      <a:xfrm>
                        <a:off x="0" y="0"/>
                        <a:ext cx="9242425" cy="0"/>
                      </a:xfrm>
                      <a:prstGeom prst="line">
                        <a:avLst/>
                      </a:prstGeom>
                      <a:solidFill>
                        <a:srgbClr val="FFFFFF"/>
                      </a:solidFill>
                      <a:ln w="38100">
                        <a:solidFill>
                          <a:srgbClr val="FFC000"/>
                        </a:solidFill>
                        <a:miter/>
                      </a:ln>
                    </wps:spPr>
                    <wps:bodyPr rot="0">
                      <a:prstTxWarp prst="textNoShape">
                        <a:avLst/>
                      </a:prstTxWarp>
                      <a:noAutofit/>
                    </wps:bodyPr>
                  </wps:wsp>
                </a:graphicData>
              </a:graphic>
              <wp14:sizeRelH relativeFrom="page">
                <wp14:pctWidth>0</wp14:pctWidth>
              </wp14:sizeRelH>
            </wp:anchor>
          </w:drawing>
        </mc:Choice>
        <mc:Fallback>
          <w:pict>
            <v:line id="shape 14" o:spid="_x0000_s14" style="position:absolute;left:0;text-align:left;z-index:251646464;mso-wrap-distance-left:9.0pt;mso-wrap-distance-top:0.0pt;mso-wrap-distance-right:9.0pt;mso-wrap-distance-bottom:0.0pt;visibility:visible;" from="0.2pt,-10.9pt" to="728.0pt,-10.9pt" fillcolor="#FFFFFF" strokecolor="#FFC000" strokeweight="3.00pt"/>
          </w:pict>
        </mc:Fallback>
      </mc:AlternateContent>
    </w:r>
    <w:r>
      <w:rPr>
        <w:sz w:val="6"/>
      </w:rPr>
      <w:t xml:space="preserve"> </w:t>
    </w:r>
    <w:r>
      <w:rPr>
        <w:sz w:val="18"/>
      </w:rPr>
      <w:t xml:space="preserve">Modul A1 </w:t>
    </w:r>
    <w:r>
      <w:rPr>
        <w:sz w:val="18"/>
      </w:rPr>
      <w:t xml:space="preserve">– </w:t>
    </w:r>
    <w:r>
      <w:rPr>
        <w:sz w:val="18"/>
      </w:rPr>
      <w:t xml:space="preserve">Mobilfunk</w:t>
    </w:r>
    <w:r>
      <w:rPr>
        <w:i/>
        <w:sz w:val="18"/>
      </w:rPr>
      <w:tab/>
    </w:r>
    <w:r>
      <w:rPr>
        <w:sz w:val="18"/>
      </w:rPr>
      <w:t xml:space="preserve">Seite </w:t>
    </w:r>
    <w:r>
      <w:rPr>
        <w:bCs w:val="0"/>
        <w:sz w:val="18"/>
      </w:rPr>
      <w:fldChar w:fldCharType="begin"/>
    </w:r>
    <w:r>
      <w:rPr>
        <w:sz w:val="18"/>
      </w:rPr>
      <w:instrText xml:space="preserve">PAGE  \* Arabic  \* MERGEFORMAT</w:instrText>
    </w:r>
    <w:r>
      <w:rPr>
        <w:bCs w:val="0"/>
        <w:sz w:val="18"/>
      </w:rPr>
      <w:fldChar w:fldCharType="separate"/>
    </w:r>
    <w:r>
      <w:rPr>
        <w:sz w:val="18"/>
      </w:rPr>
      <w:t xml:space="preserve">14</w:t>
    </w:r>
    <w:r>
      <w:rPr>
        <w:bCs w:val="0"/>
        <w:sz w:val="18"/>
      </w:rPr>
      <w:fldChar w:fldCharType="end"/>
    </w:r>
    <w:r>
      <w:rPr>
        <w:sz w:val="18"/>
      </w:rPr>
      <w:t xml:space="preserve"> von </w:t>
    </w:r>
    <w:r>
      <w:rPr>
        <w:sz w:val="18"/>
      </w:rPr>
      <w:fldChar w:fldCharType="begin"/>
    </w:r>
    <w:r>
      <w:rPr>
        <w:sz w:val="18"/>
      </w:rPr>
      <w:instrText xml:space="preserve">NUMPAGES  \* Arabic  \* MERGEFORMAT</w:instrText>
    </w:r>
    <w:r>
      <w:rPr>
        <w:sz w:val="18"/>
      </w:rPr>
      <w:fldChar w:fldCharType="separate"/>
    </w:r>
    <w:r>
      <w:rPr>
        <w:sz w:val="18"/>
      </w:rPr>
      <w:t xml:space="preserve">19</w:t>
    </w:r>
    <w:r>
      <w:rPr>
        <w:sz w:val="18"/>
      </w:rPr>
      <w:fldChar w:fldCharType="end"/>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9"/>
      <w:jc w:val="center"/>
      <w:spacing w:before="240"/>
      <w:tabs>
        <w:tab w:val="clear" w:pos="4536" w:leader="none"/>
        <w:tab w:val="clear" w:pos="9072" w:leader="none"/>
      </w:tabs>
      <w:pBdr>
        <w:top w:val="single" w:color="FFC000" w:sz="18" w:space="6"/>
      </w:pBdr>
    </w:pPr>
    <w:r>
      <w:fldChar w:fldCharType="begin"/>
    </w:r>
    <w:r>
      <w:instrText xml:space="preserve">PAGE   \* MERGEFORMAT</w:instrText>
    </w:r>
    <w:r>
      <w:fldChar w:fldCharType="separate"/>
    </w:r>
    <w:r>
      <w:t xml:space="preserve">6</w:t>
    </w:r>
    <w: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7"/>
      <w:ind w:right="-2637"/>
      <w:tabs>
        <w:tab w:val="clear" w:pos="4536" w:leader="none"/>
        <w:tab w:val="right" w:pos="8789" w:leader="none"/>
        <w:tab w:val="clear" w:pos="9072" w:leader="none"/>
      </w:tabs>
      <w:rPr>
        <w:i/>
        <w:sz w:val="18"/>
      </w:rPr>
    </w:pPr>
    <w:r>
      <mc:AlternateContent>
        <mc:Choice Requires="wpg">
          <w:drawing>
            <wp:anchor xmlns:wp="http://schemas.openxmlformats.org/drawingml/2006/wordprocessingDrawing" xmlns:wp14="http://schemas.microsoft.com/office/word/2010/wordprocessingDrawing" distT="0" distB="0" distL="114300" distR="114300" simplePos="0" relativeHeight="251680256" behindDoc="0" locked="0" layoutInCell="1" allowOverlap="1">
              <wp:simplePos x="0" y="0"/>
              <wp:positionH relativeFrom="column">
                <wp:posOffset>6009640</wp:posOffset>
              </wp:positionH>
              <wp:positionV relativeFrom="paragraph">
                <wp:posOffset>-4621529</wp:posOffset>
              </wp:positionV>
              <wp:extent cx="328930" cy="4282440"/>
              <wp:effectExtent l="0" t="0" r="0" b="0"/>
              <wp:wrapNone/>
              <wp:docPr id="12" name="Gruppieren 27"/>
              <wp:cNvGraphicFramePr/>
              <a:graphic xmlns:a="http://schemas.openxmlformats.org/drawingml/2006/main">
                <a:graphicData uri="http://schemas.microsoft.com/office/word/2010/wordprocessingGroup">
                  <wpg:wgp>
                    <wpg:cNvGrpSpPr/>
                    <wpg:grpSpPr bwMode="auto">
                      <a:xfrm>
                        <a:off x="0" y="0"/>
                        <a:ext cx="328930" cy="4282440"/>
                        <a:chOff x="0" y="0"/>
                        <a:chExt cx="3289" cy="42824"/>
                      </a:xfrm>
                    </wpg:grpSpPr>
                    <wps:wsp>
                      <wps:cNvPr id="0" name=""/>
                      <wps:cNvSpPr txBox="1"/>
                      <wps:spPr bwMode="auto">
                        <a:xfrm rot="16199999">
                          <a:off x="-15797" y="15798"/>
                          <a:ext cx="34886" cy="3289"/>
                        </a:xfrm>
                        <a:prstGeom prst="rect">
                          <a:avLst/>
                        </a:prstGeom>
                        <a:solidFill>
                          <a:srgbClr val="FFFFFF"/>
                        </a:solidFill>
                        <a:ln>
                          <a:noFill/>
                        </a:ln>
                      </wps:spPr>
                      <wps:txbx>
                        <w:txbxContent>
                          <w:p>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 xml:space="preserve">im Auftrag der Wissensfabrik – Unternehmen für Deutschland e.V.</w:t>
                            </w:r>
                            <w:r/>
                          </w:p>
                        </w:txbxContent>
                      </wps:txbx>
                      <wps:bodyPr vert="vert270" wrap="square" upright="1"/>
                    </wps:wsp>
                    <pic:pic xmlns:pic="http://schemas.openxmlformats.org/drawingml/2006/picture">
                      <pic:nvPicPr>
                        <pic:cNvPr id="24" name=""/>
                        <pic:cNvPicPr/>
                        <pic:nvPr/>
                      </pic:nvPicPr>
                      <pic:blipFill>
                        <a:blip r:embed="rId1"/>
                        <a:stretch/>
                      </pic:blipFill>
                      <pic:spPr bwMode="auto">
                        <a:xfrm rot="16199999">
                          <a:off x="-1654" y="38856"/>
                          <a:ext cx="6477" cy="1460"/>
                        </a:xfrm>
                        <a:prstGeom prst="rect">
                          <a:avLst/>
                        </a:prstGeom>
                        <a:noFill/>
                        <a:ln>
                          <a:noFill/>
                        </a:ln>
                      </pic:spPr>
                    </pic:pic>
                  </wpg:wgp>
                </a:graphicData>
              </a:graphic>
            </wp:anchor>
          </w:drawing>
        </mc:Choice>
        <mc:Fallback>
          <w:pict>
            <v:group id="group 15" o:spid="_x0000_s0000" style="position:absolute;z-index:251680256;o:allowoverlap:true;o:allowincell:true;mso-position-horizontal-relative:text;margin-left:473.2pt;mso-position-horizontal:absolute;mso-position-vertical-relative:text;margin-top:-363.9pt;mso-position-vertical:absolute;width:25.9pt;height:337.2pt;mso-wrap-distance-left:9.0pt;mso-wrap-distance-top:0.0pt;mso-wrap-distance-right:9.0pt;mso-wrap-distance-bottom:0.0pt;" coordorigin="0,0" coordsize="32,428">
              <v:shape id="shape 16" o:spid="_x0000_s16" o:spt="202" type="#_x0000_t202" style="position:absolute;left:-157;top:157;width:348;height:32;rotation:269;visibility:visible;" fillcolor="#FFFFFF" stroked="f">
                <v:textbox inset="0,0,0,0">
                  <w:txbxContent>
                    <w:p>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 xml:space="preserve">im Auftrag der Wissensfabrik – Unternehmen für Deutschland e.V.</w:t>
                      </w:r>
                      <w:r/>
                    </w:p>
                  </w:txbxContent>
                </v:textbox>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position:absolute;left:-16;top:388;width:64;height:14;rotation:269;" stroked="f">
                <v:path textboxrect="0,0,0,0"/>
                <v:imagedata r:id="rId1" o:title=""/>
              </v:shape>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42368" behindDoc="0" locked="0" layoutInCell="1" allowOverlap="1">
              <wp:simplePos x="0" y="0"/>
              <wp:positionH relativeFrom="column">
                <wp:posOffset>6985</wp:posOffset>
              </wp:positionH>
              <wp:positionV relativeFrom="paragraph">
                <wp:posOffset>-114299</wp:posOffset>
              </wp:positionV>
              <wp:extent cx="5603875" cy="0"/>
              <wp:effectExtent l="0" t="0" r="0" b="0"/>
              <wp:wrapNone/>
              <wp:docPr id="13" name="Gerade Verbindung 26"/>
              <wp:cNvGraphicFramePr/>
              <a:graphic xmlns:a="http://schemas.openxmlformats.org/drawingml/2006/main">
                <a:graphicData uri="http://schemas.microsoft.com/office/word/2010/wordprocessingShape">
                  <wps:wsp>
                    <wps:cNvPr id="0" name=""/>
                    <wps:cNvSpPr/>
                    <wps:spPr bwMode="auto">
                      <a:xfrm>
                        <a:off x="0" y="0"/>
                        <a:ext cx="5603875" cy="0"/>
                      </a:xfrm>
                      <a:prstGeom prst="line">
                        <a:avLst/>
                      </a:prstGeom>
                      <a:solidFill>
                        <a:srgbClr val="FFFFFF"/>
                      </a:solidFill>
                      <a:ln w="38100">
                        <a:solidFill>
                          <a:srgbClr val="FFC000"/>
                        </a:solidFill>
                        <a:miter/>
                      </a:ln>
                    </wps:spPr>
                    <wps:bodyPr rot="0">
                      <a:prstTxWarp prst="textNoShape">
                        <a:avLst/>
                      </a:prstTxWarp>
                      <a:noAutofit/>
                    </wps:bodyPr>
                  </wps:wsp>
                </a:graphicData>
              </a:graphic>
              <wp14:sizeRelH relativeFrom="page">
                <wp14:pctWidth>0</wp14:pctWidth>
              </wp14:sizeRelH>
            </wp:anchor>
          </w:drawing>
        </mc:Choice>
        <mc:Fallback>
          <w:pict>
            <v:line id="shape 18" o:spid="_x0000_s18" style="position:absolute;left:0;text-align:left;z-index:251642368;mso-wrap-distance-left:9.0pt;mso-wrap-distance-top:0.0pt;mso-wrap-distance-right:9.0pt;mso-wrap-distance-bottom:0.0pt;visibility:visible;" from="0.5pt,-9.0pt" to="441.8pt,-9.0pt" fillcolor="#FFFFFF" strokecolor="#FFC000" strokeweight="3.00pt"/>
          </w:pict>
        </mc:Fallback>
      </mc:AlternateContent>
    </w:r>
    <w:r>
      <w:rPr>
        <w:sz w:val="6"/>
      </w:rPr>
      <w:t xml:space="preserve"> </w:t>
    </w:r>
    <w:r>
      <w:rPr>
        <w:sz w:val="18"/>
      </w:rPr>
      <w:t xml:space="preserve">Modul A1 </w:t>
    </w:r>
    <w:r>
      <w:rPr>
        <w:sz w:val="18"/>
      </w:rPr>
      <w:t xml:space="preserve">– </w:t>
    </w:r>
    <w:r>
      <w:rPr>
        <w:sz w:val="18"/>
      </w:rPr>
      <w:t xml:space="preserve">Mobilfunk</w:t>
    </w:r>
    <w:r>
      <w:rPr>
        <w:sz w:val="18"/>
      </w:rPr>
      <w:t xml:space="preserve">                                    aktualisiert am 0</w:t>
    </w:r>
    <w:r>
      <w:rPr>
        <w:sz w:val="18"/>
      </w:rPr>
      <w:t xml:space="preserve">3</w:t>
    </w:r>
    <w:r>
      <w:rPr>
        <w:sz w:val="18"/>
      </w:rPr>
      <w:t xml:space="preserve">.0</w:t>
    </w:r>
    <w:r>
      <w:rPr>
        <w:sz w:val="18"/>
      </w:rPr>
      <w:t xml:space="preserve">5</w:t>
    </w:r>
    <w:r>
      <w:rPr>
        <w:sz w:val="18"/>
      </w:rPr>
      <w:t xml:space="preserve">.18</w:t>
    </w:r>
    <w:r>
      <w:rPr>
        <w:i/>
        <w:sz w:val="18"/>
      </w:rPr>
      <w:tab/>
    </w:r>
    <w:r>
      <w:rPr>
        <w:sz w:val="18"/>
      </w:rPr>
      <w:t xml:space="preserve">Seite </w:t>
    </w:r>
    <w:r>
      <w:rPr>
        <w:bCs w:val="0"/>
        <w:sz w:val="18"/>
      </w:rPr>
      <w:fldChar w:fldCharType="begin"/>
    </w:r>
    <w:r>
      <w:rPr>
        <w:sz w:val="18"/>
      </w:rPr>
      <w:instrText xml:space="preserve">PAGE  \* Arabic  \* MERGEFORMAT</w:instrText>
    </w:r>
    <w:r>
      <w:rPr>
        <w:bCs w:val="0"/>
        <w:sz w:val="18"/>
      </w:rPr>
      <w:fldChar w:fldCharType="separate"/>
    </w:r>
    <w:r>
      <w:rPr>
        <w:sz w:val="18"/>
      </w:rPr>
      <w:t xml:space="preserve">19</w:t>
    </w:r>
    <w:r>
      <w:rPr>
        <w:bCs w:val="0"/>
        <w:sz w:val="18"/>
      </w:rPr>
      <w:fldChar w:fldCharType="end"/>
    </w:r>
    <w:r>
      <w:rPr>
        <w:sz w:val="18"/>
      </w:rPr>
      <w:t xml:space="preserve"> von </w:t>
    </w:r>
    <w:r>
      <w:rPr>
        <w:sz w:val="18"/>
      </w:rPr>
      <w:fldChar w:fldCharType="begin"/>
    </w:r>
    <w:r>
      <w:rPr>
        <w:sz w:val="18"/>
      </w:rPr>
      <w:instrText xml:space="preserve">NUMPAGES  \* Arabic  \* MERGEFORMAT</w:instrText>
    </w:r>
    <w:r>
      <w:rPr>
        <w:sz w:val="18"/>
      </w:rPr>
      <w:fldChar w:fldCharType="separate"/>
    </w:r>
    <w:r>
      <w:rPr>
        <w:sz w:val="18"/>
      </w:rPr>
      <w:t xml:space="preserve">19</w:t>
    </w:r>
    <w:r>
      <w:rPr>
        <w:sz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 w:id="2">
    <w:p>
      <w:pPr>
        <w:pStyle w:val="1285"/>
      </w:pPr>
      <w:r>
        <w:rPr>
          <w:rStyle w:val="1282"/>
        </w:rPr>
        <w:footnoteRef/>
      </w:r>
      <w:r>
        <w:t xml:space="preserve"> </w:t>
      </w:r>
      <w:r>
        <w:rPr>
          <w:rFonts w:ascii="Helvetica 45" w:hAnsi="Helvetica 45"/>
          <w:sz w:val="18"/>
          <w:szCs w:val="18"/>
        </w:rPr>
        <w:t xml:space="preserve">Wir bedanken uns herzlich bei Prof. Dr. Carsten Schulte</w:t>
      </w:r>
      <w:r>
        <w:rPr>
          <w:rFonts w:ascii="Helvetica 45" w:hAnsi="Helvetica 45"/>
          <w:sz w:val="18"/>
          <w:szCs w:val="18"/>
        </w:rPr>
        <w:t xml:space="preserve"> (Uni Paderborn)</w:t>
      </w:r>
      <w:r>
        <w:rPr>
          <w:rFonts w:ascii="Helvetica 45" w:hAnsi="Helvetica 45"/>
        </w:rPr>
        <w:t xml:space="preserve"> sowie </w:t>
      </w:r>
      <w:r>
        <w:rPr>
          <w:rFonts w:ascii="Helvetica 45" w:hAnsi="Helvetica 45"/>
          <w:sz w:val="18"/>
          <w:szCs w:val="18"/>
        </w:rPr>
        <w:t xml:space="preserve">Benjamin </w:t>
      </w:r>
      <w:r>
        <w:rPr>
          <w:rFonts w:ascii="Helvetica 45" w:hAnsi="Helvetica 45"/>
          <w:sz w:val="18"/>
          <w:szCs w:val="18"/>
        </w:rPr>
        <w:t xml:space="preserve">Pié</w:t>
      </w:r>
      <w:r>
        <w:rPr>
          <w:rFonts w:ascii="Helvetica 45" w:hAnsi="Helvetica 45"/>
          <w:sz w:val="18"/>
          <w:szCs w:val="18"/>
        </w:rPr>
        <w:t xml:space="preserve">tza und Christoph van Heteren-Frese </w:t>
      </w:r>
      <w:r>
        <w:rPr>
          <w:rFonts w:ascii="Helvetica 45" w:hAnsi="Helvetica 45"/>
          <w:sz w:val="18"/>
          <w:szCs w:val="18"/>
        </w:rPr>
        <w:t xml:space="preserve">vom Institut der</w:t>
      </w:r>
      <w:r>
        <w:rPr>
          <w:rFonts w:ascii="Helvetica 45" w:hAnsi="Helvetica 45"/>
          <w:sz w:val="18"/>
          <w:szCs w:val="18"/>
        </w:rPr>
        <w:t xml:space="preserve"> Informatik der FU Berlin, die uns Teile ihres Konzepts zum Thema Mobilfunk zur Verfügung gestellt haben. Einzelne Teile wurde</w:t>
      </w:r>
      <w:r>
        <w:rPr>
          <w:rFonts w:ascii="Helvetica 45" w:hAnsi="Helvetica 45"/>
          <w:sz w:val="18"/>
          <w:szCs w:val="18"/>
        </w:rPr>
        <w:t xml:space="preserve">n</w:t>
      </w:r>
      <w:r>
        <w:rPr>
          <w:rFonts w:ascii="Helvetica 45" w:hAnsi="Helvetica 45"/>
          <w:sz w:val="18"/>
          <w:szCs w:val="18"/>
        </w:rPr>
        <w:t xml:space="preserve"> übernommen und für dieses Konzept angepasst</w:t>
      </w:r>
      <w:r>
        <w:rPr>
          <w:rFonts w:ascii="Helvetica 45" w:hAnsi="Helvetica 45"/>
          <w:sz w:val="18"/>
          <w:szCs w:val="18"/>
        </w:rPr>
        <w:t xml:space="preserve">.</w:t>
      </w:r>
      <w:r/>
    </w:p>
  </w:footnote>
  <w:footnote w:id="3">
    <w:p>
      <w:pPr>
        <w:pStyle w:val="1280"/>
      </w:pPr>
      <w:r>
        <w:rPr>
          <w:rStyle w:val="1282"/>
        </w:rPr>
        <w:footnoteRef/>
      </w:r>
      <w:r>
        <w:t xml:space="preserve"> Medienpädagogischer Forschungsverbund 2015: JIM-Studie - </w:t>
      </w:r>
      <w:r>
        <w:t xml:space="preserve">http://www.mpfs.de/?id=676</w:t>
      </w:r>
      <w:r/>
    </w:p>
  </w:footnote>
  <w:footnote w:id="4">
    <w:p>
      <w:pPr>
        <w:pStyle w:val="1280"/>
      </w:pPr>
      <w:r>
        <w:rPr>
          <w:rStyle w:val="1282"/>
        </w:rPr>
        <w:footnoteRef/>
      </w:r>
      <w:r>
        <w:t xml:space="preserve"> Partei Bündnis 90/Die Grünen, von 2006 bis 2013 Beisitzer im Bundesvorstand </w:t>
      </w:r>
      <w:r/>
    </w:p>
  </w:footnote>
  <w:footnote w:id="5">
    <w:p>
      <w:pPr>
        <w:pStyle w:val="1280"/>
      </w:pPr>
      <w:r>
        <w:rPr>
          <w:rStyle w:val="1282"/>
        </w:rPr>
        <w:footnoteRef/>
      </w:r>
      <w:r>
        <w:t xml:space="preserve"> Unterrichtsmethode, bei der die Hausaufgaben und die Stoffvermittlung im klassischen Unterricht vertauscht werden. Die SuS bereiten sich inhaltlich auf ein Thema zu Hause vor. Im Unterricht kann direkt eingestiegen oder das Thema vertieft werden.</w:t>
      </w:r>
      <w:r/>
    </w:p>
  </w:footnote>
  <w:footnote w:id="6">
    <w:p>
      <w:pPr>
        <w:pStyle w:val="1280"/>
      </w:pPr>
      <w:r>
        <w:rPr>
          <w:rStyle w:val="1282"/>
        </w:rPr>
        <w:footnoteRef/>
      </w:r>
      <w:r>
        <w:t xml:space="preserve"> Denken – Austauschen – Teilen: Unterrichtsmethode, um sich in kurzen Schritten mit einer Frage auseinander zusetzten. Erst jeder für sich, dann mit seinem Nachbarn und am Ende gemeinsam im Plenum.</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7"/>
      <w:ind w:left="709" w:firstLine="3545"/>
      <w:spacing w:line="360" w:lineRule="auto"/>
      <w:tabs>
        <w:tab w:val="left" w:pos="720" w:leader="none"/>
        <w:tab w:val="clear" w:pos="4536" w:leader="none"/>
        <w:tab w:val="right" w:pos="8844" w:leader="none"/>
        <w:tab w:val="clear" w:pos="9072" w:leader="none"/>
      </w:tabs>
    </w:pPr>
    <w:r>
      <mc:AlternateContent>
        <mc:Choice Requires="wpg">
          <w:drawing>
            <wp:anchor xmlns:wp="http://schemas.openxmlformats.org/drawingml/2006/wordprocessingDrawing" xmlns:wp14="http://schemas.microsoft.com/office/word/2010/wordprocessingDrawing" distT="0" distB="0" distL="114300" distR="114300" simplePos="0" relativeHeight="251693568" behindDoc="1" locked="0" layoutInCell="1" allowOverlap="1">
              <wp:simplePos x="0" y="0"/>
              <wp:positionH relativeFrom="column">
                <wp:posOffset>66040</wp:posOffset>
              </wp:positionH>
              <wp:positionV relativeFrom="paragraph">
                <wp:posOffset>57785</wp:posOffset>
              </wp:positionV>
              <wp:extent cx="1108075" cy="419100"/>
              <wp:effectExtent l="0" t="0" r="0" b="0"/>
              <wp:wrapTight wrapText="bothSides">
                <wp:wrapPolygon edited="1">
                  <wp:start x="0" y="0"/>
                  <wp:lineTo x="0" y="20618"/>
                  <wp:lineTo x="21167" y="20618"/>
                  <wp:lineTo x="21167" y="0"/>
                  <wp:lineTo x="0" y="0"/>
                </wp:wrapPolygon>
              </wp:wrapTight>
              <wp:docPr id="1" name="Grafik 3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ldergebnis für cc lizenz urheberrecht"/>
                      <pic:cNvPicPr>
                        <a:picLocks noChangeAspect="1"/>
                      </pic:cNvPicPr>
                      <pic:nvPr/>
                    </pic:nvPicPr>
                    <pic:blipFill>
                      <a:blip r:embed="rId1"/>
                      <a:stretch/>
                    </pic:blipFill>
                    <pic:spPr bwMode="auto">
                      <a:xfrm>
                        <a:off x="0" y="0"/>
                        <a:ext cx="1108075" cy="4191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93568;o:allowoverlap:true;o:allowincell:true;mso-position-horizontal-relative:text;margin-left:5.2pt;mso-position-horizontal:absolute;mso-position-vertical-relative:text;margin-top:4.5pt;mso-position-vertical:absolute;width:87.2pt;height:33.0pt;mso-wrap-distance-left:9.0pt;mso-wrap-distance-top:0.0pt;mso-wrap-distance-right:9.0pt;mso-wrap-distance-bottom:0.0pt;" wrapcoords="0 0 0 95454 97995 95454 97995 0 0 0" stroked="f">
              <v:path textboxrect="0,0,0,0"/>
              <w10:wrap type="tight"/>
              <v:imagedata r:id="rId1" o:title=""/>
            </v:shape>
          </w:pict>
        </mc:Fallback>
      </mc:AlternateContent>
    </w:r>
    <w:r>
      <mc:AlternateContent>
        <mc:Choice Requires="wpg">
          <w:drawing>
            <wp:inline xmlns:wp="http://schemas.openxmlformats.org/drawingml/2006/wordprocessingDrawing" distT="0" distB="0" distL="0" distR="0">
              <wp:extent cx="1981200" cy="574378"/>
              <wp:effectExtent l="0" t="0" r="0" b="0"/>
              <wp:docPr id="2"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a:picLocks noChangeAspect="1"/>
                      </pic:cNvPicPr>
                      <pic:nvPr/>
                    </pic:nvPicPr>
                    <pic:blipFill>
                      <a:blip r:embed="rId2"/>
                      <a:stretch/>
                    </pic:blipFill>
                    <pic:spPr bwMode="auto">
                      <a:xfrm>
                        <a:off x="0" y="0"/>
                        <a:ext cx="2071652" cy="60060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56.0pt;height:45.2pt;mso-wrap-distance-left:0.0pt;mso-wrap-distance-top:0.0pt;mso-wrap-distance-right:0.0pt;mso-wrap-distance-bottom:0.0pt;" stroked="false">
              <v:path textboxrect="0,0,0,0"/>
              <v:imagedata r:id="rId2" o:title=""/>
            </v:shape>
          </w:pict>
        </mc:Fallback>
      </mc:AlternateContent>
    </w:r>
    <w:r>
      <w:tab/>
    </w:r>
    <w:r>
      <w:tab/>
    </w:r>
    <w:r>
      <mc:AlternateContent>
        <mc:Choice Requires="wpg">
          <w:drawing>
            <wp:anchor xmlns:wp="http://schemas.openxmlformats.org/drawingml/2006/wordprocessingDrawing" xmlns:wp14="http://schemas.microsoft.com/office/word/2010/wordprocessingDrawing" distT="0" distB="0" distL="114300" distR="114300" simplePos="0" relativeHeight="251692544" behindDoc="0" locked="0" layoutInCell="1" allowOverlap="1">
              <wp:simplePos x="0" y="0"/>
              <wp:positionH relativeFrom="page">
                <wp:posOffset>967740</wp:posOffset>
              </wp:positionH>
              <wp:positionV relativeFrom="paragraph">
                <wp:posOffset>504190</wp:posOffset>
              </wp:positionV>
              <wp:extent cx="5610225" cy="0"/>
              <wp:effectExtent l="0" t="0" r="0" b="0"/>
              <wp:wrapNone/>
              <wp:docPr id="3" name="Gerader Verbinder 35"/>
              <wp:cNvGraphicFramePr/>
              <a:graphic xmlns:a="http://schemas.openxmlformats.org/drawingml/2006/main">
                <a:graphicData uri="http://schemas.microsoft.com/office/word/2010/wordprocessingShape">
                  <wps:wsp>
                    <wps:cNvPr id="0" name=""/>
                    <wps:cNvSpPr/>
                    <wps:spPr bwMode="auto">
                      <a:xfrm>
                        <a:off x="0" y="0"/>
                        <a:ext cx="5610225" cy="0"/>
                      </a:xfrm>
                      <a:prstGeom prst="line">
                        <a:avLst/>
                      </a:prstGeom>
                      <a:solidFill>
                        <a:srgbClr val="FFFFFF"/>
                      </a:solidFill>
                      <a:ln w="50800">
                        <a:solidFill>
                          <a:srgbClr val="FFC000"/>
                        </a:solidFill>
                        <a:miter/>
                      </a:ln>
                    </wps:spPr>
                    <wps:bodyPr rot="0">
                      <a:prstTxWarp prst="textNoShape">
                        <a:avLst/>
                      </a:prstTxWarp>
                      <a:noAutofit/>
                    </wps:bodyPr>
                  </wps:wsp>
                </a:graphicData>
              </a:graphic>
              <wp14:sizeRelH relativeFrom="page">
                <wp14:pctWidth>0</wp14:pctWidth>
              </wp14:sizeRelH>
            </wp:anchor>
          </w:drawing>
        </mc:Choice>
        <mc:Fallback>
          <w:pict>
            <v:line id="shape 2" o:spid="_x0000_s2" style="position:absolute;left:0;text-align:left;z-index:251692544;mso-wrap-distance-left:9.0pt;mso-wrap-distance-top:0.0pt;mso-wrap-distance-right:9.0pt;mso-wrap-distance-bottom:0.0pt;visibility:visible;" from="76.2pt,39.7pt" to="518.0pt,39.7pt" fillcolor="#FFFFFF" strokecolor="#FFC000" strokeweight="4.00pt"/>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7"/>
    </w:pPr>
    <w:r>
      <mc:AlternateContent>
        <mc:Choice Requires="wpg">
          <w:drawing>
            <wp:anchor xmlns:wp="http://schemas.openxmlformats.org/drawingml/2006/wordprocessingDrawing" xmlns:wp14="http://schemas.microsoft.com/office/word/2010/wordprocessingDrawing" distT="0" distB="0" distL="114300" distR="114300" simplePos="0" relativeHeight="251675136" behindDoc="0" locked="0" layoutInCell="1" allowOverlap="1">
              <wp:simplePos x="0" y="0"/>
              <wp:positionH relativeFrom="column">
                <wp:posOffset>9429115</wp:posOffset>
              </wp:positionH>
              <wp:positionV relativeFrom="paragraph">
                <wp:posOffset>2273935</wp:posOffset>
              </wp:positionV>
              <wp:extent cx="328930" cy="4096385"/>
              <wp:effectExtent l="0" t="0" r="0" b="0"/>
              <wp:wrapNone/>
              <wp:docPr id="4" name="Gruppieren 6"/>
              <wp:cNvGraphicFramePr/>
              <a:graphic xmlns:a="http://schemas.openxmlformats.org/drawingml/2006/main">
                <a:graphicData uri="http://schemas.microsoft.com/office/word/2010/wordprocessingGroup">
                  <wpg:wgp>
                    <wpg:cNvGrpSpPr/>
                    <wpg:grpSpPr bwMode="auto">
                      <a:xfrm>
                        <a:off x="0" y="0"/>
                        <a:ext cx="328930" cy="4096385"/>
                        <a:chOff x="0" y="0"/>
                        <a:chExt cx="3289" cy="40960"/>
                      </a:xfrm>
                    </wpg:grpSpPr>
                    <wps:wsp>
                      <wps:cNvPr id="0" name=""/>
                      <wps:cNvSpPr txBox="1"/>
                      <wps:spPr bwMode="auto">
                        <a:xfrm rot="16199999">
                          <a:off x="-15797" y="15798"/>
                          <a:ext cx="34886" cy="3289"/>
                        </a:xfrm>
                        <a:prstGeom prst="rect">
                          <a:avLst/>
                        </a:prstGeom>
                        <a:solidFill>
                          <a:srgbClr val="FFFFFF"/>
                        </a:solidFill>
                        <a:ln>
                          <a:noFill/>
                        </a:ln>
                      </wps:spPr>
                      <wps:txbx>
                        <w:txbxContent>
                          <w:p>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 xml:space="preserve">im Auftrag der Wissensfabrik – Unternehmen für Deutschland e.V.</w:t>
                            </w:r>
                            <w:r/>
                          </w:p>
                        </w:txbxContent>
                      </wps:txbx>
                      <wps:bodyPr vert="vert270" wrap="square" upright="1"/>
                    </wps:wsp>
                    <pic:pic xmlns:pic="http://schemas.openxmlformats.org/drawingml/2006/picture">
                      <pic:nvPicPr>
                        <pic:cNvPr id="11" name=""/>
                        <pic:cNvPicPr/>
                        <pic:nvPr/>
                      </pic:nvPicPr>
                      <pic:blipFill>
                        <a:blip r:embed="rId1"/>
                        <a:stretch/>
                      </pic:blipFill>
                      <pic:spPr bwMode="auto">
                        <a:xfrm rot="16199999">
                          <a:off x="-1654" y="36992"/>
                          <a:ext cx="6477" cy="1460"/>
                        </a:xfrm>
                        <a:prstGeom prst="rect">
                          <a:avLst/>
                        </a:prstGeom>
                        <a:noFill/>
                        <a:ln>
                          <a:noFill/>
                        </a:ln>
                      </pic:spPr>
                    </pic:pic>
                  </wpg:wgp>
                </a:graphicData>
              </a:graphic>
            </wp:anchor>
          </w:drawing>
        </mc:Choice>
        <mc:Fallback>
          <w:pict>
            <v:group id="group 3" o:spid="_x0000_s0000" style="position:absolute;z-index:251675136;o:allowoverlap:true;o:allowincell:true;mso-position-horizontal-relative:text;margin-left:742.4pt;mso-position-horizontal:absolute;mso-position-vertical-relative:text;margin-top:179.0pt;mso-position-vertical:absolute;width:25.9pt;height:322.6pt;mso-wrap-distance-left:9.0pt;mso-wrap-distance-top:0.0pt;mso-wrap-distance-right:9.0pt;mso-wrap-distance-bottom:0.0pt;" coordorigin="0,0" coordsize="32,409">
              <v:shape id="shape 4" o:spid="_x0000_s4" o:spt="202" type="#_x0000_t202" style="position:absolute;left:-157;top:157;width:348;height:32;rotation:269;visibility:visible;" fillcolor="#FFFFFF" stroked="f">
                <v:textbox inset="0,0,0,0">
                  <w:txbxContent>
                    <w:p>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 xml:space="preserve">im Auftrag der Wissensfabrik – Unternehmen für Deutschland e.V.</w:t>
                      </w:r>
                      <w:r/>
                    </w:p>
                  </w:txbxContent>
                </v:textbox>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left:-16;top:369;width:64;height:14;rotation:269;" stroked="f">
                <v:path textboxrect="0,0,0,0"/>
                <v:imagedata r:id="rId1" o:title=""/>
              </v:shape>
            </v:group>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7"/>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7"/>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215"/>
      <w:isLgl w:val="false"/>
      <w:suff w:val="tab"/>
      <w:lvlText w:val="%1"/>
      <w:lvlJc w:val="left"/>
      <w:pPr>
        <w:ind w:left="432" w:hanging="432"/>
      </w:pPr>
    </w:lvl>
    <w:lvl w:ilvl="1">
      <w:start w:val="1"/>
      <w:numFmt w:val="decimal"/>
      <w:pStyle w:val="1216"/>
      <w:isLgl w:val="false"/>
      <w:suff w:val="tab"/>
      <w:lvlText w:val="%1.%2"/>
      <w:lvlJc w:val="left"/>
      <w:pPr>
        <w:ind w:left="576" w:hanging="576"/>
      </w:pPr>
    </w:lvl>
    <w:lvl w:ilvl="2">
      <w:start w:val="1"/>
      <w:numFmt w:val="decimal"/>
      <w:pStyle w:val="1217"/>
      <w:isLgl w:val="false"/>
      <w:suff w:val="tab"/>
      <w:lvlText w:val="%1.%2.%3"/>
      <w:lvlJc w:val="left"/>
      <w:pPr>
        <w:ind w:left="720" w:hanging="720"/>
      </w:pPr>
    </w:lvl>
    <w:lvl w:ilvl="3">
      <w:start w:val="1"/>
      <w:numFmt w:val="decimal"/>
      <w:pStyle w:val="1218"/>
      <w:isLgl w:val="false"/>
      <w:suff w:val="tab"/>
      <w:lvlText w:val="%1.%2.%3.%4"/>
      <w:lvlJc w:val="left"/>
      <w:pPr>
        <w:ind w:left="864" w:hanging="864"/>
      </w:pPr>
    </w:lvl>
    <w:lvl w:ilvl="4">
      <w:start w:val="1"/>
      <w:numFmt w:val="decimal"/>
      <w:pStyle w:val="1219"/>
      <w:isLgl w:val="false"/>
      <w:suff w:val="tab"/>
      <w:lvlText w:val="%1.%2.%3.%4.%5"/>
      <w:lvlJc w:val="left"/>
      <w:pPr>
        <w:ind w:left="1008" w:hanging="1008"/>
      </w:pPr>
    </w:lvl>
    <w:lvl w:ilvl="5">
      <w:start w:val="1"/>
      <w:numFmt w:val="decimal"/>
      <w:pStyle w:val="1220"/>
      <w:isLgl w:val="false"/>
      <w:suff w:val="tab"/>
      <w:lvlText w:val="%1.%2.%3.%4.%5.%6"/>
      <w:lvlJc w:val="left"/>
      <w:pPr>
        <w:ind w:left="1152" w:hanging="1152"/>
      </w:pPr>
    </w:lvl>
    <w:lvl w:ilvl="6">
      <w:start w:val="1"/>
      <w:numFmt w:val="decimal"/>
      <w:pStyle w:val="1221"/>
      <w:isLgl w:val="false"/>
      <w:suff w:val="tab"/>
      <w:lvlText w:val="%1.%2.%3.%4.%5.%6.%7"/>
      <w:lvlJc w:val="left"/>
      <w:pPr>
        <w:ind w:left="1296" w:hanging="1296"/>
      </w:pPr>
    </w:lvl>
    <w:lvl w:ilvl="7">
      <w:start w:val="1"/>
      <w:numFmt w:val="decimal"/>
      <w:pStyle w:val="1222"/>
      <w:isLgl w:val="false"/>
      <w:suff w:val="tab"/>
      <w:lvlText w:val="%1.%2.%3.%4.%5.%6.%7.%8"/>
      <w:lvlJc w:val="left"/>
      <w:pPr>
        <w:ind w:left="1440" w:hanging="1440"/>
      </w:pPr>
    </w:lvl>
    <w:lvl w:ilvl="8">
      <w:start w:val="1"/>
      <w:numFmt w:val="decimal"/>
      <w:pStyle w:val="1223"/>
      <w:isLgl w:val="false"/>
      <w:suff w:val="tab"/>
      <w:lvlText w:val="%1.%2.%3.%4.%5.%6.%7.%8.%9"/>
      <w:lvlJc w:val="left"/>
      <w:pPr>
        <w:ind w:left="1584" w:hanging="1584"/>
      </w:p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decimal"/>
      <w:isLgl w:val="false"/>
      <w:suff w:val="tab"/>
      <w:lvlText w:val="%1"/>
      <w:lvlJc w:val="left"/>
      <w:pPr>
        <w:ind w:left="432" w:hanging="432"/>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720" w:hanging="720"/>
      </w:pPr>
    </w:lvl>
    <w:lvl w:ilvl="3">
      <w:start w:val="1"/>
      <w:numFmt w:val="decimal"/>
      <w:isLgl w:val="false"/>
      <w:suff w:val="tab"/>
      <w:lvlText w:val="%1.%2.%3.%4"/>
      <w:lvlJc w:val="left"/>
      <w:pPr>
        <w:ind w:left="864" w:hanging="864"/>
      </w:pPr>
    </w:lvl>
    <w:lvl w:ilvl="4">
      <w:start w:val="1"/>
      <w:numFmt w:val="decimal"/>
      <w:isLgl w:val="false"/>
      <w:suff w:val="tab"/>
      <w:lvlText w:val="%1.%2.%3.%4.%5"/>
      <w:lvlJc w:val="left"/>
      <w:pPr>
        <w:ind w:left="1008" w:hanging="1008"/>
      </w:pPr>
    </w:lvl>
    <w:lvl w:ilvl="5">
      <w:start w:val="1"/>
      <w:numFmt w:val="decimal"/>
      <w:isLgl w:val="false"/>
      <w:suff w:val="tab"/>
      <w:lvlText w:val="%1.%2.%3.%4.%5.%6"/>
      <w:lvlJc w:val="left"/>
      <w:pPr>
        <w:ind w:left="1152" w:hanging="1152"/>
      </w:pPr>
    </w:lvl>
    <w:lvl w:ilvl="6">
      <w:start w:val="1"/>
      <w:numFmt w:val="decimal"/>
      <w:isLgl w:val="false"/>
      <w:suff w:val="tab"/>
      <w:lvlText w:val="%1.%2.%3.%4.%5.%6.%7"/>
      <w:lvlJc w:val="left"/>
      <w:pPr>
        <w:ind w:left="1296" w:hanging="1296"/>
      </w:pPr>
    </w:lvl>
    <w:lvl w:ilvl="7">
      <w:start w:val="1"/>
      <w:numFmt w:val="decimal"/>
      <w:isLgl w:val="false"/>
      <w:suff w:val="tab"/>
      <w:lvlText w:val="%1.%2.%3.%4.%5.%6.%7.%8"/>
      <w:lvlJc w:val="left"/>
      <w:pPr>
        <w:ind w:left="1440" w:hanging="1440"/>
      </w:pPr>
    </w:lvl>
    <w:lvl w:ilvl="8">
      <w:start w:val="1"/>
      <w:numFmt w:val="decimal"/>
      <w:isLgl w:val="false"/>
      <w:suff w:val="tab"/>
      <w:lvlText w:val="%1.%2.%3.%4.%5.%6.%7.%8.%9"/>
      <w:lvlJc w:val="left"/>
      <w:pPr>
        <w:ind w:left="1584" w:hanging="1584"/>
      </w:pPr>
    </w:lvl>
  </w:abstractNum>
  <w:abstractNum w:abstractNumId="6">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8">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2">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4">
    <w:multiLevelType w:val="hybridMultilevel"/>
    <w:lvl w:ilvl="0">
      <w:start w:val="1"/>
      <w:numFmt w:val="decimal"/>
      <w:isLgl w:val="false"/>
      <w:suff w:val="tab"/>
      <w:lvlText w:val="%1."/>
      <w:lvlJc w:val="left"/>
      <w:pPr>
        <w:ind w:left="360" w:hanging="360"/>
      </w:pPr>
    </w:lvl>
    <w:lvl w:ilvl="1">
      <w:start w:val="1"/>
      <w:numFmt w:val="decimal"/>
      <w:isLgl w:val="false"/>
      <w:suff w:val="tab"/>
      <w:lvlText w:val="%1.%2."/>
      <w:lvlJc w:val="left"/>
      <w:pPr>
        <w:ind w:left="792" w:hanging="432"/>
      </w:pPr>
    </w:lvl>
    <w:lvl w:ilvl="2">
      <w:start w:val="1"/>
      <w:numFmt w:val="decimal"/>
      <w:isLgl w:val="false"/>
      <w:suff w:val="tab"/>
      <w:lvlText w:val="%1.%2.%3."/>
      <w:lvlJc w:val="left"/>
      <w:pPr>
        <w:ind w:left="1224" w:hanging="504"/>
      </w:pPr>
    </w:lvl>
    <w:lvl w:ilvl="3">
      <w:start w:val="1"/>
      <w:numFmt w:val="decimal"/>
      <w:isLgl w:val="false"/>
      <w:suff w:val="tab"/>
      <w:lvlText w:val="%1.%2.%3.%4."/>
      <w:lvlJc w:val="left"/>
      <w:pPr>
        <w:ind w:left="1728" w:hanging="648"/>
      </w:pPr>
    </w:lvl>
    <w:lvl w:ilvl="4">
      <w:start w:val="1"/>
      <w:numFmt w:val="decimal"/>
      <w:isLgl w:val="false"/>
      <w:suff w:val="tab"/>
      <w:lvlText w:val="%1.%2.%3.%4.%5."/>
      <w:lvlJc w:val="left"/>
      <w:pPr>
        <w:ind w:left="2232" w:hanging="792"/>
      </w:pPr>
    </w:lvl>
    <w:lvl w:ilvl="5">
      <w:start w:val="1"/>
      <w:numFmt w:val="decimal"/>
      <w:isLgl w:val="false"/>
      <w:suff w:val="tab"/>
      <w:lvlText w:val="%1.%2.%3.%4.%5.%6."/>
      <w:lvlJc w:val="left"/>
      <w:pPr>
        <w:ind w:left="2736" w:hanging="936"/>
      </w:pPr>
    </w:lvl>
    <w:lvl w:ilvl="6">
      <w:start w:val="1"/>
      <w:numFmt w:val="decimal"/>
      <w:isLgl w:val="false"/>
      <w:suff w:val="tab"/>
      <w:lvlText w:val="%1.%2.%3.%4.%5.%6.%7."/>
      <w:lvlJc w:val="left"/>
      <w:pPr>
        <w:ind w:left="3240" w:hanging="1080"/>
      </w:pPr>
    </w:lvl>
    <w:lvl w:ilvl="7">
      <w:start w:val="1"/>
      <w:numFmt w:val="decimal"/>
      <w:isLgl w:val="false"/>
      <w:suff w:val="tab"/>
      <w:lvlText w:val="%1.%2.%3.%4.%5.%6.%7.%8."/>
      <w:lvlJc w:val="left"/>
      <w:pPr>
        <w:ind w:left="3744" w:hanging="1224"/>
      </w:pPr>
    </w:lvl>
    <w:lvl w:ilvl="8">
      <w:start w:val="1"/>
      <w:numFmt w:val="decimal"/>
      <w:isLgl w:val="false"/>
      <w:suff w:val="tab"/>
      <w:lvlText w:val="%1.%2.%3.%4.%5.%6.%7.%8.%9."/>
      <w:lvlJc w:val="left"/>
      <w:pPr>
        <w:ind w:left="4320" w:hanging="1440"/>
      </w:pPr>
    </w:lvl>
  </w:abstractNum>
  <w:abstractNum w:abstractNumId="15">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16">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8">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0">
    <w:multiLevelType w:val="hybridMultilevel"/>
    <w:lvl w:ilvl="0">
      <w:start w:val="1"/>
      <w:numFmt w:val="decimal"/>
      <w:isLgl w:val="false"/>
      <w:suff w:val="tab"/>
      <w:lvlText w:val="%1."/>
      <w:lvlJc w:val="left"/>
      <w:pPr>
        <w:ind w:left="1440" w:hanging="360"/>
      </w:pPr>
      <w:rPr>
        <w:rFonts w:hint="default"/>
      </w:rPr>
    </w:lvl>
    <w:lvl w:ilvl="1">
      <w:start w:val="1"/>
      <w:numFmt w:val="bullet"/>
      <w:isLgl w:val="false"/>
      <w:suff w:val="tab"/>
      <w:lvlText w:val="o"/>
      <w:lvlJc w:val="left"/>
      <w:pPr>
        <w:ind w:left="2160" w:hanging="360"/>
      </w:pPr>
      <w:rPr>
        <w:rFonts w:hint="default" w:ascii="Courier New" w:hAnsi="Courier New" w:cs="Courier New"/>
      </w:rPr>
    </w:lvl>
    <w:lvl w:ilvl="2">
      <w:start w:val="1"/>
      <w:numFmt w:val="bullet"/>
      <w:isLgl w:val="false"/>
      <w:suff w:val="tab"/>
      <w:lvlText w:val=""/>
      <w:lvlJc w:val="left"/>
      <w:pPr>
        <w:ind w:left="2880" w:hanging="360"/>
      </w:pPr>
      <w:rPr>
        <w:rFonts w:hint="default" w:ascii="Wingdings" w:hAnsi="Wingdings"/>
      </w:rPr>
    </w:lvl>
    <w:lvl w:ilvl="3">
      <w:start w:val="1"/>
      <w:numFmt w:val="bullet"/>
      <w:isLgl w:val="false"/>
      <w:suff w:val="tab"/>
      <w:lvlText w:val=""/>
      <w:lvlJc w:val="left"/>
      <w:pPr>
        <w:ind w:left="3600" w:hanging="360"/>
      </w:pPr>
      <w:rPr>
        <w:rFonts w:hint="default" w:ascii="Symbol" w:hAnsi="Symbol"/>
      </w:rPr>
    </w:lvl>
    <w:lvl w:ilvl="4">
      <w:start w:val="1"/>
      <w:numFmt w:val="bullet"/>
      <w:isLgl w:val="false"/>
      <w:suff w:val="tab"/>
      <w:lvlText w:val="o"/>
      <w:lvlJc w:val="left"/>
      <w:pPr>
        <w:ind w:left="4320" w:hanging="360"/>
      </w:pPr>
      <w:rPr>
        <w:rFonts w:hint="default" w:ascii="Courier New" w:hAnsi="Courier New" w:cs="Courier New"/>
      </w:rPr>
    </w:lvl>
    <w:lvl w:ilvl="5">
      <w:start w:val="1"/>
      <w:numFmt w:val="bullet"/>
      <w:isLgl w:val="false"/>
      <w:suff w:val="tab"/>
      <w:lvlText w:val=""/>
      <w:lvlJc w:val="left"/>
      <w:pPr>
        <w:ind w:left="5040" w:hanging="360"/>
      </w:pPr>
      <w:rPr>
        <w:rFonts w:hint="default" w:ascii="Wingdings" w:hAnsi="Wingdings"/>
      </w:rPr>
    </w:lvl>
    <w:lvl w:ilvl="6">
      <w:start w:val="1"/>
      <w:numFmt w:val="bullet"/>
      <w:isLgl w:val="false"/>
      <w:suff w:val="tab"/>
      <w:lvlText w:val=""/>
      <w:lvlJc w:val="left"/>
      <w:pPr>
        <w:ind w:left="5760" w:hanging="360"/>
      </w:pPr>
      <w:rPr>
        <w:rFonts w:hint="default" w:ascii="Symbol" w:hAnsi="Symbol"/>
      </w:rPr>
    </w:lvl>
    <w:lvl w:ilvl="7">
      <w:start w:val="1"/>
      <w:numFmt w:val="bullet"/>
      <w:isLgl w:val="false"/>
      <w:suff w:val="tab"/>
      <w:lvlText w:val="o"/>
      <w:lvlJc w:val="left"/>
      <w:pPr>
        <w:ind w:left="6480" w:hanging="360"/>
      </w:pPr>
      <w:rPr>
        <w:rFonts w:hint="default" w:ascii="Courier New" w:hAnsi="Courier New" w:cs="Courier New"/>
      </w:rPr>
    </w:lvl>
    <w:lvl w:ilvl="8">
      <w:start w:val="1"/>
      <w:numFmt w:val="bullet"/>
      <w:isLgl w:val="false"/>
      <w:suff w:val="tab"/>
      <w:lvlText w:val=""/>
      <w:lvlJc w:val="left"/>
      <w:pPr>
        <w:ind w:left="7200" w:hanging="360"/>
      </w:pPr>
      <w:rPr>
        <w:rFonts w:hint="default" w:ascii="Wingdings" w:hAnsi="Wingdings"/>
      </w:rPr>
    </w:lvl>
  </w:abstractNum>
  <w:abstractNum w:abstractNumId="2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2">
    <w:multiLevelType w:val="hybridMultilevel"/>
    <w:lvl w:ilvl="0">
      <w:start w:val="1"/>
      <w:numFmt w:val="bullet"/>
      <w:pStyle w:val="1277"/>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4">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5">
    <w:multiLevelType w:val="hybridMultilevel"/>
    <w:lvl w:ilvl="0">
      <w:start w:val="1"/>
      <w:numFmt w:val="decimal"/>
      <w:isLgl w:val="false"/>
      <w:suff w:val="tab"/>
      <w:lvlText w:val="%1."/>
      <w:lvlJc w:val="left"/>
      <w:pPr>
        <w:ind w:left="1440" w:hanging="360"/>
      </w:pPr>
      <w:rPr>
        <w:rFonts w:hint="default"/>
      </w:rPr>
    </w:lvl>
    <w:lvl w:ilvl="1">
      <w:start w:val="1"/>
      <w:numFmt w:val="bullet"/>
      <w:isLgl w:val="false"/>
      <w:suff w:val="tab"/>
      <w:lvlText w:val="o"/>
      <w:lvlJc w:val="left"/>
      <w:pPr>
        <w:ind w:left="2160" w:hanging="360"/>
      </w:pPr>
      <w:rPr>
        <w:rFonts w:hint="default" w:ascii="Courier New" w:hAnsi="Courier New" w:cs="Courier New"/>
      </w:rPr>
    </w:lvl>
    <w:lvl w:ilvl="2">
      <w:start w:val="1"/>
      <w:numFmt w:val="bullet"/>
      <w:isLgl w:val="false"/>
      <w:suff w:val="tab"/>
      <w:lvlText w:val=""/>
      <w:lvlJc w:val="left"/>
      <w:pPr>
        <w:ind w:left="2880" w:hanging="360"/>
      </w:pPr>
      <w:rPr>
        <w:rFonts w:hint="default" w:ascii="Wingdings" w:hAnsi="Wingdings"/>
      </w:rPr>
    </w:lvl>
    <w:lvl w:ilvl="3">
      <w:start w:val="1"/>
      <w:numFmt w:val="bullet"/>
      <w:isLgl w:val="false"/>
      <w:suff w:val="tab"/>
      <w:lvlText w:val=""/>
      <w:lvlJc w:val="left"/>
      <w:pPr>
        <w:ind w:left="3600" w:hanging="360"/>
      </w:pPr>
      <w:rPr>
        <w:rFonts w:hint="default" w:ascii="Symbol" w:hAnsi="Symbol"/>
      </w:rPr>
    </w:lvl>
    <w:lvl w:ilvl="4">
      <w:start w:val="1"/>
      <w:numFmt w:val="bullet"/>
      <w:isLgl w:val="false"/>
      <w:suff w:val="tab"/>
      <w:lvlText w:val="o"/>
      <w:lvlJc w:val="left"/>
      <w:pPr>
        <w:ind w:left="4320" w:hanging="360"/>
      </w:pPr>
      <w:rPr>
        <w:rFonts w:hint="default" w:ascii="Courier New" w:hAnsi="Courier New" w:cs="Courier New"/>
      </w:rPr>
    </w:lvl>
    <w:lvl w:ilvl="5">
      <w:start w:val="1"/>
      <w:numFmt w:val="bullet"/>
      <w:isLgl w:val="false"/>
      <w:suff w:val="tab"/>
      <w:lvlText w:val=""/>
      <w:lvlJc w:val="left"/>
      <w:pPr>
        <w:ind w:left="5040" w:hanging="360"/>
      </w:pPr>
      <w:rPr>
        <w:rFonts w:hint="default" w:ascii="Wingdings" w:hAnsi="Wingdings"/>
      </w:rPr>
    </w:lvl>
    <w:lvl w:ilvl="6">
      <w:start w:val="1"/>
      <w:numFmt w:val="bullet"/>
      <w:isLgl w:val="false"/>
      <w:suff w:val="tab"/>
      <w:lvlText w:val=""/>
      <w:lvlJc w:val="left"/>
      <w:pPr>
        <w:ind w:left="5760" w:hanging="360"/>
      </w:pPr>
      <w:rPr>
        <w:rFonts w:hint="default" w:ascii="Symbol" w:hAnsi="Symbol"/>
      </w:rPr>
    </w:lvl>
    <w:lvl w:ilvl="7">
      <w:start w:val="1"/>
      <w:numFmt w:val="bullet"/>
      <w:isLgl w:val="false"/>
      <w:suff w:val="tab"/>
      <w:lvlText w:val="o"/>
      <w:lvlJc w:val="left"/>
      <w:pPr>
        <w:ind w:left="6480" w:hanging="360"/>
      </w:pPr>
      <w:rPr>
        <w:rFonts w:hint="default" w:ascii="Courier New" w:hAnsi="Courier New" w:cs="Courier New"/>
      </w:rPr>
    </w:lvl>
    <w:lvl w:ilvl="8">
      <w:start w:val="1"/>
      <w:numFmt w:val="bullet"/>
      <w:isLgl w:val="false"/>
      <w:suff w:val="tab"/>
      <w:lvlText w:val=""/>
      <w:lvlJc w:val="left"/>
      <w:pPr>
        <w:ind w:left="7200" w:hanging="360"/>
      </w:pPr>
      <w:rPr>
        <w:rFonts w:hint="default" w:ascii="Wingdings" w:hAnsi="Wingdings"/>
      </w:rPr>
    </w:lvl>
  </w:abstractNum>
  <w:abstractNum w:abstractNumId="26">
    <w:multiLevelType w:val="hybridMultilevel"/>
    <w:lvl w:ilvl="0">
      <w:start w:val="1"/>
      <w:numFmt w:val="bullet"/>
      <w:isLgl w:val="false"/>
      <w:suff w:val="tab"/>
      <w:lvlText w:val=""/>
      <w:lvlJc w:val="left"/>
      <w:pPr>
        <w:ind w:left="1440" w:hanging="360"/>
      </w:pPr>
      <w:rPr>
        <w:rFonts w:hint="default" w:ascii="Symbol" w:hAnsi="Symbol"/>
      </w:rPr>
    </w:lvl>
    <w:lvl w:ilvl="1">
      <w:start w:val="1"/>
      <w:numFmt w:val="bullet"/>
      <w:isLgl w:val="false"/>
      <w:suff w:val="tab"/>
      <w:lvlText w:val="o"/>
      <w:lvlJc w:val="left"/>
      <w:pPr>
        <w:ind w:left="2160" w:hanging="360"/>
      </w:pPr>
      <w:rPr>
        <w:rFonts w:hint="default" w:ascii="Courier New" w:hAnsi="Courier New" w:cs="Courier New"/>
      </w:rPr>
    </w:lvl>
    <w:lvl w:ilvl="2">
      <w:start w:val="1"/>
      <w:numFmt w:val="bullet"/>
      <w:isLgl w:val="false"/>
      <w:suff w:val="tab"/>
      <w:lvlText w:val=""/>
      <w:lvlJc w:val="left"/>
      <w:pPr>
        <w:ind w:left="2880" w:hanging="360"/>
      </w:pPr>
      <w:rPr>
        <w:rFonts w:hint="default" w:ascii="Wingdings" w:hAnsi="Wingdings"/>
      </w:rPr>
    </w:lvl>
    <w:lvl w:ilvl="3">
      <w:start w:val="1"/>
      <w:numFmt w:val="bullet"/>
      <w:isLgl w:val="false"/>
      <w:suff w:val="tab"/>
      <w:lvlText w:val=""/>
      <w:lvlJc w:val="left"/>
      <w:pPr>
        <w:ind w:left="3600" w:hanging="360"/>
      </w:pPr>
      <w:rPr>
        <w:rFonts w:hint="default" w:ascii="Symbol" w:hAnsi="Symbol"/>
      </w:rPr>
    </w:lvl>
    <w:lvl w:ilvl="4">
      <w:start w:val="1"/>
      <w:numFmt w:val="bullet"/>
      <w:isLgl w:val="false"/>
      <w:suff w:val="tab"/>
      <w:lvlText w:val="o"/>
      <w:lvlJc w:val="left"/>
      <w:pPr>
        <w:ind w:left="4320" w:hanging="360"/>
      </w:pPr>
      <w:rPr>
        <w:rFonts w:hint="default" w:ascii="Courier New" w:hAnsi="Courier New" w:cs="Courier New"/>
      </w:rPr>
    </w:lvl>
    <w:lvl w:ilvl="5">
      <w:start w:val="1"/>
      <w:numFmt w:val="bullet"/>
      <w:isLgl w:val="false"/>
      <w:suff w:val="tab"/>
      <w:lvlText w:val=""/>
      <w:lvlJc w:val="left"/>
      <w:pPr>
        <w:ind w:left="5040" w:hanging="360"/>
      </w:pPr>
      <w:rPr>
        <w:rFonts w:hint="default" w:ascii="Wingdings" w:hAnsi="Wingdings"/>
      </w:rPr>
    </w:lvl>
    <w:lvl w:ilvl="6">
      <w:start w:val="1"/>
      <w:numFmt w:val="bullet"/>
      <w:isLgl w:val="false"/>
      <w:suff w:val="tab"/>
      <w:lvlText w:val=""/>
      <w:lvlJc w:val="left"/>
      <w:pPr>
        <w:ind w:left="5760" w:hanging="360"/>
      </w:pPr>
      <w:rPr>
        <w:rFonts w:hint="default" w:ascii="Symbol" w:hAnsi="Symbol"/>
      </w:rPr>
    </w:lvl>
    <w:lvl w:ilvl="7">
      <w:start w:val="1"/>
      <w:numFmt w:val="bullet"/>
      <w:isLgl w:val="false"/>
      <w:suff w:val="tab"/>
      <w:lvlText w:val="o"/>
      <w:lvlJc w:val="left"/>
      <w:pPr>
        <w:ind w:left="6480" w:hanging="360"/>
      </w:pPr>
      <w:rPr>
        <w:rFonts w:hint="default" w:ascii="Courier New" w:hAnsi="Courier New" w:cs="Courier New"/>
      </w:rPr>
    </w:lvl>
    <w:lvl w:ilvl="8">
      <w:start w:val="1"/>
      <w:numFmt w:val="bullet"/>
      <w:isLgl w:val="false"/>
      <w:suff w:val="tab"/>
      <w:lvlText w:val=""/>
      <w:lvlJc w:val="left"/>
      <w:pPr>
        <w:ind w:left="7200" w:hanging="360"/>
      </w:pPr>
      <w:rPr>
        <w:rFonts w:hint="default" w:ascii="Wingdings" w:hAnsi="Wingdings"/>
      </w:rPr>
    </w:lvl>
  </w:abstractNum>
  <w:abstractNum w:abstractNumId="27">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8">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1">
    <w:multiLevelType w:val="hybridMultilevel"/>
    <w:lvl w:ilvl="0">
      <w:start w:val="1"/>
      <w:numFmt w:val="bullet"/>
      <w:isLgl w:val="false"/>
      <w:suff w:val="tab"/>
      <w:lvlText w:val=""/>
      <w:lvlJc w:val="left"/>
      <w:pPr>
        <w:ind w:left="1440" w:hanging="360"/>
      </w:pPr>
      <w:rPr>
        <w:rFonts w:hint="default" w:ascii="Symbol" w:hAnsi="Symbol"/>
      </w:rPr>
    </w:lvl>
    <w:lvl w:ilvl="1">
      <w:start w:val="1"/>
      <w:numFmt w:val="bullet"/>
      <w:isLgl w:val="false"/>
      <w:suff w:val="tab"/>
      <w:lvlText w:val="o"/>
      <w:lvlJc w:val="left"/>
      <w:pPr>
        <w:ind w:left="2160" w:hanging="360"/>
      </w:pPr>
      <w:rPr>
        <w:rFonts w:hint="default" w:ascii="Courier New" w:hAnsi="Courier New" w:cs="Courier New"/>
      </w:rPr>
    </w:lvl>
    <w:lvl w:ilvl="2">
      <w:start w:val="1"/>
      <w:numFmt w:val="bullet"/>
      <w:isLgl w:val="false"/>
      <w:suff w:val="tab"/>
      <w:lvlText w:val=""/>
      <w:lvlJc w:val="left"/>
      <w:pPr>
        <w:ind w:left="2880" w:hanging="360"/>
      </w:pPr>
      <w:rPr>
        <w:rFonts w:hint="default" w:ascii="Wingdings" w:hAnsi="Wingdings"/>
      </w:rPr>
    </w:lvl>
    <w:lvl w:ilvl="3">
      <w:start w:val="1"/>
      <w:numFmt w:val="bullet"/>
      <w:isLgl w:val="false"/>
      <w:suff w:val="tab"/>
      <w:lvlText w:val=""/>
      <w:lvlJc w:val="left"/>
      <w:pPr>
        <w:ind w:left="3600" w:hanging="360"/>
      </w:pPr>
      <w:rPr>
        <w:rFonts w:hint="default" w:ascii="Symbol" w:hAnsi="Symbol"/>
      </w:rPr>
    </w:lvl>
    <w:lvl w:ilvl="4">
      <w:start w:val="1"/>
      <w:numFmt w:val="bullet"/>
      <w:isLgl w:val="false"/>
      <w:suff w:val="tab"/>
      <w:lvlText w:val="o"/>
      <w:lvlJc w:val="left"/>
      <w:pPr>
        <w:ind w:left="4320" w:hanging="360"/>
      </w:pPr>
      <w:rPr>
        <w:rFonts w:hint="default" w:ascii="Courier New" w:hAnsi="Courier New" w:cs="Courier New"/>
      </w:rPr>
    </w:lvl>
    <w:lvl w:ilvl="5">
      <w:start w:val="1"/>
      <w:numFmt w:val="bullet"/>
      <w:isLgl w:val="false"/>
      <w:suff w:val="tab"/>
      <w:lvlText w:val=""/>
      <w:lvlJc w:val="left"/>
      <w:pPr>
        <w:ind w:left="5040" w:hanging="360"/>
      </w:pPr>
      <w:rPr>
        <w:rFonts w:hint="default" w:ascii="Wingdings" w:hAnsi="Wingdings"/>
      </w:rPr>
    </w:lvl>
    <w:lvl w:ilvl="6">
      <w:start w:val="1"/>
      <w:numFmt w:val="bullet"/>
      <w:isLgl w:val="false"/>
      <w:suff w:val="tab"/>
      <w:lvlText w:val=""/>
      <w:lvlJc w:val="left"/>
      <w:pPr>
        <w:ind w:left="5760" w:hanging="360"/>
      </w:pPr>
      <w:rPr>
        <w:rFonts w:hint="default" w:ascii="Symbol" w:hAnsi="Symbol"/>
      </w:rPr>
    </w:lvl>
    <w:lvl w:ilvl="7">
      <w:start w:val="1"/>
      <w:numFmt w:val="bullet"/>
      <w:isLgl w:val="false"/>
      <w:suff w:val="tab"/>
      <w:lvlText w:val="o"/>
      <w:lvlJc w:val="left"/>
      <w:pPr>
        <w:ind w:left="6480" w:hanging="360"/>
      </w:pPr>
      <w:rPr>
        <w:rFonts w:hint="default" w:ascii="Courier New" w:hAnsi="Courier New" w:cs="Courier New"/>
      </w:rPr>
    </w:lvl>
    <w:lvl w:ilvl="8">
      <w:start w:val="1"/>
      <w:numFmt w:val="bullet"/>
      <w:isLgl w:val="false"/>
      <w:suff w:val="tab"/>
      <w:lvlText w:val=""/>
      <w:lvlJc w:val="left"/>
      <w:pPr>
        <w:ind w:left="7200" w:hanging="360"/>
      </w:pPr>
      <w:rPr>
        <w:rFonts w:hint="default" w:ascii="Wingdings" w:hAnsi="Wingdings"/>
      </w:rPr>
    </w:lvl>
  </w:abstractNum>
  <w:abstractNum w:abstractNumId="32">
    <w:multiLevelType w:val="hybridMultilevel"/>
    <w:lvl w:ilvl="0">
      <w:start w:val="1"/>
      <w:numFmt w:val="bullet"/>
      <w:isLgl w:val="false"/>
      <w:suff w:val="tab"/>
      <w:lvlText w:val=""/>
      <w:lvlJc w:val="left"/>
      <w:pPr>
        <w:ind w:left="1440" w:hanging="360"/>
      </w:pPr>
      <w:rPr>
        <w:rFonts w:hint="default" w:ascii="Symbol" w:hAnsi="Symbol"/>
      </w:rPr>
    </w:lvl>
    <w:lvl w:ilvl="1">
      <w:start w:val="1"/>
      <w:numFmt w:val="bullet"/>
      <w:isLgl w:val="false"/>
      <w:suff w:val="tab"/>
      <w:lvlText w:val="o"/>
      <w:lvlJc w:val="left"/>
      <w:pPr>
        <w:ind w:left="2160" w:hanging="360"/>
      </w:pPr>
      <w:rPr>
        <w:rFonts w:hint="default" w:ascii="Courier New" w:hAnsi="Courier New" w:cs="Courier New"/>
      </w:rPr>
    </w:lvl>
    <w:lvl w:ilvl="2">
      <w:start w:val="1"/>
      <w:numFmt w:val="bullet"/>
      <w:isLgl w:val="false"/>
      <w:suff w:val="tab"/>
      <w:lvlText w:val=""/>
      <w:lvlJc w:val="left"/>
      <w:pPr>
        <w:ind w:left="2880" w:hanging="360"/>
      </w:pPr>
      <w:rPr>
        <w:rFonts w:hint="default" w:ascii="Wingdings" w:hAnsi="Wingdings"/>
      </w:rPr>
    </w:lvl>
    <w:lvl w:ilvl="3">
      <w:start w:val="1"/>
      <w:numFmt w:val="bullet"/>
      <w:isLgl w:val="false"/>
      <w:suff w:val="tab"/>
      <w:lvlText w:val=""/>
      <w:lvlJc w:val="left"/>
      <w:pPr>
        <w:ind w:left="3600" w:hanging="360"/>
      </w:pPr>
      <w:rPr>
        <w:rFonts w:hint="default" w:ascii="Symbol" w:hAnsi="Symbol"/>
      </w:rPr>
    </w:lvl>
    <w:lvl w:ilvl="4">
      <w:start w:val="1"/>
      <w:numFmt w:val="bullet"/>
      <w:isLgl w:val="false"/>
      <w:suff w:val="tab"/>
      <w:lvlText w:val="o"/>
      <w:lvlJc w:val="left"/>
      <w:pPr>
        <w:ind w:left="4320" w:hanging="360"/>
      </w:pPr>
      <w:rPr>
        <w:rFonts w:hint="default" w:ascii="Courier New" w:hAnsi="Courier New" w:cs="Courier New"/>
      </w:rPr>
    </w:lvl>
    <w:lvl w:ilvl="5">
      <w:start w:val="1"/>
      <w:numFmt w:val="bullet"/>
      <w:isLgl w:val="false"/>
      <w:suff w:val="tab"/>
      <w:lvlText w:val=""/>
      <w:lvlJc w:val="left"/>
      <w:pPr>
        <w:ind w:left="5040" w:hanging="360"/>
      </w:pPr>
      <w:rPr>
        <w:rFonts w:hint="default" w:ascii="Wingdings" w:hAnsi="Wingdings"/>
      </w:rPr>
    </w:lvl>
    <w:lvl w:ilvl="6">
      <w:start w:val="1"/>
      <w:numFmt w:val="bullet"/>
      <w:isLgl w:val="false"/>
      <w:suff w:val="tab"/>
      <w:lvlText w:val=""/>
      <w:lvlJc w:val="left"/>
      <w:pPr>
        <w:ind w:left="5760" w:hanging="360"/>
      </w:pPr>
      <w:rPr>
        <w:rFonts w:hint="default" w:ascii="Symbol" w:hAnsi="Symbol"/>
      </w:rPr>
    </w:lvl>
    <w:lvl w:ilvl="7">
      <w:start w:val="1"/>
      <w:numFmt w:val="bullet"/>
      <w:isLgl w:val="false"/>
      <w:suff w:val="tab"/>
      <w:lvlText w:val="o"/>
      <w:lvlJc w:val="left"/>
      <w:pPr>
        <w:ind w:left="6480" w:hanging="360"/>
      </w:pPr>
      <w:rPr>
        <w:rFonts w:hint="default" w:ascii="Courier New" w:hAnsi="Courier New" w:cs="Courier New"/>
      </w:rPr>
    </w:lvl>
    <w:lvl w:ilvl="8">
      <w:start w:val="1"/>
      <w:numFmt w:val="bullet"/>
      <w:isLgl w:val="false"/>
      <w:suff w:val="tab"/>
      <w:lvlText w:val=""/>
      <w:lvlJc w:val="left"/>
      <w:pPr>
        <w:ind w:left="7200" w:hanging="360"/>
      </w:pPr>
      <w:rPr>
        <w:rFonts w:hint="default" w:ascii="Wingdings" w:hAnsi="Wingdings"/>
      </w:rPr>
    </w:lvl>
  </w:abstractNum>
  <w:abstractNum w:abstractNumId="33">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4">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5">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3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36"/>
  </w:num>
  <w:num w:numId="2">
    <w:abstractNumId w:val="5"/>
  </w:num>
  <w:num w:numId="3">
    <w:abstractNumId w:val="5"/>
  </w:num>
  <w:num w:numId="4">
    <w:abstractNumId w:val="5"/>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7"/>
  </w:num>
  <w:num w:numId="13">
    <w:abstractNumId w:val="3"/>
  </w:num>
  <w:num w:numId="14">
    <w:abstractNumId w:val="24"/>
  </w:num>
  <w:num w:numId="15">
    <w:abstractNumId w:val="10"/>
  </w:num>
  <w:num w:numId="16">
    <w:abstractNumId w:val="15"/>
  </w:num>
  <w:num w:numId="17">
    <w:abstractNumId w:val="1"/>
  </w:num>
  <w:num w:numId="18">
    <w:abstractNumId w:val="8"/>
  </w:num>
  <w:num w:numId="19">
    <w:abstractNumId w:val="12"/>
  </w:num>
  <w:num w:numId="20">
    <w:abstractNumId w:val="30"/>
  </w:num>
  <w:num w:numId="21">
    <w:abstractNumId w:val="23"/>
  </w:num>
  <w:num w:numId="22">
    <w:abstractNumId w:val="21"/>
  </w:num>
  <w:num w:numId="23">
    <w:abstractNumId w:val="11"/>
  </w:num>
  <w:num w:numId="24">
    <w:abstractNumId w:val="17"/>
  </w:num>
  <w:num w:numId="25">
    <w:abstractNumId w:val="9"/>
  </w:num>
  <w:num w:numId="26">
    <w:abstractNumId w:val="33"/>
  </w:num>
  <w:num w:numId="27">
    <w:abstractNumId w:val="27"/>
  </w:num>
  <w:num w:numId="28">
    <w:abstractNumId w:val="18"/>
  </w:num>
  <w:num w:numId="29">
    <w:abstractNumId w:val="29"/>
  </w:num>
  <w:num w:numId="30">
    <w:abstractNumId w:val="34"/>
  </w:num>
  <w:num w:numId="31">
    <w:abstractNumId w:val="6"/>
  </w:num>
  <w:num w:numId="32">
    <w:abstractNumId w:val="22"/>
  </w:num>
  <w:num w:numId="33">
    <w:abstractNumId w:val="4"/>
  </w:num>
  <w:num w:numId="34">
    <w:abstractNumId w:val="14"/>
  </w:num>
  <w:num w:numId="35">
    <w:abstractNumId w:val="0"/>
  </w:num>
  <w:num w:numId="36">
    <w:abstractNumId w:val="16"/>
  </w:num>
  <w:num w:numId="37">
    <w:abstractNumId w:val="32"/>
  </w:num>
  <w:num w:numId="38">
    <w:abstractNumId w:val="25"/>
  </w:num>
  <w:num w:numId="39">
    <w:abstractNumId w:val="26"/>
  </w:num>
  <w:num w:numId="40">
    <w:abstractNumId w:val="20"/>
  </w:num>
  <w:num w:numId="41">
    <w:abstractNumId w:val="28"/>
  </w:num>
  <w:num w:numId="42">
    <w:abstractNumId w:val="19"/>
  </w:num>
  <w:num w:numId="43">
    <w:abstractNumId w:val="13"/>
  </w:num>
  <w:num w:numId="44">
    <w:abstractNumId w:val="2"/>
  </w:num>
  <w:num w:numId="45">
    <w:abstractNumId w:val="31"/>
  </w:num>
  <w:num w:numId="46">
    <w:abstractNumId w:val="3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 E">
    <w15:presenceInfo w15:providerId="Windows Live" w15:userId="737e4c38f599e6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de-DE"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24"/>
    <w:link w:val="1215"/>
    <w:uiPriority w:val="9"/>
    <w:rPr>
      <w:rFonts w:ascii="Arial" w:hAnsi="Arial" w:eastAsia="Arial" w:cs="Arial"/>
      <w:sz w:val="40"/>
      <w:szCs w:val="40"/>
    </w:rPr>
  </w:style>
  <w:style w:type="character" w:styleId="16">
    <w:name w:val="Heading 2 Char"/>
    <w:basedOn w:val="1224"/>
    <w:link w:val="1216"/>
    <w:uiPriority w:val="9"/>
    <w:rPr>
      <w:rFonts w:ascii="Arial" w:hAnsi="Arial" w:eastAsia="Arial" w:cs="Arial"/>
      <w:sz w:val="34"/>
    </w:rPr>
  </w:style>
  <w:style w:type="character" w:styleId="18">
    <w:name w:val="Heading 3 Char"/>
    <w:basedOn w:val="1224"/>
    <w:link w:val="1217"/>
    <w:uiPriority w:val="9"/>
    <w:rPr>
      <w:rFonts w:ascii="Arial" w:hAnsi="Arial" w:eastAsia="Arial" w:cs="Arial"/>
      <w:sz w:val="30"/>
      <w:szCs w:val="30"/>
    </w:rPr>
  </w:style>
  <w:style w:type="character" w:styleId="20">
    <w:name w:val="Heading 4 Char"/>
    <w:basedOn w:val="1224"/>
    <w:link w:val="1218"/>
    <w:uiPriority w:val="9"/>
    <w:rPr>
      <w:rFonts w:ascii="Arial" w:hAnsi="Arial" w:eastAsia="Arial" w:cs="Arial"/>
      <w:b/>
      <w:bCs/>
      <w:sz w:val="26"/>
      <w:szCs w:val="26"/>
    </w:rPr>
  </w:style>
  <w:style w:type="character" w:styleId="22">
    <w:name w:val="Heading 5 Char"/>
    <w:basedOn w:val="1224"/>
    <w:link w:val="1219"/>
    <w:uiPriority w:val="9"/>
    <w:rPr>
      <w:rFonts w:ascii="Arial" w:hAnsi="Arial" w:eastAsia="Arial" w:cs="Arial"/>
      <w:b/>
      <w:bCs/>
      <w:sz w:val="24"/>
      <w:szCs w:val="24"/>
    </w:rPr>
  </w:style>
  <w:style w:type="character" w:styleId="24">
    <w:name w:val="Heading 6 Char"/>
    <w:basedOn w:val="1224"/>
    <w:link w:val="1220"/>
    <w:uiPriority w:val="9"/>
    <w:rPr>
      <w:rFonts w:ascii="Arial" w:hAnsi="Arial" w:eastAsia="Arial" w:cs="Arial"/>
      <w:b/>
      <w:bCs/>
      <w:sz w:val="22"/>
      <w:szCs w:val="22"/>
    </w:rPr>
  </w:style>
  <w:style w:type="character" w:styleId="26">
    <w:name w:val="Heading 7 Char"/>
    <w:basedOn w:val="1224"/>
    <w:link w:val="1221"/>
    <w:uiPriority w:val="9"/>
    <w:rPr>
      <w:rFonts w:ascii="Arial" w:hAnsi="Arial" w:eastAsia="Arial" w:cs="Arial"/>
      <w:b/>
      <w:bCs/>
      <w:i/>
      <w:iCs/>
      <w:sz w:val="22"/>
      <w:szCs w:val="22"/>
    </w:rPr>
  </w:style>
  <w:style w:type="character" w:styleId="28">
    <w:name w:val="Heading 8 Char"/>
    <w:basedOn w:val="1224"/>
    <w:link w:val="1222"/>
    <w:uiPriority w:val="9"/>
    <w:rPr>
      <w:rFonts w:ascii="Arial" w:hAnsi="Arial" w:eastAsia="Arial" w:cs="Arial"/>
      <w:i/>
      <w:iCs/>
      <w:sz w:val="22"/>
      <w:szCs w:val="22"/>
    </w:rPr>
  </w:style>
  <w:style w:type="character" w:styleId="30">
    <w:name w:val="Heading 9 Char"/>
    <w:basedOn w:val="1224"/>
    <w:link w:val="1223"/>
    <w:uiPriority w:val="9"/>
    <w:rPr>
      <w:rFonts w:ascii="Arial" w:hAnsi="Arial" w:eastAsia="Arial" w:cs="Arial"/>
      <w:i/>
      <w:iCs/>
      <w:sz w:val="21"/>
      <w:szCs w:val="21"/>
    </w:rPr>
  </w:style>
  <w:style w:type="character" w:styleId="35">
    <w:name w:val="Title Char"/>
    <w:basedOn w:val="1224"/>
    <w:link w:val="1231"/>
    <w:uiPriority w:val="10"/>
    <w:rPr>
      <w:sz w:val="48"/>
      <w:szCs w:val="48"/>
    </w:rPr>
  </w:style>
  <w:style w:type="character" w:styleId="37">
    <w:name w:val="Subtitle Char"/>
    <w:basedOn w:val="1224"/>
    <w:link w:val="1233"/>
    <w:uiPriority w:val="11"/>
    <w:rPr>
      <w:sz w:val="24"/>
      <w:szCs w:val="24"/>
    </w:rPr>
  </w:style>
  <w:style w:type="character" w:styleId="39">
    <w:name w:val="Quote Char"/>
    <w:link w:val="1253"/>
    <w:uiPriority w:val="29"/>
    <w:rPr>
      <w:i/>
    </w:rPr>
  </w:style>
  <w:style w:type="character" w:styleId="41">
    <w:name w:val="Intense Quote Char"/>
    <w:link w:val="1255"/>
    <w:uiPriority w:val="30"/>
    <w:rPr>
      <w:i/>
    </w:rPr>
  </w:style>
  <w:style w:type="character" w:styleId="43">
    <w:name w:val="Header Char"/>
    <w:basedOn w:val="1224"/>
    <w:link w:val="1227"/>
    <w:uiPriority w:val="99"/>
  </w:style>
  <w:style w:type="character" w:styleId="45">
    <w:name w:val="Footer Char"/>
    <w:basedOn w:val="1224"/>
    <w:link w:val="1229"/>
    <w:uiPriority w:val="99"/>
  </w:style>
  <w:style w:type="character" w:styleId="47">
    <w:name w:val="Caption Char"/>
    <w:basedOn w:val="1249"/>
    <w:link w:val="1229"/>
    <w:uiPriority w:val="99"/>
  </w:style>
  <w:style w:type="table" w:styleId="49">
    <w:name w:val="Table Grid Light"/>
    <w:basedOn w:val="122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122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122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122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122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122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122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122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122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122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122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122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122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122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122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122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122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122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122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122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122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122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122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122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122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122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122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122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122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122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122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122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122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122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122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122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5">
    <w:name w:val="Grid Table 5 Dark - Accent 2"/>
    <w:basedOn w:val="122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122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122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122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9">
    <w:name w:val="Grid Table 5 Dark - Accent 6"/>
    <w:basedOn w:val="122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122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122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122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122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122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122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122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7">
    <w:name w:val="Grid Table 7 Colorful"/>
    <w:basedOn w:val="122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122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122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122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122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122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122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122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1225"/>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1225"/>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1225"/>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1225"/>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1225"/>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1225"/>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122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122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122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122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122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122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122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122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122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0">
    <w:name w:val="List Table 3 - Accent 2"/>
    <w:basedOn w:val="122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122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122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122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4">
    <w:name w:val="List Table 3 - Accent 6"/>
    <w:basedOn w:val="122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122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122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7">
    <w:name w:val="List Table 4 - Accent 2"/>
    <w:basedOn w:val="122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122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122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122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1">
    <w:name w:val="List Table 4 - Accent 6"/>
    <w:basedOn w:val="122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122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122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122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122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122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122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122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122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122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1">
    <w:name w:val="List Table 6 Colorful - Accent 2"/>
    <w:basedOn w:val="122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122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122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122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5">
    <w:name w:val="List Table 6 Colorful - Accent 6"/>
    <w:basedOn w:val="122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122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122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8">
    <w:name w:val="List Table 7 Colorful - Accent 2"/>
    <w:basedOn w:val="122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122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122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122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2">
    <w:name w:val="List Table 7 Colorful - Accent 6"/>
    <w:basedOn w:val="122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122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122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5">
    <w:name w:val="Lined - Accent 2"/>
    <w:basedOn w:val="122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122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122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122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9">
    <w:name w:val="Lined - Accent 6"/>
    <w:basedOn w:val="122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122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122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2">
    <w:name w:val="Bordered &amp; Lined - Accent 2"/>
    <w:basedOn w:val="122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122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122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122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6">
    <w:name w:val="Bordered &amp; Lined - Accent 6"/>
    <w:basedOn w:val="122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122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122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122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122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122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122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122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6">
    <w:name w:val="Footnote Text Char"/>
    <w:link w:val="1280"/>
    <w:uiPriority w:val="99"/>
    <w:rPr>
      <w:sz w:val="18"/>
    </w:rPr>
  </w:style>
  <w:style w:type="paragraph" w:styleId="178">
    <w:name w:val="endnote text"/>
    <w:basedOn w:val="1214"/>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224"/>
    <w:uiPriority w:val="99"/>
    <w:semiHidden/>
    <w:unhideWhenUsed/>
    <w:rPr>
      <w:vertAlign w:val="superscript"/>
    </w:rPr>
  </w:style>
  <w:style w:type="paragraph" w:styleId="184">
    <w:name w:val="toc 4"/>
    <w:basedOn w:val="1214"/>
    <w:next w:val="1214"/>
    <w:uiPriority w:val="39"/>
    <w:unhideWhenUsed/>
    <w:pPr>
      <w:ind w:left="850" w:right="0" w:firstLine="0"/>
      <w:spacing w:after="57"/>
    </w:pPr>
  </w:style>
  <w:style w:type="paragraph" w:styleId="185">
    <w:name w:val="toc 5"/>
    <w:basedOn w:val="1214"/>
    <w:next w:val="1214"/>
    <w:uiPriority w:val="39"/>
    <w:unhideWhenUsed/>
    <w:pPr>
      <w:ind w:left="1134" w:right="0" w:firstLine="0"/>
      <w:spacing w:after="57"/>
    </w:pPr>
  </w:style>
  <w:style w:type="paragraph" w:styleId="186">
    <w:name w:val="toc 6"/>
    <w:basedOn w:val="1214"/>
    <w:next w:val="1214"/>
    <w:uiPriority w:val="39"/>
    <w:unhideWhenUsed/>
    <w:pPr>
      <w:ind w:left="1417" w:right="0" w:firstLine="0"/>
      <w:spacing w:after="57"/>
    </w:pPr>
  </w:style>
  <w:style w:type="paragraph" w:styleId="187">
    <w:name w:val="toc 7"/>
    <w:basedOn w:val="1214"/>
    <w:next w:val="1214"/>
    <w:uiPriority w:val="39"/>
    <w:unhideWhenUsed/>
    <w:pPr>
      <w:ind w:left="1701" w:right="0" w:firstLine="0"/>
      <w:spacing w:after="57"/>
    </w:pPr>
  </w:style>
  <w:style w:type="paragraph" w:styleId="188">
    <w:name w:val="toc 8"/>
    <w:basedOn w:val="1214"/>
    <w:next w:val="1214"/>
    <w:uiPriority w:val="39"/>
    <w:unhideWhenUsed/>
    <w:pPr>
      <w:ind w:left="1984" w:right="0" w:firstLine="0"/>
      <w:spacing w:after="57"/>
    </w:pPr>
  </w:style>
  <w:style w:type="paragraph" w:styleId="189">
    <w:name w:val="toc 9"/>
    <w:basedOn w:val="1214"/>
    <w:next w:val="1214"/>
    <w:uiPriority w:val="39"/>
    <w:unhideWhenUsed/>
    <w:pPr>
      <w:ind w:left="2268" w:right="0" w:firstLine="0"/>
      <w:spacing w:after="57"/>
    </w:pPr>
  </w:style>
  <w:style w:type="paragraph" w:styleId="191">
    <w:name w:val="table of figures"/>
    <w:basedOn w:val="1214"/>
    <w:next w:val="1214"/>
    <w:uiPriority w:val="99"/>
    <w:unhideWhenUsed/>
    <w:pPr>
      <w:spacing w:after="0" w:afterAutospacing="0"/>
    </w:pPr>
  </w:style>
  <w:style w:type="paragraph" w:styleId="1214" w:default="1">
    <w:name w:val="Normal"/>
    <w:qFormat/>
    <w:pPr>
      <w:spacing w:line="288" w:lineRule="auto"/>
    </w:pPr>
    <w:rPr>
      <w:rFonts w:ascii="Helvetica 45" w:hAnsi="Helvetica 45"/>
      <w:bCs/>
      <w:sz w:val="21"/>
      <w:lang w:eastAsia="de-DE"/>
    </w:rPr>
  </w:style>
  <w:style w:type="paragraph" w:styleId="1215">
    <w:name w:val="Heading 1"/>
    <w:basedOn w:val="1214"/>
    <w:next w:val="1214"/>
    <w:link w:val="1235"/>
    <w:uiPriority w:val="9"/>
    <w:qFormat/>
    <w:pPr>
      <w:numPr>
        <w:numId w:val="35"/>
      </w:numPr>
      <w:keepLines/>
      <w:keepNext/>
      <w:spacing w:before="760" w:line="240" w:lineRule="auto"/>
      <w:outlineLvl w:val="0"/>
    </w:pPr>
    <w:rPr>
      <w:rFonts w:ascii="Helvetica 65" w:hAnsi="Helvetica 65" w:eastAsiaTheme="majorEastAsia" w:cstheme="majorBidi"/>
      <w:bCs w:val="0"/>
      <w:color w:val="000000" w:themeColor="text1"/>
      <w:sz w:val="28"/>
      <w:szCs w:val="36"/>
    </w:rPr>
  </w:style>
  <w:style w:type="paragraph" w:styleId="1216">
    <w:name w:val="Heading 2"/>
    <w:basedOn w:val="1214"/>
    <w:next w:val="1214"/>
    <w:link w:val="1237"/>
    <w:uiPriority w:val="9"/>
    <w:unhideWhenUsed/>
    <w:qFormat/>
    <w:pPr>
      <w:numPr>
        <w:ilvl w:val="1"/>
        <w:numId w:val="35"/>
      </w:numPr>
      <w:keepLines/>
      <w:keepNext/>
      <w:spacing w:before="520" w:after="120"/>
      <w:outlineLvl w:val="1"/>
    </w:pPr>
    <w:rPr>
      <w:rFonts w:ascii="Helvetica 65" w:hAnsi="Helvetica 65" w:eastAsiaTheme="majorEastAsia" w:cstheme="majorBidi"/>
      <w:bCs w:val="0"/>
      <w:color w:val="000000" w:themeColor="text1"/>
      <w:sz w:val="24"/>
      <w:szCs w:val="28"/>
    </w:rPr>
  </w:style>
  <w:style w:type="paragraph" w:styleId="1217">
    <w:name w:val="Heading 3"/>
    <w:basedOn w:val="1214"/>
    <w:next w:val="1214"/>
    <w:link w:val="1242"/>
    <w:uiPriority w:val="9"/>
    <w:unhideWhenUsed/>
    <w:qFormat/>
    <w:pPr>
      <w:numPr>
        <w:ilvl w:val="2"/>
        <w:numId w:val="35"/>
      </w:numPr>
      <w:keepLines/>
      <w:keepNext/>
      <w:spacing w:before="120" w:after="120"/>
      <w:outlineLvl w:val="2"/>
    </w:pPr>
    <w:rPr>
      <w:rFonts w:ascii="Helvetica 65" w:hAnsi="Helvetica 65" w:eastAsiaTheme="majorEastAsia" w:cstheme="majorBidi"/>
      <w:bCs w:val="0"/>
      <w:color w:val="000000" w:themeColor="text1"/>
      <w:sz w:val="22"/>
    </w:rPr>
  </w:style>
  <w:style w:type="paragraph" w:styleId="1218">
    <w:name w:val="Heading 4"/>
    <w:basedOn w:val="1214"/>
    <w:next w:val="1214"/>
    <w:link w:val="1243"/>
    <w:uiPriority w:val="9"/>
    <w:semiHidden/>
    <w:unhideWhenUsed/>
    <w:qFormat/>
    <w:pPr>
      <w:numPr>
        <w:ilvl w:val="3"/>
        <w:numId w:val="35"/>
      </w:numPr>
      <w:keepLines/>
      <w:keepNext/>
      <w:spacing w:before="200" w:after="0"/>
      <w:outlineLvl w:val="3"/>
    </w:pPr>
    <w:rPr>
      <w:rFonts w:asciiTheme="majorHAnsi" w:hAnsiTheme="majorHAnsi" w:eastAsiaTheme="majorEastAsia" w:cstheme="majorBidi"/>
      <w:b/>
      <w:bCs w:val="0"/>
      <w:i/>
      <w:iCs/>
      <w:color w:val="000000" w:themeColor="text1"/>
    </w:rPr>
  </w:style>
  <w:style w:type="paragraph" w:styleId="1219">
    <w:name w:val="Heading 5"/>
    <w:basedOn w:val="1214"/>
    <w:next w:val="1214"/>
    <w:link w:val="1244"/>
    <w:uiPriority w:val="9"/>
    <w:semiHidden/>
    <w:unhideWhenUsed/>
    <w:qFormat/>
    <w:pPr>
      <w:numPr>
        <w:ilvl w:val="4"/>
        <w:numId w:val="35"/>
      </w:numPr>
      <w:keepLines/>
      <w:keepNext/>
      <w:spacing w:before="200" w:after="0"/>
      <w:outlineLvl w:val="4"/>
    </w:pPr>
    <w:rPr>
      <w:rFonts w:asciiTheme="majorHAnsi" w:hAnsiTheme="majorHAnsi" w:eastAsiaTheme="majorEastAsia" w:cstheme="majorBidi"/>
      <w:color w:val="323e4f" w:themeColor="text2" w:themeShade="BF"/>
    </w:rPr>
  </w:style>
  <w:style w:type="paragraph" w:styleId="1220">
    <w:name w:val="Heading 6"/>
    <w:basedOn w:val="1214"/>
    <w:next w:val="1214"/>
    <w:link w:val="1245"/>
    <w:uiPriority w:val="9"/>
    <w:semiHidden/>
    <w:unhideWhenUsed/>
    <w:qFormat/>
    <w:pPr>
      <w:numPr>
        <w:ilvl w:val="5"/>
        <w:numId w:val="35"/>
      </w:numPr>
      <w:keepLines/>
      <w:keepNext/>
      <w:spacing w:before="200" w:after="0"/>
      <w:outlineLvl w:val="5"/>
    </w:pPr>
    <w:rPr>
      <w:rFonts w:asciiTheme="majorHAnsi" w:hAnsiTheme="majorHAnsi" w:eastAsiaTheme="majorEastAsia" w:cstheme="majorBidi"/>
      <w:i/>
      <w:iCs/>
      <w:color w:val="323e4f" w:themeColor="text2" w:themeShade="BF"/>
    </w:rPr>
  </w:style>
  <w:style w:type="paragraph" w:styleId="1221">
    <w:name w:val="Heading 7"/>
    <w:basedOn w:val="1214"/>
    <w:next w:val="1214"/>
    <w:link w:val="1246"/>
    <w:uiPriority w:val="9"/>
    <w:semiHidden/>
    <w:unhideWhenUsed/>
    <w:qFormat/>
    <w:pPr>
      <w:numPr>
        <w:ilvl w:val="6"/>
        <w:numId w:val="35"/>
      </w:numPr>
      <w:keepLines/>
      <w:keepNext/>
      <w:spacing w:before="200" w:after="0"/>
      <w:outlineLvl w:val="6"/>
    </w:pPr>
    <w:rPr>
      <w:rFonts w:asciiTheme="majorHAnsi" w:hAnsiTheme="majorHAnsi" w:eastAsiaTheme="majorEastAsia" w:cstheme="majorBidi"/>
      <w:i/>
      <w:iCs/>
      <w:color w:val="404040" w:themeColor="text1" w:themeTint="BF"/>
    </w:rPr>
  </w:style>
  <w:style w:type="paragraph" w:styleId="1222">
    <w:name w:val="Heading 8"/>
    <w:basedOn w:val="1214"/>
    <w:next w:val="1214"/>
    <w:link w:val="1247"/>
    <w:uiPriority w:val="9"/>
    <w:semiHidden/>
    <w:unhideWhenUsed/>
    <w:qFormat/>
    <w:pPr>
      <w:numPr>
        <w:ilvl w:val="7"/>
        <w:numId w:val="35"/>
      </w:numPr>
      <w:keepLines/>
      <w:keepNext/>
      <w:spacing w:before="200" w:after="0"/>
      <w:outlineLvl w:val="7"/>
    </w:pPr>
    <w:rPr>
      <w:rFonts w:asciiTheme="majorHAnsi" w:hAnsiTheme="majorHAnsi" w:eastAsiaTheme="majorEastAsia" w:cstheme="majorBidi"/>
      <w:color w:val="404040" w:themeColor="text1" w:themeTint="BF"/>
      <w:sz w:val="20"/>
      <w:szCs w:val="20"/>
    </w:rPr>
  </w:style>
  <w:style w:type="paragraph" w:styleId="1223">
    <w:name w:val="Heading 9"/>
    <w:basedOn w:val="1214"/>
    <w:next w:val="1214"/>
    <w:link w:val="1248"/>
    <w:uiPriority w:val="9"/>
    <w:semiHidden/>
    <w:unhideWhenUsed/>
    <w:qFormat/>
    <w:pPr>
      <w:numPr>
        <w:ilvl w:val="8"/>
        <w:numId w:val="35"/>
      </w:numPr>
      <w:keepLines/>
      <w:keepNext/>
      <w:spacing w:before="200" w:after="0"/>
      <w:outlineLvl w:val="8"/>
    </w:pPr>
    <w:rPr>
      <w:rFonts w:asciiTheme="majorHAnsi" w:hAnsiTheme="majorHAnsi" w:eastAsiaTheme="majorEastAsia" w:cstheme="majorBidi"/>
      <w:i/>
      <w:iCs/>
      <w:color w:val="404040" w:themeColor="text1" w:themeTint="BF"/>
      <w:sz w:val="20"/>
      <w:szCs w:val="20"/>
    </w:rPr>
  </w:style>
  <w:style w:type="character" w:styleId="1224" w:default="1">
    <w:name w:val="Default Paragraph Font"/>
    <w:uiPriority w:val="1"/>
    <w:semiHidden/>
    <w:unhideWhenUsed/>
  </w:style>
  <w:style w:type="table" w:styleId="1225" w:default="1">
    <w:name w:val="Normal Table"/>
    <w:uiPriority w:val="99"/>
    <w:semiHidden/>
    <w:unhideWhenUsed/>
    <w:tblPr>
      <w:tblInd w:w="0" w:type="dxa"/>
      <w:tblCellMar>
        <w:left w:w="108" w:type="dxa"/>
        <w:top w:w="0" w:type="dxa"/>
        <w:right w:w="108" w:type="dxa"/>
        <w:bottom w:w="0" w:type="dxa"/>
      </w:tblCellMar>
    </w:tblPr>
  </w:style>
  <w:style w:type="numbering" w:styleId="1226" w:default="1">
    <w:name w:val="No List"/>
    <w:uiPriority w:val="99"/>
    <w:semiHidden/>
    <w:unhideWhenUsed/>
  </w:style>
  <w:style w:type="paragraph" w:styleId="1227">
    <w:name w:val="Header"/>
    <w:basedOn w:val="1214"/>
    <w:link w:val="1228"/>
    <w:uiPriority w:val="99"/>
    <w:unhideWhenUsed/>
    <w:pPr>
      <w:spacing w:after="0" w:line="240" w:lineRule="auto"/>
      <w:tabs>
        <w:tab w:val="center" w:pos="4536" w:leader="none"/>
        <w:tab w:val="right" w:pos="9072" w:leader="none"/>
      </w:tabs>
    </w:pPr>
  </w:style>
  <w:style w:type="character" w:styleId="1228" w:customStyle="1">
    <w:name w:val="Kopfzeile Zchn"/>
    <w:basedOn w:val="1224"/>
    <w:link w:val="1227"/>
    <w:uiPriority w:val="99"/>
  </w:style>
  <w:style w:type="paragraph" w:styleId="1229">
    <w:name w:val="Footer"/>
    <w:basedOn w:val="1214"/>
    <w:link w:val="1230"/>
    <w:uiPriority w:val="99"/>
    <w:unhideWhenUsed/>
    <w:pPr>
      <w:spacing w:after="0" w:line="240" w:lineRule="auto"/>
      <w:tabs>
        <w:tab w:val="center" w:pos="4536" w:leader="none"/>
        <w:tab w:val="right" w:pos="9072" w:leader="none"/>
      </w:tabs>
    </w:pPr>
  </w:style>
  <w:style w:type="character" w:styleId="1230" w:customStyle="1">
    <w:name w:val="Fußzeile Zchn"/>
    <w:basedOn w:val="1224"/>
    <w:link w:val="1229"/>
    <w:uiPriority w:val="99"/>
  </w:style>
  <w:style w:type="paragraph" w:styleId="1231">
    <w:name w:val="Title"/>
    <w:basedOn w:val="1214"/>
    <w:next w:val="1214"/>
    <w:link w:val="1232"/>
    <w:uiPriority w:val="10"/>
    <w:qFormat/>
    <w:pPr>
      <w:contextualSpacing/>
      <w:jc w:val="center"/>
      <w:spacing w:after="240" w:line="240" w:lineRule="auto"/>
    </w:pPr>
    <w:rPr>
      <w:rFonts w:asciiTheme="majorHAnsi" w:hAnsiTheme="majorHAnsi" w:eastAsiaTheme="majorEastAsia" w:cstheme="majorBidi"/>
      <w:color w:val="000000" w:themeColor="text1"/>
      <w:sz w:val="56"/>
      <w:szCs w:val="56"/>
    </w:rPr>
  </w:style>
  <w:style w:type="character" w:styleId="1232" w:customStyle="1">
    <w:name w:val="Titel Zchn"/>
    <w:basedOn w:val="1224"/>
    <w:link w:val="1231"/>
    <w:uiPriority w:val="10"/>
    <w:rPr>
      <w:rFonts w:asciiTheme="majorHAnsi" w:hAnsiTheme="majorHAnsi" w:eastAsiaTheme="majorEastAsia" w:cstheme="majorBidi"/>
      <w:color w:val="000000" w:themeColor="text1"/>
      <w:sz w:val="56"/>
      <w:szCs w:val="56"/>
    </w:rPr>
  </w:style>
  <w:style w:type="paragraph" w:styleId="1233">
    <w:name w:val="Subtitle"/>
    <w:basedOn w:val="1214"/>
    <w:next w:val="1214"/>
    <w:link w:val="1234"/>
    <w:uiPriority w:val="11"/>
    <w:qFormat/>
    <w:pPr>
      <w:numPr>
        <w:ilvl w:val="1"/>
      </w:numPr>
      <w:jc w:val="center"/>
    </w:pPr>
    <w:rPr>
      <w:i/>
      <w:spacing w:val="10"/>
      <w:sz w:val="40"/>
    </w:rPr>
  </w:style>
  <w:style w:type="character" w:styleId="1234" w:customStyle="1">
    <w:name w:val="Untertitel Zchn"/>
    <w:basedOn w:val="1224"/>
    <w:link w:val="1233"/>
    <w:uiPriority w:val="11"/>
    <w:rPr>
      <w:i/>
      <w:spacing w:val="10"/>
      <w:sz w:val="40"/>
    </w:rPr>
  </w:style>
  <w:style w:type="character" w:styleId="1235" w:customStyle="1">
    <w:name w:val="Überschrift 1 Zchn"/>
    <w:basedOn w:val="1224"/>
    <w:link w:val="1215"/>
    <w:uiPriority w:val="9"/>
    <w:rPr>
      <w:rFonts w:ascii="Helvetica 65" w:hAnsi="Helvetica 65" w:eastAsiaTheme="majorEastAsia" w:cstheme="majorBidi"/>
      <w:color w:val="000000" w:themeColor="text1"/>
      <w:sz w:val="28"/>
      <w:szCs w:val="36"/>
      <w:lang w:eastAsia="de-DE"/>
    </w:rPr>
  </w:style>
  <w:style w:type="paragraph" w:styleId="1236">
    <w:name w:val="TOC Heading"/>
    <w:basedOn w:val="1215"/>
    <w:next w:val="1214"/>
    <w:uiPriority w:val="39"/>
    <w:unhideWhenUsed/>
    <w:qFormat/>
    <w:pPr>
      <w:numPr>
        <w:numId w:val="0"/>
      </w:numPr>
      <w:outlineLvl w:val="9"/>
    </w:pPr>
    <w:rPr>
      <w:b/>
      <w:bCs/>
      <w:smallCaps/>
    </w:rPr>
  </w:style>
  <w:style w:type="character" w:styleId="1237" w:customStyle="1">
    <w:name w:val="Überschrift 2 Zchn"/>
    <w:basedOn w:val="1224"/>
    <w:link w:val="1216"/>
    <w:uiPriority w:val="9"/>
    <w:rPr>
      <w:rFonts w:ascii="Helvetica 65" w:hAnsi="Helvetica 65" w:eastAsiaTheme="majorEastAsia" w:cstheme="majorBidi"/>
      <w:color w:val="000000" w:themeColor="text1"/>
      <w:sz w:val="24"/>
      <w:szCs w:val="28"/>
      <w:lang w:eastAsia="de-DE"/>
    </w:rPr>
  </w:style>
  <w:style w:type="character" w:styleId="1238">
    <w:name w:val="Intense Emphasis"/>
    <w:basedOn w:val="1224"/>
    <w:uiPriority w:val="21"/>
    <w:qFormat/>
    <w:rPr>
      <w:b/>
      <w:bCs/>
      <w:i/>
      <w:iCs/>
      <w:caps/>
    </w:rPr>
  </w:style>
  <w:style w:type="table" w:styleId="1239">
    <w:name w:val="Table Grid"/>
    <w:basedOn w:val="1225"/>
    <w:uiPriority w:val="59"/>
    <w:pPr>
      <w:spacing w:after="0" w:line="240" w:lineRule="auto"/>
    </w:pPr>
    <w:rPr>
      <w:rFonts w:eastAsiaTheme="minorHAnsi"/>
      <w:sz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57" w:type="dxa"/>
        <w:top w:w="57" w:type="dxa"/>
        <w:right w:w="57" w:type="dxa"/>
        <w:bottom w:w="57" w:type="dxa"/>
      </w:tblCellMar>
    </w:tblPr>
  </w:style>
  <w:style w:type="table" w:styleId="1240" w:customStyle="1">
    <w:name w:val="Steckbrief"/>
    <w:basedOn w:val="1225"/>
    <w:uiPriority w:val="99"/>
    <w:pPr>
      <w:spacing w:after="0" w:line="240" w:lineRule="auto"/>
    </w:pPr>
    <w:rPr>
      <w:sz w:val="20"/>
    </w:rPr>
    <w:tblPr>
      <w:tblBorders>
        <w:top w:val="single" w:color="FFC000" w:sz="4" w:space="0"/>
        <w:left w:val="single" w:color="FFC000" w:sz="4" w:space="0"/>
        <w:bottom w:val="single" w:color="FFC000" w:sz="4" w:space="0"/>
        <w:right w:val="single" w:color="FFC000" w:sz="4" w:space="0"/>
        <w:insideH w:val="single" w:color="FFC000" w:sz="4" w:space="0"/>
        <w:insideV w:val="single" w:color="FFC000" w:sz="4" w:space="0"/>
      </w:tblBorders>
      <w:tblCellMar>
        <w:left w:w="57" w:type="dxa"/>
        <w:top w:w="57" w:type="dxa"/>
        <w:right w:w="57" w:type="dxa"/>
        <w:bottom w:w="57" w:type="dxa"/>
      </w:tblCellMar>
    </w:tblPr>
    <w:tcPr>
      <w:shd w:val="clear" w:color="auto" w:fill="auto"/>
    </w:tcPr>
    <w:tblStylePr w:type="firstCol">
      <w:rPr>
        <w:rFonts w:asciiTheme="minorHAnsi" w:hAnsiTheme="minorHAnsi"/>
        <w:b/>
        <w:sz w:val="20"/>
      </w:rPr>
      <w:tcPr>
        <w:shd w:val="clear" w:color="auto" w:fill="ffe599" w:themeFill="accent4" w:themeFillTint="66"/>
      </w:tcPr>
    </w:tblStylePr>
  </w:style>
  <w:style w:type="paragraph" w:styleId="1241">
    <w:name w:val="List Paragraph"/>
    <w:basedOn w:val="1214"/>
    <w:link w:val="1278"/>
    <w:uiPriority w:val="34"/>
    <w:qFormat/>
    <w:pPr>
      <w:contextualSpacing/>
      <w:ind w:left="720"/>
      <w:spacing w:after="120" w:line="360" w:lineRule="auto"/>
    </w:pPr>
  </w:style>
  <w:style w:type="character" w:styleId="1242" w:customStyle="1">
    <w:name w:val="Überschrift 3 Zchn"/>
    <w:basedOn w:val="1224"/>
    <w:link w:val="1217"/>
    <w:uiPriority w:val="9"/>
    <w:rPr>
      <w:rFonts w:ascii="Helvetica 65" w:hAnsi="Helvetica 65" w:eastAsiaTheme="majorEastAsia" w:cstheme="majorBidi"/>
      <w:color w:val="000000" w:themeColor="text1"/>
      <w:lang w:eastAsia="de-DE"/>
    </w:rPr>
  </w:style>
  <w:style w:type="character" w:styleId="1243" w:customStyle="1">
    <w:name w:val="Überschrift 4 Zchn"/>
    <w:basedOn w:val="1224"/>
    <w:link w:val="1218"/>
    <w:uiPriority w:val="9"/>
    <w:semiHidden/>
    <w:rPr>
      <w:rFonts w:asciiTheme="majorHAnsi" w:hAnsiTheme="majorHAnsi" w:eastAsiaTheme="majorEastAsia" w:cstheme="majorBidi"/>
      <w:b/>
      <w:i/>
      <w:iCs/>
      <w:color w:val="000000" w:themeColor="text1"/>
      <w:sz w:val="21"/>
      <w:lang w:eastAsia="de-DE"/>
    </w:rPr>
  </w:style>
  <w:style w:type="character" w:styleId="1244" w:customStyle="1">
    <w:name w:val="Überschrift 5 Zchn"/>
    <w:basedOn w:val="1224"/>
    <w:link w:val="1219"/>
    <w:uiPriority w:val="9"/>
    <w:semiHidden/>
    <w:rPr>
      <w:rFonts w:asciiTheme="majorHAnsi" w:hAnsiTheme="majorHAnsi" w:eastAsiaTheme="majorEastAsia" w:cstheme="majorBidi"/>
      <w:bCs/>
      <w:color w:val="323e4f" w:themeColor="text2" w:themeShade="BF"/>
      <w:sz w:val="21"/>
      <w:lang w:eastAsia="de-DE"/>
    </w:rPr>
  </w:style>
  <w:style w:type="character" w:styleId="1245" w:customStyle="1">
    <w:name w:val="Überschrift 6 Zchn"/>
    <w:basedOn w:val="1224"/>
    <w:link w:val="1220"/>
    <w:uiPriority w:val="9"/>
    <w:semiHidden/>
    <w:rPr>
      <w:rFonts w:asciiTheme="majorHAnsi" w:hAnsiTheme="majorHAnsi" w:eastAsiaTheme="majorEastAsia" w:cstheme="majorBidi"/>
      <w:bCs/>
      <w:i/>
      <w:iCs/>
      <w:color w:val="323e4f" w:themeColor="text2" w:themeShade="BF"/>
      <w:sz w:val="21"/>
      <w:lang w:eastAsia="de-DE"/>
    </w:rPr>
  </w:style>
  <w:style w:type="character" w:styleId="1246" w:customStyle="1">
    <w:name w:val="Überschrift 7 Zchn"/>
    <w:basedOn w:val="1224"/>
    <w:link w:val="1221"/>
    <w:uiPriority w:val="9"/>
    <w:semiHidden/>
    <w:rPr>
      <w:rFonts w:asciiTheme="majorHAnsi" w:hAnsiTheme="majorHAnsi" w:eastAsiaTheme="majorEastAsia" w:cstheme="majorBidi"/>
      <w:bCs/>
      <w:i/>
      <w:iCs/>
      <w:color w:val="404040" w:themeColor="text1" w:themeTint="BF"/>
      <w:sz w:val="21"/>
      <w:lang w:eastAsia="de-DE"/>
    </w:rPr>
  </w:style>
  <w:style w:type="character" w:styleId="1247" w:customStyle="1">
    <w:name w:val="Überschrift 8 Zchn"/>
    <w:basedOn w:val="1224"/>
    <w:link w:val="1222"/>
    <w:uiPriority w:val="9"/>
    <w:semiHidden/>
    <w:rPr>
      <w:rFonts w:asciiTheme="majorHAnsi" w:hAnsiTheme="majorHAnsi" w:eastAsiaTheme="majorEastAsia" w:cstheme="majorBidi"/>
      <w:bCs/>
      <w:color w:val="404040" w:themeColor="text1" w:themeTint="BF"/>
      <w:sz w:val="20"/>
      <w:szCs w:val="20"/>
      <w:lang w:eastAsia="de-DE"/>
    </w:rPr>
  </w:style>
  <w:style w:type="character" w:styleId="1248" w:customStyle="1">
    <w:name w:val="Überschrift 9 Zchn"/>
    <w:basedOn w:val="1224"/>
    <w:link w:val="1223"/>
    <w:uiPriority w:val="9"/>
    <w:semiHidden/>
    <w:rPr>
      <w:rFonts w:asciiTheme="majorHAnsi" w:hAnsiTheme="majorHAnsi" w:eastAsiaTheme="majorEastAsia" w:cstheme="majorBidi"/>
      <w:bCs/>
      <w:i/>
      <w:iCs/>
      <w:color w:val="404040" w:themeColor="text1" w:themeTint="BF"/>
      <w:sz w:val="20"/>
      <w:szCs w:val="20"/>
      <w:lang w:eastAsia="de-DE"/>
    </w:rPr>
  </w:style>
  <w:style w:type="paragraph" w:styleId="1249">
    <w:name w:val="Caption"/>
    <w:basedOn w:val="1214"/>
    <w:next w:val="1214"/>
    <w:uiPriority w:val="35"/>
    <w:unhideWhenUsed/>
    <w:qFormat/>
    <w:pPr>
      <w:spacing w:after="200" w:line="240" w:lineRule="auto"/>
    </w:pPr>
    <w:rPr>
      <w:i/>
      <w:iCs/>
      <w:color w:val="44546a" w:themeColor="text2"/>
      <w:sz w:val="18"/>
      <w:szCs w:val="18"/>
    </w:rPr>
  </w:style>
  <w:style w:type="character" w:styleId="1250">
    <w:name w:val="Strong"/>
    <w:basedOn w:val="1224"/>
    <w:uiPriority w:val="22"/>
    <w:qFormat/>
    <w:rPr>
      <w:b/>
      <w:bCs/>
      <w:color w:val="000000" w:themeColor="text1"/>
    </w:rPr>
  </w:style>
  <w:style w:type="character" w:styleId="1251">
    <w:name w:val="Emphasis"/>
    <w:basedOn w:val="1224"/>
    <w:uiPriority w:val="20"/>
    <w:qFormat/>
    <w:rPr>
      <w:i/>
      <w:iCs/>
      <w:color w:val="auto"/>
    </w:rPr>
  </w:style>
  <w:style w:type="paragraph" w:styleId="1252">
    <w:name w:val="No Spacing"/>
    <w:uiPriority w:val="1"/>
    <w:qFormat/>
    <w:pPr>
      <w:spacing w:after="0" w:line="240" w:lineRule="auto"/>
    </w:pPr>
  </w:style>
  <w:style w:type="paragraph" w:styleId="1253">
    <w:name w:val="Quote"/>
    <w:basedOn w:val="1214"/>
    <w:next w:val="1214"/>
    <w:link w:val="1254"/>
    <w:uiPriority w:val="29"/>
    <w:qFormat/>
    <w:pPr>
      <w:ind w:left="720" w:right="720"/>
      <w:spacing w:before="160"/>
    </w:pPr>
    <w:rPr>
      <w:i/>
      <w:iCs/>
      <w:color w:val="000000" w:themeColor="text1"/>
    </w:rPr>
  </w:style>
  <w:style w:type="character" w:styleId="1254" w:customStyle="1">
    <w:name w:val="Zitat Zchn"/>
    <w:basedOn w:val="1224"/>
    <w:link w:val="1253"/>
    <w:uiPriority w:val="29"/>
    <w:rPr>
      <w:i/>
      <w:iCs/>
      <w:color w:val="000000" w:themeColor="text1"/>
    </w:rPr>
  </w:style>
  <w:style w:type="paragraph" w:styleId="1255">
    <w:name w:val="Intense Quote"/>
    <w:basedOn w:val="1214"/>
    <w:next w:val="1214"/>
    <w:link w:val="1256"/>
    <w:uiPriority w:val="30"/>
    <w:qFormat/>
    <w:pPr>
      <w:ind w:left="936" w:right="936"/>
      <w:jc w:val="center"/>
      <w:spacing w:before="240" w:after="240"/>
      <w:shd w:val="clear" w:color="auto" w:fill="f2f2f2" w:themeFill="background1" w:themeFillShade="F2"/>
      <w:pBdr>
        <w:top w:val="single" w:color="F2F2F2" w:themeColor="background1" w:themeShade="F2" w:sz="24" w:space="1"/>
        <w:bottom w:val="single" w:color="F2F2F2" w:themeColor="background1" w:themeShade="F2" w:sz="24" w:space="1"/>
      </w:pBdr>
    </w:pPr>
    <w:rPr>
      <w:color w:val="000000" w:themeColor="text1"/>
    </w:rPr>
  </w:style>
  <w:style w:type="character" w:styleId="1256" w:customStyle="1">
    <w:name w:val="Intensives Zitat Zchn"/>
    <w:basedOn w:val="1224"/>
    <w:link w:val="1255"/>
    <w:uiPriority w:val="30"/>
    <w:rPr>
      <w:color w:val="000000" w:themeColor="text1"/>
      <w:shd w:val="clear" w:color="auto" w:fill="f2f2f2" w:themeFill="background1" w:themeFillShade="F2"/>
    </w:rPr>
  </w:style>
  <w:style w:type="character" w:styleId="1257">
    <w:name w:val="Subtle Emphasis"/>
    <w:basedOn w:val="1224"/>
    <w:uiPriority w:val="19"/>
    <w:qFormat/>
    <w:rPr>
      <w:i/>
      <w:iCs/>
      <w:color w:val="404040" w:themeColor="text1" w:themeTint="BF"/>
    </w:rPr>
  </w:style>
  <w:style w:type="character" w:styleId="1258">
    <w:name w:val="Subtle Reference"/>
    <w:basedOn w:val="1224"/>
    <w:uiPriority w:val="31"/>
    <w:qFormat/>
    <w:rPr>
      <w:smallCaps/>
      <w:color w:val="404040" w:themeColor="text1" w:themeTint="BF"/>
      <w:u w:val="single"/>
    </w:rPr>
  </w:style>
  <w:style w:type="character" w:styleId="1259">
    <w:name w:val="Intense Reference"/>
    <w:basedOn w:val="1224"/>
    <w:uiPriority w:val="32"/>
    <w:qFormat/>
    <w:rPr>
      <w:b/>
      <w:bCs/>
      <w:smallCaps/>
      <w:u w:val="single"/>
    </w:rPr>
  </w:style>
  <w:style w:type="character" w:styleId="1260">
    <w:name w:val="Book Title"/>
    <w:basedOn w:val="1224"/>
    <w:uiPriority w:val="33"/>
    <w:qFormat/>
    <w:rPr>
      <w:b w:val="0"/>
      <w:bCs w:val="0"/>
      <w:smallCaps/>
      <w:spacing w:val="5"/>
    </w:rPr>
  </w:style>
  <w:style w:type="character" w:styleId="1261">
    <w:name w:val="Hyperlink"/>
    <w:basedOn w:val="1224"/>
    <w:uiPriority w:val="99"/>
    <w:unhideWhenUsed/>
    <w:rPr>
      <w:color w:val="0070c0"/>
      <w:u w:val="none"/>
    </w:rPr>
  </w:style>
  <w:style w:type="table" w:styleId="1262" w:customStyle="1">
    <w:name w:val="Stundenverlaufsskizzen"/>
    <w:basedOn w:val="1225"/>
    <w:uiPriority w:val="99"/>
    <w:pPr>
      <w:spacing w:after="0" w:line="240" w:lineRule="auto"/>
    </w:pPr>
    <w:rPr>
      <w:sz w:val="20"/>
    </w:rPr>
    <w:tblPr>
      <w:tblStyleRowBandSize w:val="1"/>
      <w:tblBorders>
        <w:top w:val="single" w:color="FFC000" w:sz="4" w:space="0"/>
        <w:left w:val="single" w:color="FFC000" w:sz="4" w:space="0"/>
        <w:bottom w:val="single" w:color="FFC000" w:sz="4" w:space="0"/>
        <w:right w:val="single" w:color="FFC000" w:sz="4" w:space="0"/>
        <w:insideH w:val="single" w:color="FFC000" w:sz="4" w:space="0"/>
        <w:insideV w:val="single" w:color="FFC000" w:sz="4" w:space="0"/>
      </w:tblBorders>
      <w:tblCellMar>
        <w:left w:w="57" w:type="dxa"/>
        <w:top w:w="57" w:type="dxa"/>
        <w:right w:w="57" w:type="dxa"/>
        <w:bottom w:w="57" w:type="dxa"/>
      </w:tblCellMar>
    </w:tblPr>
    <w:tblStylePr w:type="band1Horz">
      <w:tcPr>
        <w:shd w:val="clear" w:color="auto" w:fill="fff2cc" w:themeFill="accent4" w:themeFillTint="33"/>
      </w:tcPr>
    </w:tblStylePr>
    <w:tblStylePr w:type="firstCol">
      <w:pPr>
        <w:jc w:val="center"/>
      </w:pPr>
    </w:tblStylePr>
    <w:tblStylePr w:type="firstRow">
      <w:rPr>
        <w:b/>
      </w:rPr>
      <w:pPr>
        <w:jc w:val="center"/>
      </w:pPr>
      <w:tcPr>
        <w:shd w:val="clear" w:color="auto" w:fill="ffe599" w:themeFill="accent4" w:themeFillTint="66"/>
        <w:vAlign w:val="center"/>
      </w:tcPr>
    </w:tblStylePr>
  </w:style>
  <w:style w:type="table" w:styleId="1263" w:customStyle="1">
    <w:name w:val="Arbeitsmaterialien"/>
    <w:basedOn w:val="1262"/>
    <w:uiPriority w:val="99"/>
    <w:tblPr/>
    <w:tblStylePr w:type="band1Horz">
      <w:tcPr>
        <w:shd w:val="clear" w:color="auto" w:fill="fff2cc" w:themeFill="accent4" w:themeFillTint="33"/>
      </w:tcPr>
    </w:tblStylePr>
    <w:tblStylePr w:type="firstCol">
      <w:pPr>
        <w:jc w:val="center"/>
      </w:pPr>
    </w:tblStylePr>
    <w:tblStylePr w:type="firstRow">
      <w:rPr>
        <w:b/>
      </w:rPr>
      <w:pPr>
        <w:jc w:val="center"/>
      </w:pPr>
      <w:tcPr>
        <w:shd w:val="clear" w:color="auto" w:fill="ffe599" w:themeFill="accent4" w:themeFillTint="66"/>
        <w:vAlign w:val="center"/>
      </w:tcPr>
    </w:tblStylePr>
  </w:style>
  <w:style w:type="table" w:styleId="1264" w:customStyle="1">
    <w:name w:val="Glossar"/>
    <w:basedOn w:val="1225"/>
    <w:uiPriority w:val="99"/>
    <w:pPr>
      <w:spacing w:after="0" w:line="240" w:lineRule="auto"/>
    </w:pPr>
    <w:rPr>
      <w:sz w:val="20"/>
    </w:rPr>
    <w:tblPr>
      <w:tblStyleRowBandSize w:val="1"/>
      <w:tblBorders>
        <w:top w:val="single" w:color="FFC000" w:sz="4" w:space="0"/>
        <w:left w:val="single" w:color="FFC000" w:sz="4" w:space="0"/>
        <w:bottom w:val="single" w:color="FFC000" w:sz="4" w:space="0"/>
        <w:right w:val="single" w:color="FFC000" w:sz="4" w:space="0"/>
        <w:insideH w:val="single" w:color="FFC000" w:sz="4" w:space="0"/>
        <w:insideV w:val="single" w:color="FFC000" w:sz="4" w:space="0"/>
      </w:tblBorders>
      <w:tblCellMar>
        <w:left w:w="57" w:type="dxa"/>
        <w:top w:w="57" w:type="dxa"/>
        <w:right w:w="57" w:type="dxa"/>
        <w:bottom w:w="57" w:type="dxa"/>
      </w:tblCellMar>
    </w:tblPr>
    <w:tcPr>
      <w:shd w:val="clear" w:color="auto" w:fill="auto"/>
    </w:tcPr>
    <w:tblStylePr w:type="band1Horz">
      <w:tcPr>
        <w:shd w:val="clear" w:color="auto" w:fill="fff2cc" w:themeFill="accent4" w:themeFillTint="33"/>
      </w:tcPr>
    </w:tblStylePr>
    <w:tblStylePr w:type="firstCol">
      <w:rPr>
        <w:b/>
      </w:rPr>
    </w:tblStylePr>
    <w:tblStylePr w:type="firstRow">
      <w:rPr>
        <w:b/>
      </w:rPr>
      <w:pPr>
        <w:jc w:val="center"/>
      </w:pPr>
      <w:tcPr>
        <w:shd w:val="clear" w:color="auto" w:fill="ffe599" w:themeFill="accent4" w:themeFillTint="66"/>
      </w:tcPr>
    </w:tblStylePr>
  </w:style>
  <w:style w:type="paragraph" w:styleId="1265">
    <w:name w:val="toc 1"/>
    <w:basedOn w:val="1214"/>
    <w:next w:val="1214"/>
    <w:uiPriority w:val="39"/>
    <w:unhideWhenUsed/>
    <w:pPr>
      <w:spacing w:after="100"/>
    </w:pPr>
  </w:style>
  <w:style w:type="paragraph" w:styleId="1266">
    <w:name w:val="toc 2"/>
    <w:basedOn w:val="1214"/>
    <w:next w:val="1214"/>
    <w:uiPriority w:val="39"/>
    <w:unhideWhenUsed/>
    <w:pPr>
      <w:ind w:left="220"/>
      <w:spacing w:after="100"/>
    </w:pPr>
  </w:style>
  <w:style w:type="paragraph" w:styleId="1267">
    <w:name w:val="toc 3"/>
    <w:basedOn w:val="1214"/>
    <w:next w:val="1214"/>
    <w:uiPriority w:val="39"/>
    <w:unhideWhenUsed/>
    <w:pPr>
      <w:ind w:left="440"/>
      <w:spacing w:after="100"/>
    </w:pPr>
  </w:style>
  <w:style w:type="paragraph" w:styleId="1268" w:customStyle="1">
    <w:name w:val="WF-Inhaltsverzeichnis"/>
    <w:basedOn w:val="1214"/>
    <w:link w:val="1269"/>
    <w:qFormat/>
    <w:rPr>
      <w:rFonts w:ascii="Helvetica 65" w:hAnsi="Helvetica 65"/>
      <w:sz w:val="28"/>
    </w:rPr>
  </w:style>
  <w:style w:type="character" w:styleId="1269" w:customStyle="1">
    <w:name w:val="WF-Inhaltsverzeichnis Zchn"/>
    <w:basedOn w:val="1235"/>
    <w:link w:val="1268"/>
    <w:rPr>
      <w:rFonts w:ascii="Helvetica 65" w:hAnsi="Helvetica 65" w:eastAsiaTheme="majorEastAsia" w:cstheme="majorBidi"/>
      <w:bCs/>
      <w:color w:val="000000" w:themeColor="text1"/>
      <w:sz w:val="28"/>
      <w:szCs w:val="36"/>
      <w:lang w:eastAsia="de-DE"/>
    </w:rPr>
  </w:style>
  <w:style w:type="paragraph" w:styleId="1270">
    <w:name w:val="Balloon Text"/>
    <w:basedOn w:val="1214"/>
    <w:link w:val="1271"/>
    <w:uiPriority w:val="99"/>
    <w:semiHidden/>
    <w:unhideWhenUsed/>
    <w:pPr>
      <w:spacing w:after="0" w:line="240" w:lineRule="auto"/>
    </w:pPr>
    <w:rPr>
      <w:rFonts w:ascii="Segoe UI" w:hAnsi="Segoe UI" w:cs="Segoe UI"/>
      <w:sz w:val="18"/>
      <w:szCs w:val="18"/>
    </w:rPr>
  </w:style>
  <w:style w:type="character" w:styleId="1271" w:customStyle="1">
    <w:name w:val="Sprechblasentext Zchn"/>
    <w:basedOn w:val="1224"/>
    <w:link w:val="1270"/>
    <w:uiPriority w:val="99"/>
    <w:semiHidden/>
    <w:rPr>
      <w:rFonts w:ascii="Segoe UI" w:hAnsi="Segoe UI" w:cs="Segoe UI"/>
      <w:sz w:val="18"/>
      <w:szCs w:val="18"/>
    </w:rPr>
  </w:style>
  <w:style w:type="character" w:styleId="1272">
    <w:name w:val="annotation reference"/>
    <w:basedOn w:val="1224"/>
    <w:uiPriority w:val="99"/>
    <w:semiHidden/>
    <w:unhideWhenUsed/>
    <w:rPr>
      <w:sz w:val="16"/>
      <w:szCs w:val="16"/>
    </w:rPr>
  </w:style>
  <w:style w:type="paragraph" w:styleId="1273">
    <w:name w:val="annotation text"/>
    <w:basedOn w:val="1214"/>
    <w:link w:val="1274"/>
    <w:uiPriority w:val="99"/>
    <w:unhideWhenUsed/>
    <w:pPr>
      <w:spacing w:line="240" w:lineRule="auto"/>
    </w:pPr>
    <w:rPr>
      <w:sz w:val="20"/>
      <w:szCs w:val="20"/>
    </w:rPr>
  </w:style>
  <w:style w:type="character" w:styleId="1274" w:customStyle="1">
    <w:name w:val="Kommentartext Zchn"/>
    <w:basedOn w:val="1224"/>
    <w:link w:val="1273"/>
    <w:uiPriority w:val="99"/>
    <w:rPr>
      <w:sz w:val="20"/>
      <w:szCs w:val="20"/>
    </w:rPr>
  </w:style>
  <w:style w:type="paragraph" w:styleId="1275">
    <w:name w:val="annotation subject"/>
    <w:basedOn w:val="1273"/>
    <w:next w:val="1273"/>
    <w:link w:val="1276"/>
    <w:uiPriority w:val="99"/>
    <w:semiHidden/>
    <w:unhideWhenUsed/>
    <w:rPr>
      <w:b/>
      <w:bCs w:val="0"/>
    </w:rPr>
  </w:style>
  <w:style w:type="character" w:styleId="1276" w:customStyle="1">
    <w:name w:val="Kommentarthema Zchn"/>
    <w:basedOn w:val="1274"/>
    <w:link w:val="1275"/>
    <w:uiPriority w:val="99"/>
    <w:semiHidden/>
    <w:rPr>
      <w:b/>
      <w:bCs/>
      <w:sz w:val="20"/>
      <w:szCs w:val="20"/>
    </w:rPr>
  </w:style>
  <w:style w:type="paragraph" w:styleId="1277" w:customStyle="1">
    <w:name w:val="WF-Listenabsatz - 1-facher Zeilenabstand"/>
    <w:basedOn w:val="1241"/>
    <w:link w:val="1279"/>
    <w:qFormat/>
    <w:pPr>
      <w:numPr>
        <w:numId w:val="32"/>
      </w:numPr>
      <w:ind w:left="714" w:hanging="357"/>
      <w:spacing w:line="276" w:lineRule="auto"/>
    </w:pPr>
  </w:style>
  <w:style w:type="character" w:styleId="1278" w:customStyle="1">
    <w:name w:val="Listenabsatz Zchn"/>
    <w:basedOn w:val="1224"/>
    <w:link w:val="1241"/>
    <w:uiPriority w:val="34"/>
  </w:style>
  <w:style w:type="character" w:styleId="1279" w:customStyle="1">
    <w:name w:val="WF-Listenabsatz - 1-facher Zeilenabstand Zchn"/>
    <w:basedOn w:val="1278"/>
    <w:link w:val="1277"/>
    <w:rPr>
      <w:rFonts w:ascii="Helvetica 45" w:hAnsi="Helvetica 45"/>
      <w:bCs/>
      <w:sz w:val="21"/>
      <w:lang w:eastAsia="de-DE"/>
    </w:rPr>
  </w:style>
  <w:style w:type="paragraph" w:styleId="1280">
    <w:name w:val="footnote text"/>
    <w:basedOn w:val="1214"/>
    <w:link w:val="1281"/>
    <w:uiPriority w:val="99"/>
    <w:unhideWhenUsed/>
    <w:pPr>
      <w:spacing w:after="0" w:line="240" w:lineRule="auto"/>
    </w:pPr>
    <w:rPr>
      <w:sz w:val="20"/>
      <w:szCs w:val="20"/>
    </w:rPr>
  </w:style>
  <w:style w:type="character" w:styleId="1281" w:customStyle="1">
    <w:name w:val="Fußnotentext Zchn"/>
    <w:basedOn w:val="1224"/>
    <w:link w:val="1280"/>
    <w:uiPriority w:val="99"/>
    <w:rPr>
      <w:sz w:val="20"/>
      <w:szCs w:val="20"/>
    </w:rPr>
  </w:style>
  <w:style w:type="character" w:styleId="1282">
    <w:name w:val="footnote reference"/>
    <w:basedOn w:val="1224"/>
    <w:uiPriority w:val="99"/>
    <w:semiHidden/>
    <w:unhideWhenUsed/>
    <w:rPr>
      <w:vertAlign w:val="superscript"/>
    </w:rPr>
  </w:style>
  <w:style w:type="character" w:styleId="1283">
    <w:name w:val="FollowedHyperlink"/>
    <w:basedOn w:val="1224"/>
    <w:uiPriority w:val="99"/>
    <w:semiHidden/>
    <w:unhideWhenUsed/>
    <w:rPr>
      <w:color w:val="954f72" w:themeColor="followedHyperlink"/>
      <w:u w:val="single"/>
    </w:rPr>
  </w:style>
  <w:style w:type="paragraph" w:styleId="1284">
    <w:name w:val="Revision"/>
    <w:hidden/>
    <w:uiPriority w:val="99"/>
    <w:semiHidden/>
    <w:pPr>
      <w:spacing w:after="0" w:line="240" w:lineRule="auto"/>
    </w:pPr>
    <w:rPr>
      <w:rFonts w:ascii="Helvetica 45" w:hAnsi="Helvetica 45"/>
      <w:bCs/>
      <w:sz w:val="21"/>
      <w:lang w:eastAsia="de-DE"/>
    </w:rPr>
  </w:style>
  <w:style w:type="paragraph" w:styleId="1285">
    <w:name w:val="HTML Preformatted"/>
    <w:basedOn w:val="1214"/>
    <w:link w:val="1286"/>
    <w:uiPriority w:val="99"/>
    <w:unhideWhenUsed/>
    <w:pPr>
      <w:spacing w:after="0" w:line="240" w:lineRule="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bCs w:val="0"/>
      <w:sz w:val="20"/>
      <w:szCs w:val="20"/>
    </w:rPr>
  </w:style>
  <w:style w:type="character" w:styleId="1286" w:customStyle="1">
    <w:name w:val="HTML Vorformatiert Zchn"/>
    <w:basedOn w:val="1224"/>
    <w:link w:val="1285"/>
    <w:uiPriority w:val="99"/>
    <w:rPr>
      <w:rFonts w:ascii="Courier New" w:hAnsi="Courier New" w:eastAsia="Times New Roman" w:cs="Courier New"/>
      <w:sz w:val="20"/>
      <w:szCs w:val="20"/>
      <w:lang w:eastAsia="de-DE"/>
    </w:rPr>
  </w:style>
  <w:style w:type="character" w:styleId="1287">
    <w:name w:val="Unresolved Mention"/>
    <w:basedOn w:val="1224"/>
    <w:uiPriority w:val="99"/>
    <w:semiHidden/>
    <w:unhideWhenUsed/>
    <w:rPr>
      <w:color w:val="808080"/>
      <w:shd w:val="clear" w:color="auto" w:fill="e6e6e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customXml" Target="../customXml/item1.xml" /><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hyperlink" Target="https://donottrack-doc.com/de/episodes/" TargetMode="External"/><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hyperlink" Target="https://donottrack-doc.com/de/intro/" TargetMode="External"/><Relationship Id="rId32" Type="http://schemas.openxmlformats.org/officeDocument/2006/relationships/hyperlink" Target="https://www.youtube.com/watch?v=kno6nx_1ID8" TargetMode="External"/><Relationship Id="rId33" Type="http://schemas.openxmlformats.org/officeDocument/2006/relationships/hyperlink" Target="http://www.lehrerfreund.de/schule/1s/datenschutz-prism-spiel/4407" TargetMode="External"/><Relationship Id="rId34" Type="http://schemas.openxmlformats.org/officeDocument/2006/relationships/hyperlink" Target="http://www.bpb.de/mediathek/203501/data-comix" TargetMode="External"/><Relationship Id="rId35" Type="http://schemas.openxmlformats.org/officeDocument/2006/relationships/hyperlink" Target="https://www.sit.fraunhofer.de/fileadmin/dokumente/studien_und_technical_reports/Big-Data-Studie2015_FraunhoferSIT.pdf" TargetMode="External"/><Relationship Id="rId36" Type="http://schemas.openxmlformats.org/officeDocument/2006/relationships/comments" Target="comments.xml" /><Relationship Id="rId37" Type="http://schemas.microsoft.com/office/2011/relationships/commentsExtended" Target="commentsExtended.xml" /><Relationship Id="rId38" Type="http://schemas.microsoft.com/office/2018/08/relationships/commentsExtensible" Target="commentsExtensible.xml" /><Relationship Id="rId39" Type="http://schemas.microsoft.com/office/2016/09/relationships/commentsIds" Target="commentsIds.xml" /><Relationship Id="rId4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3.jpg"/></Relationships>
</file>

<file path=word/_rels/footer2.xml.rels><?xml version="1.0" encoding="UTF-8" standalone="yes"?><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 Id="rId1" Type="http://schemas.openxmlformats.org/officeDocument/2006/relationships/image" Target="media/image3.jp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_rels/header2.xml.rels><?xml version="1.0" encoding="UTF-8" standalone="yes"?><Relationships xmlns="http://schemas.openxmlformats.org/package/2006/relationships"><Relationship Id="rId1" Type="http://schemas.openxmlformats.org/officeDocument/2006/relationships/image" Target="media/image3.jp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091E5-C274-4DAD-AE73-267A296D2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ONLYOFFICE/7.3.3.49</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Janssen - DDI</dc:creator>
  <cp:keywords/>
  <dc:description/>
  <cp:lastModifiedBy>imke.endjer@uni-oldenburg.de</cp:lastModifiedBy>
  <cp:revision>14</cp:revision>
  <dcterms:created xsi:type="dcterms:W3CDTF">2023-03-01T14:44:00Z</dcterms:created>
  <dcterms:modified xsi:type="dcterms:W3CDTF">2023-03-31T15:06:56Z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fficeID">
    <vt:lpwstr>{6B5B6FC8-33FB-4D59-B017-D08FED2AF97E}</vt:lpwstr>
  </property>
</Properties>
</file>