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6092F58B" w14:textId="5E64C946" w:rsidR="000A2B83"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192637" w:history="1">
            <w:r w:rsidR="000A2B83" w:rsidRPr="007E5109">
              <w:rPr>
                <w:rStyle w:val="Hyperlink"/>
                <w:noProof/>
              </w:rPr>
              <w:t>1</w:t>
            </w:r>
            <w:r w:rsidR="000A2B83">
              <w:rPr>
                <w:rFonts w:asciiTheme="minorHAnsi" w:eastAsiaTheme="minorEastAsia" w:hAnsiTheme="minorHAnsi" w:cstheme="minorBidi"/>
                <w:bCs w:val="0"/>
                <w:noProof/>
                <w:sz w:val="22"/>
                <w:lang w:val="en-GB" w:eastAsia="en-GB"/>
              </w:rPr>
              <w:tab/>
            </w:r>
            <w:r w:rsidR="000A2B83" w:rsidRPr="007E5109">
              <w:rPr>
                <w:rStyle w:val="Hyperlink"/>
                <w:noProof/>
              </w:rPr>
              <w:t>Einführung</w:t>
            </w:r>
            <w:r w:rsidR="000A2B83">
              <w:rPr>
                <w:noProof/>
                <w:webHidden/>
              </w:rPr>
              <w:tab/>
            </w:r>
            <w:r w:rsidR="000A2B83">
              <w:rPr>
                <w:noProof/>
                <w:webHidden/>
              </w:rPr>
              <w:fldChar w:fldCharType="begin"/>
            </w:r>
            <w:r w:rsidR="000A2B83">
              <w:rPr>
                <w:noProof/>
                <w:webHidden/>
              </w:rPr>
              <w:instrText xml:space="preserve"> PAGEREF _Toc123192637 \h </w:instrText>
            </w:r>
            <w:r w:rsidR="000A2B83">
              <w:rPr>
                <w:noProof/>
                <w:webHidden/>
              </w:rPr>
            </w:r>
            <w:r w:rsidR="000A2B83">
              <w:rPr>
                <w:noProof/>
                <w:webHidden/>
              </w:rPr>
              <w:fldChar w:fldCharType="separate"/>
            </w:r>
            <w:r w:rsidR="000A2B83">
              <w:rPr>
                <w:noProof/>
                <w:webHidden/>
              </w:rPr>
              <w:t>3</w:t>
            </w:r>
            <w:r w:rsidR="000A2B83">
              <w:rPr>
                <w:noProof/>
                <w:webHidden/>
              </w:rPr>
              <w:fldChar w:fldCharType="end"/>
            </w:r>
          </w:hyperlink>
        </w:p>
        <w:p w14:paraId="00E2CF55" w14:textId="5093EFFF" w:rsidR="000A2B83" w:rsidRDefault="000A2B83">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38" w:history="1">
            <w:r w:rsidRPr="007E5109">
              <w:rPr>
                <w:rStyle w:val="Hyperlink"/>
                <w:noProof/>
              </w:rPr>
              <w:t>2</w:t>
            </w:r>
            <w:r>
              <w:rPr>
                <w:rFonts w:asciiTheme="minorHAnsi" w:eastAsiaTheme="minorEastAsia" w:hAnsiTheme="minorHAnsi" w:cstheme="minorBidi"/>
                <w:bCs w:val="0"/>
                <w:noProof/>
                <w:sz w:val="22"/>
                <w:lang w:val="en-GB" w:eastAsia="en-GB"/>
              </w:rPr>
              <w:tab/>
            </w:r>
            <w:r w:rsidRPr="007E5109">
              <w:rPr>
                <w:rStyle w:val="Hyperlink"/>
                <w:noProof/>
              </w:rPr>
              <w:t xml:space="preserve">Die Module von IT2School </w:t>
            </w:r>
            <w:r w:rsidRPr="007E5109">
              <w:rPr>
                <w:rStyle w:val="Hyperlink"/>
                <w:noProof/>
              </w:rPr>
              <w:noBreakHyphen/>
              <w:t xml:space="preserve"> eine Übersicht</w:t>
            </w:r>
            <w:r>
              <w:rPr>
                <w:noProof/>
                <w:webHidden/>
              </w:rPr>
              <w:tab/>
            </w:r>
            <w:r>
              <w:rPr>
                <w:noProof/>
                <w:webHidden/>
              </w:rPr>
              <w:fldChar w:fldCharType="begin"/>
            </w:r>
            <w:r>
              <w:rPr>
                <w:noProof/>
                <w:webHidden/>
              </w:rPr>
              <w:instrText xml:space="preserve"> PAGEREF _Toc123192638 \h </w:instrText>
            </w:r>
            <w:r>
              <w:rPr>
                <w:noProof/>
                <w:webHidden/>
              </w:rPr>
            </w:r>
            <w:r>
              <w:rPr>
                <w:noProof/>
                <w:webHidden/>
              </w:rPr>
              <w:fldChar w:fldCharType="separate"/>
            </w:r>
            <w:r>
              <w:rPr>
                <w:noProof/>
                <w:webHidden/>
              </w:rPr>
              <w:t>5</w:t>
            </w:r>
            <w:r>
              <w:rPr>
                <w:noProof/>
                <w:webHidden/>
              </w:rPr>
              <w:fldChar w:fldCharType="end"/>
            </w:r>
          </w:hyperlink>
        </w:p>
        <w:p w14:paraId="1838B0B2" w14:textId="2BFD8C4D" w:rsidR="000A2B83" w:rsidRDefault="000A2B83">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39" w:history="1">
            <w:r w:rsidRPr="007E5109">
              <w:rPr>
                <w:rStyle w:val="Hyperlink"/>
                <w:noProof/>
              </w:rPr>
              <w:t>3</w:t>
            </w:r>
            <w:r>
              <w:rPr>
                <w:rFonts w:asciiTheme="minorHAnsi" w:eastAsiaTheme="minorEastAsia" w:hAnsiTheme="minorHAnsi" w:cstheme="minorBidi"/>
                <w:bCs w:val="0"/>
                <w:noProof/>
                <w:sz w:val="22"/>
                <w:lang w:val="en-GB" w:eastAsia="en-GB"/>
              </w:rPr>
              <w:tab/>
            </w:r>
            <w:r w:rsidRPr="007E5109">
              <w:rPr>
                <w:rStyle w:val="Hyperlink"/>
                <w:noProof/>
              </w:rPr>
              <w:t>Aufbau der Module</w:t>
            </w:r>
            <w:r>
              <w:rPr>
                <w:noProof/>
                <w:webHidden/>
              </w:rPr>
              <w:tab/>
            </w:r>
            <w:r>
              <w:rPr>
                <w:noProof/>
                <w:webHidden/>
              </w:rPr>
              <w:fldChar w:fldCharType="begin"/>
            </w:r>
            <w:r>
              <w:rPr>
                <w:noProof/>
                <w:webHidden/>
              </w:rPr>
              <w:instrText xml:space="preserve"> PAGEREF _Toc123192639 \h </w:instrText>
            </w:r>
            <w:r>
              <w:rPr>
                <w:noProof/>
                <w:webHidden/>
              </w:rPr>
            </w:r>
            <w:r>
              <w:rPr>
                <w:noProof/>
                <w:webHidden/>
              </w:rPr>
              <w:fldChar w:fldCharType="separate"/>
            </w:r>
            <w:r>
              <w:rPr>
                <w:noProof/>
                <w:webHidden/>
              </w:rPr>
              <w:t>8</w:t>
            </w:r>
            <w:r>
              <w:rPr>
                <w:noProof/>
                <w:webHidden/>
              </w:rPr>
              <w:fldChar w:fldCharType="end"/>
            </w:r>
          </w:hyperlink>
        </w:p>
        <w:p w14:paraId="51DF54B6" w14:textId="1CBB7F58" w:rsidR="000A2B83" w:rsidRDefault="000A2B83">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0" w:history="1">
            <w:r w:rsidRPr="007E5109">
              <w:rPr>
                <w:rStyle w:val="Hyperlink"/>
                <w:noProof/>
              </w:rPr>
              <w:t>3.1</w:t>
            </w:r>
            <w:r>
              <w:rPr>
                <w:rFonts w:asciiTheme="minorHAnsi" w:eastAsiaTheme="minorEastAsia" w:hAnsiTheme="minorHAnsi" w:cstheme="minorBidi"/>
                <w:bCs w:val="0"/>
                <w:noProof/>
                <w:sz w:val="22"/>
                <w:lang w:val="en-GB" w:eastAsia="en-GB"/>
              </w:rPr>
              <w:tab/>
            </w:r>
            <w:r w:rsidRPr="007E5109">
              <w:rPr>
                <w:rStyle w:val="Hyperlink"/>
                <w:noProof/>
              </w:rPr>
              <w:t>Einleitung des Moduls</w:t>
            </w:r>
            <w:r>
              <w:rPr>
                <w:noProof/>
                <w:webHidden/>
              </w:rPr>
              <w:tab/>
            </w:r>
            <w:r>
              <w:rPr>
                <w:noProof/>
                <w:webHidden/>
              </w:rPr>
              <w:fldChar w:fldCharType="begin"/>
            </w:r>
            <w:r>
              <w:rPr>
                <w:noProof/>
                <w:webHidden/>
              </w:rPr>
              <w:instrText xml:space="preserve"> PAGEREF _Toc123192640 \h </w:instrText>
            </w:r>
            <w:r>
              <w:rPr>
                <w:noProof/>
                <w:webHidden/>
              </w:rPr>
            </w:r>
            <w:r>
              <w:rPr>
                <w:noProof/>
                <w:webHidden/>
              </w:rPr>
              <w:fldChar w:fldCharType="separate"/>
            </w:r>
            <w:r>
              <w:rPr>
                <w:noProof/>
                <w:webHidden/>
              </w:rPr>
              <w:t>11</w:t>
            </w:r>
            <w:r>
              <w:rPr>
                <w:noProof/>
                <w:webHidden/>
              </w:rPr>
              <w:fldChar w:fldCharType="end"/>
            </w:r>
          </w:hyperlink>
        </w:p>
        <w:p w14:paraId="7FC1AA5C" w14:textId="4DF1DA1F" w:rsidR="000A2B83" w:rsidRDefault="000A2B83">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1" w:history="1">
            <w:r w:rsidRPr="007E5109">
              <w:rPr>
                <w:rStyle w:val="Hyperlink"/>
                <w:noProof/>
              </w:rPr>
              <w:t>3.2</w:t>
            </w:r>
            <w:r>
              <w:rPr>
                <w:rFonts w:asciiTheme="minorHAnsi" w:eastAsiaTheme="minorEastAsia" w:hAnsiTheme="minorHAnsi" w:cstheme="minorBidi"/>
                <w:bCs w:val="0"/>
                <w:noProof/>
                <w:sz w:val="22"/>
                <w:lang w:val="en-GB" w:eastAsia="en-GB"/>
              </w:rPr>
              <w:tab/>
            </w:r>
            <w:r w:rsidRPr="007E5109">
              <w:rPr>
                <w:rStyle w:val="Hyperlink"/>
                <w:noProof/>
              </w:rPr>
              <w:t>Bedeutung und Ziele des Moduls</w:t>
            </w:r>
            <w:r>
              <w:rPr>
                <w:noProof/>
                <w:webHidden/>
              </w:rPr>
              <w:tab/>
            </w:r>
            <w:r>
              <w:rPr>
                <w:noProof/>
                <w:webHidden/>
              </w:rPr>
              <w:fldChar w:fldCharType="begin"/>
            </w:r>
            <w:r>
              <w:rPr>
                <w:noProof/>
                <w:webHidden/>
              </w:rPr>
              <w:instrText xml:space="preserve"> PAGEREF _Toc123192641 \h </w:instrText>
            </w:r>
            <w:r>
              <w:rPr>
                <w:noProof/>
                <w:webHidden/>
              </w:rPr>
            </w:r>
            <w:r>
              <w:rPr>
                <w:noProof/>
                <w:webHidden/>
              </w:rPr>
              <w:fldChar w:fldCharType="separate"/>
            </w:r>
            <w:r>
              <w:rPr>
                <w:noProof/>
                <w:webHidden/>
              </w:rPr>
              <w:t>11</w:t>
            </w:r>
            <w:r>
              <w:rPr>
                <w:noProof/>
                <w:webHidden/>
              </w:rPr>
              <w:fldChar w:fldCharType="end"/>
            </w:r>
          </w:hyperlink>
        </w:p>
        <w:p w14:paraId="43B184A8" w14:textId="5C0C49EB" w:rsidR="000A2B83" w:rsidRDefault="000A2B83">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2" w:history="1">
            <w:r w:rsidRPr="007E5109">
              <w:rPr>
                <w:rStyle w:val="Hyperlink"/>
                <w:noProof/>
              </w:rPr>
              <w:t>3.3</w:t>
            </w:r>
            <w:r>
              <w:rPr>
                <w:rFonts w:asciiTheme="minorHAnsi" w:eastAsiaTheme="minorEastAsia" w:hAnsiTheme="minorHAnsi" w:cstheme="minorBidi"/>
                <w:bCs w:val="0"/>
                <w:noProof/>
                <w:sz w:val="22"/>
                <w:lang w:val="en-GB" w:eastAsia="en-GB"/>
              </w:rPr>
              <w:tab/>
            </w:r>
            <w:r w:rsidRPr="007E5109">
              <w:rPr>
                <w:rStyle w:val="Hyperlink"/>
                <w:noProof/>
              </w:rPr>
              <w:t>Die Rolle der Unternehmensvertreter*innen</w:t>
            </w:r>
            <w:r>
              <w:rPr>
                <w:noProof/>
                <w:webHidden/>
              </w:rPr>
              <w:tab/>
            </w:r>
            <w:r>
              <w:rPr>
                <w:noProof/>
                <w:webHidden/>
              </w:rPr>
              <w:fldChar w:fldCharType="begin"/>
            </w:r>
            <w:r>
              <w:rPr>
                <w:noProof/>
                <w:webHidden/>
              </w:rPr>
              <w:instrText xml:space="preserve"> PAGEREF _Toc123192642 \h </w:instrText>
            </w:r>
            <w:r>
              <w:rPr>
                <w:noProof/>
                <w:webHidden/>
              </w:rPr>
            </w:r>
            <w:r>
              <w:rPr>
                <w:noProof/>
                <w:webHidden/>
              </w:rPr>
              <w:fldChar w:fldCharType="separate"/>
            </w:r>
            <w:r>
              <w:rPr>
                <w:noProof/>
                <w:webHidden/>
              </w:rPr>
              <w:t>11</w:t>
            </w:r>
            <w:r>
              <w:rPr>
                <w:noProof/>
                <w:webHidden/>
              </w:rPr>
              <w:fldChar w:fldCharType="end"/>
            </w:r>
          </w:hyperlink>
        </w:p>
        <w:p w14:paraId="0C3AF6FA" w14:textId="14B25440" w:rsidR="000A2B83" w:rsidRDefault="000A2B83">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3" w:history="1">
            <w:r w:rsidRPr="007E5109">
              <w:rPr>
                <w:rStyle w:val="Hyperlink"/>
                <w:noProof/>
              </w:rPr>
              <w:t>3.4</w:t>
            </w:r>
            <w:r>
              <w:rPr>
                <w:rFonts w:asciiTheme="minorHAnsi" w:eastAsiaTheme="minorEastAsia" w:hAnsiTheme="minorHAnsi" w:cstheme="minorBidi"/>
                <w:bCs w:val="0"/>
                <w:noProof/>
                <w:sz w:val="22"/>
                <w:lang w:val="en-GB" w:eastAsia="en-GB"/>
              </w:rPr>
              <w:tab/>
            </w:r>
            <w:r w:rsidRPr="007E5109">
              <w:rPr>
                <w:rStyle w:val="Hyperlink"/>
                <w:noProof/>
              </w:rPr>
              <w:t>Inhalte des Moduls</w:t>
            </w:r>
            <w:r>
              <w:rPr>
                <w:noProof/>
                <w:webHidden/>
              </w:rPr>
              <w:tab/>
            </w:r>
            <w:r>
              <w:rPr>
                <w:noProof/>
                <w:webHidden/>
              </w:rPr>
              <w:fldChar w:fldCharType="begin"/>
            </w:r>
            <w:r>
              <w:rPr>
                <w:noProof/>
                <w:webHidden/>
              </w:rPr>
              <w:instrText xml:space="preserve"> PAGEREF _Toc123192643 \h </w:instrText>
            </w:r>
            <w:r>
              <w:rPr>
                <w:noProof/>
                <w:webHidden/>
              </w:rPr>
            </w:r>
            <w:r>
              <w:rPr>
                <w:noProof/>
                <w:webHidden/>
              </w:rPr>
              <w:fldChar w:fldCharType="separate"/>
            </w:r>
            <w:r>
              <w:rPr>
                <w:noProof/>
                <w:webHidden/>
              </w:rPr>
              <w:t>11</w:t>
            </w:r>
            <w:r>
              <w:rPr>
                <w:noProof/>
                <w:webHidden/>
              </w:rPr>
              <w:fldChar w:fldCharType="end"/>
            </w:r>
          </w:hyperlink>
        </w:p>
        <w:p w14:paraId="4D219568" w14:textId="477E909C" w:rsidR="000A2B83" w:rsidRDefault="000A2B83">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4" w:history="1">
            <w:r w:rsidRPr="007E5109">
              <w:rPr>
                <w:rStyle w:val="Hyperlink"/>
                <w:noProof/>
              </w:rPr>
              <w:t>3.5</w:t>
            </w:r>
            <w:r>
              <w:rPr>
                <w:rFonts w:asciiTheme="minorHAnsi" w:eastAsiaTheme="minorEastAsia" w:hAnsiTheme="minorHAnsi" w:cstheme="minorBidi"/>
                <w:bCs w:val="0"/>
                <w:noProof/>
                <w:sz w:val="22"/>
                <w:lang w:val="en-GB" w:eastAsia="en-GB"/>
              </w:rPr>
              <w:tab/>
            </w:r>
            <w:r w:rsidRPr="007E5109">
              <w:rPr>
                <w:rStyle w:val="Hyperlink"/>
                <w:noProof/>
              </w:rPr>
              <w:t>Unterrichtliche Umsetzung</w:t>
            </w:r>
            <w:r>
              <w:rPr>
                <w:noProof/>
                <w:webHidden/>
              </w:rPr>
              <w:tab/>
            </w:r>
            <w:r>
              <w:rPr>
                <w:noProof/>
                <w:webHidden/>
              </w:rPr>
              <w:fldChar w:fldCharType="begin"/>
            </w:r>
            <w:r>
              <w:rPr>
                <w:noProof/>
                <w:webHidden/>
              </w:rPr>
              <w:instrText xml:space="preserve"> PAGEREF _Toc123192644 \h </w:instrText>
            </w:r>
            <w:r>
              <w:rPr>
                <w:noProof/>
                <w:webHidden/>
              </w:rPr>
            </w:r>
            <w:r>
              <w:rPr>
                <w:noProof/>
                <w:webHidden/>
              </w:rPr>
              <w:fldChar w:fldCharType="separate"/>
            </w:r>
            <w:r>
              <w:rPr>
                <w:noProof/>
                <w:webHidden/>
              </w:rPr>
              <w:t>11</w:t>
            </w:r>
            <w:r>
              <w:rPr>
                <w:noProof/>
                <w:webHidden/>
              </w:rPr>
              <w:fldChar w:fldCharType="end"/>
            </w:r>
          </w:hyperlink>
        </w:p>
        <w:p w14:paraId="1C6DA6A7" w14:textId="1373401E" w:rsidR="000A2B83" w:rsidRDefault="000A2B83">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5" w:history="1">
            <w:r w:rsidRPr="007E5109">
              <w:rPr>
                <w:rStyle w:val="Hyperlink"/>
                <w:noProof/>
              </w:rPr>
              <w:t>3.6</w:t>
            </w:r>
            <w:r>
              <w:rPr>
                <w:rFonts w:asciiTheme="minorHAnsi" w:eastAsiaTheme="minorEastAsia" w:hAnsiTheme="minorHAnsi" w:cstheme="minorBidi"/>
                <w:bCs w:val="0"/>
                <w:noProof/>
                <w:sz w:val="22"/>
                <w:lang w:val="en-GB" w:eastAsia="en-GB"/>
              </w:rPr>
              <w:tab/>
            </w:r>
            <w:r w:rsidRPr="007E5109">
              <w:rPr>
                <w:rStyle w:val="Hyperlink"/>
                <w:noProof/>
              </w:rPr>
              <w:t>Einbettung in verschiedene Fächer und Themen</w:t>
            </w:r>
            <w:r>
              <w:rPr>
                <w:noProof/>
                <w:webHidden/>
              </w:rPr>
              <w:tab/>
            </w:r>
            <w:r>
              <w:rPr>
                <w:noProof/>
                <w:webHidden/>
              </w:rPr>
              <w:fldChar w:fldCharType="begin"/>
            </w:r>
            <w:r>
              <w:rPr>
                <w:noProof/>
                <w:webHidden/>
              </w:rPr>
              <w:instrText xml:space="preserve"> PAGEREF _Toc123192645 \h </w:instrText>
            </w:r>
            <w:r>
              <w:rPr>
                <w:noProof/>
                <w:webHidden/>
              </w:rPr>
            </w:r>
            <w:r>
              <w:rPr>
                <w:noProof/>
                <w:webHidden/>
              </w:rPr>
              <w:fldChar w:fldCharType="separate"/>
            </w:r>
            <w:r>
              <w:rPr>
                <w:noProof/>
                <w:webHidden/>
              </w:rPr>
              <w:t>12</w:t>
            </w:r>
            <w:r>
              <w:rPr>
                <w:noProof/>
                <w:webHidden/>
              </w:rPr>
              <w:fldChar w:fldCharType="end"/>
            </w:r>
          </w:hyperlink>
        </w:p>
        <w:p w14:paraId="359F0F6A" w14:textId="49C0D628" w:rsidR="000A2B83" w:rsidRDefault="000A2B83">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6" w:history="1">
            <w:r w:rsidRPr="007E5109">
              <w:rPr>
                <w:rStyle w:val="Hyperlink"/>
                <w:noProof/>
              </w:rPr>
              <w:t>3.7</w:t>
            </w:r>
            <w:r>
              <w:rPr>
                <w:rFonts w:asciiTheme="minorHAnsi" w:eastAsiaTheme="minorEastAsia" w:hAnsiTheme="minorHAnsi" w:cstheme="minorBidi"/>
                <w:bCs w:val="0"/>
                <w:noProof/>
                <w:sz w:val="22"/>
                <w:lang w:val="en-GB" w:eastAsia="en-GB"/>
              </w:rPr>
              <w:tab/>
            </w:r>
            <w:r w:rsidRPr="007E5109">
              <w:rPr>
                <w:rStyle w:val="Hyperlink"/>
                <w:noProof/>
              </w:rPr>
              <w:t>Anschlussthemen, Literatur und Links</w:t>
            </w:r>
            <w:r>
              <w:rPr>
                <w:noProof/>
                <w:webHidden/>
              </w:rPr>
              <w:tab/>
            </w:r>
            <w:r>
              <w:rPr>
                <w:noProof/>
                <w:webHidden/>
              </w:rPr>
              <w:fldChar w:fldCharType="begin"/>
            </w:r>
            <w:r>
              <w:rPr>
                <w:noProof/>
                <w:webHidden/>
              </w:rPr>
              <w:instrText xml:space="preserve"> PAGEREF _Toc123192646 \h </w:instrText>
            </w:r>
            <w:r>
              <w:rPr>
                <w:noProof/>
                <w:webHidden/>
              </w:rPr>
            </w:r>
            <w:r>
              <w:rPr>
                <w:noProof/>
                <w:webHidden/>
              </w:rPr>
              <w:fldChar w:fldCharType="separate"/>
            </w:r>
            <w:r>
              <w:rPr>
                <w:noProof/>
                <w:webHidden/>
              </w:rPr>
              <w:t>12</w:t>
            </w:r>
            <w:r>
              <w:rPr>
                <w:noProof/>
                <w:webHidden/>
              </w:rPr>
              <w:fldChar w:fldCharType="end"/>
            </w:r>
          </w:hyperlink>
        </w:p>
        <w:p w14:paraId="321F1892" w14:textId="6256AEF4" w:rsidR="000A2B83" w:rsidRDefault="000A2B83">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7" w:history="1">
            <w:r w:rsidRPr="007E5109">
              <w:rPr>
                <w:rStyle w:val="Hyperlink"/>
                <w:noProof/>
              </w:rPr>
              <w:t>4</w:t>
            </w:r>
            <w:r>
              <w:rPr>
                <w:rFonts w:asciiTheme="minorHAnsi" w:eastAsiaTheme="minorEastAsia" w:hAnsiTheme="minorHAnsi" w:cstheme="minorBidi"/>
                <w:bCs w:val="0"/>
                <w:noProof/>
                <w:sz w:val="22"/>
                <w:lang w:val="en-GB" w:eastAsia="en-GB"/>
              </w:rPr>
              <w:tab/>
            </w:r>
            <w:r w:rsidRPr="007E5109">
              <w:rPr>
                <w:rStyle w:val="Hyperlink"/>
                <w:noProof/>
              </w:rPr>
              <w:t>Kommentare zu den Arbeitsmaterialien</w:t>
            </w:r>
            <w:r>
              <w:rPr>
                <w:noProof/>
                <w:webHidden/>
              </w:rPr>
              <w:tab/>
            </w:r>
            <w:r>
              <w:rPr>
                <w:noProof/>
                <w:webHidden/>
              </w:rPr>
              <w:fldChar w:fldCharType="begin"/>
            </w:r>
            <w:r>
              <w:rPr>
                <w:noProof/>
                <w:webHidden/>
              </w:rPr>
              <w:instrText xml:space="preserve"> PAGEREF _Toc123192647 \h </w:instrText>
            </w:r>
            <w:r>
              <w:rPr>
                <w:noProof/>
                <w:webHidden/>
              </w:rPr>
            </w:r>
            <w:r>
              <w:rPr>
                <w:noProof/>
                <w:webHidden/>
              </w:rPr>
              <w:fldChar w:fldCharType="separate"/>
            </w:r>
            <w:r>
              <w:rPr>
                <w:noProof/>
                <w:webHidden/>
              </w:rPr>
              <w:t>12</w:t>
            </w:r>
            <w:r>
              <w:rPr>
                <w:noProof/>
                <w:webHidden/>
              </w:rPr>
              <w:fldChar w:fldCharType="end"/>
            </w:r>
          </w:hyperlink>
        </w:p>
        <w:p w14:paraId="6DFE6251" w14:textId="51DD1FD6" w:rsidR="000A2B83" w:rsidRDefault="000A2B83">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8" w:history="1">
            <w:r w:rsidRPr="007E5109">
              <w:rPr>
                <w:rStyle w:val="Hyperlink"/>
                <w:noProof/>
              </w:rPr>
              <w:t>5</w:t>
            </w:r>
            <w:r>
              <w:rPr>
                <w:rFonts w:asciiTheme="minorHAnsi" w:eastAsiaTheme="minorEastAsia" w:hAnsiTheme="minorHAnsi" w:cstheme="minorBidi"/>
                <w:bCs w:val="0"/>
                <w:noProof/>
                <w:sz w:val="22"/>
                <w:lang w:val="en-GB" w:eastAsia="en-GB"/>
              </w:rPr>
              <w:tab/>
            </w:r>
            <w:r w:rsidRPr="007E5109">
              <w:rPr>
                <w:rStyle w:val="Hyperlink"/>
                <w:noProof/>
              </w:rPr>
              <w:t>Die Akteure des Projekts und ihre Rollen</w:t>
            </w:r>
            <w:r>
              <w:rPr>
                <w:noProof/>
                <w:webHidden/>
              </w:rPr>
              <w:tab/>
            </w:r>
            <w:r>
              <w:rPr>
                <w:noProof/>
                <w:webHidden/>
              </w:rPr>
              <w:fldChar w:fldCharType="begin"/>
            </w:r>
            <w:r>
              <w:rPr>
                <w:noProof/>
                <w:webHidden/>
              </w:rPr>
              <w:instrText xml:space="preserve"> PAGEREF _Toc123192648 \h </w:instrText>
            </w:r>
            <w:r>
              <w:rPr>
                <w:noProof/>
                <w:webHidden/>
              </w:rPr>
            </w:r>
            <w:r>
              <w:rPr>
                <w:noProof/>
                <w:webHidden/>
              </w:rPr>
              <w:fldChar w:fldCharType="separate"/>
            </w:r>
            <w:r>
              <w:rPr>
                <w:noProof/>
                <w:webHidden/>
              </w:rPr>
              <w:t>13</w:t>
            </w:r>
            <w:r>
              <w:rPr>
                <w:noProof/>
                <w:webHidden/>
              </w:rPr>
              <w:fldChar w:fldCharType="end"/>
            </w:r>
          </w:hyperlink>
        </w:p>
        <w:p w14:paraId="530EAFFE" w14:textId="3FB97CB4" w:rsidR="000A2B83" w:rsidRDefault="000A2B83">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9" w:history="1">
            <w:r w:rsidRPr="007E5109">
              <w:rPr>
                <w:rStyle w:val="Hyperlink"/>
                <w:noProof/>
              </w:rPr>
              <w:t>6</w:t>
            </w:r>
            <w:r>
              <w:rPr>
                <w:rFonts w:asciiTheme="minorHAnsi" w:eastAsiaTheme="minorEastAsia" w:hAnsiTheme="minorHAnsi" w:cstheme="minorBidi"/>
                <w:bCs w:val="0"/>
                <w:noProof/>
                <w:sz w:val="22"/>
                <w:lang w:val="en-GB" w:eastAsia="en-GB"/>
              </w:rPr>
              <w:tab/>
            </w:r>
            <w:r w:rsidRPr="007E5109">
              <w:rPr>
                <w:rStyle w:val="Hyperlink"/>
                <w:noProof/>
              </w:rPr>
              <w:t>Bestandteile von IT2School-Infobox</w:t>
            </w:r>
            <w:r>
              <w:rPr>
                <w:noProof/>
                <w:webHidden/>
              </w:rPr>
              <w:tab/>
            </w:r>
            <w:r>
              <w:rPr>
                <w:noProof/>
                <w:webHidden/>
              </w:rPr>
              <w:fldChar w:fldCharType="begin"/>
            </w:r>
            <w:r>
              <w:rPr>
                <w:noProof/>
                <w:webHidden/>
              </w:rPr>
              <w:instrText xml:space="preserve"> PAGEREF _Toc123192649 \h </w:instrText>
            </w:r>
            <w:r>
              <w:rPr>
                <w:noProof/>
                <w:webHidden/>
              </w:rPr>
            </w:r>
            <w:r>
              <w:rPr>
                <w:noProof/>
                <w:webHidden/>
              </w:rPr>
              <w:fldChar w:fldCharType="separate"/>
            </w:r>
            <w:r>
              <w:rPr>
                <w:noProof/>
                <w:webHidden/>
              </w:rPr>
              <w:t>14</w:t>
            </w:r>
            <w:r>
              <w:rPr>
                <w:noProof/>
                <w:webHidden/>
              </w:rPr>
              <w:fldChar w:fldCharType="end"/>
            </w:r>
          </w:hyperlink>
        </w:p>
        <w:p w14:paraId="3F114A53" w14:textId="77777777"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192637"/>
      <w:r>
        <w:lastRenderedPageBreak/>
        <w:t>Einführung</w:t>
      </w:r>
      <w:bookmarkEnd w:id="0"/>
      <w:bookmarkEnd w:id="1"/>
    </w:p>
    <w:p w14:paraId="09CCC9F0" w14:textId="2FA941F0" w:rsidR="00C276EF" w:rsidRDefault="00E22815" w:rsidP="00DE7F70">
      <w:pPr>
        <w:jc w:val="both"/>
      </w:pPr>
      <w:r>
        <w:t xml:space="preserve">Informatik </w:t>
      </w:r>
      <w:del w:id="2" w:author="Ira Diethelm" w:date="2022-12-29T07:30:00Z">
        <w:r w:rsidDel="00F639B9">
          <w:delText>und Informationstechnologie (IT) beschreiben</w:delText>
        </w:r>
      </w:del>
      <w:ins w:id="3" w:author="Ira Diethelm" w:date="2022-12-29T07:30:00Z">
        <w:r w:rsidR="00F639B9">
          <w:t>ist</w:t>
        </w:r>
      </w:ins>
      <w:r>
        <w:t xml:space="preserve"> im Allgemeinen die </w:t>
      </w:r>
      <w:ins w:id="4" w:author="Ira Diethelm" w:date="2022-12-29T07:32:00Z">
        <w:r w:rsidR="00F639B9">
          <w:t xml:space="preserve">Wissenschaft von der </w:t>
        </w:r>
      </w:ins>
      <w:ins w:id="5" w:author="Ira Diethelm" w:date="2022-12-29T07:31:00Z">
        <w:r w:rsidR="00F639B9">
          <w:t>automatische</w:t>
        </w:r>
      </w:ins>
      <w:ins w:id="6" w:author="Ira Diethelm" w:date="2022-12-29T07:32:00Z">
        <w:r w:rsidR="00F639B9">
          <w:t>n</w:t>
        </w:r>
      </w:ins>
      <w:ins w:id="7" w:author="Ira Diethelm" w:date="2022-12-29T07:31:00Z">
        <w:r w:rsidR="00F639B9">
          <w:t xml:space="preserve"> </w:t>
        </w:r>
      </w:ins>
      <w:r>
        <w:t>Verarbeitung von Information</w:t>
      </w:r>
      <w:del w:id="8" w:author="Ira Diethelm" w:date="2022-12-29T07:32:00Z">
        <w:r w:rsidDel="00F639B9">
          <w:delText>en</w:delText>
        </w:r>
      </w:del>
      <w:r>
        <w:t xml:space="preserve"> und Daten mit speziellen Systemen</w:t>
      </w:r>
      <w:ins w:id="9" w:author="Ira Diethelm" w:date="2022-12-29T07:31:00Z">
        <w:r w:rsidR="00F639B9">
          <w:t xml:space="preserve">, die oft </w:t>
        </w:r>
      </w:ins>
      <w:ins w:id="10" w:author="Ira Diethelm" w:date="2022-12-29T07:32:00Z">
        <w:r w:rsidR="00F639B9">
          <w:t>unter dem Begriff</w:t>
        </w:r>
      </w:ins>
      <w:ins w:id="11" w:author="Ira Diethelm" w:date="2022-12-29T07:33:00Z">
        <w:r w:rsidR="00F639B9">
          <w:t xml:space="preserve"> </w:t>
        </w:r>
      </w:ins>
      <w:ins w:id="12" w:author="Ira Diethelm" w:date="2022-12-29T07:31:00Z">
        <w:r w:rsidR="00F639B9">
          <w:t xml:space="preserve">Informationstechnologie </w:t>
        </w:r>
      </w:ins>
      <w:ins w:id="13" w:author="Ira Diethelm" w:date="2022-12-29T07:32:00Z">
        <w:r w:rsidR="00F639B9">
          <w:t xml:space="preserve">(IT) </w:t>
        </w:r>
      </w:ins>
      <w:ins w:id="14" w:author="Ira Diethelm" w:date="2022-12-29T07:33:00Z">
        <w:r w:rsidR="00F639B9">
          <w:t>zusammengefasst</w:t>
        </w:r>
      </w:ins>
      <w:ins w:id="15" w:author="Ira Diethelm" w:date="2022-12-29T07:31:00Z">
        <w:r w:rsidR="00F639B9">
          <w:t xml:space="preserve"> werden</w:t>
        </w:r>
      </w:ins>
      <w:r>
        <w:t xml:space="preserve">. </w:t>
      </w:r>
      <w:del w:id="16" w:author="Ira Diethelm" w:date="2022-12-29T07:33:00Z">
        <w:r w:rsidDel="00F639B9">
          <w:delText xml:space="preserve">Dies </w:delText>
        </w:r>
      </w:del>
      <w:ins w:id="17" w:author="Ira Diethelm" w:date="2022-12-29T07:33:00Z">
        <w:r w:rsidR="00F639B9">
          <w:t>Diese Systeme sind</w:t>
        </w:r>
      </w:ins>
      <w:del w:id="18" w:author="Ira Diethelm" w:date="2022-12-29T07:33:00Z">
        <w:r w:rsidDel="00F639B9">
          <w:delText>passiert</w:delText>
        </w:r>
      </w:del>
      <w:r>
        <w:t xml:space="preserve"> überall, oft aber versteckt. In diesem Projekt können Schüler</w:t>
      </w:r>
      <w:ins w:id="19" w:author="Ira Diethelm" w:date="2022-12-29T07:33:00Z">
        <w:r w:rsidR="00F639B9">
          <w:t>*</w:t>
        </w:r>
      </w:ins>
      <w:r>
        <w:t xml:space="preserve">innen </w:t>
      </w:r>
      <w:del w:id="20" w:author="Ira Diethelm" w:date="2022-12-29T07:33:00Z">
        <w:r w:rsidDel="00F639B9">
          <w:delText xml:space="preserve">und Schüler </w:delText>
        </w:r>
      </w:del>
      <w:r>
        <w:t>unterschiedlicher Schulstufen Informatik und IT suchen, erforschen, ausprobieren und spielend entdecken. Sie werden so zu Expert</w:t>
      </w:r>
      <w:ins w:id="21" w:author="Ira Diethelm" w:date="2022-12-29T07:33:00Z">
        <w:r w:rsidR="00F639B9">
          <w:t>*inn</w:t>
        </w:r>
      </w:ins>
      <w:r>
        <w:t>en,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6192"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60288;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3566E6A0"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ins w:id="22" w:author="Ira Diethelm" w:date="2022-12-29T07:35:00Z">
        <w:r w:rsidR="00F639B9">
          <w:t>*</w:t>
        </w:r>
      </w:ins>
      <w:r>
        <w:t>innen</w:t>
      </w:r>
      <w:del w:id="23" w:author="Ira Diethelm" w:date="2022-12-29T07:35:00Z">
        <w:r w:rsidDel="00F639B9">
          <w:delText xml:space="preserve"> und Schülern</w:delText>
        </w:r>
      </w:del>
      <w:r>
        <w:t>.</w:t>
      </w:r>
    </w:p>
    <w:p w14:paraId="2464C3A3" w14:textId="5380E92A"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del w:id="24" w:author="Ira Diethelm" w:date="2022-12-29T07:36:00Z">
        <w:r w:rsidDel="00F639B9">
          <w:delText>Schülerinnen und Schüler</w:delText>
        </w:r>
      </w:del>
      <w:ins w:id="25" w:author="Ira Diethelm" w:date="2022-12-29T07:36:00Z">
        <w:r w:rsidR="00F639B9">
          <w:t>Schüler*innen</w:t>
        </w:r>
      </w:ins>
      <w:del w:id="26" w:author="Ira Diethelm" w:date="2022-12-29T07:37:00Z">
        <w:r w:rsidDel="00F639B9">
          <w:delText>n</w:delText>
        </w:r>
      </w:del>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7A434D06" w:rsidR="00C276EF" w:rsidRDefault="00E22815" w:rsidP="00DE7F70">
      <w:pPr>
        <w:jc w:val="both"/>
      </w:pPr>
      <w:r>
        <w:t xml:space="preserve">Die Basismodule können flexibel nach den Wünschen und Interessen der Lehrkräfte, </w:t>
      </w:r>
      <w:del w:id="27" w:author="Ira Diethelm" w:date="2022-12-29T07:36:00Z">
        <w:r w:rsidDel="00F639B9">
          <w:delText>Schülerinnen und Schüler</w:delText>
        </w:r>
      </w:del>
      <w:ins w:id="28" w:author="Ira Diethelm" w:date="2022-12-29T07:36:00Z">
        <w:r w:rsidR="00F639B9">
          <w:t>Schüler*innen</w:t>
        </w:r>
      </w:ins>
      <w:r>
        <w:t xml:space="preserve"> sowie der beteiligten Unternehmensvertreter</w:t>
      </w:r>
      <w:ins w:id="29" w:author="Ira Diethelm" w:date="2022-12-29T07:38:00Z">
        <w:r w:rsidR="00E73C65">
          <w:t>*</w:t>
        </w:r>
      </w:ins>
      <w:r>
        <w:t xml:space="preserve">innen </w:t>
      </w:r>
      <w:del w:id="30" w:author="Ira Diethelm" w:date="2022-12-29T07:38:00Z">
        <w:r w:rsidDel="00E73C65">
          <w:delText xml:space="preserve">und Unternehmensvertreter </w:delText>
        </w:r>
      </w:del>
      <w:r>
        <w:t>zusammengestellt werden. Es stehen sowohl Module bereit, die weitgehend ohne technischen Einsatz durchführbar sind, als auch solche, die sehr software- oder hardwareaffin sind. Auch der Einbezug der Unternehmensvertreter</w:t>
      </w:r>
      <w:ins w:id="31" w:author="Ira Diethelm" w:date="2022-12-29T07:38:00Z">
        <w:r w:rsidR="00E73C65">
          <w:t>*</w:t>
        </w:r>
      </w:ins>
      <w:r>
        <w:t>in</w:t>
      </w:r>
      <w:ins w:id="32" w:author="Ira Diethelm" w:date="2022-12-29T07:39:00Z">
        <w:r w:rsidR="00E73C65">
          <w:t>nen</w:t>
        </w:r>
      </w:ins>
      <w:del w:id="33" w:author="Ira Diethelm" w:date="2022-12-29T07:38:00Z">
        <w:r w:rsidDel="00E73C65">
          <w:delText>/des</w:delText>
        </w:r>
      </w:del>
      <w:r>
        <w:t xml:space="preserve"> </w:t>
      </w:r>
      <w:del w:id="34" w:author="Ira Diethelm" w:date="2022-12-29T07:38:00Z">
        <w:r w:rsidDel="00E73C65">
          <w:delText xml:space="preserve">Unternehmensvertreters </w:delText>
        </w:r>
      </w:del>
      <w:r>
        <w:t>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07F17122"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w:t>
      </w:r>
      <w:ins w:id="35" w:author="Ira Diethelm" w:date="2022-12-29T07:39:00Z">
        <w:r w:rsidR="00E73C65">
          <w:t>*</w:t>
        </w:r>
      </w:ins>
      <w:r>
        <w:t xml:space="preserve">innen </w:t>
      </w:r>
      <w:del w:id="36" w:author="Ira Diethelm" w:date="2022-12-29T07:39:00Z">
        <w:r w:rsidDel="00E73C65">
          <w:lastRenderedPageBreak/>
          <w:delText xml:space="preserve">und Unternehmensvertretern </w:delText>
        </w:r>
      </w:del>
      <w:r>
        <w:t>die verschiedenen thematischen Facetten von Informatik in die Schule.</w:t>
      </w:r>
      <w:r>
        <w:br w:type="page"/>
      </w:r>
    </w:p>
    <w:p w14:paraId="66151BE2" w14:textId="77777777" w:rsidR="00C276EF" w:rsidRDefault="00E22815">
      <w:pPr>
        <w:pStyle w:val="berschrift1"/>
      </w:pPr>
      <w:bookmarkStart w:id="37" w:name="_Toc433292496"/>
      <w:bookmarkStart w:id="38" w:name="_Toc123192638"/>
      <w:r>
        <w:lastRenderedPageBreak/>
        <w:t xml:space="preserve">Die Module von IT2School </w:t>
      </w:r>
      <w:r>
        <w:noBreakHyphen/>
        <w:t xml:space="preserve"> eine Übersicht</w:t>
      </w:r>
      <w:bookmarkEnd w:id="37"/>
      <w:bookmarkEnd w:id="38"/>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05B95593"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del w:id="39" w:author="Ira Diethelm" w:date="2022-12-29T07:36:00Z">
              <w:r w:rsidDel="00F639B9">
                <w:rPr>
                  <w:szCs w:val="20"/>
                </w:rPr>
                <w:delText>Schülerinnen und Schüler</w:delText>
              </w:r>
            </w:del>
            <w:ins w:id="40" w:author="Ira Diethelm" w:date="2022-12-29T07:36:00Z">
              <w:r w:rsidR="00F639B9">
                <w:rPr>
                  <w:szCs w:val="20"/>
                </w:rPr>
                <w:t>Schüler*innen</w:t>
              </w:r>
            </w:ins>
            <w:r>
              <w:rPr>
                <w:szCs w:val="20"/>
              </w:rPr>
              <w:t xml:space="preserve">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01A5AED8"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del w:id="41" w:author="Ira Diethelm" w:date="2022-12-29T07:36:00Z">
              <w:r w:rsidDel="00F639B9">
                <w:rPr>
                  <w:szCs w:val="20"/>
                </w:rPr>
                <w:delText>Schülerinnen und Schüler</w:delText>
              </w:r>
            </w:del>
            <w:ins w:id="42" w:author="Ira Diethelm" w:date="2022-12-29T07:36:00Z">
              <w:r w:rsidR="00F639B9">
                <w:rPr>
                  <w:szCs w:val="20"/>
                </w:rPr>
                <w:t>Schüler*innen</w:t>
              </w:r>
            </w:ins>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325277B2"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del w:id="43" w:author="Ira Diethelm" w:date="2022-12-29T07:36:00Z">
              <w:r w:rsidDel="00F639B9">
                <w:rPr>
                  <w:szCs w:val="20"/>
                </w:rPr>
                <w:delText>Schülerinnen und Schüler</w:delText>
              </w:r>
            </w:del>
            <w:ins w:id="44" w:author="Ira Diethelm" w:date="2022-12-29T07:36:00Z">
              <w:r w:rsidR="00F639B9">
                <w:rPr>
                  <w:szCs w:val="20"/>
                </w:rPr>
                <w:t>Schüler*innen</w:t>
              </w:r>
            </w:ins>
            <w:r>
              <w:rPr>
                <w:szCs w:val="20"/>
              </w:rPr>
              <w:t xml:space="preserve"> nicht nur die Möglichkeiten des 3D-Drucks kennen, sondern können selbst eigene Figuren modellieren und erhalten die Möglichkeit diese auszudrucken.</w:t>
            </w:r>
          </w:p>
        </w:tc>
        <w:tc>
          <w:tcPr>
            <w:tcW w:w="1701" w:type="dxa"/>
          </w:tcPr>
          <w:p w14:paraId="1F1386E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34ABEFB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del w:id="45" w:author="Ira Diethelm" w:date="2022-12-29T07:36:00Z">
              <w:r w:rsidDel="00F639B9">
                <w:rPr>
                  <w:szCs w:val="20"/>
                </w:rPr>
                <w:delText>Schülerinnen und Schüler</w:delText>
              </w:r>
            </w:del>
            <w:ins w:id="46" w:author="Ira Diethelm" w:date="2022-12-29T07:36:00Z">
              <w:r w:rsidR="00F639B9">
                <w:rPr>
                  <w:szCs w:val="20"/>
                </w:rPr>
                <w:t>Schüler*innen</w:t>
              </w:r>
            </w:ins>
            <w:r>
              <w:rPr>
                <w:szCs w:val="20"/>
              </w:rPr>
              <w:t xml:space="preserve"> so weitere kreative Möglichkeiten zu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50137A78"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del w:id="47" w:author="Ira Diethelm" w:date="2022-12-29T07:36:00Z">
              <w:r w:rsidDel="00F639B9">
                <w:rPr>
                  <w:szCs w:val="20"/>
                </w:rPr>
                <w:delText>Schülerinnen und Schüler</w:delText>
              </w:r>
            </w:del>
            <w:ins w:id="48" w:author="Ira Diethelm" w:date="2022-12-29T07:36:00Z">
              <w:r w:rsidR="00F639B9">
                <w:rPr>
                  <w:szCs w:val="20"/>
                </w:rPr>
                <w:t>Schüler*innen</w:t>
              </w:r>
            </w:ins>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w:t>
            </w:r>
            <w:r>
              <w:rPr>
                <w:szCs w:val="20"/>
              </w:rPr>
              <w:lastRenderedPageBreak/>
              <w:t>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592015B7" w:rsidR="00C276EF" w:rsidRDefault="00E22815">
            <w:pPr>
              <w:cnfStyle w:val="000000000000" w:firstRow="0" w:lastRow="0" w:firstColumn="0" w:lastColumn="0" w:oddVBand="0" w:evenVBand="0" w:oddHBand="0" w:evenHBand="0" w:firstRowFirstColumn="0" w:firstRowLastColumn="0" w:lastRowFirstColumn="0" w:lastRowLastColumn="0"/>
              <w:rPr>
                <w:szCs w:val="20"/>
              </w:rPr>
            </w:pPr>
            <w:del w:id="49" w:author="Ira Diethelm" w:date="2022-12-27T08:09:00Z">
              <w:r w:rsidDel="00DE7F70">
                <w:rPr>
                  <w:szCs w:val="20"/>
                </w:rPr>
                <w:delText>App Inventor</w:delText>
              </w:r>
            </w:del>
            <w:ins w:id="50" w:author="Ira Diethelm" w:date="2022-12-27T08:09:00Z">
              <w:r w:rsidR="00DE7F70">
                <w:rPr>
                  <w:szCs w:val="20"/>
                </w:rPr>
                <w:t xml:space="preserve"> Meine App – App Inventor</w:t>
              </w:r>
            </w:ins>
          </w:p>
        </w:tc>
        <w:tc>
          <w:tcPr>
            <w:tcW w:w="4536" w:type="dxa"/>
          </w:tcPr>
          <w:p w14:paraId="47A3DE89" w14:textId="61DEC161"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 </w:t>
            </w:r>
            <w:del w:id="51" w:author="Ira Diethelm" w:date="2022-12-29T07:36:00Z">
              <w:r w:rsidDel="00F639B9">
                <w:rPr>
                  <w:szCs w:val="20"/>
                </w:rPr>
                <w:delText>Schülerinnen und Schüler</w:delText>
              </w:r>
            </w:del>
            <w:ins w:id="52" w:author="Ira Diethelm" w:date="2022-12-29T07:36:00Z">
              <w:r w:rsidR="00F639B9">
                <w:rPr>
                  <w:szCs w:val="20"/>
                </w:rPr>
                <w:t>Schüler*innen</w:t>
              </w:r>
            </w:ins>
            <w:r>
              <w:rPr>
                <w:szCs w:val="20"/>
              </w:rPr>
              <w:t xml:space="preserve"> haben die Möglichkeit mit 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76C16E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del w:id="53" w:author="Ira Diethelm" w:date="2022-12-29T07:36:00Z">
              <w:r w:rsidDel="00F639B9">
                <w:rPr>
                  <w:szCs w:val="20"/>
                </w:rPr>
                <w:delText>Schülerinnen und Schüler</w:delText>
              </w:r>
            </w:del>
            <w:ins w:id="54" w:author="Ira Diethelm" w:date="2022-12-29T07:36:00Z">
              <w:r w:rsidR="00F639B9">
                <w:rPr>
                  <w:szCs w:val="20"/>
                </w:rPr>
                <w:t>Schüler*innen</w:t>
              </w:r>
            </w:ins>
            <w:r>
              <w:rPr>
                <w:szCs w:val="20"/>
              </w:rPr>
              <w:t xml:space="preserve"> die Hardware des Calliope Mini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E3FC35D"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del w:id="55" w:author="Ira Diethelm" w:date="2022-12-29T07:37:00Z">
              <w:r w:rsidDel="00F639B9">
                <w:rPr>
                  <w:szCs w:val="20"/>
                </w:rPr>
                <w:delText>Schülerinnen und Schüler</w:delText>
              </w:r>
            </w:del>
            <w:ins w:id="56" w:author="Ira Diethelm" w:date="2022-12-29T07:37:00Z">
              <w:r w:rsidR="00F639B9">
                <w:rPr>
                  <w:szCs w:val="20"/>
                </w:rPr>
                <w:t>Schüler*innen</w:t>
              </w:r>
            </w:ins>
            <w:r>
              <w:rPr>
                <w:szCs w:val="20"/>
              </w:rPr>
              <w:t xml:space="preserve"> Möglichkeiten und Anwendungsbereiche der Kryptologie kennen. Neu erworbenes Wissen wird dabei praktisch angewendet und die </w:t>
            </w:r>
            <w:del w:id="57" w:author="Ira Diethelm" w:date="2022-12-29T07:37:00Z">
              <w:r w:rsidDel="00F639B9">
                <w:rPr>
                  <w:szCs w:val="20"/>
                </w:rPr>
                <w:delText>Schülerinnen und Schüler</w:delText>
              </w:r>
            </w:del>
            <w:ins w:id="58" w:author="Ira Diethelm" w:date="2022-12-29T07:37:00Z">
              <w:r w:rsidR="00F639B9">
                <w:rPr>
                  <w:szCs w:val="20"/>
                </w:rPr>
                <w:t>Schüler*innen</w:t>
              </w:r>
            </w:ins>
            <w:r>
              <w:rPr>
                <w:szCs w:val="20"/>
              </w:rPr>
              <w:t xml:space="preserve"> können zum Abschluss ihre eigenen Daten und Kommunikationswege absichern.</w:t>
            </w:r>
          </w:p>
        </w:tc>
        <w:tc>
          <w:tcPr>
            <w:tcW w:w="1701" w:type="dxa"/>
          </w:tcPr>
          <w:p w14:paraId="1CCB241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67F3484A"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del w:id="59" w:author="Ira Diethelm" w:date="2022-12-29T07:37:00Z">
              <w:r w:rsidDel="00F639B9">
                <w:rPr>
                  <w:szCs w:val="20"/>
                </w:rPr>
                <w:delText>Schülerinnen und Schüler</w:delText>
              </w:r>
            </w:del>
            <w:ins w:id="60" w:author="Ira Diethelm" w:date="2022-12-29T07:37:00Z">
              <w:r w:rsidR="00F639B9">
                <w:rPr>
                  <w:szCs w:val="20"/>
                </w:rPr>
                <w:t>Schüler*innen</w:t>
              </w:r>
            </w:ins>
            <w:r>
              <w:rPr>
                <w:szCs w:val="20"/>
              </w:rPr>
              <w:t xml:space="preserve"> beschäftigen sich spielerisch mit der textuellen Programmierung in Python und können sich in eigenen Projekten kreativ entfalten.</w:t>
            </w:r>
          </w:p>
        </w:tc>
        <w:tc>
          <w:tcPr>
            <w:tcW w:w="1701" w:type="dxa"/>
          </w:tcPr>
          <w:p w14:paraId="28E2542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ins w:id="61" w:author="Ira Diethelm" w:date="2022-12-27T08:25:00Z">
              <w:r>
                <w:rPr>
                  <w:sz w:val="24"/>
                </w:rPr>
                <w:t>Erweiterungs</w:t>
              </w:r>
            </w:ins>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ins w:id="62" w:author="Ira Diethelm" w:date="2022-12-27T08:25:00Z">
              <w:r>
                <w:rPr>
                  <w:szCs w:val="20"/>
                </w:rPr>
                <w:t>E</w:t>
              </w:r>
            </w:ins>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ins w:id="63" w:author="Ira Diethelm" w:date="2022-12-27T08:32:00Z">
              <w:r>
                <w:rPr>
                  <w:szCs w:val="20"/>
                </w:rPr>
                <w:t>IT kinderleicht</w:t>
              </w:r>
            </w:ins>
          </w:p>
        </w:tc>
        <w:tc>
          <w:tcPr>
            <w:tcW w:w="4504" w:type="dxa"/>
          </w:tcPr>
          <w:p w14:paraId="7CC7F066" w14:textId="08FB779E"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ins w:id="64" w:author="Ira Diethelm" w:date="2022-12-27T08:32:00Z">
              <w:r>
                <w:t xml:space="preserve">Dieses Erweiterungsmodul stellt  verschiedene </w:t>
              </w:r>
              <w:r>
                <w:lastRenderedPageBreak/>
                <w:t xml:space="preserve">Möglichkeiten vor, wie auch schon jüngere Kinder auf spielerische Weise IT entdecken können. Hierfür bieten sich beispielsweise die </w:t>
              </w:r>
            </w:ins>
            <w:ins w:id="65" w:author="Ira Diethelm" w:date="2022-12-27T08:33:00Z">
              <w:r>
                <w:t xml:space="preserve">kleine Roboter oder </w:t>
              </w:r>
            </w:ins>
            <w:proofErr w:type="spellStart"/>
            <w:ins w:id="66" w:author="Ira Diethelm" w:date="2022-12-27T08:32:00Z">
              <w:r>
                <w:t>Littlebits</w:t>
              </w:r>
              <w:proofErr w:type="spellEnd"/>
              <w:r>
                <w:t xml:space="preserve"> an. Die kleinen, elektronischen Bauelemente lassen sich magnetisch miteinander verbinden, wodurch einfache Schaltkreise entstehen. Hierdurch wird ein spielerischer Zugang zu den Grundlagen der </w:t>
              </w:r>
              <w:del w:id="67" w:author="Malambré, Julia | Wissensfabrik" w:date="2022-12-28T17:02:00Z">
                <w:r w:rsidDel="00114F86">
                  <w:delText>Elektonik</w:delText>
                </w:r>
              </w:del>
            </w:ins>
            <w:ins w:id="68" w:author="Malambré, Julia | Wissensfabrik" w:date="2022-12-28T17:02:00Z">
              <w:r w:rsidR="00114F86">
                <w:t>Elektronik</w:t>
              </w:r>
            </w:ins>
            <w:ins w:id="69" w:author="Ira Diethelm" w:date="2022-12-27T08:32:00Z">
              <w:r>
                <w:t xml:space="preserve"> und Programmierung ermöglicht.</w:t>
              </w:r>
            </w:ins>
          </w:p>
        </w:tc>
        <w:tc>
          <w:tcPr>
            <w:tcW w:w="1673" w:type="dxa"/>
          </w:tcPr>
          <w:p w14:paraId="1D5E70F1" w14:textId="60B873F0" w:rsidR="00C276EF" w:rsidRDefault="00787914">
            <w:pPr>
              <w:cnfStyle w:val="000000000000" w:firstRow="0" w:lastRow="0" w:firstColumn="0" w:lastColumn="0" w:oddVBand="0" w:evenVBand="0" w:oddHBand="0" w:evenHBand="0" w:firstRowFirstColumn="0" w:firstRowLastColumn="0" w:lastRowFirstColumn="0" w:lastRowLastColumn="0"/>
              <w:rPr>
                <w:szCs w:val="20"/>
              </w:rPr>
              <w:pPrChange w:id="70" w:author="Ira Diethelm" w:date="2022-12-27T08:43:00Z">
                <w:pPr>
                  <w:jc w:val="center"/>
                  <w:cnfStyle w:val="000000000000" w:firstRow="0" w:lastRow="0" w:firstColumn="0" w:lastColumn="0" w:oddVBand="0" w:evenVBand="0" w:oddHBand="0" w:evenHBand="0" w:firstRowFirstColumn="0" w:firstRowLastColumn="0" w:lastRowFirstColumn="0" w:lastRowLastColumn="0"/>
                </w:pPr>
              </w:pPrChange>
            </w:pPr>
            <w:ins w:id="71" w:author="Ira Diethelm" w:date="2022-12-27T08:44:00Z">
              <w:r>
                <w:rPr>
                  <w:szCs w:val="20"/>
                </w:rPr>
                <w:lastRenderedPageBreak/>
                <w:t xml:space="preserve">Kita oder </w:t>
              </w:r>
              <w:r>
                <w:rPr>
                  <w:szCs w:val="20"/>
                </w:rPr>
                <w:lastRenderedPageBreak/>
                <w:t>Vorschule</w:t>
              </w:r>
            </w:ins>
            <w:ins w:id="72" w:author="Ira Diethelm" w:date="2022-12-27T08:43:00Z">
              <w:r>
                <w:rPr>
                  <w:szCs w:val="20"/>
                </w:rPr>
                <w:t xml:space="preserve"> bis</w:t>
              </w:r>
            </w:ins>
            <w:ins w:id="73" w:author="Ira Diethelm" w:date="2022-12-27T08:44:00Z">
              <w:r>
                <w:rPr>
                  <w:szCs w:val="20"/>
                </w:rPr>
                <w:t xml:space="preserve"> </w:t>
              </w:r>
            </w:ins>
            <w:ins w:id="74" w:author="Ira Diethelm" w:date="2022-12-27T08:43:00Z">
              <w:r>
                <w:rPr>
                  <w:szCs w:val="20"/>
                </w:rPr>
                <w:t>ca.</w:t>
              </w:r>
            </w:ins>
            <w:r w:rsidR="00E22815">
              <w:rPr>
                <w:szCs w:val="20"/>
              </w:rPr>
              <w:t xml:space="preserve"> </w:t>
            </w:r>
            <w:ins w:id="75" w:author="Ira Diethelm" w:date="2022-12-27T08:43:00Z">
              <w:r>
                <w:rPr>
                  <w:szCs w:val="20"/>
                </w:rPr>
                <w:t>6</w:t>
              </w:r>
            </w:ins>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ins w:id="76" w:author="Ira Diethelm" w:date="2022-12-27T08:25:00Z">
              <w:r>
                <w:rPr>
                  <w:szCs w:val="20"/>
                </w:rPr>
                <w:t>E</w:t>
              </w:r>
            </w:ins>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ins w:id="77" w:author="Ira Diethelm" w:date="2022-12-27T08:35:00Z">
              <w:r>
                <w:rPr>
                  <w:szCs w:val="20"/>
                </w:rPr>
                <w:t>Wearables</w:t>
              </w:r>
            </w:ins>
          </w:p>
        </w:tc>
        <w:tc>
          <w:tcPr>
            <w:tcW w:w="4504" w:type="dxa"/>
          </w:tcPr>
          <w:p w14:paraId="36C1799F" w14:textId="6AE1F9E0"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ins w:id="78" w:author="Ira Diethelm" w:date="2022-12-27T08:35:00Z">
              <w:r w:rsidRPr="00ED4CCD">
                <w:rPr>
                  <w:szCs w:val="20"/>
                </w:rPr>
                <w:t xml:space="preserve">In diesem Modul befassen sich die </w:t>
              </w:r>
            </w:ins>
            <w:ins w:id="79" w:author="Ira Diethelm" w:date="2022-12-29T07:37:00Z">
              <w:r w:rsidR="00F639B9">
                <w:rPr>
                  <w:szCs w:val="20"/>
                </w:rPr>
                <w:t>Schüler*innen</w:t>
              </w:r>
            </w:ins>
            <w:ins w:id="80" w:author="Ira Diethelm" w:date="2022-12-27T08:35:00Z">
              <w:r w:rsidRPr="00ED4CCD">
                <w:rPr>
                  <w:szCs w:val="20"/>
                </w:rPr>
                <w:t xml:space="preserve"> mit tragbaren und interaktiven Systemen und Controllern, wie sie beispielsweise in smarten Kleidungsstücken und Accessoires oder Smart Watches und </w:t>
              </w:r>
              <w:proofErr w:type="spellStart"/>
              <w:r w:rsidRPr="00ED4CCD">
                <w:rPr>
                  <w:szCs w:val="20"/>
                </w:rPr>
                <w:t>FitnessTrackern</w:t>
              </w:r>
              <w:proofErr w:type="spellEnd"/>
              <w:r w:rsidRPr="00ED4CCD">
                <w:rPr>
                  <w:szCs w:val="20"/>
                </w:rPr>
                <w:t xml:space="preserve"> Anwendung finden. Sie haben die Möglichkeit in eigenen Projekten selbst smarte Kleidung zu designen und zu erstellen.</w:t>
              </w:r>
            </w:ins>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ins w:id="81" w:author="Ira Diethelm" w:date="2022-12-27T08:44:00Z">
              <w:r>
                <w:rPr>
                  <w:szCs w:val="20"/>
                </w:rPr>
                <w:t>8</w:t>
              </w:r>
            </w:ins>
            <w:r w:rsidR="00E22815">
              <w:rPr>
                <w:szCs w:val="20"/>
              </w:rPr>
              <w:t xml:space="preserve">. </w:t>
            </w:r>
            <w:r w:rsidR="00E22815">
              <w:rPr>
                <w:szCs w:val="20"/>
              </w:rPr>
              <w:noBreakHyphen/>
              <w:t xml:space="preserve"> 13. Klasse</w:t>
            </w:r>
          </w:p>
        </w:tc>
      </w:tr>
      <w:tr w:rsidR="004C0310" w14:paraId="50B228CD" w14:textId="77777777" w:rsidTr="004C0310">
        <w:trPr>
          <w:trHeight w:val="28"/>
          <w:ins w:id="82"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ins w:id="83" w:author="Ira Diethelm" w:date="2022-12-27T08:25:00Z"/>
                <w:szCs w:val="20"/>
              </w:rPr>
            </w:pPr>
            <w:ins w:id="84" w:author="Ira Diethelm" w:date="2022-12-27T08:26:00Z">
              <w:r>
                <w:rPr>
                  <w:szCs w:val="20"/>
                </w:rPr>
                <w:t>E3</w:t>
              </w:r>
            </w:ins>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ins w:id="85" w:author="Ira Diethelm" w:date="2022-12-27T08:25:00Z"/>
                <w:szCs w:val="20"/>
              </w:rPr>
            </w:pPr>
            <w:ins w:id="86" w:author="Ira Diethelm" w:date="2022-12-27T08:36:00Z">
              <w:r>
                <w:rPr>
                  <w:szCs w:val="20"/>
                </w:rPr>
                <w:t>Robotik</w:t>
              </w:r>
            </w:ins>
          </w:p>
        </w:tc>
        <w:tc>
          <w:tcPr>
            <w:tcW w:w="4504" w:type="dxa"/>
          </w:tcPr>
          <w:p w14:paraId="1BF2183F" w14:textId="507F54EC" w:rsidR="00556ED5" w:rsidRDefault="00ED4CCD" w:rsidP="00ED4CCD">
            <w:pPr>
              <w:jc w:val="both"/>
              <w:cnfStyle w:val="000000000000" w:firstRow="0" w:lastRow="0" w:firstColumn="0" w:lastColumn="0" w:oddVBand="0" w:evenVBand="0" w:oddHBand="0" w:evenHBand="0" w:firstRowFirstColumn="0" w:firstRowLastColumn="0" w:lastRowFirstColumn="0" w:lastRowLastColumn="0"/>
              <w:rPr>
                <w:ins w:id="87" w:author="Ira Diethelm" w:date="2022-12-27T08:25:00Z"/>
              </w:rPr>
            </w:pPr>
            <w:ins w:id="88" w:author="Ira Diethelm" w:date="2022-12-27T08:36:00Z">
              <w:r>
                <w:t xml:space="preserve">In diesem Modul erhalten die </w:t>
              </w:r>
            </w:ins>
            <w:ins w:id="89" w:author="Ira Diethelm" w:date="2022-12-29T07:37:00Z">
              <w:r w:rsidR="00F639B9">
                <w:t>Schüler*innen</w:t>
              </w:r>
            </w:ins>
            <w:ins w:id="90" w:author="Ira Diethelm" w:date="2022-12-27T08:36:00Z">
              <w:r>
                <w:t xml:space="preserve"> eine Anleitung, wie der kleine Roboter selbst gebaut werden kann</w:t>
              </w:r>
            </w:ins>
            <w:ins w:id="91" w:author="Ira Diethelm" w:date="2022-12-27T08:38:00Z">
              <w:r>
                <w:t xml:space="preserve">, der einem BB8 aus </w:t>
              </w:r>
              <w:proofErr w:type="spellStart"/>
              <w:r>
                <w:t>StarWars</w:t>
              </w:r>
              <w:proofErr w:type="spellEnd"/>
              <w:r>
                <w:t xml:space="preserve"> ähnelt</w:t>
              </w:r>
            </w:ins>
            <w:ins w:id="92" w:author="Ira Diethelm" w:date="2022-12-27T08:36:00Z">
              <w:r>
                <w:t>.</w:t>
              </w:r>
            </w:ins>
            <w:ins w:id="93" w:author="Ira Diethelm" w:date="2022-12-27T08:37:00Z">
              <w:r>
                <w:t xml:space="preserve"> </w:t>
              </w:r>
            </w:ins>
            <w:ins w:id="94" w:author="Ira Diethelm" w:date="2022-12-27T08:36:00Z">
              <w:r>
                <w:t xml:space="preserve">Mit Hilfe von verschiedensten Materialien wie Styroporkugeln und Pappmaché, sowie einem </w:t>
              </w:r>
              <w:proofErr w:type="spellStart"/>
              <w:r>
                <w:t>Blu</w:t>
              </w:r>
            </w:ins>
            <w:ins w:id="95" w:author="Ira Diethelm" w:date="2022-12-27T08:37:00Z">
              <w:r>
                <w:t>C</w:t>
              </w:r>
            </w:ins>
            <w:ins w:id="96" w:author="Ira Diethelm" w:date="2022-12-27T08:36:00Z">
              <w:r>
                <w:t>o</w:t>
              </w:r>
            </w:ins>
            <w:ins w:id="97" w:author="Ira Diethelm" w:date="2022-12-27T08:37:00Z">
              <w:r>
                <w:t>L</w:t>
              </w:r>
            </w:ins>
            <w:ins w:id="98" w:author="Ira Diethelm" w:date="2022-12-27T08:36:00Z">
              <w:r>
                <w:t>ight</w:t>
              </w:r>
              <w:proofErr w:type="spellEnd"/>
              <w:r>
                <w:t xml:space="preserve">-Controller oder einem Arduino-Board kann </w:t>
              </w:r>
            </w:ins>
            <w:ins w:id="99" w:author="Ira Diethelm" w:date="2022-12-27T08:38:00Z">
              <w:r>
                <w:t xml:space="preserve">der </w:t>
              </w:r>
            </w:ins>
            <w:ins w:id="100" w:author="Ira Diethelm" w:date="2022-12-27T08:36:00Z">
              <w:r>
                <w:t>Roboter</w:t>
              </w:r>
            </w:ins>
            <w:ins w:id="101" w:author="Ira Diethelm" w:date="2022-12-27T08:38:00Z">
              <w:r>
                <w:t xml:space="preserve"> programmiert und mithilfe einer </w:t>
              </w:r>
            </w:ins>
            <w:ins w:id="102" w:author="Ira Diethelm" w:date="2022-12-27T08:36:00Z">
              <w:r>
                <w:t xml:space="preserve"> programmierten App über das Smartphone gesteuert werden.</w:t>
              </w:r>
            </w:ins>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ins w:id="103" w:author="Ira Diethelm" w:date="2022-12-27T08:25:00Z"/>
                <w:szCs w:val="20"/>
              </w:rPr>
            </w:pPr>
            <w:ins w:id="104" w:author="Ira Diethelm" w:date="2022-12-27T08:46:00Z">
              <w:r>
                <w:rPr>
                  <w:szCs w:val="20"/>
                </w:rPr>
                <w:t>6. – 13. Klasse</w:t>
              </w:r>
            </w:ins>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ins w:id="105"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ins w:id="106" w:author="Ira Diethelm" w:date="2022-12-27T08:25:00Z"/>
                <w:szCs w:val="20"/>
              </w:rPr>
            </w:pPr>
            <w:ins w:id="107" w:author="Ira Diethelm" w:date="2022-12-27T08:26:00Z">
              <w:r>
                <w:rPr>
                  <w:szCs w:val="20"/>
                </w:rPr>
                <w:t>E4</w:t>
              </w:r>
            </w:ins>
          </w:p>
        </w:tc>
        <w:tc>
          <w:tcPr>
            <w:tcW w:w="2112" w:type="dxa"/>
          </w:tcPr>
          <w:p w14:paraId="04C607A3" w14:textId="1C1749D1" w:rsidR="00556ED5" w:rsidRDefault="00ED4CCD">
            <w:pPr>
              <w:cnfStyle w:val="000000100000" w:firstRow="0" w:lastRow="0" w:firstColumn="0" w:lastColumn="0" w:oddVBand="0" w:evenVBand="0" w:oddHBand="1" w:evenHBand="0" w:firstRowFirstColumn="0" w:firstRowLastColumn="0" w:lastRowFirstColumn="0" w:lastRowLastColumn="0"/>
              <w:rPr>
                <w:ins w:id="108" w:author="Ira Diethelm" w:date="2022-12-27T08:25:00Z"/>
                <w:szCs w:val="20"/>
              </w:rPr>
            </w:pPr>
            <w:ins w:id="109" w:author="Ira Diethelm" w:date="2022-12-27T08:39:00Z">
              <w:del w:id="110" w:author="Malambré, Julia | Wissensfabrik" w:date="2022-12-28T17:03:00Z">
                <w:r w:rsidDel="00114F86">
                  <w:rPr>
                    <w:szCs w:val="20"/>
                  </w:rPr>
                  <w:delText xml:space="preserve">Thimble – </w:delText>
                </w:r>
              </w:del>
              <w:r>
                <w:rPr>
                  <w:szCs w:val="20"/>
                </w:rPr>
                <w:t>Webseiten</w:t>
              </w:r>
            </w:ins>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rPr>
                <w:ins w:id="111" w:author="Ira Diethelm" w:date="2022-12-27T08:25:00Z"/>
              </w:rPr>
            </w:pPr>
            <w:ins w:id="112" w:author="Ira Diethelm" w:date="2022-12-29T07:27:00Z">
              <w:r>
                <w:t>Es existieren einige</w:t>
              </w:r>
            </w:ins>
            <w:commentRangeStart w:id="113"/>
            <w:commentRangeStart w:id="114"/>
            <w:ins w:id="115" w:author="Ira Diethelm" w:date="2022-12-27T08:39:00Z">
              <w:r w:rsidR="00ED4CCD">
                <w:t xml:space="preserve"> einfach zu bedienende Online-Editor</w:t>
              </w:r>
            </w:ins>
            <w:ins w:id="116" w:author="Ira Diethelm" w:date="2022-12-29T07:27:00Z">
              <w:r>
                <w:t>en</w:t>
              </w:r>
            </w:ins>
            <w:ins w:id="117" w:author="Ira Diethelm" w:date="2022-12-27T08:39:00Z">
              <w:r w:rsidR="00ED4CCD">
                <w:t xml:space="preserve"> zur Erstellung von Webseiten. Die Schüler</w:t>
              </w:r>
            </w:ins>
            <w:ins w:id="118" w:author="Ira Diethelm" w:date="2022-12-29T07:27:00Z">
              <w:r>
                <w:t>*</w:t>
              </w:r>
            </w:ins>
            <w:ins w:id="119" w:author="Ira Diethelm" w:date="2022-12-27T08:39:00Z">
              <w:r w:rsidR="00ED4CCD">
                <w:t xml:space="preserve">innen können </w:t>
              </w:r>
            </w:ins>
            <w:ins w:id="120" w:author="Ira Diethelm" w:date="2022-12-29T07:27:00Z">
              <w:r>
                <w:t>da</w:t>
              </w:r>
            </w:ins>
            <w:ins w:id="121" w:author="Ira Diethelm" w:date="2022-12-27T08:39:00Z">
              <w:r w:rsidR="00ED4CCD">
                <w:t xml:space="preserve">mit nicht nur Webseiten mittels HTML (Hypertext-Markup-Language) erzeugen, sondern auch online abspeichern und veröffentlichen. Dabei steht ihnen während der Nutzung </w:t>
              </w:r>
            </w:ins>
            <w:ins w:id="122" w:author="Ira Diethelm" w:date="2022-12-29T07:28:00Z">
              <w:r>
                <w:t xml:space="preserve">meist </w:t>
              </w:r>
            </w:ins>
            <w:ins w:id="123" w:author="Ira Diethelm" w:date="2022-12-27T08:39:00Z">
              <w:r w:rsidR="00ED4CCD">
                <w:t>eine Live-Vorschau zur Verfügung. Dies bietet den Vorteil, dass die Schüler</w:t>
              </w:r>
            </w:ins>
            <w:ins w:id="124" w:author="Ira Diethelm" w:date="2022-12-29T07:28:00Z">
              <w:r>
                <w:t>*</w:t>
              </w:r>
            </w:ins>
            <w:ins w:id="125" w:author="Ira Diethelm" w:date="2022-12-27T08:39:00Z">
              <w:r w:rsidR="00ED4CCD">
                <w:t>innen nicht nur unter Anleitung, sondern auch experimentell vorgehen können.</w:t>
              </w:r>
            </w:ins>
            <w:commentRangeEnd w:id="113"/>
            <w:r w:rsidR="00114F86">
              <w:rPr>
                <w:rStyle w:val="Kommentarzeichen"/>
              </w:rPr>
              <w:commentReference w:id="113"/>
            </w:r>
            <w:commentRangeEnd w:id="114"/>
            <w:r>
              <w:rPr>
                <w:rStyle w:val="Kommentarzeichen"/>
              </w:rPr>
              <w:commentReference w:id="114"/>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ins w:id="126" w:author="Ira Diethelm" w:date="2022-12-27T08:25:00Z"/>
                <w:szCs w:val="20"/>
              </w:rPr>
            </w:pPr>
            <w:ins w:id="127" w:author="Ira Diethelm" w:date="2022-12-27T08:46:00Z">
              <w:r>
                <w:rPr>
                  <w:szCs w:val="20"/>
                </w:rPr>
                <w:t xml:space="preserve">6. – 13. </w:t>
              </w:r>
              <w:commentRangeStart w:id="128"/>
              <w:r>
                <w:rPr>
                  <w:szCs w:val="20"/>
                </w:rPr>
                <w:t>Klasse</w:t>
              </w:r>
            </w:ins>
            <w:commentRangeEnd w:id="128"/>
            <w:ins w:id="129" w:author="Ira Diethelm" w:date="2022-12-27T08:48:00Z">
              <w:r w:rsidR="00CF1138">
                <w:rPr>
                  <w:rStyle w:val="Kommentarzeichen"/>
                </w:rPr>
                <w:commentReference w:id="128"/>
              </w:r>
            </w:ins>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ins w:id="130" w:author="Ira Diethelm" w:date="2022-12-27T08:15:00Z"/>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ins w:id="131" w:author="Ira Diethelm" w:date="2022-12-27T08:15:00Z"/>
                <w:sz w:val="24"/>
              </w:rPr>
            </w:pPr>
            <w:ins w:id="132" w:author="Ira Diethelm" w:date="2022-12-27T08:25:00Z">
              <w:r>
                <w:rPr>
                  <w:sz w:val="24"/>
                </w:rPr>
                <w:t>Methoden</w:t>
              </w:r>
            </w:ins>
            <w:ins w:id="133" w:author="Ira Diethelm" w:date="2022-12-27T08:15:00Z">
              <w:r w:rsidR="00DE7F70">
                <w:rPr>
                  <w:sz w:val="24"/>
                </w:rPr>
                <w:t>module</w:t>
              </w:r>
            </w:ins>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ins w:id="134"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pPr>
              <w:rPr>
                <w:ins w:id="135" w:author="Ira Diethelm" w:date="2022-12-27T08:15:00Z"/>
              </w:rPr>
            </w:pPr>
            <w:ins w:id="136" w:author="Ira Diethelm" w:date="2022-12-27T08:15:00Z">
              <w:r>
                <w:t>Nr.</w:t>
              </w:r>
            </w:ins>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37" w:author="Ira Diethelm" w:date="2022-12-27T08:15:00Z"/>
                <w:b/>
              </w:rPr>
            </w:pPr>
            <w:ins w:id="138" w:author="Ira Diethelm" w:date="2022-12-27T08:15:00Z">
              <w:r>
                <w:rPr>
                  <w:b/>
                </w:rPr>
                <w:t>Titel</w:t>
              </w:r>
            </w:ins>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39" w:author="Ira Diethelm" w:date="2022-12-27T08:15:00Z"/>
                <w:b/>
              </w:rPr>
            </w:pPr>
            <w:ins w:id="140" w:author="Ira Diethelm" w:date="2022-12-27T08:15:00Z">
              <w:r>
                <w:rPr>
                  <w:b/>
                </w:rPr>
                <w:t>Thema</w:t>
              </w:r>
            </w:ins>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41" w:author="Ira Diethelm" w:date="2022-12-27T08:15:00Z"/>
                <w:b/>
              </w:rPr>
            </w:pPr>
            <w:ins w:id="142" w:author="Ira Diethelm" w:date="2022-12-27T08:15:00Z">
              <w:r>
                <w:rPr>
                  <w:b/>
                </w:rPr>
                <w:t>Klassenstufe</w:t>
              </w:r>
            </w:ins>
          </w:p>
        </w:tc>
      </w:tr>
      <w:tr w:rsidR="00DE7F70" w14:paraId="71827A40" w14:textId="77777777" w:rsidTr="007F1129">
        <w:trPr>
          <w:trHeight w:val="119"/>
          <w:ins w:id="143"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ins w:id="144" w:author="Ira Diethelm" w:date="2022-12-27T08:15:00Z"/>
                <w:szCs w:val="20"/>
              </w:rPr>
            </w:pPr>
            <w:ins w:id="145" w:author="Ira Diethelm" w:date="2022-12-27T08:24:00Z">
              <w:r>
                <w:rPr>
                  <w:szCs w:val="20"/>
                </w:rPr>
                <w:t>M</w:t>
              </w:r>
            </w:ins>
            <w:ins w:id="146" w:author="Ira Diethelm" w:date="2022-12-27T08:15:00Z">
              <w:r w:rsidR="00DE7F70">
                <w:rPr>
                  <w:szCs w:val="20"/>
                </w:rPr>
                <w:t>1</w:t>
              </w:r>
            </w:ins>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ins w:id="147" w:author="Ira Diethelm" w:date="2022-12-27T08:15:00Z"/>
                <w:szCs w:val="20"/>
              </w:rPr>
            </w:pPr>
            <w:ins w:id="148" w:author="Ira Diethelm" w:date="2022-12-27T08:15:00Z">
              <w:r>
                <w:rPr>
                  <w:szCs w:val="20"/>
                </w:rPr>
                <w:t>Design Thinking</w:t>
              </w:r>
            </w:ins>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ins w:id="149" w:author="Ira Diethelm" w:date="2022-12-27T08:15:00Z"/>
                <w:szCs w:val="20"/>
              </w:rPr>
            </w:pPr>
            <w:ins w:id="150" w:author="Ira Diethelm" w:date="2022-12-27T08:15:00Z">
              <w:r>
                <w:t>Dieses Modul führt in die Innovationsmethode Design Thinking ein. Mit Hilfe dieser Methode lassen sich neue Produkte und innovative Ideen umsetzen.</w:t>
              </w:r>
            </w:ins>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ins w:id="151" w:author="Ira Diethelm" w:date="2022-12-27T08:15:00Z"/>
                <w:szCs w:val="20"/>
              </w:rPr>
            </w:pPr>
            <w:ins w:id="152" w:author="Ira Diethelm" w:date="2022-12-27T08:15:00Z">
              <w:r>
                <w:rPr>
                  <w:szCs w:val="20"/>
                </w:rPr>
                <w:t xml:space="preserve">4. </w:t>
              </w:r>
              <w:r>
                <w:rPr>
                  <w:szCs w:val="20"/>
                </w:rPr>
                <w:noBreakHyphen/>
                <w:t xml:space="preserve"> 13. Klasse</w:t>
              </w:r>
            </w:ins>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ins w:id="153"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ins w:id="154" w:author="Ira Diethelm" w:date="2022-12-27T08:15:00Z"/>
                <w:szCs w:val="20"/>
              </w:rPr>
            </w:pPr>
            <w:ins w:id="155" w:author="Ira Diethelm" w:date="2022-12-27T08:24:00Z">
              <w:r>
                <w:rPr>
                  <w:szCs w:val="20"/>
                </w:rPr>
                <w:lastRenderedPageBreak/>
                <w:t>M</w:t>
              </w:r>
            </w:ins>
            <w:ins w:id="156" w:author="Ira Diethelm" w:date="2022-12-27T08:15:00Z">
              <w:r w:rsidR="00DE7F70">
                <w:rPr>
                  <w:szCs w:val="20"/>
                </w:rPr>
                <w:t>2</w:t>
              </w:r>
            </w:ins>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ins w:id="157" w:author="Ira Diethelm" w:date="2022-12-27T08:15:00Z"/>
                <w:szCs w:val="20"/>
              </w:rPr>
            </w:pPr>
            <w:ins w:id="158" w:author="Ira Diethelm" w:date="2022-12-27T08:15:00Z">
              <w:r>
                <w:rPr>
                  <w:szCs w:val="20"/>
                </w:rPr>
                <w:t>Projektmethode</w:t>
              </w:r>
            </w:ins>
          </w:p>
        </w:tc>
        <w:tc>
          <w:tcPr>
            <w:tcW w:w="4536" w:type="dxa"/>
          </w:tcPr>
          <w:p w14:paraId="2CF1884F" w14:textId="201A2B6E"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ins w:id="159" w:author="Ira Diethelm" w:date="2022-12-27T08:15:00Z"/>
                <w:szCs w:val="20"/>
              </w:rPr>
            </w:pPr>
            <w:ins w:id="160" w:author="Ira Diethelm" w:date="2022-12-27T08:15:00Z">
              <w:r>
                <w:t xml:space="preserve">Dieses Modul führt in den projektorientierten Unterricht ein. Dies ist eine Form des handlungsorientierten Unterrichts bei dem </w:t>
              </w:r>
            </w:ins>
            <w:ins w:id="161" w:author="Ira Diethelm" w:date="2022-12-29T07:37:00Z">
              <w:r w:rsidR="00F639B9">
                <w:t>Schüler*innen</w:t>
              </w:r>
            </w:ins>
            <w:ins w:id="162" w:author="Ira Diethelm" w:date="2022-12-27T08:15:00Z">
              <w:r>
                <w:t xml:space="preserve"> eine Aufgabe oder eine Problemstellung selbständig </w:t>
              </w:r>
              <w:r>
                <w:noBreakHyphen/>
                <w:t xml:space="preserve"> von der Planung über die Durchführung bis zur Präsentation </w:t>
              </w:r>
              <w:r>
                <w:noBreakHyphen/>
                <w:t xml:space="preserve"> innerhalb einer Gruppe bearbeiten</w:t>
              </w:r>
            </w:ins>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63" w:author="Ira Diethelm" w:date="2022-12-27T08:15:00Z"/>
                <w:szCs w:val="20"/>
              </w:rPr>
            </w:pPr>
            <w:ins w:id="164" w:author="Ira Diethelm" w:date="2022-12-27T08:15:00Z">
              <w:r>
                <w:rPr>
                  <w:szCs w:val="20"/>
                </w:rPr>
                <w:t xml:space="preserve">4. </w:t>
              </w:r>
              <w:r>
                <w:rPr>
                  <w:szCs w:val="20"/>
                </w:rPr>
                <w:noBreakHyphen/>
                <w:t xml:space="preserve"> 13. Klasse</w:t>
              </w:r>
            </w:ins>
          </w:p>
        </w:tc>
      </w:tr>
    </w:tbl>
    <w:p w14:paraId="4EC5783D" w14:textId="77777777" w:rsidR="00DE7F70" w:rsidRDefault="00DE7F70">
      <w:pPr>
        <w:jc w:val="both"/>
        <w:rPr>
          <w:ins w:id="165" w:author="Ira Diethelm" w:date="2022-12-27T08:15:00Z"/>
        </w:rPr>
      </w:pPr>
    </w:p>
    <w:p w14:paraId="11876E26" w14:textId="28753528" w:rsidR="00ED4CCD" w:rsidRDefault="00A622DE" w:rsidP="00DE7F70">
      <w:pPr>
        <w:jc w:val="both"/>
        <w:rPr>
          <w:ins w:id="166" w:author="Ira Diethelm" w:date="2022-12-27T08:40:00Z"/>
        </w:rPr>
      </w:pPr>
      <w:r>
        <w:t xml:space="preserve">Die </w:t>
      </w:r>
      <w:ins w:id="167" w:author="Ira Diethelm" w:date="2022-12-27T08:10:00Z">
        <w:r w:rsidR="00DE7F70">
          <w:t xml:space="preserve">hier aufgeführten </w:t>
        </w:r>
      </w:ins>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ins w:id="168" w:author="Ira Diethelm" w:date="2022-12-27T08:10:00Z">
        <w:r w:rsidR="00DE7F70">
          <w:t xml:space="preserve"> </w:t>
        </w:r>
      </w:ins>
    </w:p>
    <w:p w14:paraId="7B24A099" w14:textId="3012C6FA" w:rsidR="00A622DE" w:rsidRDefault="00114F86" w:rsidP="00DE7F70">
      <w:pPr>
        <w:jc w:val="both"/>
      </w:pPr>
      <w:r>
        <w:t>Die Module von IT2School werden durch sieben Basis- und Aufbaumodule zum Thema Künstliche Intelligenz ergänzt</w:t>
      </w:r>
      <w:commentRangeStart w:id="169"/>
      <w:commentRangeStart w:id="170"/>
      <w:r>
        <w:t>.</w:t>
      </w:r>
      <w:commentRangeEnd w:id="169"/>
      <w:r w:rsidR="0095489D">
        <w:rPr>
          <w:rStyle w:val="Kommentarzeichen"/>
        </w:rPr>
        <w:commentReference w:id="169"/>
      </w:r>
      <w:commentRangeEnd w:id="170"/>
      <w:r w:rsidR="0019191D">
        <w:rPr>
          <w:rStyle w:val="Kommentarzeichen"/>
        </w:rPr>
        <w:commentReference w:id="170"/>
      </w:r>
      <w:ins w:id="171" w:author="Ira Diethelm" w:date="2022-12-27T08:41:00Z">
        <w:r w:rsidR="00ED4CCD">
          <w:t xml:space="preserve"> </w:t>
        </w:r>
      </w:ins>
    </w:p>
    <w:p w14:paraId="326F1360" w14:textId="77777777" w:rsidR="00C276EF" w:rsidRDefault="00E22815">
      <w:pPr>
        <w:pStyle w:val="berschrift1"/>
      </w:pPr>
      <w:bookmarkStart w:id="172" w:name="_Toc433292497"/>
      <w:bookmarkStart w:id="173" w:name="_Toc123192639"/>
      <w:r>
        <w:t>Aufbau der Module</w:t>
      </w:r>
      <w:bookmarkEnd w:id="172"/>
      <w:bookmarkEnd w:id="173"/>
    </w:p>
    <w:p w14:paraId="6A471121" w14:textId="120212FE" w:rsidR="00283316" w:rsidRDefault="00E22815" w:rsidP="00DE7F70">
      <w:pPr>
        <w:jc w:val="both"/>
        <w:rPr>
          <w:ins w:id="174" w:author="Ira Diethelm" w:date="2022-12-29T07:29:00Z"/>
        </w:rPr>
      </w:pPr>
      <w:del w:id="175" w:author="Ira Diethelm" w:date="2022-12-29T07:29:00Z">
        <w:r w:rsidDel="00F639B9">
          <w:rPr>
            <w:noProof/>
          </w:rPr>
          <w:drawing>
            <wp:anchor distT="0" distB="0" distL="114300" distR="114300" simplePos="0" relativeHeight="251661312" behindDoc="1" locked="0" layoutInCell="1" allowOverlap="1" wp14:anchorId="13CF201F" wp14:editId="1ED38D65">
              <wp:simplePos x="0" y="0"/>
              <wp:positionH relativeFrom="margin">
                <wp:posOffset>3175</wp:posOffset>
              </wp:positionH>
              <wp:positionV relativeFrom="paragraph">
                <wp:posOffset>1372870</wp:posOffset>
              </wp:positionV>
              <wp:extent cx="5607050" cy="4052570"/>
              <wp:effectExtent l="0" t="0" r="0" b="5080"/>
              <wp:wrapTight wrapText="bothSides">
                <wp:wrapPolygon edited="1">
                  <wp:start x="0" y="0"/>
                  <wp:lineTo x="0" y="21524"/>
                  <wp:lineTo x="21539" y="21524"/>
                  <wp:lineTo x="21539" y="0"/>
                  <wp:lineTo x="0" y="0"/>
                </wp:wrapPolygon>
              </wp:wrapTight>
              <wp:docPr id="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um.jpg"/>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607050" cy="4052570"/>
                      </a:xfrm>
                      <a:prstGeom prst="rect">
                        <a:avLst/>
                      </a:prstGeom>
                    </pic:spPr>
                  </pic:pic>
                </a:graphicData>
              </a:graphic>
              <wp14:sizeRelH relativeFrom="margin">
                <wp14:pctWidth>0</wp14:pctWidth>
              </wp14:sizeRelH>
            </wp:anchor>
          </w:drawing>
        </w:r>
      </w:del>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del w:id="176" w:author="Ira Diethelm" w:date="2022-12-29T07:37:00Z">
        <w:r w:rsidDel="00F639B9">
          <w:delText>Schülerinnen und Schüler</w:delText>
        </w:r>
      </w:del>
      <w:ins w:id="177" w:author="Ira Diethelm" w:date="2022-12-29T07:37:00Z">
        <w:r w:rsidR="00F639B9">
          <w:t>Schüler*innen</w:t>
        </w:r>
      </w:ins>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w:t>
      </w:r>
      <w:r>
        <w:lastRenderedPageBreak/>
        <w:t>projektorientiert.</w:t>
      </w:r>
    </w:p>
    <w:p w14:paraId="08369E48" w14:textId="0160CC74" w:rsidR="00F639B9" w:rsidRDefault="00F639B9" w:rsidP="00DE7F70">
      <w:pPr>
        <w:jc w:val="both"/>
      </w:pPr>
    </w:p>
    <w:p w14:paraId="4369153A" w14:textId="2E6C94EC" w:rsidR="00283316" w:rsidRDefault="00E22815" w:rsidP="00DE7F70">
      <w:pPr>
        <w:jc w:val="both"/>
        <w:rPr>
          <w:ins w:id="178" w:author="Ira Diethelm" w:date="2022-12-27T08:48:00Z"/>
        </w:rPr>
      </w:pPr>
      <w:r>
        <w:t xml:space="preserve">Je nachdem, wie der Unterricht gestaltet werden soll (geführt oder projektorientiert) und wie umfassend die Kenntnisse im Bereich der Informatik bereits sind, können passgenaue Module ausgewählt werden. Daraus ergeben sich </w:t>
      </w:r>
      <w:proofErr w:type="gramStart"/>
      <w:r>
        <w:t>ganz unterschiedliche</w:t>
      </w:r>
      <w:proofErr w:type="gramEnd"/>
      <w:r>
        <w:t xml:space="preserve"> mögliche Verläufe. Hier einige Beispiele:</w:t>
      </w:r>
    </w:p>
    <w:p w14:paraId="1699F8F4" w14:textId="77777777" w:rsidR="004B3FE9" w:rsidRDefault="004B3FE9" w:rsidP="00DE7F70">
      <w:pPr>
        <w:jc w:val="both"/>
      </w:pPr>
    </w:p>
    <w:p w14:paraId="31601DAD" w14:textId="4B5938B2" w:rsidR="00283316" w:rsidDel="00DE7F70" w:rsidRDefault="00283316" w:rsidP="00283316">
      <w:pPr>
        <w:rPr>
          <w:del w:id="179" w:author="Ira Diethelm" w:date="2022-12-27T08:13:00Z"/>
        </w:rPr>
      </w:pPr>
      <w:del w:id="180" w:author="Ira Diethelm" w:date="2022-12-27T08:13:00Z">
        <w:r w:rsidDel="00DE7F70">
          <w:br w:type="page"/>
        </w:r>
      </w:del>
    </w:p>
    <w:p w14:paraId="4F5F33E3" w14:textId="5C28DE78" w:rsidR="00283316" w:rsidDel="00DE7F70" w:rsidRDefault="00283316">
      <w:pPr>
        <w:rPr>
          <w:del w:id="181" w:author="Ira Diethelm" w:date="2022-12-27T08:13:00Z"/>
        </w:rPr>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3"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4"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5"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77777777" w:rsidR="00C276EF" w:rsidRDefault="00E22815" w:rsidP="00DE7F70">
      <w:pPr>
        <w:jc w:val="both"/>
      </w:pPr>
      <w:r>
        <w:t>Wenn Sie keinen wöchentlichen Informatik-Unterricht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2"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lastRenderedPageBreak/>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5"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6"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6"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182" w:name="_Toc123192640"/>
      <w:r>
        <w:t>Einleitung</w:t>
      </w:r>
      <w:r w:rsidR="00DE7F70">
        <w:t xml:space="preserve"> des Moduls</w:t>
      </w:r>
      <w:bookmarkEnd w:id="182"/>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183" w:name="_Toc123192641"/>
      <w:r>
        <w:t>Bedeutung und Ziele des Moduls</w:t>
      </w:r>
      <w:bookmarkEnd w:id="183"/>
    </w:p>
    <w:p w14:paraId="37F04014" w14:textId="77777777" w:rsidR="00C276EF" w:rsidRDefault="00E22815" w:rsidP="00DE7F70">
      <w:pPr>
        <w:jc w:val="both"/>
      </w:pPr>
      <w:r>
        <w:t>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Lehrplänen abgeglichen werden kann.</w:t>
      </w:r>
    </w:p>
    <w:p w14:paraId="16D721A6" w14:textId="66248082" w:rsidR="00C276EF" w:rsidRDefault="00E22815">
      <w:pPr>
        <w:pStyle w:val="berschrift2"/>
      </w:pPr>
      <w:bookmarkStart w:id="184" w:name="_Toc123192642"/>
      <w:r>
        <w:t>Die Rolle der Unternehmensvertreter</w:t>
      </w:r>
      <w:ins w:id="185" w:author="Ira Diethelm" w:date="2022-12-29T07:39:00Z">
        <w:r w:rsidR="00E73C65">
          <w:t>*</w:t>
        </w:r>
      </w:ins>
      <w:r>
        <w:t>in</w:t>
      </w:r>
      <w:ins w:id="186" w:author="Ira Diethelm" w:date="2022-12-29T07:39:00Z">
        <w:r w:rsidR="00E73C65">
          <w:t>nen</w:t>
        </w:r>
      </w:ins>
      <w:del w:id="187" w:author="Ira Diethelm" w:date="2022-12-29T07:39:00Z">
        <w:r w:rsidDel="00E73C65">
          <w:delText xml:space="preserve"> oder des Unternehmensvertreter</w:delText>
        </w:r>
      </w:del>
      <w:del w:id="188" w:author="Ira Diethelm" w:date="2022-12-29T07:40:00Z">
        <w:r w:rsidDel="00E73C65">
          <w:delText>s</w:delText>
        </w:r>
      </w:del>
      <w:bookmarkEnd w:id="184"/>
    </w:p>
    <w:p w14:paraId="5632A3BC" w14:textId="440C51B6" w:rsidR="00C276EF" w:rsidRDefault="00E22815" w:rsidP="00DE7F70">
      <w:pPr>
        <w:jc w:val="both"/>
      </w:pPr>
      <w:r>
        <w:t>Die Einbindung der Unternehmensvertreter</w:t>
      </w:r>
      <w:ins w:id="189" w:author="Ira Diethelm" w:date="2022-12-29T07:40:00Z">
        <w:r w:rsidR="00E73C65">
          <w:t>*</w:t>
        </w:r>
      </w:ins>
      <w:r>
        <w:t>in</w:t>
      </w:r>
      <w:ins w:id="190" w:author="Ira Diethelm" w:date="2022-12-29T07:40:00Z">
        <w:r w:rsidR="00E73C65">
          <w:t>nen</w:t>
        </w:r>
      </w:ins>
      <w:del w:id="191" w:author="Ira Diethelm" w:date="2022-12-29T07:40:00Z">
        <w:r w:rsidDel="00E73C65">
          <w:delText>/des Unternehmensvertreters</w:delText>
        </w:r>
      </w:del>
      <w:r>
        <w:t xml:space="preserve"> kann bei den verschiedenen Modulen variieren. Daher werden in diesem Abschnitt verschiedene Möglichkeiten erörtert. In welcher Form die Einbindung der Unternehmensvertreter</w:t>
      </w:r>
      <w:ins w:id="192" w:author="Ira Diethelm" w:date="2022-12-29T07:40:00Z">
        <w:r w:rsidR="00E73C65">
          <w:t>*</w:t>
        </w:r>
      </w:ins>
      <w:r>
        <w:t>in</w:t>
      </w:r>
      <w:ins w:id="193" w:author="Ira Diethelm" w:date="2022-12-29T07:40:00Z">
        <w:r w:rsidR="00E73C65">
          <w:t>nen</w:t>
        </w:r>
      </w:ins>
      <w:del w:id="194" w:author="Ira Diethelm" w:date="2022-12-29T07:40:00Z">
        <w:r w:rsidDel="00E73C65">
          <w:delText>/des Vertreters</w:delText>
        </w:r>
      </w:del>
      <w:r>
        <w:t xml:space="preserve"> in den Unterricht letztlich erfolgt, sollte vor Projektstart gemeinsam besprochen werden (siehe auch Kapitel 5).</w:t>
      </w:r>
    </w:p>
    <w:p w14:paraId="6FC0599B" w14:textId="77777777" w:rsidR="00C276EF" w:rsidRDefault="00E22815">
      <w:pPr>
        <w:pStyle w:val="berschrift2"/>
      </w:pPr>
      <w:bookmarkStart w:id="195" w:name="_Toc123192643"/>
      <w:r>
        <w:t>Inhalte des Moduls</w:t>
      </w:r>
      <w:bookmarkEnd w:id="195"/>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96" w:name="_Toc433292501"/>
      <w:bookmarkStart w:id="197" w:name="_Toc123192644"/>
      <w:r>
        <w:t>Unterrichtliche Umsetzung</w:t>
      </w:r>
      <w:bookmarkEnd w:id="196"/>
      <w:bookmarkEnd w:id="197"/>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27B148BE" w:rsidR="00C276EF" w:rsidRDefault="00E22815">
      <w:pPr>
        <w:pStyle w:val="Listenabsatz"/>
        <w:numPr>
          <w:ilvl w:val="0"/>
          <w:numId w:val="16"/>
        </w:numPr>
      </w:pPr>
      <w:r>
        <w:t>zur Einbindung der Unternehmensvertreter</w:t>
      </w:r>
      <w:ins w:id="198" w:author="Ira Diethelm" w:date="2022-12-29T07:41:00Z">
        <w:r w:rsidR="00E73C65">
          <w:t>*</w:t>
        </w:r>
      </w:ins>
      <w:r>
        <w:t>in</w:t>
      </w:r>
      <w:ins w:id="199" w:author="Ira Diethelm" w:date="2022-12-29T07:41:00Z">
        <w:r w:rsidR="00E73C65">
          <w:t>nen</w:t>
        </w:r>
      </w:ins>
      <w:del w:id="200" w:author="Ira Diethelm" w:date="2022-12-29T07:41:00Z">
        <w:r w:rsidDel="00E73C65">
          <w:delText>/des Unternehmensvertreters</w:delText>
        </w:r>
      </w:del>
      <w:r>
        <w:t>,</w:t>
      </w:r>
    </w:p>
    <w:p w14:paraId="06BCD35A" w14:textId="77777777" w:rsidR="00C276EF" w:rsidRDefault="00E22815">
      <w:pPr>
        <w:pStyle w:val="Listenabsatz"/>
        <w:numPr>
          <w:ilvl w:val="0"/>
          <w:numId w:val="16"/>
        </w:numPr>
      </w:pPr>
      <w:r>
        <w:lastRenderedPageBreak/>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201" w:name="_Toc123192645"/>
      <w:r>
        <w:t>Einbettung in verschiedene Fächer und Themen</w:t>
      </w:r>
      <w:bookmarkEnd w:id="201"/>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202" w:name="_Toc433292503"/>
      <w:bookmarkStart w:id="203" w:name="_Toc123192646"/>
      <w:r>
        <w:t>Anschlussthemen, Literatur und Links</w:t>
      </w:r>
      <w:bookmarkEnd w:id="202"/>
      <w:bookmarkEnd w:id="203"/>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204" w:name="_Toc433292504"/>
      <w:bookmarkStart w:id="205" w:name="_Toc123192647"/>
      <w:r>
        <w:t>Kommentare zu den Arbeitsmaterialien</w:t>
      </w:r>
      <w:bookmarkEnd w:id="204"/>
      <w:bookmarkEnd w:id="205"/>
    </w:p>
    <w:p w14:paraId="16FE94EB" w14:textId="2A38CE06" w:rsidR="00C276EF" w:rsidRDefault="00E22815" w:rsidP="00DE7F70">
      <w:pPr>
        <w:jc w:val="both"/>
      </w:pPr>
      <w:r>
        <w:t xml:space="preserve">Die Arbeitsmaterialien helfen </w:t>
      </w:r>
      <w:del w:id="206" w:author="Ira Diethelm" w:date="2022-12-29T07:37:00Z">
        <w:r w:rsidDel="00F639B9">
          <w:delText>Schülerinnen und Schüler</w:delText>
        </w:r>
      </w:del>
      <w:ins w:id="207" w:author="Ira Diethelm" w:date="2022-12-29T07:37:00Z">
        <w:r w:rsidR="00F639B9">
          <w:t>Schüler*</w:t>
        </w:r>
        <w:proofErr w:type="spellStart"/>
        <w:r w:rsidR="00F639B9">
          <w:t>innen</w:t>
        </w:r>
      </w:ins>
      <w:r>
        <w:t>n</w:t>
      </w:r>
      <w:proofErr w:type="spellEnd"/>
      <w:r>
        <w:t xml:space="preserve">, sich eine Thematik zu erarbeiten und leiten mit Arbeitsaufträgen zur kreativen Umsetzung und Gestaltung an. Alle Arbeitsmaterialien für </w:t>
      </w:r>
      <w:del w:id="208" w:author="Ira Diethelm" w:date="2022-12-29T07:37:00Z">
        <w:r w:rsidDel="00F639B9">
          <w:delText>Schülerinnen und Schüler</w:delText>
        </w:r>
      </w:del>
      <w:ins w:id="209" w:author="Ira Diethelm" w:date="2022-12-29T07:37:00Z">
        <w:r w:rsidR="00F639B9">
          <w:t>Schüler*innen</w:t>
        </w:r>
      </w:ins>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65CD2C9F"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w:t>
      </w:r>
      <w:del w:id="210" w:author="Ira Diethelm" w:date="2022-12-29T07:37:00Z">
        <w:r w:rsidDel="00F639B9">
          <w:delText>Schülerinnen und Schüler</w:delText>
        </w:r>
      </w:del>
      <w:ins w:id="211" w:author="Ira Diethelm" w:date="2022-12-29T07:37:00Z">
        <w:r w:rsidR="00F639B9">
          <w:t>Schüler*innen</w:t>
        </w:r>
      </w:ins>
      <w:r>
        <w:t xml:space="preserve">) und </w:t>
      </w:r>
      <w:r>
        <w:rPr>
          <w:i/>
        </w:rPr>
        <w:t>L</w:t>
      </w:r>
      <w:r>
        <w:t xml:space="preserve"> (für Lehrkräfte) werden gebraucht, weil bei einigen Arbeitsmaterialien selbst bei gleicher Benennung eine Differenzierung zwischen Lehrkräften und </w:t>
      </w:r>
      <w:del w:id="212" w:author="Ira Diethelm" w:date="2022-12-29T07:37:00Z">
        <w:r w:rsidDel="00F639B9">
          <w:delText>Schülerinnen und Schüler</w:delText>
        </w:r>
      </w:del>
      <w:ins w:id="213" w:author="Ira Diethelm" w:date="2022-12-29T07:37:00Z">
        <w:r w:rsidR="00F639B9">
          <w:t>Schüler*</w:t>
        </w:r>
        <w:proofErr w:type="spellStart"/>
        <w:r w:rsidR="00F639B9">
          <w:t>innen</w:t>
        </w:r>
      </w:ins>
      <w:r>
        <w:t>n</w:t>
      </w:r>
      <w:proofErr w:type="spellEnd"/>
      <w:r>
        <w:t xml:space="preserve"> notwendig ist.</w:t>
      </w:r>
    </w:p>
    <w:p w14:paraId="04A5B5F3" w14:textId="77777777" w:rsidR="00C276EF" w:rsidRDefault="00E22815">
      <w:pPr>
        <w:spacing w:before="240" w:after="0"/>
        <w:rPr>
          <w:b/>
        </w:rPr>
      </w:pPr>
      <w:r>
        <w:rPr>
          <w:b/>
        </w:rPr>
        <w:t>Legende</w:t>
      </w:r>
    </w:p>
    <w:p w14:paraId="6441D83C" w14:textId="6C15C911" w:rsidR="00C276EF" w:rsidRDefault="00E22815">
      <w:pPr>
        <w:spacing w:after="0"/>
      </w:pPr>
      <w:r>
        <w:rPr>
          <w:rFonts w:ascii="Segoe UI Symbol" w:hAnsi="Segoe UI Symbol" w:cs="Segoe UI Symbol"/>
          <w:color w:val="FFC000"/>
          <w:sz w:val="32"/>
        </w:rPr>
        <w:t xml:space="preserve">☻ </w:t>
      </w:r>
      <w:r>
        <w:t xml:space="preserve">Material für </w:t>
      </w:r>
      <w:del w:id="214" w:author="Ira Diethelm" w:date="2022-12-29T07:37:00Z">
        <w:r w:rsidDel="00F639B9">
          <w:delText>Schülerinnen und Schüler</w:delText>
        </w:r>
      </w:del>
      <w:ins w:id="215" w:author="Ira Diethelm" w:date="2022-12-29T07:37:00Z">
        <w:r w:rsidR="00F639B9">
          <w:t>Schüler*innen</w:t>
        </w:r>
      </w:ins>
      <w:r>
        <w:t xml:space="preserve"> (GS/ Sek I)</w:t>
      </w:r>
    </w:p>
    <w:p w14:paraId="4D114F09" w14:textId="094525DA"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ins w:id="216" w:author="Ira Diethelm" w:date="2022-12-29T07:42:00Z">
        <w:r w:rsidR="00E73C65">
          <w:t>*</w:t>
        </w:r>
      </w:ins>
      <w:r>
        <w:t xml:space="preserve">innen </w:t>
      </w:r>
      <w:del w:id="217" w:author="Ira Diethelm" w:date="2022-12-29T07:42:00Z">
        <w:r w:rsidDel="00E73C65">
          <w:delText>und Unternehmensvertreter</w:delText>
        </w:r>
      </w:del>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218" w:name="_Toc431894978"/>
      <w:bookmarkStart w:id="219" w:name="_Toc433292505"/>
      <w:bookmarkStart w:id="220" w:name="_Toc123192648"/>
      <w:r>
        <w:lastRenderedPageBreak/>
        <w:t>Die Akteure des Projekts und ihre Rolle</w:t>
      </w:r>
      <w:bookmarkEnd w:id="218"/>
      <w:bookmarkEnd w:id="219"/>
      <w:r>
        <w:t>n</w:t>
      </w:r>
      <w:bookmarkEnd w:id="220"/>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77777777"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realen IT-Anwendungen zu erkunden.</w:t>
      </w:r>
    </w:p>
    <w:p w14:paraId="2D764BA8" w14:textId="48C8FE89" w:rsidR="00C276EF" w:rsidRDefault="00E22815" w:rsidP="00DE7F70">
      <w:pPr>
        <w:jc w:val="both"/>
      </w:pPr>
      <w:r>
        <w:t xml:space="preserve">Die </w:t>
      </w:r>
      <w:r>
        <w:rPr>
          <w:b/>
        </w:rPr>
        <w:t>Lehrkraft</w:t>
      </w:r>
      <w:r>
        <w:t xml:space="preserve"> sollte sich als Lernbegleit</w:t>
      </w:r>
      <w:ins w:id="221" w:author="Ira Diethelm" w:date="2022-12-29T07:43:00Z">
        <w:r w:rsidR="00E73C65">
          <w:t>ung</w:t>
        </w:r>
      </w:ins>
      <w:del w:id="222" w:author="Ira Diethelm" w:date="2022-12-29T07:43:00Z">
        <w:r w:rsidDel="00E73C65">
          <w:delText>er</w:delText>
        </w:r>
      </w:del>
      <w:r>
        <w:t xml:space="preserve"> verstehen. Sie schafft ein Umfeld, in dem </w:t>
      </w:r>
      <w:del w:id="223" w:author="Ira Diethelm" w:date="2022-12-29T07:37:00Z">
        <w:r w:rsidDel="00F639B9">
          <w:delText>Schülerinnen und Schüler</w:delText>
        </w:r>
      </w:del>
      <w:ins w:id="224" w:author="Ira Diethelm" w:date="2022-12-29T07:37:00Z">
        <w:r w:rsidR="00F639B9">
          <w:t>Schüler*innen</w:t>
        </w:r>
      </w:ins>
      <w:r>
        <w:t xml:space="preserve"> die handlungsorientierten Projekte umsetzen können. Darüber hinaus wählt die Lehrkraft die Module und Inhalte passend zum Leistungs- und Wissensstand der Klasse aus.</w:t>
      </w:r>
    </w:p>
    <w:p w14:paraId="2E413DEE" w14:textId="394F0286" w:rsidR="00C276EF" w:rsidRDefault="00E22815" w:rsidP="00DE7F70">
      <w:pPr>
        <w:jc w:val="both"/>
      </w:pPr>
      <w:r>
        <w:t xml:space="preserve">Das Tandem aus </w:t>
      </w:r>
      <w:r>
        <w:rPr>
          <w:b/>
        </w:rPr>
        <w:t>Lehrkraft</w:t>
      </w:r>
      <w:r>
        <w:t xml:space="preserve"> und </w:t>
      </w:r>
      <w:r>
        <w:rPr>
          <w:b/>
        </w:rPr>
        <w:t>Unternehmensvertreter</w:t>
      </w:r>
      <w:ins w:id="225" w:author="Ira Diethelm" w:date="2022-12-29T07:42:00Z">
        <w:r w:rsidR="00E73C65">
          <w:rPr>
            <w:b/>
          </w:rPr>
          <w:t>*</w:t>
        </w:r>
      </w:ins>
      <w:r>
        <w:rPr>
          <w:b/>
        </w:rPr>
        <w:t>in</w:t>
      </w:r>
      <w:del w:id="226" w:author="Ira Diethelm" w:date="2022-12-29T07:42:00Z">
        <w:r w:rsidDel="00E73C65">
          <w:rPr>
            <w:b/>
          </w:rPr>
          <w:delText>/Unternehmensvertreter</w:delText>
        </w:r>
      </w:del>
      <w:r>
        <w:t xml:space="preserve"> bestimmt gemeinsam den Umfang und die Ausgestaltung der Bildungspartnerschaft.</w:t>
      </w:r>
    </w:p>
    <w:p w14:paraId="17F19B65" w14:textId="1501460F" w:rsidR="00C276EF" w:rsidRDefault="00E22815" w:rsidP="00DE7F70">
      <w:pPr>
        <w:jc w:val="both"/>
      </w:pPr>
      <w:r>
        <w:t xml:space="preserve">Die besondere Position </w:t>
      </w:r>
      <w:r>
        <w:rPr>
          <w:b/>
        </w:rPr>
        <w:t>der Unternehmensvertreter</w:t>
      </w:r>
      <w:ins w:id="227" w:author="Ira Diethelm" w:date="2022-12-29T07:42:00Z">
        <w:r w:rsidR="00E73C65">
          <w:rPr>
            <w:b/>
          </w:rPr>
          <w:t>*</w:t>
        </w:r>
      </w:ins>
      <w:r>
        <w:rPr>
          <w:b/>
        </w:rPr>
        <w:t>in</w:t>
      </w:r>
      <w:ins w:id="228" w:author="Ira Diethelm" w:date="2022-12-29T07:44:00Z">
        <w:r w:rsidR="00E73C65">
          <w:rPr>
            <w:b/>
          </w:rPr>
          <w:t>nen</w:t>
        </w:r>
      </w:ins>
      <w:del w:id="229" w:author="Ira Diethelm" w:date="2022-12-29T07:42:00Z">
        <w:r w:rsidDel="00E73C65">
          <w:rPr>
            <w:b/>
          </w:rPr>
          <w:delText>/des Unternehmensvertreters</w:delText>
        </w:r>
      </w:del>
      <w:r>
        <w:t xml:space="preserve"> zeigt sich durch die vielen Rollen, die er oder sie übernehmen kann:</w:t>
      </w:r>
    </w:p>
    <w:p w14:paraId="2AE3338E" w14:textId="28F560F3" w:rsidR="00C276EF" w:rsidRDefault="00E22815" w:rsidP="00DE7F70">
      <w:pPr>
        <w:jc w:val="both"/>
      </w:pPr>
      <w:r>
        <w:t xml:space="preserve">Als </w:t>
      </w:r>
      <w:r>
        <w:rPr>
          <w:i/>
        </w:rPr>
        <w:t>Multiplikator</w:t>
      </w:r>
      <w:ins w:id="230" w:author="Ira Diethelm" w:date="2022-12-29T07:43:00Z">
        <w:r w:rsidR="00E73C65">
          <w:rPr>
            <w:i/>
          </w:rPr>
          <w:t>*in</w:t>
        </w:r>
      </w:ins>
      <w:ins w:id="231" w:author="Ira Diethelm" w:date="2022-12-29T07:44:00Z">
        <w:r w:rsidR="00E73C65">
          <w:rPr>
            <w:i/>
          </w:rPr>
          <w:t>nen</w:t>
        </w:r>
      </w:ins>
      <w:r>
        <w:t xml:space="preserve"> für die Inhalte von IT2School </w:t>
      </w:r>
      <w:del w:id="232" w:author="Ira Diethelm" w:date="2022-12-29T07:44:00Z">
        <w:r w:rsidDel="00E73C65">
          <w:delText xml:space="preserve">besucht </w:delText>
        </w:r>
      </w:del>
      <w:ins w:id="233" w:author="Ira Diethelm" w:date="2022-12-29T07:44:00Z">
        <w:r w:rsidR="00E73C65">
          <w:t>besuch</w:t>
        </w:r>
        <w:r w:rsidR="00E73C65">
          <w:t>en</w:t>
        </w:r>
        <w:r w:rsidR="00E73C65">
          <w:t xml:space="preserve"> </w:t>
        </w:r>
      </w:ins>
      <w:del w:id="234" w:author="Ira Diethelm" w:date="2022-12-29T07:44:00Z">
        <w:r w:rsidDel="00E73C65">
          <w:delText xml:space="preserve">der </w:delText>
        </w:r>
      </w:del>
      <w:ins w:id="235" w:author="Ira Diethelm" w:date="2022-12-29T07:44:00Z">
        <w:r w:rsidR="00E73C65">
          <w:t>die</w:t>
        </w:r>
        <w:r w:rsidR="00E73C65">
          <w:t xml:space="preserve"> </w:t>
        </w:r>
      </w:ins>
      <w:r>
        <w:t>Unternehmensvertreter</w:t>
      </w:r>
      <w:ins w:id="236" w:author="Ira Diethelm" w:date="2022-12-29T07:44:00Z">
        <w:r w:rsidR="00E73C65">
          <w:t>*innen</w:t>
        </w:r>
      </w:ins>
      <w:del w:id="237" w:author="Ira Diethelm" w:date="2022-12-29T07:44:00Z">
        <w:r w:rsidDel="00E73C65">
          <w:delText>/die Vertreterin</w:delText>
        </w:r>
      </w:del>
      <w:r>
        <w:t xml:space="preserve"> Fortbildungen und gibt das Wissen an die Partnerschule weiter. In Absprache mit Lehrkräften der Partnerschule besteht zudem die Möglichkeit, dass </w:t>
      </w:r>
      <w:del w:id="238" w:author="Ira Diethelm" w:date="2022-12-29T07:44:00Z">
        <w:r w:rsidDel="00E73C65">
          <w:delText xml:space="preserve">der </w:delText>
        </w:r>
      </w:del>
      <w:ins w:id="239" w:author="Ira Diethelm" w:date="2022-12-29T07:44:00Z">
        <w:r w:rsidR="00E73C65">
          <w:t>d</w:t>
        </w:r>
        <w:r w:rsidR="00E73C65">
          <w:t>ie</w:t>
        </w:r>
        <w:r w:rsidR="00E73C65">
          <w:t xml:space="preserve"> </w:t>
        </w:r>
      </w:ins>
      <w:r>
        <w:t>Unternehmensvertreter</w:t>
      </w:r>
      <w:ins w:id="240" w:author="Ira Diethelm" w:date="2022-12-29T07:44:00Z">
        <w:r w:rsidR="00E73C65">
          <w:t>*innen</w:t>
        </w:r>
      </w:ins>
      <w:del w:id="241" w:author="Ira Diethelm" w:date="2022-12-29T07:44:00Z">
        <w:r w:rsidDel="00E73C65">
          <w:delText>/die Unternehmensvertreterin</w:delText>
        </w:r>
      </w:del>
      <w:r>
        <w:t xml:space="preserve"> einen aktiven Part (</w:t>
      </w:r>
      <w:r>
        <w:rPr>
          <w:i/>
        </w:rPr>
        <w:t>Co-Teacher</w:t>
      </w:r>
      <w:r>
        <w:t>) bei der Umsetzung der Module in der Klasse übern</w:t>
      </w:r>
      <w:ins w:id="242" w:author="Ira Diethelm" w:date="2022-12-29T07:45:00Z">
        <w:r w:rsidR="00E73C65">
          <w:t>ehmen</w:t>
        </w:r>
      </w:ins>
      <w:del w:id="243" w:author="Ira Diethelm" w:date="2022-12-29T07:45:00Z">
        <w:r w:rsidDel="00E73C65">
          <w:delText>immt</w:delText>
        </w:r>
      </w:del>
      <w:r>
        <w:t xml:space="preserve">. Die Verantwortung für den Unterricht bleibt dabei stets bei der Lehrkraft. </w:t>
      </w:r>
    </w:p>
    <w:p w14:paraId="693D9B76" w14:textId="71997EE7" w:rsidR="00C276EF" w:rsidRDefault="00E22815" w:rsidP="00DE7F70">
      <w:pPr>
        <w:jc w:val="both"/>
      </w:pPr>
      <w:r>
        <w:t xml:space="preserve">Als </w:t>
      </w:r>
      <w:r>
        <w:rPr>
          <w:i/>
        </w:rPr>
        <w:t>Special-Guest</w:t>
      </w:r>
      <w:r>
        <w:t xml:space="preserve"> kann </w:t>
      </w:r>
      <w:del w:id="244" w:author="Ira Diethelm" w:date="2022-12-29T07:45:00Z">
        <w:r w:rsidDel="00E73C65">
          <w:delText xml:space="preserve">der </w:delText>
        </w:r>
      </w:del>
      <w:ins w:id="245" w:author="Ira Diethelm" w:date="2022-12-29T07:45:00Z">
        <w:r w:rsidR="00E73C65">
          <w:t>ein*e</w:t>
        </w:r>
        <w:r w:rsidR="00E73C65">
          <w:t xml:space="preserve"> </w:t>
        </w:r>
      </w:ins>
      <w:r>
        <w:t>Unternehmensvertreter</w:t>
      </w:r>
      <w:ins w:id="246" w:author="Ira Diethelm" w:date="2022-12-29T07:45:00Z">
        <w:r w:rsidR="00E73C65">
          <w:t>*in</w:t>
        </w:r>
      </w:ins>
      <w:del w:id="247" w:author="Ira Diethelm" w:date="2022-12-29T07:45:00Z">
        <w:r w:rsidDel="00E73C65">
          <w:delText>/die Unternehmensvertreterin</w:delText>
        </w:r>
      </w:del>
      <w:r>
        <w:t xml:space="preserve"> im Unterricht über die IT-Praxis in der eigenen Firma berichten.</w:t>
      </w:r>
    </w:p>
    <w:p w14:paraId="7B81E5A4" w14:textId="1B5F3B3C" w:rsidR="00C276EF" w:rsidRDefault="00E22815" w:rsidP="00DE7F70">
      <w:pPr>
        <w:jc w:val="both"/>
      </w:pPr>
      <w:r>
        <w:t xml:space="preserve">Als </w:t>
      </w:r>
      <w:r>
        <w:rPr>
          <w:i/>
        </w:rPr>
        <w:t>Gastgeber</w:t>
      </w:r>
      <w:ins w:id="248" w:author="Ira Diethelm" w:date="2022-12-29T07:45:00Z">
        <w:r w:rsidR="00E73C65">
          <w:rPr>
            <w:i/>
          </w:rPr>
          <w:t>*in</w:t>
        </w:r>
      </w:ins>
      <w:r>
        <w:t xml:space="preserve"> kann </w:t>
      </w:r>
      <w:del w:id="249" w:author="Ira Diethelm" w:date="2022-12-29T07:46:00Z">
        <w:r w:rsidDel="00E73C65">
          <w:delText xml:space="preserve">er/sie </w:delText>
        </w:r>
      </w:del>
      <w:ins w:id="250" w:author="Ira Diethelm" w:date="2022-12-29T07:46:00Z">
        <w:r w:rsidR="00E73C65">
          <w:t xml:space="preserve">das Unternehmen </w:t>
        </w:r>
      </w:ins>
      <w:r>
        <w:t>zu einzelnen Schwerpunkten gemeinsam mit</w:t>
      </w:r>
      <w:ins w:id="251" w:author="Ira Diethelm" w:date="2022-12-29T07:46:00Z">
        <w:r w:rsidR="00E73C65">
          <w:t xml:space="preserve"> der </w:t>
        </w:r>
        <w:proofErr w:type="spellStart"/>
        <w:r w:rsidR="00E73C65">
          <w:t>Lehrkraft</w:t>
        </w:r>
      </w:ins>
      <w:del w:id="252" w:author="Ira Diethelm" w:date="2022-12-29T07:47:00Z">
        <w:r w:rsidDel="00E73C65">
          <w:delText xml:space="preserve"> den</w:delText>
        </w:r>
      </w:del>
      <w:ins w:id="253" w:author="Ira Diethelm" w:date="2022-12-29T07:47:00Z">
        <w:r w:rsidR="00E73C65">
          <w:t>die</w:t>
        </w:r>
      </w:ins>
      <w:proofErr w:type="spellEnd"/>
      <w:r>
        <w:t xml:space="preserve"> </w:t>
      </w:r>
      <w:del w:id="254" w:author="Ira Diethelm" w:date="2022-12-29T07:37:00Z">
        <w:r w:rsidDel="00F639B9">
          <w:delText>Schülerinnen und Schüler</w:delText>
        </w:r>
      </w:del>
      <w:ins w:id="255" w:author="Ira Diethelm" w:date="2022-12-29T07:37:00Z">
        <w:r w:rsidR="00F639B9">
          <w:t>Schüler*innen</w:t>
        </w:r>
      </w:ins>
      <w:del w:id="256" w:author="Ira Diethelm" w:date="2022-12-29T07:46:00Z">
        <w:r w:rsidDel="00E73C65">
          <w:delText>n</w:delText>
        </w:r>
      </w:del>
      <w:r>
        <w:t xml:space="preserve"> </w:t>
      </w:r>
      <w:ins w:id="257" w:author="Ira Diethelm" w:date="2022-12-29T07:47:00Z">
        <w:r w:rsidR="00E73C65">
          <w:t xml:space="preserve">zu </w:t>
        </w:r>
      </w:ins>
      <w:r>
        <w:t xml:space="preserve">Exkursionen zum Unternehmen </w:t>
      </w:r>
      <w:del w:id="258" w:author="Ira Diethelm" w:date="2022-12-29T07:47:00Z">
        <w:r w:rsidDel="00E73C65">
          <w:delText>planen und durchführen</w:delText>
        </w:r>
      </w:del>
      <w:ins w:id="259" w:author="Ira Diethelm" w:date="2022-12-29T07:47:00Z">
        <w:r w:rsidR="00E73C65">
          <w:t>einladen</w:t>
        </w:r>
      </w:ins>
      <w:r>
        <w:t xml:space="preserve">. </w:t>
      </w:r>
    </w:p>
    <w:p w14:paraId="4153B45F" w14:textId="5AE1C9C5" w:rsidR="00C276EF" w:rsidRDefault="00E22815" w:rsidP="00DE7F70">
      <w:pPr>
        <w:jc w:val="both"/>
      </w:pPr>
      <w:r>
        <w:t xml:space="preserve">Es </w:t>
      </w:r>
      <w:del w:id="260" w:author="Ira Diethelm" w:date="2022-12-29T07:48:00Z">
        <w:r w:rsidDel="009559BA">
          <w:delText>ist auch möglich</w:delText>
        </w:r>
      </w:del>
      <w:ins w:id="261" w:author="Ira Diethelm" w:date="2022-12-29T07:48:00Z">
        <w:r w:rsidR="009559BA">
          <w:t>wird empfohlen</w:t>
        </w:r>
      </w:ins>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del w:id="262" w:author="Ira Diethelm" w:date="2022-12-29T07:48:00Z">
        <w:r w:rsidDel="009559BA">
          <w:delText>m</w:delText>
        </w:r>
      </w:del>
      <w:ins w:id="263" w:author="Ira Diethelm" w:date="2022-12-29T07:48:00Z">
        <w:r w:rsidR="009559BA">
          <w:t>n</w:t>
        </w:r>
      </w:ins>
      <w:r>
        <w:t xml:space="preserve"> Unternehmensvertreter</w:t>
      </w:r>
      <w:ins w:id="264" w:author="Ira Diethelm" w:date="2022-12-29T07:48:00Z">
        <w:r w:rsidR="009559BA">
          <w:t>*innen</w:t>
        </w:r>
      </w:ins>
      <w:del w:id="265" w:author="Ira Diethelm" w:date="2022-12-29T07:48:00Z">
        <w:r w:rsidDel="009559BA">
          <w:delText xml:space="preserve">/der Unternehmensvertreterin </w:delText>
        </w:r>
      </w:del>
      <w:ins w:id="266" w:author="Ira Diethelm" w:date="2022-12-29T07:48:00Z">
        <w:r w:rsidR="009559BA">
          <w:t xml:space="preserve"> </w:t>
        </w:r>
      </w:ins>
      <w:r>
        <w:t xml:space="preserve">geplant werden. </w:t>
      </w:r>
    </w:p>
    <w:tbl>
      <w:tblPr>
        <w:tblStyle w:val="Stundenverlaufsskizzen"/>
        <w:tblW w:w="8900" w:type="dxa"/>
        <w:tblLook w:val="04A0" w:firstRow="1" w:lastRow="0" w:firstColumn="1" w:lastColumn="0" w:noHBand="0" w:noVBand="1"/>
      </w:tblPr>
      <w:tblGrid>
        <w:gridCol w:w="2134"/>
        <w:gridCol w:w="1978"/>
        <w:gridCol w:w="4788"/>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7777777" w:rsidR="00C276EF" w:rsidRDefault="00E22815">
            <w:r>
              <w:t>Akteur</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3AF135B5" w:rsidR="00C276EF" w:rsidRDefault="00E22815">
            <w:del w:id="267" w:author="Ira Diethelm" w:date="2022-12-29T07:37:00Z">
              <w:r w:rsidDel="00F639B9">
                <w:delText>Schülerinnen und Schüler</w:delText>
              </w:r>
            </w:del>
            <w:ins w:id="268" w:author="Ira Diethelm" w:date="2022-12-29T07:37:00Z">
              <w:r w:rsidR="00F639B9">
                <w:t>Schüler*innen</w:t>
              </w:r>
            </w:ins>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ins w:id="269" w:author="Malambré, Julia | Wissensfabrik" w:date="2022-12-28T17:13:00Z">
              <w:r w:rsidR="0095489D">
                <w:t>*in</w:t>
              </w:r>
            </w:ins>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6252649D"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del w:id="270" w:author="Ira Diethelm" w:date="2022-12-29T07:37:00Z">
              <w:r w:rsidDel="00F639B9">
                <w:delText>Schülerinnen und Schüler</w:delText>
              </w:r>
            </w:del>
            <w:ins w:id="271" w:author="Ira Diethelm" w:date="2022-12-29T07:37:00Z">
              <w:r w:rsidR="00F639B9">
                <w:t>Schüler*innen</w:t>
              </w:r>
            </w:ins>
            <w:r>
              <w:t xml:space="preserve"> bei der Umsetzung und </w:t>
            </w:r>
            <w:r>
              <w:lastRenderedPageBreak/>
              <w:t>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7777777" w:rsidR="00C276EF" w:rsidRDefault="00E22815">
            <w:r>
              <w:lastRenderedPageBreak/>
              <w:t>Unternehmens-vertreterin und Unternehmens-vertreter</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ins w:id="272" w:author="Malambré, Julia | Wissensfabrik" w:date="2022-12-28T17:14:00Z">
              <w:r w:rsidR="0095489D">
                <w:t>*in</w:t>
              </w:r>
            </w:ins>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ins w:id="273" w:author="Malambré, Julia | Wissensfabrik" w:date="2022-12-28T17:13:00Z">
              <w:r w:rsidR="0095489D">
                <w:t>*in</w:t>
              </w:r>
            </w:ins>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45623846"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del w:id="274" w:author="Ira Diethelm" w:date="2022-12-29T07:37:00Z">
              <w:r w:rsidDel="00F639B9">
                <w:delText>Schülerinnen und Schüler</w:delText>
              </w:r>
            </w:del>
            <w:ins w:id="275" w:author="Ira Diethelm" w:date="2022-12-29T07:37:00Z">
              <w:r w:rsidR="00F639B9">
                <w:t>Schüler*</w:t>
              </w:r>
              <w:proofErr w:type="spellStart"/>
              <w:r w:rsidR="00F639B9">
                <w:t>innen</w:t>
              </w:r>
            </w:ins>
            <w:r>
              <w:t>n</w:t>
            </w:r>
            <w:proofErr w:type="spellEnd"/>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6A1E727F" w14:textId="77777777" w:rsidR="00C276EF" w:rsidRDefault="00C276EF">
      <w:pPr>
        <w:pStyle w:val="berschrift1"/>
        <w:numPr>
          <w:ilvl w:val="0"/>
          <w:numId w:val="0"/>
        </w:numPr>
        <w:spacing w:before="360" w:line="259" w:lineRule="auto"/>
        <w:ind w:left="432"/>
      </w:pPr>
      <w:bookmarkStart w:id="276" w:name="_Toc433292506"/>
    </w:p>
    <w:p w14:paraId="2D1B73B0" w14:textId="77777777" w:rsidR="00C276EF" w:rsidRDefault="00E22815">
      <w:pPr>
        <w:pStyle w:val="berschrift1"/>
        <w:spacing w:before="360" w:line="259" w:lineRule="auto"/>
      </w:pPr>
      <w:bookmarkStart w:id="277" w:name="_Toc123192649"/>
      <w:r>
        <w:t>Bestandteile von IT2School</w:t>
      </w:r>
      <w:bookmarkEnd w:id="276"/>
      <w:r>
        <w:t>-Infobox</w:t>
      </w:r>
      <w:bookmarkEnd w:id="277"/>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Pr>
                <w:b/>
                <w:szCs w:val="20"/>
              </w:rPr>
              <w:t>Klassensatz:</w:t>
            </w:r>
            <w:r>
              <w:rPr>
                <w:szCs w:val="20"/>
              </w:rPr>
              <w:t xml:space="preserve"> 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7"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39411526" w14:textId="77777777" w:rsidR="00C276EF" w:rsidRDefault="00C276EF"/>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lastRenderedPageBreak/>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8"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511C6EC2">
                  <wp:extent cx="1400174" cy="1100137"/>
                  <wp:effectExtent l="0" t="0" r="0" b="5079"/>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402557" cy="1102010"/>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30"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C276EF">
        <w:trPr>
          <w:trHeight w:val="3088"/>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1391AE48">
                  <wp:extent cx="1397399" cy="1800000"/>
                  <wp:effectExtent l="0" t="0" r="0" b="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31" cstate="print">
                            <a:extLst>
                              <a:ext uri="{28A0092B-C50C-407E-A947-70E740481C1C}">
                                <a14:useLocalDpi xmlns:a14="http://schemas.microsoft.com/office/drawing/2010/main"/>
                              </a:ext>
                            </a:extLst>
                          </a:blip>
                          <a:stretch/>
                        </pic:blipFill>
                        <pic:spPr bwMode="auto">
                          <a:xfrm>
                            <a:off x="0" y="0"/>
                            <a:ext cx="1397399" cy="1800000"/>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69C86C63">
                  <wp:extent cx="1366958" cy="1588477"/>
                  <wp:effectExtent l="0" t="0" r="5080"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2" cstate="print">
                            <a:extLst>
                              <a:ext uri="{28A0092B-C50C-407E-A947-70E740481C1C}">
                                <a14:useLocalDpi xmlns:a14="http://schemas.microsoft.com/office/drawing/2010/main"/>
                              </a:ext>
                            </a:extLst>
                          </a:blip>
                          <a:srcRect/>
                          <a:stretch/>
                        </pic:blipFill>
                        <pic:spPr bwMode="auto">
                          <a:xfrm>
                            <a:off x="0" y="0"/>
                            <a:ext cx="1371621" cy="1593896"/>
                          </a:xfrm>
                          <a:prstGeom prst="rect">
                            <a:avLst/>
                          </a:prstGeom>
                          <a:ln>
                            <a:noFill/>
                          </a:ln>
                        </pic:spPr>
                      </pic:pic>
                    </a:graphicData>
                  </a:graphic>
                </wp:inline>
              </w:drawing>
            </w:r>
          </w:p>
        </w:tc>
      </w:tr>
    </w:tbl>
    <w:p w14:paraId="27EFBFCA" w14:textId="77777777" w:rsidR="00C276EF" w:rsidRDefault="00C276EF">
      <w:pPr>
        <w:rPr>
          <w:sz w:val="20"/>
          <w:szCs w:val="20"/>
        </w:rPr>
      </w:pPr>
    </w:p>
    <w:p w14:paraId="339D6A9F" w14:textId="4A5FC114" w:rsidR="00C276EF" w:rsidDel="004D30B8" w:rsidRDefault="00C276EF">
      <w:pPr>
        <w:rPr>
          <w:del w:id="278" w:author="Malambré, Julia | Wissensfabrik" w:date="2022-12-28T16:49:00Z"/>
        </w:rPr>
      </w:pPr>
    </w:p>
    <w:p w14:paraId="39101F1E"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commentRangeStart w:id="279"/>
            <w:commentRangeStart w:id="280"/>
            <w:r>
              <w:rPr>
                <w:noProof/>
                <w:szCs w:val="20"/>
              </w:rPr>
              <w:drawing>
                <wp:inline distT="0" distB="0" distL="0" distR="0" wp14:anchorId="419D987D" wp14:editId="35182914">
                  <wp:extent cx="1411057" cy="1096107"/>
                  <wp:effectExtent l="0" t="0" r="0" b="889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3" cstate="print">
                            <a:extLst>
                              <a:ext uri="{28A0092B-C50C-407E-A947-70E740481C1C}">
                                <a14:useLocalDpi xmlns:a14="http://schemas.microsoft.com/office/drawing/2010/main"/>
                              </a:ext>
                            </a:extLst>
                          </a:blip>
                          <a:stretch/>
                        </pic:blipFill>
                        <pic:spPr bwMode="auto">
                          <a:xfrm>
                            <a:off x="0" y="0"/>
                            <a:ext cx="1422719" cy="1105166"/>
                          </a:xfrm>
                          <a:prstGeom prst="rect">
                            <a:avLst/>
                          </a:prstGeom>
                        </pic:spPr>
                      </pic:pic>
                    </a:graphicData>
                  </a:graphic>
                </wp:inline>
              </w:drawing>
            </w:r>
            <w:commentRangeEnd w:id="279"/>
            <w:r w:rsidR="00125EBE">
              <w:rPr>
                <w:rStyle w:val="Kommentarzeichen"/>
              </w:rPr>
              <w:commentReference w:id="279"/>
            </w:r>
            <w:commentRangeEnd w:id="280"/>
            <w:r w:rsidR="0095489D">
              <w:rPr>
                <w:rStyle w:val="Kommentarzeichen"/>
              </w:rPr>
              <w:commentReference w:id="280"/>
            </w:r>
          </w:p>
        </w:tc>
      </w:tr>
    </w:tbl>
    <w:p w14:paraId="32C9EDFF" w14:textId="77777777" w:rsidR="00C276EF" w:rsidRDefault="00C276EF">
      <w:pPr>
        <w:spacing w:line="259" w:lineRule="auto"/>
        <w:rPr>
          <w:b/>
          <w:lang w:val="en-US"/>
        </w:rPr>
      </w:pPr>
    </w:p>
    <w:p w14:paraId="07BC2FA0"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4"/>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p w14:paraId="38AEC90A"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lastRenderedPageBreak/>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206C0D4B">
                  <wp:extent cx="1800000" cy="2126601"/>
                  <wp:effectExtent l="0" t="0" r="0" b="7619"/>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6" cstate="email">
                            <a:extLst>
                              <a:ext uri="{28A0092B-C50C-407E-A947-70E740481C1C}">
                                <a14:useLocalDpi xmlns:a14="http://schemas.microsoft.com/office/drawing/2010/main"/>
                              </a:ext>
                            </a:extLst>
                          </a:blip>
                          <a:stretch/>
                        </pic:blipFill>
                        <pic:spPr bwMode="auto">
                          <a:xfrm>
                            <a:off x="0" y="0"/>
                            <a:ext cx="1800000" cy="2126602"/>
                          </a:xfrm>
                          <a:prstGeom prst="rect">
                            <a:avLst/>
                          </a:prstGeom>
                          <a:noFill/>
                          <a:ln>
                            <a:noFill/>
                          </a:ln>
                        </pic:spPr>
                      </pic:pic>
                    </a:graphicData>
                  </a:graphic>
                </wp:inline>
              </w:drawing>
            </w:r>
          </w:p>
        </w:tc>
      </w:tr>
    </w:tbl>
    <w:p w14:paraId="05546E3E" w14:textId="77777777" w:rsidR="00C276EF" w:rsidRDefault="00C276EF">
      <w:pPr>
        <w:rPr>
          <w:b/>
          <w:lang w:val="en-US"/>
        </w:rPr>
      </w:pPr>
    </w:p>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8"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796F0600" w14:textId="77777777" w:rsidR="00C276EF" w:rsidRDefault="00C276EF">
      <w:pPr>
        <w:rPr>
          <w:b/>
          <w:lang w:val="en-US"/>
        </w:rPr>
      </w:pPr>
    </w:p>
    <w:p w14:paraId="3346230A" w14:textId="77777777" w:rsidR="00283316" w:rsidRDefault="00283316">
      <w:pPr>
        <w:spacing w:line="259" w:lineRule="auto"/>
        <w:rPr>
          <w:b/>
          <w:lang w:val="en-US"/>
        </w:rPr>
      </w:pPr>
      <w:r>
        <w:rPr>
          <w:b/>
          <w:lang w:val="en-US"/>
        </w:rPr>
        <w:br w:type="page"/>
      </w:r>
    </w:p>
    <w:p w14:paraId="24BB05FC"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3D97ADD6" w14:textId="02BD3154" w:rsidR="00C276EF" w:rsidRDefault="00C276EF">
      <w:pPr>
        <w:rPr>
          <w:ins w:id="281" w:author="Malambré, Julia | Wissensfabrik" w:date="2022-12-28T16:50:00Z"/>
          <w:b/>
          <w:lang w:val="en-US"/>
        </w:rPr>
      </w:pPr>
    </w:p>
    <w:p w14:paraId="2F1A13B2" w14:textId="77777777" w:rsidR="004D30B8" w:rsidRDefault="004D30B8">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67BB5966" w:rsidR="00C276EF" w:rsidRDefault="00E22815">
            <w:r>
              <w:t xml:space="preserve">Modul B8 Calliope </w:t>
            </w:r>
            <w:r w:rsidR="00A622DE">
              <w:t>m</w:t>
            </w:r>
            <w:r>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lastRenderedPageBreak/>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5"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6"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pPr>
        <w:rPr>
          <w:b/>
          <w:lang w:val="en-US"/>
        </w:rPr>
      </w:pPr>
    </w:p>
    <w:sectPr w:rsidR="00C276EF">
      <w:footerReference w:type="default" r:id="rId47"/>
      <w:headerReference w:type="first" r:id="rId48"/>
      <w:footerReference w:type="first" r:id="rId49"/>
      <w:pgSz w:w="11906" w:h="16838"/>
      <w:pgMar w:top="1134" w:right="1531" w:bottom="1276" w:left="1531" w:header="284" w:footer="47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3" w:author="Malambré, Julia | Wissensfabrik" w:date="2022-12-28T17:03:00Z" w:initials="MJ|W">
    <w:p w14:paraId="31E6A65E" w14:textId="77777777" w:rsidR="00114F86" w:rsidRDefault="00114F86" w:rsidP="00BF6942">
      <w:pPr>
        <w:pStyle w:val="Kommentartext"/>
      </w:pPr>
      <w:r>
        <w:rPr>
          <w:rStyle w:val="Kommentarzeichen"/>
        </w:rPr>
        <w:annotationRef/>
      </w:r>
      <w:r>
        <w:t>Der Text zu E4 muss angepasst werden.</w:t>
      </w:r>
    </w:p>
  </w:comment>
  <w:comment w:id="114" w:author="Ira Diethelm" w:date="2022-12-29T07:28:00Z" w:initials="ID">
    <w:p w14:paraId="0F645551" w14:textId="77777777" w:rsidR="00F639B9" w:rsidRDefault="00F639B9" w:rsidP="00A646AB">
      <w:pPr>
        <w:pStyle w:val="Kommentartext"/>
      </w:pPr>
      <w:r>
        <w:rPr>
          <w:rStyle w:val="Kommentarzeichen"/>
        </w:rPr>
        <w:annotationRef/>
      </w:r>
      <w:r>
        <w:t>So besser?</w:t>
      </w:r>
    </w:p>
  </w:comment>
  <w:comment w:id="128" w:author="Ira Diethelm" w:date="2022-12-27T08:48:00Z" w:initials="ID">
    <w:p w14:paraId="782636F5" w14:textId="690A1586" w:rsidR="00CF1138" w:rsidRDefault="00CF1138" w:rsidP="00340873">
      <w:pPr>
        <w:pStyle w:val="Kommentartext"/>
      </w:pPr>
      <w:r>
        <w:rPr>
          <w:rStyle w:val="Kommentarzeichen"/>
        </w:rPr>
        <w:annotationRef/>
      </w:r>
      <w:r>
        <w:t>Die letzten zwei Zeilen wackeln manchmal bei mir…. Wordfehler?</w:t>
      </w:r>
    </w:p>
  </w:comment>
  <w:comment w:id="169" w:author="Malambré, Julia | Wissensfabrik" w:date="2022-12-28T17:11:00Z" w:initials="MJ|W">
    <w:p w14:paraId="028A6B57" w14:textId="77777777" w:rsidR="0095489D" w:rsidRDefault="0095489D" w:rsidP="00776237">
      <w:pPr>
        <w:pStyle w:val="Kommentartext"/>
      </w:pPr>
      <w:r>
        <w:rPr>
          <w:rStyle w:val="Kommentarzeichen"/>
        </w:rPr>
        <w:annotationRef/>
      </w:r>
      <w:r>
        <w:t xml:space="preserve">Den Hinweis auf die KI-Module habe ich verallgemeinert, da der Ordner zu den KI-Modulen nicht einzeln zu kaufen ist. </w:t>
      </w:r>
    </w:p>
  </w:comment>
  <w:comment w:id="170" w:author="Ira Diethelm" w:date="2022-12-29T07:52:00Z" w:initials="ID">
    <w:p w14:paraId="693697BD" w14:textId="77777777" w:rsidR="0019191D" w:rsidRDefault="0019191D" w:rsidP="00440C3B">
      <w:pPr>
        <w:pStyle w:val="Kommentartext"/>
      </w:pPr>
      <w:r>
        <w:rPr>
          <w:rStyle w:val="Kommentarzeichen"/>
        </w:rPr>
        <w:annotationRef/>
      </w:r>
      <w:r>
        <w:t>Nein? Wie erhalten die alten Schulen dann den neuen KI Ordner?</w:t>
      </w:r>
    </w:p>
  </w:comment>
  <w:comment w:id="279" w:author="Ira Diethelm" w:date="2022-12-27T08:28:00Z" w:initials="ID">
    <w:p w14:paraId="64F81986" w14:textId="223484B8" w:rsidR="00125EBE" w:rsidRDefault="00125EBE" w:rsidP="00E72E3B">
      <w:pPr>
        <w:pStyle w:val="Kommentartext"/>
      </w:pPr>
      <w:r>
        <w:rPr>
          <w:rStyle w:val="Kommentarzeichen"/>
        </w:rPr>
        <w:annotationRef/>
      </w:r>
      <w:r>
        <w:t>Das bild würde ich behalten. Irgendwas ist ja in der Kiste.</w:t>
      </w:r>
    </w:p>
  </w:comment>
  <w:comment w:id="280" w:author="Malambré, Julia | Wissensfabrik" w:date="2022-12-28T17:14:00Z" w:initials="MJ|W">
    <w:p w14:paraId="26A70F5E" w14:textId="77777777" w:rsidR="0095489D" w:rsidRDefault="0095489D" w:rsidP="00286C23">
      <w:pPr>
        <w:pStyle w:val="Kommentartext"/>
      </w:pPr>
      <w:r>
        <w:rPr>
          <w:rStyle w:val="Kommentarzeichen"/>
        </w:rPr>
        <w:annotationRef/>
      </w:r>
      <w: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A65E" w15:done="0"/>
  <w15:commentEx w15:paraId="0F645551" w15:paraIdParent="31E6A65E" w15:done="0"/>
  <w15:commentEx w15:paraId="782636F5" w15:done="0"/>
  <w15:commentEx w15:paraId="028A6B57" w15:done="0"/>
  <w15:commentEx w15:paraId="693697BD" w15:paraIdParent="028A6B57" w15:done="0"/>
  <w15:commentEx w15:paraId="64F81986" w15:done="0"/>
  <w15:commentEx w15:paraId="26A70F5E" w15:paraIdParent="64F81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F578" w16cex:dateUtc="2022-12-28T16:03:00Z"/>
  <w16cex:commentExtensible w16cex:durableId="2757C01A" w16cex:dateUtc="2022-12-29T06:28:00Z"/>
  <w16cex:commentExtensible w16cex:durableId="27552FD5" w16cex:dateUtc="2022-12-27T07:48:00Z"/>
  <w16cex:commentExtensible w16cex:durableId="2756F72D" w16cex:dateUtc="2022-12-28T16:11:00Z"/>
  <w16cex:commentExtensible w16cex:durableId="2757C5C7" w16cex:dateUtc="2022-12-29T06:52:00Z"/>
  <w16cex:commentExtensible w16cex:durableId="27552B23" w16cex:dateUtc="2022-12-27T07:28:00Z"/>
  <w16cex:commentExtensible w16cex:durableId="2756F7EF" w16cex:dateUtc="2022-12-28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A65E" w16cid:durableId="2756F578"/>
  <w16cid:commentId w16cid:paraId="0F645551" w16cid:durableId="2757C01A"/>
  <w16cid:commentId w16cid:paraId="782636F5" w16cid:durableId="27552FD5"/>
  <w16cid:commentId w16cid:paraId="028A6B57" w16cid:durableId="2756F72D"/>
  <w16cid:commentId w16cid:paraId="693697BD" w16cid:durableId="2757C5C7"/>
  <w16cid:commentId w16cid:paraId="64F81986" w16cid:durableId="27552B23"/>
  <w16cid:commentId w16cid:paraId="26A70F5E" w16cid:durableId="2756F7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A9754" w14:textId="77777777" w:rsidR="005E6A1F" w:rsidRDefault="005E6A1F">
      <w:pPr>
        <w:spacing w:after="0" w:line="240" w:lineRule="auto"/>
      </w:pPr>
      <w:r>
        <w:separator/>
      </w:r>
    </w:p>
  </w:endnote>
  <w:endnote w:type="continuationSeparator" w:id="0">
    <w:p w14:paraId="550E97A0" w14:textId="77777777" w:rsidR="005E6A1F" w:rsidRDefault="005E6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58240" behindDoc="0" locked="0" layoutInCell="1" allowOverlap="1" wp14:anchorId="2CA3F24C" wp14:editId="65E488E1">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58240"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168" behindDoc="0" locked="0" layoutInCell="1" allowOverlap="1" wp14:anchorId="303D99E0" wp14:editId="2E2F4130">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BCE52B3" id="Gerade Verbindung 7"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139AF5E2" w:rsidR="00C276EF" w:rsidRDefault="004D30B8">
    <w:pPr>
      <w:pStyle w:val="Kopfzeile"/>
      <w:tabs>
        <w:tab w:val="clear" w:pos="4536"/>
        <w:tab w:val="clear" w:pos="9072"/>
        <w:tab w:val="center" w:pos="4395"/>
        <w:tab w:val="right" w:pos="8789"/>
      </w:tabs>
      <w:ind w:right="-2637"/>
      <w:rPr>
        <w:i/>
        <w:sz w:val="18"/>
      </w:rPr>
      <w:pPrChange w:id="282" w:author="Malambré, Julia | Wissensfabrik" w:date="2022-12-28T16:43:00Z">
        <w:pPr>
          <w:pStyle w:val="Kopfzeile"/>
          <w:tabs>
            <w:tab w:val="clear" w:pos="4536"/>
            <w:tab w:val="clear" w:pos="9072"/>
            <w:tab w:val="right" w:pos="8789"/>
          </w:tabs>
          <w:ind w:right="-2636"/>
        </w:pPr>
      </w:pPrChange>
    </w:pPr>
    <w:ins w:id="283" w:author="Malambré, Julia | Wissensfabrik" w:date="2022-12-28T16:43:00Z">
      <w:r>
        <w:rPr>
          <w:sz w:val="18"/>
        </w:rPr>
        <w:t>Einleitung</w:t>
      </w:r>
      <w:r>
        <w:rPr>
          <w:sz w:val="18"/>
        </w:rPr>
        <w:tab/>
        <w:t>zuletzt aktualisiert am 2</w:t>
      </w:r>
      <w:del w:id="284" w:author="Ira Diethelm" w:date="2022-12-29T07:29:00Z">
        <w:r w:rsidDel="00F639B9">
          <w:rPr>
            <w:sz w:val="18"/>
          </w:rPr>
          <w:delText>7</w:delText>
        </w:r>
      </w:del>
    </w:ins>
    <w:ins w:id="285" w:author="Ira Diethelm" w:date="2022-12-29T07:29:00Z">
      <w:r w:rsidR="00F639B9">
        <w:rPr>
          <w:sz w:val="18"/>
        </w:rPr>
        <w:t>9</w:t>
      </w:r>
    </w:ins>
    <w:ins w:id="286" w:author="Malambré, Julia | Wissensfabrik" w:date="2022-12-28T16:43:00Z">
      <w:r>
        <w:rPr>
          <w:sz w:val="18"/>
        </w:rPr>
        <w:t>.12.2022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ins>
    <w:del w:id="287" w:author="Malambré, Julia | Wissensfabrik" w:date="2022-12-28T16:43:00Z">
      <w:r w:rsidR="00E22815" w:rsidDel="004D30B8">
        <w:rPr>
          <w:sz w:val="6"/>
        </w:rPr>
        <w:delText xml:space="preserve"> </w:delText>
      </w:r>
      <w:r w:rsidR="00E22815" w:rsidDel="004D30B8">
        <w:rPr>
          <w:sz w:val="18"/>
        </w:rPr>
        <w:delText xml:space="preserve">IT2School </w:delText>
      </w:r>
      <w:r w:rsidR="00E22815" w:rsidDel="004D30B8">
        <w:rPr>
          <w:sz w:val="18"/>
        </w:rPr>
        <w:noBreakHyphen/>
      </w:r>
    </w:del>
    <w:ins w:id="288" w:author="Ira Diethelm" w:date="2022-12-27T08:20:00Z">
      <w:del w:id="289" w:author="Malambré, Julia | Wissensfabrik" w:date="2022-12-28T16:43:00Z">
        <w:r w:rsidR="00DE7F70" w:rsidDel="004D30B8">
          <w:rPr>
            <w:sz w:val="18"/>
          </w:rPr>
          <w:delText>–</w:delText>
        </w:r>
      </w:del>
    </w:ins>
    <w:del w:id="290" w:author="Malambré, Julia | Wissensfabrik" w:date="2022-12-28T16:43:00Z">
      <w:r w:rsidR="00E22815" w:rsidDel="004D30B8">
        <w:rPr>
          <w:sz w:val="18"/>
        </w:rPr>
        <w:delText xml:space="preserve"> Einleitung</w:delText>
      </w:r>
    </w:del>
    <w:ins w:id="291" w:author="Ira Diethelm" w:date="2022-12-27T08:20:00Z">
      <w:del w:id="292" w:author="Malambré, Julia | Wissensfabrik" w:date="2022-12-28T16:43:00Z">
        <w:r w:rsidR="00DE7F70" w:rsidDel="004D30B8">
          <w:rPr>
            <w:sz w:val="18"/>
          </w:rPr>
          <w:delText xml:space="preserve">, </w:delText>
        </w:r>
      </w:del>
    </w:ins>
    <w:ins w:id="293" w:author="Ira Diethelm" w:date="2022-12-27T08:21:00Z">
      <w:del w:id="294" w:author="Malambré, Julia | Wissensfabrik" w:date="2022-12-28T16:43:00Z">
        <w:r w:rsidR="00DE7F70" w:rsidDel="004D30B8">
          <w:rPr>
            <w:sz w:val="18"/>
          </w:rPr>
          <w:delText>zuletzt geändert: 27.12.2022</w:delText>
        </w:r>
      </w:del>
    </w:ins>
    <w:del w:id="295" w:author="Malambré, Julia | Wissensfabrik" w:date="2022-12-28T16:43:00Z">
      <w:r w:rsidR="00E22815" w:rsidDel="004D30B8">
        <w:rPr>
          <w:i/>
          <w:sz w:val="18"/>
        </w:rPr>
        <w:tab/>
      </w:r>
      <w:r w:rsidR="00E22815" w:rsidDel="004D30B8">
        <w:rPr>
          <w:sz w:val="18"/>
        </w:rPr>
        <w:delText xml:space="preserve">Seite </w:delText>
      </w:r>
      <w:r w:rsidR="00E22815" w:rsidDel="004D30B8">
        <w:rPr>
          <w:bCs w:val="0"/>
          <w:sz w:val="18"/>
        </w:rPr>
        <w:fldChar w:fldCharType="begin"/>
      </w:r>
      <w:r w:rsidR="00E22815" w:rsidDel="004D30B8">
        <w:rPr>
          <w:sz w:val="18"/>
        </w:rPr>
        <w:delInstrText>PAGE  \* Arabic  \* MERGEFORMAT</w:delInstrText>
      </w:r>
      <w:r w:rsidR="00E22815" w:rsidDel="004D30B8">
        <w:rPr>
          <w:bCs w:val="0"/>
          <w:sz w:val="18"/>
        </w:rPr>
        <w:fldChar w:fldCharType="separate"/>
      </w:r>
      <w:r w:rsidR="00E22815" w:rsidDel="004D30B8">
        <w:rPr>
          <w:sz w:val="18"/>
        </w:rPr>
        <w:delText>15</w:delText>
      </w:r>
      <w:r w:rsidR="00E22815" w:rsidDel="004D30B8">
        <w:rPr>
          <w:bCs w:val="0"/>
          <w:sz w:val="18"/>
        </w:rPr>
        <w:fldChar w:fldCharType="end"/>
      </w:r>
      <w:r w:rsidR="00E22815" w:rsidDel="004D30B8">
        <w:rPr>
          <w:sz w:val="18"/>
        </w:rPr>
        <w:delText xml:space="preserve"> von </w:delText>
      </w:r>
      <w:r w:rsidR="00E22815" w:rsidDel="004D30B8">
        <w:rPr>
          <w:sz w:val="18"/>
        </w:rPr>
        <w:fldChar w:fldCharType="begin"/>
      </w:r>
      <w:r w:rsidR="00E22815" w:rsidDel="004D30B8">
        <w:rPr>
          <w:sz w:val="18"/>
        </w:rPr>
        <w:delInstrText>NUMPAGES  \* Arabic  \* MERGEFORMAT</w:delInstrText>
      </w:r>
      <w:r w:rsidR="00E22815" w:rsidDel="004D30B8">
        <w:rPr>
          <w:sz w:val="18"/>
        </w:rPr>
        <w:fldChar w:fldCharType="separate"/>
      </w:r>
      <w:r w:rsidR="00E22815" w:rsidDel="004D30B8">
        <w:rPr>
          <w:sz w:val="18"/>
        </w:rPr>
        <w:delText>15</w:delText>
      </w:r>
      <w:r w:rsidR="00E22815" w:rsidDel="004D30B8">
        <w:rPr>
          <w:sz w:val="18"/>
        </w:rPr>
        <w:fldChar w:fldCharType="end"/>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8752" behindDoc="0" locked="0" layoutInCell="1" allowOverlap="1" wp14:anchorId="34A41029" wp14:editId="17B9B808">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0800" behindDoc="0" locked="0" layoutInCell="1" allowOverlap="1" wp14:anchorId="021A7763" wp14:editId="4AD5C20E">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D362EF4" id="Gerader Verbinder 80" o:spid="_x0000_s1026" style="position:absolute;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96221" w14:textId="77777777" w:rsidR="005E6A1F" w:rsidRDefault="005E6A1F">
      <w:r>
        <w:separator/>
      </w:r>
    </w:p>
  </w:footnote>
  <w:footnote w:type="continuationSeparator" w:id="0">
    <w:p w14:paraId="71EF8A12" w14:textId="77777777" w:rsidR="005E6A1F" w:rsidRDefault="005E6A1F">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7728" behindDoc="1" locked="0" layoutInCell="1" allowOverlap="1" wp14:anchorId="1E9C46B5" wp14:editId="1952C76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6704" behindDoc="0" locked="0" layoutInCell="1" allowOverlap="1" wp14:anchorId="65550E7F" wp14:editId="0B6413A8">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C71D953" id="Gerader Verbinder 15" o:spid="_x0000_s1026" style="position:absolute;z-index:251656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 Diethelm">
    <w15:presenceInfo w15:providerId="Windows Live" w15:userId="aa756e1db070d33c"/>
  </w15:person>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5"/>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94581"/>
    <w:rsid w:val="000A2B83"/>
    <w:rsid w:val="000F5067"/>
    <w:rsid w:val="00114F86"/>
    <w:rsid w:val="00125EBE"/>
    <w:rsid w:val="00126E79"/>
    <w:rsid w:val="0019191D"/>
    <w:rsid w:val="00283316"/>
    <w:rsid w:val="003D35C4"/>
    <w:rsid w:val="004B3FE9"/>
    <w:rsid w:val="004C0310"/>
    <w:rsid w:val="004D30B8"/>
    <w:rsid w:val="00556ED5"/>
    <w:rsid w:val="005E6A1F"/>
    <w:rsid w:val="00653193"/>
    <w:rsid w:val="00787914"/>
    <w:rsid w:val="008079CD"/>
    <w:rsid w:val="00822B07"/>
    <w:rsid w:val="00932D0E"/>
    <w:rsid w:val="0095489D"/>
    <w:rsid w:val="009559BA"/>
    <w:rsid w:val="00A622DE"/>
    <w:rsid w:val="00C076D8"/>
    <w:rsid w:val="00C276EF"/>
    <w:rsid w:val="00C524FC"/>
    <w:rsid w:val="00C93125"/>
    <w:rsid w:val="00CF1138"/>
    <w:rsid w:val="00D05FE5"/>
    <w:rsid w:val="00DB5093"/>
    <w:rsid w:val="00DE7F70"/>
    <w:rsid w:val="00E22815"/>
    <w:rsid w:val="00E73C65"/>
    <w:rsid w:val="00ED4CCD"/>
    <w:rsid w:val="00F20FF3"/>
    <w:rsid w:val="00F6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_rels/footer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jpeg"/><Relationship Id="rId1" Type="http://schemas.openxmlformats.org/officeDocument/2006/relationships/image" Target="media/image41.jpe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3424</Words>
  <Characters>19522</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Ira Diethelm</cp:lastModifiedBy>
  <cp:revision>13</cp:revision>
  <dcterms:created xsi:type="dcterms:W3CDTF">2022-12-27T07:30:00Z</dcterms:created>
  <dcterms:modified xsi:type="dcterms:W3CDTF">2022-12-29T06:54:00Z</dcterms:modified>
</cp:coreProperties>
</file>