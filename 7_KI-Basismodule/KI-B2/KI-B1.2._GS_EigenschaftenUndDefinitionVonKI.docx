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16"/>
        <w:spacing w:after="0" w:line="360" w:lineRule="auto"/>
        <w:rPr>
          <w:sz w:val="40"/>
        </w:rPr>
      </w:pPr>
      <w:r/>
      <w:bookmarkStart w:id="1" w:name="_Hlk72923337"/>
      <w:r/>
      <w:bookmarkEnd w:id="1"/>
      <w:r>
        <w:rPr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4251281</wp:posOffset>
                </wp:positionH>
                <wp:positionV relativeFrom="margin">
                  <wp:posOffset>410960</wp:posOffset>
                </wp:positionV>
                <wp:extent cx="1766570" cy="2068195"/>
                <wp:effectExtent l="0" t="0" r="0" b="0"/>
                <wp:wrapSquare wrapText="bothSides"/>
                <wp:docPr id="5" name="Grafik 7" descr="Ein Bild, das Text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Grafik 7" descr="Ein Bild, das Text enthält.&#10;&#10;Automatisch generierte Beschreibu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766570" cy="2068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51660288;o:allowoverlap:true;o:allowincell:true;mso-position-horizontal-relative:margin;margin-left:334.7pt;mso-position-horizontal:absolute;mso-position-vertical-relative:margin;margin-top:32.4pt;mso-position-vertical:absolute;width:139.1pt;height:162.8pt;mso-wrap-distance-left:9.0pt;mso-wrap-distance-top:0.0pt;mso-wrap-distance-right:9.0pt;mso-wrap-distance-bottom:0.0pt;" stroked="false">
                <v:path textboxrect="0,0,0,0"/>
                <w10:wrap type="square"/>
                <v:imagedata r:id="rId15" o:title=""/>
              </v:shape>
            </w:pict>
          </mc:Fallback>
        </mc:AlternateContent>
      </w:r>
      <w:r>
        <w:rPr>
          <w:sz w:val="40"/>
        </w:rPr>
        <w:t xml:space="preserve">Künstliche Intelligenz: Was ist das eigentlich?</w:t>
      </w:r>
      <w:r/>
    </w:p>
    <w:p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Eine </w:t>
      </w:r>
      <w:r>
        <w:rPr>
          <w:b/>
          <w:bCs w:val="0"/>
          <w:sz w:val="28"/>
          <w:szCs w:val="28"/>
        </w:rPr>
        <w:t xml:space="preserve">Künstliche Intelligenz (auch KI genannt)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übernimmt</w:t>
      </w:r>
      <w:r>
        <w:rPr>
          <w:sz w:val="28"/>
          <w:szCs w:val="28"/>
        </w:rPr>
        <w:t xml:space="preserve"> Aufgaben, die für gewöhnlich menschliche Intelligenz erfordern. Zu solchen Aufgaben gehören </w:t>
      </w:r>
      <w:r>
        <w:rPr>
          <w:sz w:val="28"/>
          <w:szCs w:val="28"/>
        </w:rPr>
        <w:t xml:space="preserve">zum Beispiel</w:t>
      </w:r>
      <w:r>
        <w:rPr>
          <w:sz w:val="28"/>
          <w:szCs w:val="28"/>
        </w:rPr>
        <w:t xml:space="preserve">:</w:t>
      </w:r>
      <w:r/>
    </w:p>
    <w:p>
      <w:pPr>
        <w:pStyle w:val="1076"/>
        <w:numPr>
          <w:ilvl w:val="0"/>
          <w:numId w:val="3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Wahrnehmung der Umwelt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zum Beispiel</w:t>
      </w:r>
      <w:r>
        <w:rPr>
          <w:sz w:val="28"/>
          <w:szCs w:val="28"/>
        </w:rPr>
        <w:t xml:space="preserve"> das Erkennen von Objekten)</w:t>
      </w:r>
      <w:r/>
    </w:p>
    <w:p>
      <w:pPr>
        <w:pStyle w:val="1076"/>
        <w:numPr>
          <w:ilvl w:val="0"/>
          <w:numId w:val="38"/>
        </w:num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Treffen von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Entscheidungen und Vorhersagen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zum Beispiel die Entscheidung,</w:t>
      </w:r>
      <w:r>
        <w:rPr>
          <w:sz w:val="28"/>
          <w:szCs w:val="28"/>
        </w:rPr>
        <w:t xml:space="preserve"> ob man lieber einen Regenschirm </w:t>
      </w:r>
      <w:r>
        <w:rPr>
          <w:sz w:val="28"/>
          <w:szCs w:val="28"/>
        </w:rPr>
        <w:t xml:space="preserve">mitnimmt</w:t>
      </w:r>
      <w:r>
        <w:rPr>
          <w:sz w:val="28"/>
          <w:szCs w:val="28"/>
        </w:rPr>
        <w:t xml:space="preserve"> oder nicht)</w:t>
      </w:r>
      <w:r/>
    </w:p>
    <w:p>
      <w:pPr>
        <w:pStyle w:val="1076"/>
        <w:numPr>
          <w:ilvl w:val="0"/>
          <w:numId w:val="33"/>
        </w:num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Lösen von Problemen</w:t>
      </w:r>
      <w:r>
        <w:rPr>
          <w:sz w:val="28"/>
          <w:szCs w:val="28"/>
        </w:rPr>
        <w:br/>
        <w:t xml:space="preserve">(</w:t>
      </w:r>
      <w:r>
        <w:rPr>
          <w:sz w:val="28"/>
          <w:szCs w:val="28"/>
        </w:rPr>
        <w:t xml:space="preserve">zum Beispiel das Übersetzen von</w:t>
      </w:r>
      <w:r>
        <w:rPr>
          <w:sz w:val="28"/>
          <w:szCs w:val="28"/>
        </w:rPr>
        <w:t xml:space="preserve"> Texte</w:t>
      </w:r>
      <w:r>
        <w:rPr>
          <w:sz w:val="28"/>
          <w:szCs w:val="28"/>
        </w:rPr>
        <w:t xml:space="preserve">n</w:t>
      </w:r>
      <w:r>
        <w:rPr>
          <w:sz w:val="28"/>
          <w:szCs w:val="28"/>
        </w:rPr>
        <w:t xml:space="preserve"> von einer Sprache in eine ander</w:t>
      </w:r>
      <w:r>
        <w:rPr>
          <w:sz w:val="28"/>
          <w:szCs w:val="28"/>
        </w:rPr>
        <w:t xml:space="preserve">e</w:t>
      </w:r>
      <w:r>
        <w:rPr>
          <w:sz w:val="28"/>
          <w:szCs w:val="28"/>
        </w:rPr>
        <w:t xml:space="preserve">)</w:t>
      </w:r>
      <w:r/>
    </w:p>
    <w:p>
      <w:pPr>
        <w:jc w:val="both"/>
        <w:spacing w:line="360" w:lineRule="auto"/>
        <w:rPr>
          <w:del w:id="0" w:author="Imke Endjer" w:date="2022-12-13T10:52:00Z"/>
          <w:sz w:val="28"/>
          <w:szCs w:val="28"/>
        </w:rPr>
        <w:pPrChange w:id="1" w:author="imke.endjer@uni-oldenburg.de" w:date="2023-01-27T11:46:04Z" oouserid="oc6c87be83f3_geda2827">
          <w:pPr>
            <w:spacing w:line="360" w:lineRule="auto"/>
          </w:pPr>
        </w:pPrChange>
      </w:pPr>
      <w:r>
        <w:rPr>
          <w:sz w:val="28"/>
          <w:szCs w:val="28"/>
        </w:rPr>
        <w:t xml:space="preserve">Menschen nehmen ihre Umwelt mit ihren Augen, Ohren und anderen Organen wahr. KI macht das anders: Sie nutzt Kameras, Mikrofone und andere </w:t>
      </w:r>
      <w:r>
        <w:rPr>
          <w:sz w:val="28"/>
          <w:szCs w:val="28"/>
        </w:rPr>
        <w:t xml:space="preserve">Sensoren.</w:t>
      </w:r>
      <w:del w:id="2" w:author="Imke Endjer" w:date="2022-12-13T10:52:00Z">
        <w:r/>
      </w:del>
    </w:p>
    <w:p>
      <w:pPr>
        <w:spacing w:line="360" w:lineRule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Aufgabe</w:t>
      </w:r>
      <w:r>
        <w:rPr>
          <w:b/>
          <w:bCs w:val="0"/>
          <w:sz w:val="28"/>
          <w:szCs w:val="28"/>
        </w:rPr>
        <w:t xml:space="preserve"> 1</w:t>
      </w:r>
      <w:r>
        <w:rPr>
          <w:b/>
          <w:bCs w:val="0"/>
          <w:sz w:val="28"/>
          <w:szCs w:val="28"/>
        </w:rPr>
        <w:t xml:space="preserve">:</w:t>
      </w:r>
      <w:r/>
    </w:p>
    <w:p>
      <w:pPr>
        <w:jc w:val="both"/>
        <w:spacing w:line="360" w:lineRule="auto"/>
        <w:rPr>
          <w:sz w:val="28"/>
          <w:szCs w:val="28"/>
        </w:rPr>
        <w:pPrChange w:id="3" w:author="imke.endjer@uni-oldenburg.de" w:date="2023-01-27T11:46:09Z" oouserid="oc6c87be83f3_geda2827">
          <w:pPr>
            <w:spacing w:line="360" w:lineRule="auto"/>
          </w:pPr>
        </w:pPrChange>
      </w:pPr>
      <w:r>
        <w:rPr>
          <w:sz w:val="28"/>
          <w:szCs w:val="28"/>
        </w:rPr>
        <w:t xml:space="preserve">Verbinde die menschlichen Organe mit den </w:t>
      </w:r>
      <w:r>
        <w:rPr>
          <w:sz w:val="28"/>
          <w:szCs w:val="28"/>
        </w:rPr>
        <w:t xml:space="preserve">Sensoren</w:t>
      </w:r>
      <w:r>
        <w:rPr>
          <w:sz w:val="28"/>
          <w:szCs w:val="28"/>
        </w:rPr>
        <w:t xml:space="preserve"> von K</w:t>
      </w:r>
      <w:r>
        <w:rPr>
          <w:sz w:val="28"/>
          <w:szCs w:val="28"/>
        </w:rPr>
        <w:t xml:space="preserve">ünstlichen Intelligenzen. Welche Aufgaben haben beide gemeinsam?</w:t>
      </w:r>
      <w:r/>
    </w:p>
    <w:p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Beispiel:</w:t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Du benutzt deine Ohren zum Hören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Eine Künstliche Intelligenz kann mit Hilfe von Mikrofonen auch hören.</w:t>
      </w:r>
      <w:r/>
    </w:p>
    <w:p>
      <w:pPr>
        <w:spacing w:after="120" w:line="240" w:lineRule="auto"/>
        <w:tabs>
          <w:tab w:val="right" w:pos="1418" w:leader="none"/>
          <w:tab w:val="left" w:pos="1843" w:leader="none"/>
          <w:tab w:val="left" w:pos="6096" w:leader="none"/>
          <w:tab w:val="left" w:pos="6663" w:leader="none"/>
        </w:tabs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142240</wp:posOffset>
                </wp:positionV>
                <wp:extent cx="2600696" cy="558141"/>
                <wp:effectExtent l="12700" t="12700" r="15875" b="13970"/>
                <wp:wrapNone/>
                <wp:docPr id="6" name="Freihandform: 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00696" cy="558141"/>
                        </a:xfrm>
                        <a:custGeom>
                          <a:avLst/>
                          <a:gdLst>
                            <a:gd name="connsiteX0" fmla="*/ 0 w 2705100"/>
                            <a:gd name="connsiteY0" fmla="*/ 0 h 629042"/>
                            <a:gd name="connsiteX1" fmla="*/ 774700 w 2705100"/>
                            <a:gd name="connsiteY1" fmla="*/ 317500 h 629042"/>
                            <a:gd name="connsiteX2" fmla="*/ 1765300 w 2705100"/>
                            <a:gd name="connsiteY2" fmla="*/ 546100 h 629042"/>
                            <a:gd name="connsiteX3" fmla="*/ 2540000 w 2705100"/>
                            <a:gd name="connsiteY3" fmla="*/ 628650 h 629042"/>
                            <a:gd name="connsiteX4" fmla="*/ 2705100 w 2705100"/>
                            <a:gd name="connsiteY4" fmla="*/ 571500 h 629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05100" h="629042" fill="norm" stroke="1" extrusionOk="0">
                              <a:moveTo>
                                <a:pt x="0" y="0"/>
                              </a:moveTo>
                              <a:cubicBezTo>
                                <a:pt x="240241" y="113241"/>
                                <a:pt x="480483" y="226483"/>
                                <a:pt x="774700" y="317500"/>
                              </a:cubicBezTo>
                              <a:cubicBezTo>
                                <a:pt x="1068917" y="408517"/>
                                <a:pt x="1471083" y="494242"/>
                                <a:pt x="1765300" y="546100"/>
                              </a:cubicBezTo>
                              <a:cubicBezTo>
                                <a:pt x="2059517" y="597958"/>
                                <a:pt x="2383367" y="624417"/>
                                <a:pt x="2540000" y="628650"/>
                              </a:cubicBezTo>
                              <a:cubicBezTo>
                                <a:pt x="2696633" y="632883"/>
                                <a:pt x="2700866" y="602191"/>
                                <a:pt x="2705100" y="571500"/>
                              </a:cubicBezTo>
                            </a:path>
                          </a:pathLst>
                        </a:cu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style="position:absolute;z-index:251659264;o:allowoverlap:true;o:allowincell:true;mso-position-horizontal-relative:text;margin-left:102.1pt;mso-position-horizontal:absolute;mso-position-vertical-relative:text;margin-top:11.2pt;mso-position-vertical:absolute;width:204.8pt;height:43.9pt;mso-wrap-distance-left:9.0pt;mso-wrap-distance-top:0.0pt;mso-wrap-distance-right:9.0pt;mso-wrap-distance-bottom:0.0pt;visibility:visible;" path="m0,0l0,0c8880,18000,17762,36002,28637,50472l28637,50472c39514,64942,54380,78569,65257,86813l65257,86813c76134,95058,88104,99264,93896,99938l93896,99938c99685,100609,99843,95729,100000,90852e" coordsize="100000,100000" filled="f" strokecolor="#2D4D6A" strokeweight="2.25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bCs w:val="0"/>
          <w:sz w:val="28"/>
          <w:szCs w:val="28"/>
        </w:rPr>
        <w:tab/>
        <w:t xml:space="preserve">Ohren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ab/>
        <w:t xml:space="preserve">Taster</w:t>
      </w:r>
      <w:r/>
    </w:p>
    <w:p>
      <w:pPr>
        <w:spacing w:after="120" w:line="240" w:lineRule="auto"/>
        <w:tabs>
          <w:tab w:val="right" w:pos="1418" w:leader="none"/>
          <w:tab w:val="left" w:pos="1843" w:leader="none"/>
          <w:tab w:val="left" w:pos="6096" w:leader="none"/>
          <w:tab w:val="left" w:pos="6663" w:leader="none"/>
        </w:tabs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ab/>
        <w:t xml:space="preserve">Ohren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ab/>
        <w:t xml:space="preserve">Abstand</w:t>
      </w:r>
      <w:r/>
    </w:p>
    <w:p>
      <w:pPr>
        <w:spacing w:after="120" w:line="240" w:lineRule="auto"/>
        <w:tabs>
          <w:tab w:val="right" w:pos="1418" w:leader="none"/>
          <w:tab w:val="left" w:pos="1843" w:leader="none"/>
          <w:tab w:val="left" w:pos="6096" w:leader="none"/>
          <w:tab w:val="left" w:pos="6663" w:leader="none"/>
        </w:tabs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ab/>
        <w:t xml:space="preserve">Haut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ab/>
        <w:t xml:space="preserve">Mikrofon</w:t>
      </w:r>
      <w:r/>
    </w:p>
    <w:p>
      <w:pPr>
        <w:spacing w:after="120" w:line="240" w:lineRule="auto"/>
        <w:tabs>
          <w:tab w:val="right" w:pos="1418" w:leader="none"/>
          <w:tab w:val="left" w:pos="1843" w:leader="none"/>
          <w:tab w:val="left" w:pos="6096" w:leader="none"/>
          <w:tab w:val="left" w:pos="6663" w:leader="none"/>
        </w:tabs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ab/>
        <w:t xml:space="preserve">Haut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ab/>
        <w:t xml:space="preserve">Temperatur</w:t>
      </w:r>
      <w:r/>
    </w:p>
    <w:p>
      <w:pPr>
        <w:spacing w:after="120" w:line="240" w:lineRule="auto"/>
        <w:tabs>
          <w:tab w:val="right" w:pos="1418" w:leader="none"/>
          <w:tab w:val="left" w:pos="1843" w:leader="none"/>
          <w:tab w:val="left" w:pos="6096" w:leader="none"/>
          <w:tab w:val="left" w:pos="6663" w:leader="none"/>
        </w:tabs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ab/>
        <w:t xml:space="preserve">Augen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ab/>
        <w:t xml:space="preserve">Kamera</w:t>
      </w:r>
      <w:r/>
    </w:p>
    <w:p>
      <w:pPr>
        <w:spacing w:after="120" w:line="240" w:lineRule="auto"/>
        <w:tabs>
          <w:tab w:val="right" w:pos="1418" w:leader="none"/>
          <w:tab w:val="left" w:pos="1843" w:leader="none"/>
          <w:tab w:val="left" w:pos="6096" w:leader="none"/>
          <w:tab w:val="left" w:pos="6663" w:leader="none"/>
        </w:tabs>
        <w:rPr>
          <w:ins w:id="4" w:author="Imke Endjer" w:date="2022-12-13T10:50:00Z"/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ab/>
        <w:t xml:space="preserve">Augen</w:t>
      </w:r>
      <w:r>
        <w:rPr>
          <w:b/>
          <w:bCs w:val="0"/>
          <w:sz w:val="28"/>
          <w:szCs w:val="28"/>
        </w:rPr>
        <w:tab/>
        <w:t xml:space="preserve">O</w:t>
      </w:r>
      <w:r>
        <w:rPr>
          <w:b/>
          <w:bCs w:val="0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ab/>
      </w:r>
      <w:r>
        <w:rPr>
          <w:b/>
          <w:bCs w:val="0"/>
          <w:sz w:val="28"/>
          <w:szCs w:val="28"/>
        </w:rPr>
        <w:t xml:space="preserve">O</w:t>
      </w:r>
      <w:r>
        <w:rPr>
          <w:b/>
          <w:bCs w:val="0"/>
          <w:sz w:val="28"/>
          <w:szCs w:val="28"/>
        </w:rPr>
        <w:tab/>
        <w:t xml:space="preserve">Bewegung</w:t>
      </w:r>
      <w:ins w:id="5" w:author="Imke Endjer" w:date="2022-12-13T10:50:00Z">
        <w:r/>
      </w:ins>
    </w:p>
    <w:p>
      <w:pPr>
        <w:jc w:val="both"/>
        <w:spacing w:after="120" w:line="360" w:lineRule="auto"/>
        <w:tabs>
          <w:tab w:val="right" w:pos="1418" w:leader="none"/>
          <w:tab w:val="left" w:pos="1843" w:leader="none"/>
          <w:tab w:val="left" w:pos="6096" w:leader="none"/>
          <w:tab w:val="left" w:pos="6663" w:leader="none"/>
        </w:tabs>
        <w:rPr>
          <w:sz w:val="28"/>
          <w:szCs w:val="28"/>
        </w:rPr>
        <w:pPrChange w:id="6" w:author="imke.endjer@uni-oldenburg.de" w:date="2023-01-27T11:46:14Z" oouserid="oc6c87be83f3_geda2827">
          <w:pPr>
            <w:spacing w:after="120" w:line="360" w:lineRule="auto"/>
            <w:tabs>
              <w:tab w:val="right" w:pos="1418" w:leader="none"/>
              <w:tab w:val="left" w:pos="1843" w:leader="none"/>
              <w:tab w:val="left" w:pos="6096" w:leader="none"/>
              <w:tab w:val="left" w:pos="6663" w:leader="none"/>
            </w:tabs>
          </w:pPr>
        </w:pPrChange>
      </w:pPr>
      <w:r>
        <w:rPr>
          <w:sz w:val="28"/>
          <w:szCs w:val="28"/>
        </w:rPr>
        <w:t xml:space="preserve">Menschen lernen dazu. Sie nutzen dafür ihre Erfahrungen. Zum Beispiel hat es beim letzten Mal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als </w:t>
      </w:r>
      <w:del w:id="7" w:author="Imke Endjer" w:date="2022-12-13T11:03:00Z">
        <w:r>
          <w:rPr>
            <w:sz w:val="28"/>
            <w:szCs w:val="28"/>
          </w:rPr>
          <w:delText xml:space="preserve">es </w:delText>
        </w:r>
      </w:del>
      <w:r>
        <w:rPr>
          <w:sz w:val="28"/>
          <w:szCs w:val="28"/>
        </w:rPr>
        <w:t xml:space="preserve">dunkle Wolken am Himmel </w:t>
      </w:r>
      <w:r>
        <w:rPr>
          <w:sz w:val="28"/>
          <w:szCs w:val="28"/>
        </w:rPr>
        <w:t xml:space="preserve">waren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kurz</w:t>
      </w:r>
      <w:r>
        <w:rPr>
          <w:sz w:val="28"/>
          <w:szCs w:val="28"/>
        </w:rPr>
        <w:t xml:space="preserve"> danach geregnet. Wenn du an diesem Tag ohne Regenschirm </w:t>
      </w:r>
      <w:ins w:id="8" w:author="Imke Endjer" w:date="2022-12-13T11:02:00Z">
        <w:r>
          <w:rPr>
            <w:sz w:val="28"/>
            <w:szCs w:val="28"/>
          </w:rPr>
          <w:t xml:space="preserve">nach Draußen </w:t>
        </w:r>
      </w:ins>
      <w:del w:id="9" w:author="Imke Endjer" w:date="2022-12-13T11:02:00Z">
        <w:r>
          <w:rPr>
            <w:sz w:val="28"/>
            <w:szCs w:val="28"/>
          </w:rPr>
          <w:delText xml:space="preserve">raus</w:delText>
        </w:r>
      </w:del>
      <w:r>
        <w:rPr>
          <w:sz w:val="28"/>
          <w:szCs w:val="28"/>
        </w:rPr>
        <w:t xml:space="preserve"> gegangen bist, dan</w:t>
      </w:r>
      <w:r>
        <w:rPr>
          <w:sz w:val="28"/>
          <w:szCs w:val="28"/>
        </w:rPr>
        <w:t xml:space="preserve">n </w:t>
      </w:r>
      <w:r>
        <w:rPr>
          <w:sz w:val="28"/>
          <w:szCs w:val="28"/>
        </w:rPr>
        <w:t xml:space="preserve">bist du nass geworden. </w:t>
      </w:r>
      <w:r/>
    </w:p>
    <w:p>
      <w:pPr>
        <w:jc w:val="both"/>
        <w:spacing w:line="360" w:lineRule="auto"/>
        <w:rPr>
          <w:sz w:val="28"/>
          <w:szCs w:val="28"/>
        </w:rPr>
        <w:pPrChange w:id="10" w:author="imke.endjer@uni-oldenburg.de" w:date="2023-01-27T11:46:14Z" oouserid="oc6c87be83f3_geda2827">
          <w:pPr>
            <w:spacing w:line="360" w:lineRule="auto"/>
          </w:pPr>
        </w:pPrChange>
      </w:pPr>
      <w:r>
        <w:rPr>
          <w:sz w:val="28"/>
          <w:szCs w:val="28"/>
        </w:rPr>
        <w:t xml:space="preserve">Dies war keine angenehme Erfahrung. Deswegen nimmst du beim nächsten bewölkten Himmel einen Regenschirm mit. Das Ändern des Verhaltens aufgrund von Erfahrungen nennt man menschliches Lernen.</w:t>
      </w:r>
      <w:r/>
    </w:p>
    <w:p>
      <w:pPr>
        <w:jc w:val="both"/>
        <w:spacing w:line="360" w:lineRule="auto"/>
        <w:rPr>
          <w:del w:id="11" w:author="Imke Endjer" w:date="2022-12-13T10:58:00Z"/>
          <w:sz w:val="28"/>
          <w:szCs w:val="28"/>
        </w:rPr>
        <w:pPrChange w:id="12" w:author="imke.endjer@uni-oldenburg.de" w:date="2023-01-27T11:46:14Z" oouserid="oc6c87be83f3_geda2827">
          <w:pPr>
            <w:spacing w:line="360" w:lineRule="auto"/>
          </w:pPr>
        </w:pPrChange>
      </w:pPr>
      <w:r>
        <w:rPr>
          <w:b/>
          <w:bCs w:val="0"/>
        </w:rPr>
      </w:r>
      <w:r>
        <w:rPr>
          <w:b/>
          <w:bCs w:val="0"/>
          <w:sz w:val="28"/>
          <w:szCs w:val="28"/>
          <w:rPrChange w:id="13" w:author="Imke Endjer" w:date="2022-12-13T11:04:00Z">
            <w:rPr>
              <w:sz w:val="28"/>
              <w:szCs w:val="28"/>
            </w:rPr>
          </w:rPrChange>
        </w:rPr>
        <w:t xml:space="preserve">KI </w:t>
      </w:r>
      <w:r>
        <w:rPr>
          <w:sz w:val="28"/>
          <w:szCs w:val="28"/>
        </w:rPr>
        <w:t xml:space="preserve">nutzt zum Lernen Mathematik und Daten. Die</w:t>
      </w:r>
      <w:ins w:id="14" w:author="Imke Endjer" w:date="2022-12-13T11:04:00Z">
        <w:r>
          <w:rPr>
            <w:sz w:val="28"/>
            <w:szCs w:val="28"/>
          </w:rPr>
          <w:t xml:space="preserve">se</w:t>
        </w:r>
      </w:ins>
      <w:r>
        <w:rPr>
          <w:sz w:val="28"/>
          <w:szCs w:val="28"/>
        </w:rPr>
        <w:t xml:space="preserve"> Daten können zum Beispiel das Wetter der letzten 10 Jahre sein. Für eine KI kann die Einschätzung des Wetters so </w:t>
      </w:r>
      <w:r>
        <w:rPr>
          <w:sz w:val="28"/>
          <w:szCs w:val="28"/>
        </w:rPr>
        <w:t xml:space="preserve">aussehen:</w:t>
      </w:r>
      <w:del w:id="15" w:author="Imke Endjer" w:date="2022-12-13T10:58:00Z">
        <w:r/>
      </w:del>
    </w:p>
    <w:p>
      <w:pPr>
        <w:spacing w:line="360" w:lineRule="auto"/>
        <w:rPr>
          <w:del w:id="16" w:author="Imke Endjer" w:date="2022-12-13T10:57:00Z"/>
          <w:sz w:val="28"/>
          <w:szCs w:val="28"/>
        </w:rPr>
      </w:pPr>
      <w:r>
        <w:rPr>
          <w:b/>
          <w:bCs w:val="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212090</wp:posOffset>
                </wp:positionH>
                <wp:positionV relativeFrom="margin">
                  <wp:posOffset>3413182</wp:posOffset>
                </wp:positionV>
                <wp:extent cx="1193165" cy="1397000"/>
                <wp:effectExtent l="0" t="0" r="0" b="0"/>
                <wp:wrapSquare wrapText="bothSides"/>
                <wp:docPr id="7" name="Grafik 8" descr="Ein Bild, das Text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561509" name="Grafik 7" descr="Ein Bild, das Text enthält.&#10;&#10;Automatisch generierte Beschreibu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193165" cy="139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position:absolute;z-index:251663360;o:allowoverlap:true;o:allowincell:true;mso-position-horizontal-relative:margin;margin-left:16.7pt;mso-position-horizontal:absolute;mso-position-vertical-relative:margin;margin-top:268.8pt;mso-position-vertical:absolute;width:93.9pt;height:110.0pt;mso-wrap-distance-left:9.0pt;mso-wrap-distance-top:0.0pt;mso-wrap-distance-right:9.0pt;mso-wrap-distance-bottom:0.0pt;" stroked="false">
                <v:path textboxrect="0,0,0,0"/>
                <w10:wrap type="square"/>
                <v:imagedata r:id="rId16" o:title=""/>
              </v:shape>
            </w:pict>
          </mc:Fallback>
        </mc:AlternateContent>
      </w:r>
      <w:r>
        <w:rPr>
          <w:b/>
          <w:bCs w:val="0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1629410</wp:posOffset>
                </wp:positionH>
                <wp:positionV relativeFrom="paragraph">
                  <wp:posOffset>2540</wp:posOffset>
                </wp:positionV>
                <wp:extent cx="3787775" cy="1525905"/>
                <wp:effectExtent l="0" t="0" r="22225" b="17145"/>
                <wp:wrapSquare wrapText="bothSides"/>
                <wp:docPr id="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7775" cy="152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/>
                              <w:rPr>
                                <w:b/>
                                <w:bCs w:val="0"/>
                                <w:sz w:val="28"/>
                                <w:szCs w:val="28"/>
                              </w:rPr>
                            </w:pPr>
                            <w:r/>
                            <w:bookmarkStart w:id="21" w:name="_Hlk72923341"/>
                            <w:r/>
                            <w:bookmarkEnd w:id="21"/>
                            <w:r>
                              <w:rPr>
                                <w:sz w:val="28"/>
                                <w:szCs w:val="28"/>
                              </w:rPr>
                              <w:t xml:space="preserve">Ich habe folgende Regelmäßigkeit in den Daten erkannt:</w:t>
                            </w:r>
                            <w:r/>
                            <w:r>
                              <w:rPr>
                                <w:b/>
                                <w:bCs w:val="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spacing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 w:val="0"/>
                                <w:sz w:val="28"/>
                                <w:szCs w:val="28"/>
                              </w:rPr>
                              <w:t xml:space="preserve">Wenn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die Luftfeuchtigkeit hoch ist und Wolken am Himmel sind, </w:t>
                            </w:r>
                            <w:r>
                              <w:rPr>
                                <w:b/>
                                <w:bCs w:val="0"/>
                                <w:sz w:val="28"/>
                                <w:szCs w:val="28"/>
                              </w:rPr>
                              <w:t xml:space="preserve">dann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regnet es wahrscheinlich. Das habe ich so ausgerechnet. </w:t>
                            </w:r>
                            <w:r/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62336;o:allowoverlap:true;o:allowincell:true;mso-position-horizontal-relative:text;margin-left:128.3pt;mso-position-horizontal:absolute;mso-position-vertical-relative:text;margin-top:0.2pt;mso-position-vertical:absolute;width:298.2pt;height:120.1pt;mso-wrap-distance-left:9.0pt;mso-wrap-distance-top:3.6pt;mso-wrap-distance-right:9.0pt;mso-wrap-distance-bottom:3.6pt;v-text-anchor:top;visibility:visible;" fillcolor="#FFFFFF" strokecolor="#000000" strokeweight="0.75pt">
                <w10:wrap type="square"/>
                <v:textbox inset="0,0,0,0">
                  <w:txbxContent>
                    <w:p>
                      <w:pPr>
                        <w:spacing w:line="259" w:lineRule="auto"/>
                        <w:rPr>
                          <w:b/>
                          <w:bCs w:val="0"/>
                          <w:sz w:val="28"/>
                          <w:szCs w:val="28"/>
                        </w:rPr>
                      </w:pPr>
                      <w:r/>
                      <w:bookmarkStart w:id="21" w:name="_Hlk72923341"/>
                      <w:r/>
                      <w:bookmarkEnd w:id="21"/>
                      <w:r>
                        <w:rPr>
                          <w:sz w:val="28"/>
                          <w:szCs w:val="28"/>
                        </w:rPr>
                        <w:t xml:space="preserve">Ich habe folgende Regelmäßigkeit in den Daten erkannt:</w:t>
                      </w:r>
                      <w:r/>
                      <w:r>
                        <w:rPr>
                          <w:b/>
                          <w:bCs w:val="0"/>
                          <w:sz w:val="28"/>
                          <w:szCs w:val="28"/>
                        </w:rPr>
                      </w:r>
                    </w:p>
                    <w:p>
                      <w:pPr>
                        <w:spacing w:line="259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 w:val="0"/>
                          <w:sz w:val="28"/>
                          <w:szCs w:val="28"/>
                        </w:rPr>
                        <w:t xml:space="preserve">Wenn</w:t>
                      </w:r>
                      <w:r>
                        <w:rPr>
                          <w:sz w:val="28"/>
                          <w:szCs w:val="28"/>
                        </w:rPr>
                        <w:t xml:space="preserve"> die Luftfeuchtigkeit hoch ist und Wolken am Himmel sind, </w:t>
                      </w:r>
                      <w:r>
                        <w:rPr>
                          <w:b/>
                          <w:bCs w:val="0"/>
                          <w:sz w:val="28"/>
                          <w:szCs w:val="28"/>
                        </w:rPr>
                        <w:t xml:space="preserve">dann</w:t>
                      </w:r>
                      <w:r>
                        <w:rPr>
                          <w:sz w:val="28"/>
                          <w:szCs w:val="28"/>
                        </w:rPr>
                        <w:t xml:space="preserve"> regnet es wahrscheinlich. Das habe ich so ausgerechnet. </w:t>
                      </w:r>
                      <w:r/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del w:id="17" w:author="Imke Endjer" w:date="2022-12-13T10:57:00Z">
        <w:r/>
      </w:del>
    </w:p>
    <w:p>
      <w:pPr>
        <w:jc w:val="both"/>
        <w:spacing w:line="360" w:lineRule="auto"/>
        <w:rPr>
          <w:sz w:val="28"/>
          <w:szCs w:val="28"/>
        </w:rPr>
        <w:pPrChange w:id="18" w:author="imke.endjer@uni-oldenburg.de" w:date="2023-01-27T11:46:22Z" oouserid="oc6c87be83f3_geda2827">
          <w:pPr>
            <w:spacing w:line="360" w:lineRule="auto"/>
          </w:pPr>
        </w:pPrChange>
      </w:pPr>
      <w:r>
        <w:rPr>
          <w:sz w:val="28"/>
          <w:szCs w:val="28"/>
        </w:rPr>
        <w:t xml:space="preserve">Menschen</w:t>
      </w:r>
      <w:r>
        <w:rPr>
          <w:sz w:val="28"/>
          <w:szCs w:val="28"/>
        </w:rPr>
        <w:t xml:space="preserve"> nutzen ihre Füße, Hände oder den Mund, um Probleme zu lösen. Eine KI macht dies mit Motoren, Lautsprechern, Bildschirmen und anderen </w:t>
      </w:r>
      <w:r>
        <w:rPr>
          <w:b/>
          <w:bCs w:val="0"/>
          <w:sz w:val="28"/>
          <w:szCs w:val="28"/>
          <w:rPrChange w:id="19" w:author="Imke Endjer" w:date="2022-12-13T11:05:00Z">
            <w:rPr>
              <w:sz w:val="28"/>
              <w:szCs w:val="28"/>
            </w:rPr>
          </w:rPrChange>
        </w:rPr>
        <w:t xml:space="preserve">Aktoren</w:t>
      </w:r>
      <w:r>
        <w:rPr>
          <w:sz w:val="28"/>
          <w:szCs w:val="28"/>
        </w:rPr>
        <w:t xml:space="preserve">. Eine KI muss deswegen aber kein Roboter sein</w:t>
      </w:r>
      <w:r>
        <w:rPr>
          <w:sz w:val="28"/>
          <w:szCs w:val="28"/>
        </w:rPr>
        <w:t xml:space="preserve">: </w:t>
      </w:r>
      <w:del w:id="20" w:author="Imke Endjer" w:date="2022-12-13T11:05:00Z">
        <w:r>
          <w:rPr>
            <w:sz w:val="28"/>
            <w:szCs w:val="28"/>
          </w:rPr>
          <w:delText xml:space="preserve">Es </w:delText>
        </w:r>
      </w:del>
      <w:ins w:id="21" w:author="Imke Endjer" w:date="2022-12-13T11:05:00Z">
        <w:r>
          <w:rPr>
            <w:sz w:val="28"/>
            <w:szCs w:val="28"/>
          </w:rPr>
          <w:t xml:space="preserve">Eine KI</w:t>
        </w:r>
      </w:ins>
      <w:ins w:id="22" w:author="Imke Endjer" w:date="2022-12-13T11:05:00Z">
        <w:r>
          <w:rPr>
            <w:sz w:val="28"/>
            <w:szCs w:val="28"/>
          </w:rPr>
          <w:t xml:space="preserve"> </w:t>
        </w:r>
      </w:ins>
      <w:r>
        <w:rPr>
          <w:sz w:val="28"/>
          <w:szCs w:val="28"/>
        </w:rPr>
        <w:t xml:space="preserve">kann auch einfach nur ein Computer-Programm sein. Ein Beispiel dafür wäre eine KI, die das Wetter vorhersagen kann.</w:t>
      </w:r>
      <w:r/>
    </w:p>
    <w:p>
      <w:pPr>
        <w:spacing w:line="360" w:lineRule="auto"/>
        <w:rPr>
          <w:b/>
          <w:bCs/>
          <w:sz w:val="28"/>
          <w:szCs w:val="28"/>
        </w:rPr>
      </w:pPr>
      <w:ins w:id="23" w:author="imke.endjer@uni-oldenburg.de" w:date="2023-01-27T11:47:14Z" oouserid="oc6c87be83f3_geda2827">
        <w:r>
          <w:rPr>
            <w:b/>
            <w:bCs w:val="0"/>
            <w:sz w:val="28"/>
            <w:szCs w:val="28"/>
            <w:highlight w:val="none"/>
          </w:rPr>
        </w:r>
      </w:ins>
      <w:r>
        <w:rPr>
          <w:b/>
          <w:bCs w:val="0"/>
          <w:sz w:val="28"/>
          <w:szCs w:val="28"/>
          <w:highlight w:val="none"/>
        </w:rPr>
      </w:r>
    </w:p>
    <w:p>
      <w:pPr>
        <w:spacing w:line="360" w:lineRule="auto"/>
        <w:rPr>
          <w:ins w:id="24" w:author="imke.endjer@uni-oldenburg.de" w:date="2023-01-27T11:47:14Z" oouserid="oc6c87be83f3_geda2827"/>
          <w:b/>
          <w:bCs/>
          <w:sz w:val="28"/>
          <w:szCs w:val="28"/>
          <w:highlight w:val="none"/>
        </w:rPr>
      </w:pPr>
      <w:ins w:id="25" w:author="imke.endjer@uni-oldenburg.de" w:date="2023-01-27T11:47:14Z" oouserid="oc6c87be83f3_geda2827">
        <w:r>
          <w:rPr>
            <w:b/>
            <w:bCs w:val="0"/>
            <w:sz w:val="28"/>
            <w:szCs w:val="28"/>
            <w:highlight w:val="none"/>
          </w:rPr>
        </w:r>
      </w:ins>
      <w:ins w:id="26" w:author="imke.endjer@uni-oldenburg.de" w:date="2023-01-27T11:47:14Z" oouserid="oc6c87be83f3_geda2827">
        <w:r>
          <w:rPr>
            <w:b/>
            <w:bCs w:val="0"/>
            <w:sz w:val="28"/>
            <w:szCs w:val="28"/>
            <w:highlight w:val="none"/>
          </w:rPr>
        </w:r>
      </w:ins>
    </w:p>
    <w:p>
      <w:pPr>
        <w:spacing w:line="360" w:lineRule="auto"/>
        <w:rPr>
          <w:ins w:id="27" w:author="imke.endjer@uni-oldenburg.de" w:date="2023-01-27T11:47:14Z" oouserid="oc6c87be83f3_geda2827"/>
          <w:b/>
          <w:bCs/>
          <w:sz w:val="28"/>
          <w:szCs w:val="28"/>
          <w:highlight w:val="none"/>
        </w:rPr>
      </w:pPr>
      <w:ins w:id="28" w:author="imke.endjer@uni-oldenburg.de" w:date="2023-01-27T11:47:14Z" oouserid="oc6c87be83f3_geda2827">
        <w:r>
          <w:rPr>
            <w:b/>
            <w:bCs w:val="0"/>
            <w:sz w:val="28"/>
            <w:szCs w:val="28"/>
            <w:highlight w:val="none"/>
          </w:rPr>
        </w:r>
      </w:ins>
      <w:ins w:id="29" w:author="imke.endjer@uni-oldenburg.de" w:date="2023-01-27T11:47:14Z" oouserid="oc6c87be83f3_geda2827">
        <w:r>
          <w:rPr>
            <w:b/>
            <w:bCs w:val="0"/>
            <w:sz w:val="28"/>
            <w:szCs w:val="28"/>
            <w:highlight w:val="none"/>
          </w:rPr>
        </w:r>
      </w:ins>
    </w:p>
    <w:p>
      <w:pPr>
        <w:spacing w:line="360" w:lineRule="auto"/>
        <w:rPr>
          <w:ins w:id="30" w:author="imke.endjer@uni-oldenburg.de" w:date="2023-01-27T11:47:14Z" oouserid="oc6c87be83f3_geda2827"/>
          <w:b/>
          <w:bCs/>
          <w:sz w:val="28"/>
          <w:szCs w:val="28"/>
          <w:highlight w:val="none"/>
        </w:rPr>
      </w:pPr>
      <w:ins w:id="31" w:author="imke.endjer@uni-oldenburg.de" w:date="2023-01-27T11:47:14Z" oouserid="oc6c87be83f3_geda2827">
        <w:r>
          <w:rPr>
            <w:b/>
            <w:bCs w:val="0"/>
            <w:sz w:val="28"/>
            <w:szCs w:val="28"/>
            <w:highlight w:val="none"/>
          </w:rPr>
        </w:r>
      </w:ins>
      <w:ins w:id="32" w:author="imke.endjer@uni-oldenburg.de" w:date="2023-01-27T11:47:14Z" oouserid="oc6c87be83f3_geda2827">
        <w:r>
          <w:rPr>
            <w:b/>
            <w:bCs w:val="0"/>
            <w:sz w:val="28"/>
            <w:szCs w:val="28"/>
            <w:highlight w:val="none"/>
          </w:rPr>
        </w:r>
      </w:ins>
    </w:p>
    <w:p>
      <w:pPr>
        <w:spacing w:line="360" w:lineRule="auto"/>
        <w:rPr>
          <w:ins w:id="33" w:author="imke.endjer@uni-oldenburg.de" w:date="2023-01-27T11:47:15Z" oouserid="oc6c87be83f3_geda2827"/>
          <w:b/>
          <w:bCs/>
          <w:sz w:val="28"/>
          <w:szCs w:val="28"/>
          <w:highlight w:val="none"/>
        </w:rPr>
      </w:pPr>
      <w:ins w:id="34" w:author="imke.endjer@uni-oldenburg.de" w:date="2023-01-27T11:47:15Z" oouserid="oc6c87be83f3_geda2827">
        <w:r>
          <w:rPr>
            <w:b/>
            <w:bCs w:val="0"/>
            <w:sz w:val="28"/>
            <w:szCs w:val="28"/>
            <w:highlight w:val="none"/>
          </w:rPr>
        </w:r>
      </w:ins>
      <w:ins w:id="35" w:author="imke.endjer@uni-oldenburg.de" w:date="2023-01-27T11:47:15Z" oouserid="oc6c87be83f3_geda2827">
        <w:r>
          <w:rPr>
            <w:b/>
            <w:bCs w:val="0"/>
            <w:sz w:val="28"/>
            <w:szCs w:val="28"/>
            <w:highlight w:val="none"/>
          </w:rPr>
        </w:r>
      </w:ins>
    </w:p>
    <w:p>
      <w:pPr>
        <w:spacing w:line="360" w:lineRule="auto"/>
        <w:rPr>
          <w:ins w:id="36" w:author="imke.endjer@uni-oldenburg.de" w:date="2023-01-27T11:47:15Z" oouserid="oc6c87be83f3_geda2827"/>
          <w:b/>
          <w:bCs/>
          <w:sz w:val="28"/>
          <w:szCs w:val="28"/>
          <w:highlight w:val="none"/>
        </w:rPr>
      </w:pPr>
      <w:ins w:id="37" w:author="imke.endjer@uni-oldenburg.de" w:date="2023-01-27T11:47:15Z" oouserid="oc6c87be83f3_geda2827">
        <w:r>
          <w:rPr>
            <w:b/>
            <w:bCs w:val="0"/>
            <w:sz w:val="28"/>
            <w:szCs w:val="28"/>
            <w:highlight w:val="none"/>
          </w:rPr>
        </w:r>
      </w:ins>
      <w:ins w:id="38" w:author="imke.endjer@uni-oldenburg.de" w:date="2023-01-27T11:47:15Z" oouserid="oc6c87be83f3_geda2827">
        <w:r>
          <w:rPr>
            <w:b/>
            <w:bCs w:val="0"/>
            <w:sz w:val="28"/>
            <w:szCs w:val="28"/>
            <w:highlight w:val="none"/>
          </w:rPr>
        </w:r>
      </w:ins>
    </w:p>
    <w:p>
      <w:pPr>
        <w:spacing w:line="360" w:lineRule="auto"/>
        <w:rPr>
          <w:ins w:id="39" w:author="imke.endjer@uni-oldenburg.de" w:date="2023-01-27T11:47:16Z" oouserid="oc6c87be83f3_geda2827"/>
          <w:b/>
          <w:bCs/>
          <w:sz w:val="28"/>
          <w:szCs w:val="28"/>
          <w:highlight w:val="none"/>
        </w:rPr>
      </w:pPr>
      <w:ins w:id="40" w:author="imke.endjer@uni-oldenburg.de" w:date="2023-01-27T11:47:16Z" oouserid="oc6c87be83f3_geda2827">
        <w:r>
          <w:rPr>
            <w:b/>
            <w:bCs w:val="0"/>
            <w:sz w:val="28"/>
            <w:szCs w:val="28"/>
            <w:highlight w:val="none"/>
          </w:rPr>
        </w:r>
      </w:ins>
      <w:ins w:id="41" w:author="imke.endjer@uni-oldenburg.de" w:date="2023-01-27T11:47:16Z" oouserid="oc6c87be83f3_geda2827">
        <w:r>
          <w:rPr>
            <w:b/>
            <w:bCs w:val="0"/>
            <w:sz w:val="28"/>
            <w:szCs w:val="28"/>
            <w:highlight w:val="none"/>
          </w:rPr>
        </w:r>
      </w:ins>
    </w:p>
    <w:p>
      <w:pPr>
        <w:spacing w:line="360" w:lineRule="auto"/>
        <w:rPr>
          <w:ins w:id="42" w:author="imke.endjer@uni-oldenburg.de" w:date="2023-01-27T11:47:14Z" oouserid="oc6c87be83f3_geda2827"/>
          <w:b/>
          <w:bCs/>
          <w:sz w:val="28"/>
          <w:szCs w:val="28"/>
          <w:highlight w:val="none"/>
        </w:rPr>
      </w:pPr>
      <w:r>
        <w:rPr>
          <w:b/>
          <w:bCs w:val="0"/>
          <w:sz w:val="28"/>
          <w:szCs w:val="28"/>
        </w:rPr>
        <w:t xml:space="preserve">Aufgabe</w:t>
      </w:r>
      <w:r>
        <w:rPr>
          <w:b/>
          <w:bCs w:val="0"/>
          <w:sz w:val="28"/>
          <w:szCs w:val="28"/>
        </w:rPr>
        <w:t xml:space="preserve"> 2</w:t>
      </w:r>
      <w:r>
        <w:rPr>
          <w:b/>
          <w:bCs w:val="0"/>
          <w:sz w:val="28"/>
          <w:szCs w:val="28"/>
        </w:rPr>
        <w:t xml:space="preserve">:</w:t>
      </w:r>
      <w:r>
        <w:rPr>
          <w:b/>
          <w:bCs w:val="0"/>
          <w:sz w:val="28"/>
          <w:szCs w:val="28"/>
        </w:rPr>
        <w:t xml:space="preserve"> </w:t>
      </w:r>
      <w:ins w:id="43" w:author="imke.endjer@uni-oldenburg.de" w:date="2023-01-27T11:47:14Z" oouserid="oc6c87be83f3_geda2827">
        <w:r/>
      </w:ins>
    </w:p>
    <w:p>
      <w:pPr>
        <w:jc w:val="both"/>
        <w:spacing w:line="360" w:lineRule="auto"/>
        <w:rPr>
          <w:sz w:val="28"/>
          <w:szCs w:val="28"/>
        </w:rPr>
        <w:pPrChange w:id="44" w:author="imke.endjer@uni-oldenburg.de" w:date="2023-01-27T11:46:39Z" oouserid="oc6c87be83f3_geda2827">
          <w:pPr>
            <w:spacing w:line="360" w:lineRule="auto"/>
          </w:pPr>
        </w:pPrChange>
      </w:pPr>
      <w:r>
        <w:rPr>
          <w:color w:val="ff0000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4340546</wp:posOffset>
                </wp:positionH>
                <wp:positionV relativeFrom="paragraph">
                  <wp:posOffset>12782</wp:posOffset>
                </wp:positionV>
                <wp:extent cx="1492250" cy="1289685"/>
                <wp:effectExtent l="0" t="0" r="0" b="5715"/>
                <wp:wrapThrough wrapText="bothSides">
                  <wp:wrapPolygon edited="1">
                    <wp:start x="0" y="0"/>
                    <wp:lineTo x="0" y="21377"/>
                    <wp:lineTo x="21232" y="21377"/>
                    <wp:lineTo x="21232" y="0"/>
                    <wp:lineTo x="0" y="0"/>
                  </wp:wrapPolygon>
                </wp:wrapThrough>
                <wp:docPr id="9" name="Grafik 15" descr="Ein Bild, das Baum, draußen, Boden, gelb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Ein Bild, das Baum, draußen, Boden, gelb enthält.&#10;&#10;Automatisch generierte Beschreibu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492250" cy="1289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position:absolute;z-index:251664384;o:allowoverlap:true;o:allowincell:true;mso-position-horizontal-relative:margin;margin-left:341.8pt;mso-position-horizontal:absolute;mso-position-vertical-relative:text;margin-top:1.0pt;mso-position-vertical:absolute;width:117.5pt;height:101.5pt;mso-wrap-distance-left:9.0pt;mso-wrap-distance-top:0.0pt;mso-wrap-distance-right:9.0pt;mso-wrap-distance-bottom:0.0pt;" wrapcoords="0 0 0 98968 98296 98968 98296 0 0 0" stroked="false">
                <v:path textboxrect="0,0,0,0"/>
                <w10:wrap type="through"/>
                <v:imagedata r:id="rId17" o:title=""/>
              </v:shape>
            </w:pict>
          </mc:Fallback>
        </mc:AlternateContent>
      </w:r>
      <w:r>
        <w:rPr>
          <w:sz w:val="28"/>
          <w:szCs w:val="28"/>
        </w:rPr>
        <w:t xml:space="preserve">Man unterscheidet starke und schwache Künstliche Intelligenz. Eine starke KI kann </w:t>
      </w:r>
      <w:r>
        <w:rPr>
          <w:sz w:val="28"/>
          <w:szCs w:val="28"/>
          <w:u w:val="single"/>
        </w:rPr>
        <w:t xml:space="preserve">alles</w:t>
      </w:r>
      <w:r>
        <w:rPr>
          <w:sz w:val="28"/>
          <w:szCs w:val="28"/>
        </w:rPr>
        <w:t xml:space="preserve"> machen, was ein Mensch auch kann – oder sogar noch mehr! Eine schwache KI </w:t>
      </w:r>
      <w:commentRangeStart w:id="0"/>
      <w:del w:id="45" w:author="Imke Endjer" w:date="2022-12-13T11:07:00Z">
        <w:r>
          <w:rPr>
            <w:sz w:val="28"/>
            <w:szCs w:val="28"/>
          </w:rPr>
          <w:delText xml:space="preserve">tut nur so, als wäre sie intelligent.</w:delText>
        </w:r>
      </w:del>
      <w:commentRangeEnd w:id="0"/>
      <w:r>
        <w:commentReference w:id="0"/>
      </w:r>
      <w:del w:id="46" w:author="Imke Endjer" w:date="2022-12-13T11:07:00Z">
        <w:r>
          <w:rPr>
            <w:sz w:val="28"/>
            <w:szCs w:val="28"/>
          </w:rPr>
          <w:delText xml:space="preserve"> Sie </w:delText>
        </w:r>
      </w:del>
      <w:r>
        <w:rPr>
          <w:sz w:val="28"/>
          <w:szCs w:val="28"/>
        </w:rPr>
        <w:t xml:space="preserve">kann </w:t>
      </w:r>
      <w:ins w:id="47" w:author="Imke Endjer" w:date="2022-12-13T11:07:00Z">
        <w:r>
          <w:rPr>
            <w:sz w:val="28"/>
            <w:szCs w:val="28"/>
          </w:rPr>
          <w:t xml:space="preserve">meist </w:t>
        </w:r>
      </w:ins>
      <w:r>
        <w:rPr>
          <w:sz w:val="28"/>
          <w:szCs w:val="28"/>
        </w:rPr>
        <w:t xml:space="preserve">nur eine einzige Aufgabe erfüllen.</w:t>
      </w:r>
      <w:r/>
    </w:p>
    <w:p>
      <w:pPr>
        <w:pStyle w:val="1076"/>
        <w:numPr>
          <w:ilvl w:val="0"/>
          <w:numId w:val="41"/>
        </w:numPr>
        <w:ind w:left="426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Die Intelligenz von Menschen kann mit einem IQ-Test gemessen werden. Ein IQ von 100 ist normal. Ist eine schwache KI mit einem IQ von 150 intelligenter als ein Mensch? Diskutiert zu zweit!</w:t>
      </w:r>
      <w:r/>
    </w:p>
    <w:p>
      <w:pPr>
        <w:pStyle w:val="1076"/>
        <w:numPr>
          <w:ilvl w:val="0"/>
          <w:numId w:val="41"/>
        </w:numPr>
        <w:ind w:left="426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Benenne drei Aufgaben, die eine schwache KI lösen kann:</w:t>
      </w:r>
      <w:r>
        <w:rPr>
          <w:sz w:val="28"/>
          <w:szCs w:val="28"/>
        </w:rPr>
        <w:br/>
      </w:r>
      <w:r/>
    </w:p>
    <w:p>
      <w:pPr>
        <w:pStyle w:val="1076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_______________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_______________      _______________</w:t>
      </w:r>
      <w:r/>
    </w:p>
    <w:p>
      <w:pPr>
        <w:pStyle w:val="1076"/>
        <w:numPr>
          <w:ilvl w:val="0"/>
          <w:numId w:val="41"/>
        </w:numPr>
        <w:ind w:left="426"/>
        <w:spacing w:line="360" w:lineRule="auto"/>
        <w:rPr>
          <w:sz w:val="28"/>
          <w:szCs w:val="28"/>
        </w:rPr>
      </w:pPr>
      <w:r/>
      <w:commentRangeStart w:id="1"/>
      <w:r>
        <w:rPr>
          <w:sz w:val="28"/>
          <w:szCs w:val="28"/>
        </w:rPr>
        <w:t xml:space="preserve">Starke Künstliche Intelligenz </w:t>
      </w:r>
      <w:r>
        <w:rPr>
          <w:sz w:val="28"/>
          <w:szCs w:val="28"/>
        </w:rPr>
        <w:t xml:space="preserve">existiert </w:t>
      </w:r>
      <w:r>
        <w:rPr>
          <w:sz w:val="28"/>
          <w:szCs w:val="28"/>
        </w:rPr>
        <w:t xml:space="preserve">bis jetzt nur in Büchern und Filmen</w:t>
      </w:r>
      <w:r>
        <w:rPr>
          <w:sz w:val="28"/>
          <w:szCs w:val="28"/>
        </w:rPr>
        <w:t xml:space="preserve">. Beschreibe die Aufgaben einer KI aus einem Buch oder Film. Warum handelt es sich um eine starke KI?</w:t>
      </w:r>
      <w:commentRangeEnd w:id="1"/>
      <w:r>
        <w:commentReference w:id="1"/>
      </w:r>
      <w:r>
        <w:rPr>
          <w:rStyle w:val="1118"/>
        </w:rPr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1531" w:bottom="709" w:left="1531" w:header="425" w:footer="284" w:gutter="0"/>
      <w:cols w:num="1" w:sep="0" w:space="708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Imke Endjer" w:date="2022-12-13T11:09:00Z" w:initials="IE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Evtl. extra aufgabe: Man könnte hier die SuS aufschreiben lassen was sie kenne und dann später "sortieren lassen" warum sie denken, dass es sich um starke oder schwache KI handelt</w:t>
      </w:r>
    </w:p>
  </w:comment>
  <w:comment w:id="0" w:author="imke.endjer@uni-oldenburg.de" w:date="2022-12-13T11:06:00Z" w:initials="i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Impliziert, dass nur starke KI Intelligent sind. Würde ich ggf. unformulieren?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742DBF0" w16cex:dateUtc="2022-12-13T10:09:00Z"/>
  <w16cex:commentExtensible w16cex:durableId="2742DB46" w16cex:dateUtc="2022-12-13T10:06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742DBF0"/>
  <w16cid:commentId w16cid:paraId="00000002" w16cid:durableId="2742DB4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helvetica 45">
    <w:panose1 w:val="020B0203030804020204"/>
  </w:font>
  <w:font w:name="helvetica 55">
    <w:panose1 w:val="020B0203030804020204"/>
  </w:font>
  <w:font w:name="Segoe UI">
    <w:panose1 w:val="020B0502040504020204"/>
  </w:font>
  <w:font w:name="helvetica 65">
    <w:panose1 w:val="020B02030308040202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2"/>
      <w:ind w:right="-2637"/>
      <w:tabs>
        <w:tab w:val="right" w:pos="8789" w:leader="none"/>
        <w:tab w:val="clear" w:pos="9072" w:leader="none"/>
      </w:tabs>
      <w:rPr>
        <w:i/>
        <w:sz w:val="18"/>
      </w:rPr>
    </w:pPr>
    <w:r>
      <w:rPr>
        <w:rFonts w:ascii="Times New Roman" w:hAnsi="Times New Roman" w:cs="Times New Roman"/>
        <w:bCs w:val="0"/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column">
                <wp:posOffset>6019165</wp:posOffset>
              </wp:positionH>
              <wp:positionV relativeFrom="paragraph">
                <wp:posOffset>-4484370</wp:posOffset>
              </wp:positionV>
              <wp:extent cx="328930" cy="4115435"/>
              <wp:effectExtent l="0" t="0" r="13970" b="18415"/>
              <wp:wrapNone/>
              <wp:docPr id="3" name="Gruppieren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328930" cy="4115435"/>
                        <a:chOff x="0" y="-19048"/>
                        <a:chExt cx="328930" cy="4115116"/>
                      </a:xfrm>
                    </wpg:grpSpPr>
                    <wps:wsp>
                      <wps:cNvPr id="0" name=""/>
                      <wps:cNvSpPr/>
                      <wps:spPr bwMode="auto">
                        <a:xfrm rot="16199998">
                          <a:off x="-1579880" y="1560832"/>
                          <a:ext cx="348869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160" w:lineRule="exact"/>
                              <w:rPr>
                                <w:rFonts w:asciiTheme="minorHAnsi" w:hAnsiTheme="minorHAnsi" w:cstheme="minorHAnsi"/>
                                <w:color w:val="a6a6a6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Eine Entwicklung in Kooperation von OFFIS e.V., der Universität Oldenburg und der Wissensfabrik – Unternehmen für Deutschland e.V.</w:t>
                            </w:r>
                            <w:r/>
                          </w:p>
                          <w:p>
                            <w:pPr>
                              <w:spacing w:line="160" w:lineRule="exact"/>
                              <w:rPr>
                                <w:rFonts w:asciiTheme="minorHAnsi" w:hAnsiTheme="minorHAnsi" w:cstheme="minorHAnsi"/>
                                <w:color w:val="a6a6a6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/>
                                <w:sz w:val="14"/>
                                <w:szCs w:val="14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Grafik 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/>
                      </pic:blipFill>
                      <pic:spPr bwMode="auto">
                        <a:xfrm rot="16199998">
                          <a:off x="-165418" y="3699193"/>
                          <a:ext cx="64770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" o:spid="_x0000_s0000" style="position:absolute;z-index:251667456;o:allowoverlap:true;o:allowincell:true;mso-position-horizontal-relative:text;margin-left:473.9pt;mso-position-horizontal:absolute;mso-position-vertical-relative:text;margin-top:-353.1pt;mso-position-vertical:absolute;width:25.9pt;height:324.1pt;mso-wrap-distance-left:9.0pt;mso-wrap-distance-top:0.0pt;mso-wrap-distance-right:9.0pt;mso-wrap-distance-bottom:0.0pt;" coordorigin="0,-190" coordsize="3289,41151">
              <v:shape id="shape 3" o:spid="_x0000_s3" o:spt="1" type="#_x0000_t1" style="position:absolute;left:-15798;top:15608;width:34886;height:3289;rotation:269;v-text-anchor:top;visibility:visible;" fillcolor="#FFFFFF" stroked="f" strokeweight="0.75pt">
                <v:textbox inset="0,0,0,0">
                  <w:txbxContent>
                    <w:p>
                      <w:pPr>
                        <w:spacing w:line="160" w:lineRule="exact"/>
                        <w:rPr>
                          <w:rFonts w:asciiTheme="minorHAnsi" w:hAnsiTheme="minorHAnsi" w:cstheme="minorHAnsi"/>
                          <w:color w:val="a6a6a6"/>
                          <w:sz w:val="14"/>
                          <w:szCs w:val="14"/>
                        </w:rPr>
                      </w:pPr>
                      <w:r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Eine Entwicklung in Kooperation von OFFIS e.V., der Universität Oldenburg und der Wissensfabrik – Unternehmen für Deutschland e.V.</w:t>
                      </w:r>
                      <w:r/>
                    </w:p>
                    <w:p>
                      <w:pPr>
                        <w:spacing w:line="160" w:lineRule="exact"/>
                        <w:rPr>
                          <w:rFonts w:asciiTheme="minorHAnsi" w:hAnsiTheme="minorHAnsi" w:cstheme="minorHAnsi"/>
                          <w:color w:val="a6a6a6"/>
                          <w:sz w:val="14"/>
                          <w:szCs w:val="1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/>
                          <w:sz w:val="14"/>
                          <w:szCs w:val="14"/>
                        </w:rPr>
                      </w:r>
                      <w:r/>
                    </w:p>
                  </w:txbxContent>
                </v:textbox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left:-1654;top:36991;width:6477;height:1460;rotation:269;" stroked="false">
                <v:path textboxrect="0,0,0,0"/>
                <v:imagedata r:id="rId1" o:title=""/>
              </v:shape>
            </v:group>
          </w:pict>
        </mc:Fallback>
      </mc:AlternateContent>
    </w:r>
    <w:r>
      <w:rPr>
        <w:sz w:val="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-114244</wp:posOffset>
              </wp:positionV>
              <wp:extent cx="5604176" cy="0"/>
              <wp:effectExtent l="0" t="19050" r="34925" b="19050"/>
              <wp:wrapNone/>
              <wp:docPr id="4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604176" cy="0"/>
                      </a:xfrm>
                      <a:prstGeom prst="line">
                        <a:avLst/>
                      </a:prstGeom>
                      <a:ln w="31750">
                        <a:solidFill>
                          <a:srgbClr val="F5A7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hape 5" o:spid="_x0000_s5" style="position:absolute;left:0;text-align:left;z-index:251660288;mso-wrap-distance-left:9.0pt;mso-wrap-distance-top:0.0pt;mso-wrap-distance-right:9.0pt;mso-wrap-distance-bottom:0.0pt;visibility:visible;" from="0.5pt,-9.0pt" to="441.8pt,-9.0pt" filled="f" strokecolor="#F5A700" strokeweight="2.50pt">
              <v:stroke dashstyle="solid"/>
            </v:line>
          </w:pict>
        </mc:Fallback>
      </mc:AlternateContent>
    </w:r>
    <w:r>
      <w:rPr>
        <w:sz w:val="6"/>
      </w:rPr>
      <w:t xml:space="preserve"> </w:t>
    </w:r>
    <w:r>
      <w:rPr>
        <w:sz w:val="18"/>
      </w:rPr>
      <w:t xml:space="preserve">Modul </w:t>
    </w:r>
    <w:r>
      <w:rPr>
        <w:sz w:val="18"/>
      </w:rPr>
      <w:t xml:space="preserve">KI</w:t>
    </w:r>
    <w:r>
      <w:rPr>
        <w:sz w:val="18"/>
      </w:rPr>
      <w:t xml:space="preserve">-B</w:t>
    </w:r>
    <w:r>
      <w:rPr>
        <w:sz w:val="18"/>
      </w:rPr>
      <w:t xml:space="preserve">1</w:t>
    </w:r>
    <w:r>
      <w:rPr>
        <w:sz w:val="18"/>
      </w:rPr>
      <w:t xml:space="preserve"> – </w:t>
    </w:r>
    <w:r>
      <w:rPr>
        <w:sz w:val="18"/>
      </w:rPr>
      <w:t xml:space="preserve">Finde die KI</w:t>
    </w:r>
    <w:r>
      <w:rPr>
        <w:i/>
        <w:sz w:val="18"/>
      </w:rPr>
      <w:tab/>
    </w:r>
    <w:r>
      <w:rPr>
        <w:iCs/>
        <w:sz w:val="18"/>
      </w:rPr>
      <w:t xml:space="preserve">zuletzt aktualisiert am </w:t>
    </w:r>
    <w:r>
      <w:rPr>
        <w:iCs/>
        <w:sz w:val="18"/>
      </w:rPr>
      <w:fldChar w:fldCharType="begin"/>
    </w:r>
    <w:r>
      <w:rPr>
        <w:iCs/>
        <w:sz w:val="18"/>
      </w:rPr>
      <w:instrText xml:space="preserve"> TIME \@ "dd.MM.yy" </w:instrText>
    </w:r>
    <w:r>
      <w:rPr>
        <w:iCs/>
        <w:sz w:val="18"/>
      </w:rPr>
      <w:fldChar w:fldCharType="separate"/>
    </w:r>
    <w:ins w:id="48" w:author="imke.endjer@uni-oldenburg.de" w:date="2023-01-27T11:44:47Z" oouserid="oc6c87be83f3_geda2827">
      <w:r>
        <w:rPr>
          <w:iCs/>
          <w:sz w:val="18"/>
        </w:rPr>
        <w:t xml:space="preserve">27.01.23</w:t>
      </w:r>
    </w:ins>
    <w:r>
      <w:rPr>
        <w:iCs/>
        <w:sz w:val="18"/>
      </w:rPr>
    </w:r>
    <w:del w:id="49" w:author="imke.endjer@uni-oldenburg.de" w:date="2023-01-27T11:44:47Z" oouserid="oc6c87be83f3_geda2827">
      <w:r>
        <w:rPr>
          <w:iCs/>
          <w:sz w:val="18"/>
        </w:rPr>
      </w:r>
    </w:del>
    <w:del w:id="50" w:author="imke.endjer@uni-oldenburg.de" w:date="2023-01-27T11:44:47Z" oouserid="oc6c87be83f3_geda2827">
      <w:r>
        <w:rPr>
          <w:iCs/>
          <w:sz w:val="18"/>
        </w:rPr>
        <w:delText xml:space="preserve">13.12.22</w:delText>
      </w:r>
    </w:del>
    <w:r>
      <w:rPr>
        <w:iCs/>
        <w:sz w:val="18"/>
      </w:rPr>
      <w:fldChar w:fldCharType="end"/>
    </w:r>
    <w:r>
      <w:rPr>
        <w:i/>
        <w:sz w:val="18"/>
      </w:rPr>
      <w:tab/>
    </w:r>
    <w:r>
      <w:rPr>
        <w:sz w:val="18"/>
      </w:rPr>
      <w:t xml:space="preserve">Seite </w:t>
    </w:r>
    <w:r>
      <w:rPr>
        <w:bCs w:val="0"/>
        <w:sz w:val="18"/>
      </w:rPr>
      <w:fldChar w:fldCharType="begin"/>
    </w:r>
    <w:r>
      <w:rPr>
        <w:sz w:val="18"/>
      </w:rPr>
      <w:instrText xml:space="preserve">PAGE  \* Arabic  \* MERGEFORMAT</w:instrText>
    </w:r>
    <w:r>
      <w:rPr>
        <w:bCs w:val="0"/>
        <w:sz w:val="18"/>
      </w:rPr>
      <w:fldChar w:fldCharType="separate"/>
    </w:r>
    <w:r>
      <w:rPr>
        <w:sz w:val="18"/>
      </w:rPr>
      <w:t xml:space="preserve">3</w:t>
    </w:r>
    <w:r>
      <w:rPr>
        <w:bCs w:val="0"/>
        <w:sz w:val="18"/>
      </w:rPr>
      <w:fldChar w:fldCharType="end"/>
    </w:r>
    <w:r>
      <w:rPr>
        <w:sz w:val="18"/>
      </w:rPr>
      <w:t xml:space="preserve"> von </w:t>
    </w:r>
    <w:r>
      <w:rPr>
        <w:sz w:val="18"/>
      </w:rPr>
      <w:fldChar w:fldCharType="begin"/>
    </w:r>
    <w:r>
      <w:rPr>
        <w:sz w:val="18"/>
      </w:rPr>
      <w:instrText xml:space="preserve">NUMPAGES  \* Arabic  \* MERGEFORMAT</w:instrText>
    </w:r>
    <w:r>
      <w:rPr>
        <w:sz w:val="18"/>
      </w:rPr>
      <w:fldChar w:fldCharType="separate"/>
    </w:r>
    <w:r>
      <w:rPr>
        <w:sz w:val="18"/>
      </w:rPr>
      <w:t xml:space="preserve">13</w:t>
    </w:r>
    <w:r>
      <w:rPr>
        <w:sz w:val="18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2"/>
      <w:ind w:right="-87"/>
      <w:tabs>
        <w:tab w:val="clear" w:pos="4536" w:leader="none"/>
        <w:tab w:val="clear" w:pos="9072" w:leader="none"/>
      </w:tabs>
      <w:rPr>
        <w:color w:val="aeaaaa"/>
        <w:sz w:val="22"/>
      </w:rPr>
    </w:pPr>
    <w:r>
      <w:rPr>
        <w:color w:val="e7e6e6" w:themeColor="background2"/>
        <w:sz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2548890</wp:posOffset>
              </wp:positionH>
              <wp:positionV relativeFrom="paragraph">
                <wp:posOffset>6350</wp:posOffset>
              </wp:positionV>
              <wp:extent cx="3060000" cy="340242"/>
              <wp:effectExtent l="0" t="0" r="7620" b="3175"/>
              <wp:wrapNone/>
              <wp:docPr id="1" name="Rechteck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060000" cy="340242"/>
                      </a:xfrm>
                      <a:prstGeom prst="rect">
                        <a:avLst/>
                      </a:prstGeom>
                      <a:solidFill>
                        <a:srgbClr val="F5A7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Arbeitsmaterial KI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-B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1.2 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GS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-251662336;o:allowoverlap:true;o:allowincell:true;mso-position-horizontal-relative:text;margin-left:200.7pt;mso-position-horizontal:absolute;mso-position-vertical-relative:text;margin-top:0.5pt;mso-position-vertical:absolute;width:240.9pt;height:26.8pt;mso-wrap-distance-left:9.0pt;mso-wrap-distance-top:0.0pt;mso-wrap-distance-right:9.0pt;mso-wrap-distance-bottom:0.0pt;v-text-anchor:middle;visibility:visible;" fillcolor="#F5A700" stroked="f" strokeweight="1.00pt">
              <v:stroke dashstyle="solid"/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Arbeitsmaterial KI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-B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1.2 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GS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aeaaaa" w:themeColor="background2" w:themeShade="BF"/>
        <w:sz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-1912620</wp:posOffset>
              </wp:positionH>
              <wp:positionV relativeFrom="paragraph">
                <wp:posOffset>-2219960</wp:posOffset>
              </wp:positionV>
              <wp:extent cx="3190875" cy="247650"/>
              <wp:effectExtent l="4763" t="0" r="0" b="0"/>
              <wp:wrapNone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6199998">
                        <a:off x="0" y="0"/>
                        <a:ext cx="319087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 xml:space="preserve">Eine Zusammenarbeit von Wissensfabrik Deutschland und OFFIS</w:t>
                          </w:r>
                          <w:r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63360;o:allowoverlap:true;o:allowincell:true;mso-position-horizontal-relative:text;margin-left:-150.6pt;mso-position-horizontal:absolute;mso-position-vertical-relative:text;margin-top:-174.8pt;mso-position-vertical:absolute;width:251.2pt;height:19.5pt;mso-wrap-distance-left:9.0pt;mso-wrap-distance-top:0.0pt;mso-wrap-distance-right:9.0pt;mso-wrap-distance-bottom:0.0pt;rotation:269;v-text-anchor:top;visibility:visible;" fillcolor="#FFFFFF" stroked="f" strokeweight="0.75pt">
              <v:textbox inset="0,0,0,0">
                <w:txbxContent>
                  <w:p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Eine Zusammenarbeit von Wissensfabrik Deutschland und OFFIS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aeaaaa" w:themeColor="background2" w:themeShade="BF"/>
        <w:sz w:val="32"/>
      </w:rPr>
      <w:t xml:space="preserve">    </w:t>
    </w:r>
    <w:r/>
  </w:p>
  <w:p>
    <w:pPr>
      <w:pStyle w:val="106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896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897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898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899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900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901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902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03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pStyle w:val="1114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9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1"/>
  </w:num>
  <w:num w:numId="13">
    <w:abstractNumId w:val="6"/>
  </w:num>
  <w:num w:numId="14">
    <w:abstractNumId w:val="10"/>
  </w:num>
  <w:num w:numId="15">
    <w:abstractNumId w:val="24"/>
  </w:num>
  <w:num w:numId="16">
    <w:abstractNumId w:val="15"/>
  </w:num>
  <w:num w:numId="17">
    <w:abstractNumId w:val="19"/>
  </w:num>
  <w:num w:numId="18">
    <w:abstractNumId w:val="4"/>
  </w:num>
  <w:num w:numId="19">
    <w:abstractNumId w:val="20"/>
  </w:num>
  <w:num w:numId="20">
    <w:abstractNumId w:val="27"/>
  </w:num>
  <w:num w:numId="21">
    <w:abstractNumId w:val="16"/>
  </w:num>
  <w:num w:numId="22">
    <w:abstractNumId w:val="28"/>
  </w:num>
  <w:num w:numId="23">
    <w:abstractNumId w:val="7"/>
  </w:num>
  <w:num w:numId="24">
    <w:abstractNumId w:val="3"/>
  </w:num>
  <w:num w:numId="25">
    <w:abstractNumId w:val="3"/>
  </w:num>
  <w:num w:numId="26">
    <w:abstractNumId w:val="14"/>
  </w:num>
  <w:num w:numId="27">
    <w:abstractNumId w:val="2"/>
  </w:num>
  <w:num w:numId="28">
    <w:abstractNumId w:val="18"/>
  </w:num>
  <w:num w:numId="29">
    <w:abstractNumId w:val="25"/>
  </w:num>
  <w:num w:numId="30">
    <w:abstractNumId w:val="0"/>
  </w:num>
  <w:num w:numId="31">
    <w:abstractNumId w:val="29"/>
  </w:num>
  <w:num w:numId="32">
    <w:abstractNumId w:val="17"/>
  </w:num>
  <w:num w:numId="33">
    <w:abstractNumId w:val="11"/>
  </w:num>
  <w:num w:numId="34">
    <w:abstractNumId w:val="26"/>
  </w:num>
  <w:num w:numId="35">
    <w:abstractNumId w:val="23"/>
  </w:num>
  <w:num w:numId="36">
    <w:abstractNumId w:val="1"/>
  </w:num>
  <w:num w:numId="37">
    <w:abstractNumId w:val="9"/>
  </w:num>
  <w:num w:numId="38">
    <w:abstractNumId w:val="13"/>
  </w:num>
  <w:num w:numId="39">
    <w:abstractNumId w:val="12"/>
  </w:num>
  <w:num w:numId="40">
    <w:abstractNumId w:val="22"/>
    <w:lvlOverride w:ilvl="0">
      <w:lvl w:ilvl="0">
        <w:start w:val="1"/>
        <w:numFmt w:val="lowerLetter"/>
        <w:isLgl w:val="false"/>
        <w:suff w:val="tab"/>
        <w:lvlText w:val="%1."/>
        <w:lvlJc w:val="left"/>
        <w:pPr/>
      </w:lvl>
    </w:lvlOverride>
  </w:num>
  <w:num w:numId="41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Imke Endjer">
    <w15:presenceInfo w15:providerId="None" w15:userId="Imke Endjer"/>
  </w15:person>
  <w15:person w15:author="imke.endjer@uni-oldenburg.de">
    <w15:presenceInfo w15:providerId="Teamlab" w15:userId="oc6c87be83f3_geda2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de-DE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90">
    <w:name w:val="table of figures"/>
    <w:basedOn w:val="894"/>
    <w:next w:val="894"/>
    <w:uiPriority w:val="99"/>
    <w:unhideWhenUsed/>
    <w:pPr>
      <w:spacing w:after="0" w:afterAutospacing="0"/>
    </w:pPr>
  </w:style>
  <w:style w:type="paragraph" w:styleId="894" w:default="1">
    <w:name w:val="Normal"/>
    <w:qFormat/>
    <w:pPr>
      <w:spacing w:line="288" w:lineRule="auto"/>
    </w:pPr>
    <w:rPr>
      <w:bCs/>
      <w:sz w:val="21"/>
      <w:lang w:eastAsia="de-DE"/>
    </w:rPr>
  </w:style>
  <w:style w:type="paragraph" w:styleId="895">
    <w:name w:val="Heading 1"/>
    <w:basedOn w:val="894"/>
    <w:next w:val="894"/>
    <w:link w:val="1070"/>
    <w:uiPriority w:val="9"/>
    <w:qFormat/>
    <w:pPr>
      <w:ind w:left="357" w:hanging="357"/>
      <w:keepLines/>
      <w:keepNext/>
      <w:spacing w:before="760" w:line="240" w:lineRule="auto"/>
      <w:outlineLvl w:val="0"/>
    </w:pPr>
    <w:rPr>
      <w:rFonts w:ascii="Helvetica 65" w:hAnsi="Helvetica 65"/>
      <w:bCs w:val="0"/>
      <w:color w:val="000000" w:themeColor="text1"/>
      <w:sz w:val="28"/>
      <w:szCs w:val="36"/>
    </w:rPr>
  </w:style>
  <w:style w:type="paragraph" w:styleId="896">
    <w:name w:val="Heading 2"/>
    <w:basedOn w:val="894"/>
    <w:next w:val="894"/>
    <w:link w:val="1072"/>
    <w:uiPriority w:val="9"/>
    <w:unhideWhenUsed/>
    <w:qFormat/>
    <w:pPr>
      <w:numPr>
        <w:ilvl w:val="1"/>
        <w:numId w:val="25"/>
      </w:numPr>
      <w:keepLines/>
      <w:keepNext/>
      <w:spacing w:before="520" w:after="120"/>
      <w:outlineLvl w:val="1"/>
    </w:pPr>
    <w:rPr>
      <w:rFonts w:ascii="Helvetica 65" w:hAnsi="Helvetica 65"/>
      <w:bCs w:val="0"/>
      <w:color w:val="000000" w:themeColor="text1"/>
      <w:sz w:val="24"/>
      <w:szCs w:val="28"/>
    </w:rPr>
  </w:style>
  <w:style w:type="paragraph" w:styleId="897">
    <w:name w:val="Heading 3"/>
    <w:basedOn w:val="894"/>
    <w:next w:val="894"/>
    <w:link w:val="1077"/>
    <w:uiPriority w:val="9"/>
    <w:unhideWhenUsed/>
    <w:qFormat/>
    <w:pPr>
      <w:numPr>
        <w:ilvl w:val="2"/>
        <w:numId w:val="25"/>
      </w:numPr>
      <w:keepLines/>
      <w:keepNext/>
      <w:spacing w:before="120" w:after="120"/>
      <w:outlineLvl w:val="2"/>
    </w:pPr>
    <w:rPr>
      <w:rFonts w:ascii="Helvetica 65" w:hAnsi="Helvetica 65"/>
      <w:bCs w:val="0"/>
      <w:color w:val="000000" w:themeColor="text1"/>
      <w:sz w:val="22"/>
    </w:rPr>
  </w:style>
  <w:style w:type="paragraph" w:styleId="898">
    <w:name w:val="Heading 4"/>
    <w:basedOn w:val="894"/>
    <w:next w:val="894"/>
    <w:link w:val="1078"/>
    <w:uiPriority w:val="9"/>
    <w:semiHidden/>
    <w:unhideWhenUsed/>
    <w:qFormat/>
    <w:pPr>
      <w:numPr>
        <w:ilvl w:val="3"/>
        <w:numId w:val="25"/>
      </w:numPr>
      <w:keepLines/>
      <w:keepNext/>
      <w:spacing w:before="200" w:after="0"/>
      <w:outlineLvl w:val="3"/>
    </w:pPr>
    <w:rPr>
      <w:b/>
      <w:bCs w:val="0"/>
      <w:i/>
      <w:iCs/>
      <w:color w:val="000000" w:themeColor="text1"/>
    </w:rPr>
  </w:style>
  <w:style w:type="paragraph" w:styleId="899">
    <w:name w:val="Heading 5"/>
    <w:basedOn w:val="894"/>
    <w:next w:val="894"/>
    <w:link w:val="1079"/>
    <w:uiPriority w:val="9"/>
    <w:semiHidden/>
    <w:unhideWhenUsed/>
    <w:qFormat/>
    <w:pPr>
      <w:numPr>
        <w:ilvl w:val="4"/>
        <w:numId w:val="25"/>
      </w:numPr>
      <w:keepLines/>
      <w:keepNext/>
      <w:spacing w:before="200" w:after="0"/>
      <w:outlineLvl w:val="4"/>
    </w:pPr>
    <w:rPr>
      <w:color w:val="323e4f" w:themeColor="text2" w:themeShade="BF"/>
    </w:rPr>
  </w:style>
  <w:style w:type="paragraph" w:styleId="900">
    <w:name w:val="Heading 6"/>
    <w:basedOn w:val="894"/>
    <w:next w:val="894"/>
    <w:link w:val="1080"/>
    <w:uiPriority w:val="9"/>
    <w:semiHidden/>
    <w:unhideWhenUsed/>
    <w:qFormat/>
    <w:pPr>
      <w:numPr>
        <w:ilvl w:val="5"/>
        <w:numId w:val="25"/>
      </w:numPr>
      <w:keepLines/>
      <w:keepNext/>
      <w:spacing w:before="200" w:after="0"/>
      <w:outlineLvl w:val="5"/>
    </w:pPr>
    <w:rPr>
      <w:i/>
      <w:iCs/>
      <w:color w:val="323e4f" w:themeColor="text2" w:themeShade="BF"/>
    </w:rPr>
  </w:style>
  <w:style w:type="paragraph" w:styleId="901">
    <w:name w:val="Heading 7"/>
    <w:basedOn w:val="894"/>
    <w:next w:val="894"/>
    <w:link w:val="1081"/>
    <w:uiPriority w:val="9"/>
    <w:semiHidden/>
    <w:unhideWhenUsed/>
    <w:qFormat/>
    <w:pPr>
      <w:numPr>
        <w:ilvl w:val="6"/>
        <w:numId w:val="25"/>
      </w:numPr>
      <w:keepLines/>
      <w:keepNext/>
      <w:spacing w:before="200" w:after="0"/>
      <w:outlineLvl w:val="6"/>
    </w:pPr>
    <w:rPr>
      <w:i/>
      <w:iCs/>
      <w:color w:val="404040" w:themeColor="text1" w:themeTint="BF"/>
    </w:rPr>
  </w:style>
  <w:style w:type="paragraph" w:styleId="902">
    <w:name w:val="Heading 8"/>
    <w:basedOn w:val="894"/>
    <w:next w:val="894"/>
    <w:link w:val="1082"/>
    <w:uiPriority w:val="9"/>
    <w:semiHidden/>
    <w:unhideWhenUsed/>
    <w:qFormat/>
    <w:pPr>
      <w:numPr>
        <w:ilvl w:val="7"/>
        <w:numId w:val="25"/>
      </w:numPr>
      <w:keepLines/>
      <w:keepNext/>
      <w:spacing w:before="200" w:after="0"/>
      <w:outlineLvl w:val="7"/>
    </w:pPr>
    <w:rPr>
      <w:color w:val="404040" w:themeColor="text1" w:themeTint="BF"/>
      <w:sz w:val="20"/>
      <w:szCs w:val="20"/>
    </w:rPr>
  </w:style>
  <w:style w:type="paragraph" w:styleId="903">
    <w:name w:val="Heading 9"/>
    <w:basedOn w:val="894"/>
    <w:next w:val="894"/>
    <w:link w:val="1083"/>
    <w:uiPriority w:val="9"/>
    <w:semiHidden/>
    <w:unhideWhenUsed/>
    <w:qFormat/>
    <w:pPr>
      <w:numPr>
        <w:ilvl w:val="8"/>
        <w:numId w:val="25"/>
      </w:numPr>
      <w:keepLines/>
      <w:keepNext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styleId="904" w:default="1">
    <w:name w:val="Default Paragraph Font"/>
    <w:uiPriority w:val="1"/>
    <w:semiHidden/>
    <w:unhideWhenUsed/>
  </w:style>
  <w:style w:type="table" w:styleId="9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6" w:default="1">
    <w:name w:val="No List"/>
    <w:uiPriority w:val="99"/>
    <w:semiHidden/>
    <w:unhideWhenUsed/>
  </w:style>
  <w:style w:type="character" w:styleId="907" w:customStyle="1">
    <w:name w:val="Footnote Text Char"/>
    <w:uiPriority w:val="99"/>
    <w:rPr>
      <w:sz w:val="18"/>
    </w:rPr>
  </w:style>
  <w:style w:type="character" w:styleId="908" w:customStyle="1">
    <w:name w:val="Endnote Text Char"/>
    <w:uiPriority w:val="99"/>
    <w:rPr>
      <w:sz w:val="20"/>
    </w:rPr>
  </w:style>
  <w:style w:type="character" w:styleId="909" w:customStyle="1">
    <w:name w:val="Heading 1 Char"/>
    <w:basedOn w:val="904"/>
    <w:uiPriority w:val="9"/>
    <w:rPr>
      <w:rFonts w:ascii="Arial" w:hAnsi="Arial" w:eastAsia="Arial" w:cs="Arial"/>
      <w:sz w:val="40"/>
      <w:szCs w:val="40"/>
    </w:rPr>
  </w:style>
  <w:style w:type="character" w:styleId="910" w:customStyle="1">
    <w:name w:val="Heading 2 Char"/>
    <w:basedOn w:val="904"/>
    <w:uiPriority w:val="9"/>
    <w:rPr>
      <w:rFonts w:ascii="Arial" w:hAnsi="Arial" w:eastAsia="Arial" w:cs="Arial"/>
      <w:sz w:val="34"/>
    </w:rPr>
  </w:style>
  <w:style w:type="character" w:styleId="911" w:customStyle="1">
    <w:name w:val="Heading 3 Char"/>
    <w:basedOn w:val="904"/>
    <w:uiPriority w:val="9"/>
    <w:rPr>
      <w:rFonts w:ascii="Arial" w:hAnsi="Arial" w:eastAsia="Arial" w:cs="Arial"/>
      <w:sz w:val="30"/>
      <w:szCs w:val="30"/>
    </w:rPr>
  </w:style>
  <w:style w:type="character" w:styleId="912" w:customStyle="1">
    <w:name w:val="Heading 4 Char"/>
    <w:basedOn w:val="904"/>
    <w:uiPriority w:val="9"/>
    <w:rPr>
      <w:rFonts w:ascii="Arial" w:hAnsi="Arial" w:eastAsia="Arial" w:cs="Arial"/>
      <w:b/>
      <w:bCs/>
      <w:sz w:val="26"/>
      <w:szCs w:val="26"/>
    </w:rPr>
  </w:style>
  <w:style w:type="character" w:styleId="913" w:customStyle="1">
    <w:name w:val="Heading 5 Char"/>
    <w:basedOn w:val="904"/>
    <w:uiPriority w:val="9"/>
    <w:rPr>
      <w:rFonts w:ascii="Arial" w:hAnsi="Arial" w:eastAsia="Arial" w:cs="Arial"/>
      <w:b/>
      <w:bCs/>
      <w:sz w:val="24"/>
      <w:szCs w:val="24"/>
    </w:rPr>
  </w:style>
  <w:style w:type="character" w:styleId="914" w:customStyle="1">
    <w:name w:val="Heading 6 Char"/>
    <w:basedOn w:val="904"/>
    <w:uiPriority w:val="9"/>
    <w:rPr>
      <w:rFonts w:ascii="Arial" w:hAnsi="Arial" w:eastAsia="Arial" w:cs="Arial"/>
      <w:b/>
      <w:bCs/>
      <w:sz w:val="22"/>
      <w:szCs w:val="22"/>
    </w:rPr>
  </w:style>
  <w:style w:type="character" w:styleId="915" w:customStyle="1">
    <w:name w:val="Heading 7 Char"/>
    <w:basedOn w:val="90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16" w:customStyle="1">
    <w:name w:val="Heading 8 Char"/>
    <w:basedOn w:val="904"/>
    <w:uiPriority w:val="9"/>
    <w:rPr>
      <w:rFonts w:ascii="Arial" w:hAnsi="Arial" w:eastAsia="Arial" w:cs="Arial"/>
      <w:i/>
      <w:iCs/>
      <w:sz w:val="22"/>
      <w:szCs w:val="22"/>
    </w:rPr>
  </w:style>
  <w:style w:type="character" w:styleId="917" w:customStyle="1">
    <w:name w:val="Heading 9 Char"/>
    <w:basedOn w:val="904"/>
    <w:uiPriority w:val="9"/>
    <w:rPr>
      <w:rFonts w:ascii="Arial" w:hAnsi="Arial" w:eastAsia="Arial" w:cs="Arial"/>
      <w:i/>
      <w:iCs/>
      <w:sz w:val="21"/>
      <w:szCs w:val="21"/>
    </w:rPr>
  </w:style>
  <w:style w:type="character" w:styleId="918" w:customStyle="1">
    <w:name w:val="Title Char"/>
    <w:basedOn w:val="904"/>
    <w:uiPriority w:val="10"/>
    <w:rPr>
      <w:sz w:val="48"/>
      <w:szCs w:val="48"/>
    </w:rPr>
  </w:style>
  <w:style w:type="character" w:styleId="919" w:customStyle="1">
    <w:name w:val="Subtitle Char"/>
    <w:basedOn w:val="904"/>
    <w:uiPriority w:val="11"/>
    <w:rPr>
      <w:sz w:val="24"/>
      <w:szCs w:val="24"/>
    </w:rPr>
  </w:style>
  <w:style w:type="character" w:styleId="920" w:customStyle="1">
    <w:name w:val="Quote Char"/>
    <w:uiPriority w:val="29"/>
    <w:rPr>
      <w:i/>
    </w:rPr>
  </w:style>
  <w:style w:type="character" w:styleId="921" w:customStyle="1">
    <w:name w:val="Intense Quote Char"/>
    <w:uiPriority w:val="30"/>
    <w:rPr>
      <w:i/>
    </w:rPr>
  </w:style>
  <w:style w:type="character" w:styleId="922" w:customStyle="1">
    <w:name w:val="Header Char"/>
    <w:basedOn w:val="904"/>
    <w:uiPriority w:val="99"/>
  </w:style>
  <w:style w:type="character" w:styleId="923" w:customStyle="1">
    <w:name w:val="Footer Char"/>
    <w:basedOn w:val="904"/>
    <w:uiPriority w:val="99"/>
  </w:style>
  <w:style w:type="character" w:styleId="924" w:customStyle="1">
    <w:name w:val="Caption Char"/>
    <w:uiPriority w:val="99"/>
  </w:style>
  <w:style w:type="table" w:styleId="925" w:customStyle="1">
    <w:name w:val="Table Grid Light"/>
    <w:basedOn w:val="90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26">
    <w:name w:val="Plain Table 1"/>
    <w:basedOn w:val="90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fill="f2f2f2" w:themeFill="text1" w:themeFillTint="0D"/>
      </w:tcPr>
    </w:tblStylePr>
    <w:tblStylePr w:type="band1Vert">
      <w:tcPr>
        <w:shd w:val="clear" w:color="f2f2f2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27">
    <w:name w:val="Plain Table 2"/>
    <w:basedOn w:val="90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28">
    <w:name w:val="Plain Table 3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29">
    <w:name w:val="Plain Table 4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Plain Table 5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31">
    <w:name w:val="Grid Table 1 Light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 w:customStyle="1">
    <w:name w:val="Grid Table 1 Light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 w:customStyle="1">
    <w:name w:val="Grid Table 1 Light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 w:customStyle="1">
    <w:name w:val="Grid Table 1 Light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 w:customStyle="1">
    <w:name w:val="Grid Table 1 Light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 w:customStyle="1">
    <w:name w:val="Grid Table 1 Light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 w:customStyle="1">
    <w:name w:val="Grid Table 1 Light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>
    <w:name w:val="Grid Table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Grid Table 2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Grid Table 2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Grid Table 2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Grid Table 2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Grid Table 2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Grid Table 2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>
    <w:name w:val="Grid Table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Grid Table 3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 w:customStyle="1">
    <w:name w:val="Grid Table 3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 w:customStyle="1">
    <w:name w:val="Grid Table 3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 w:customStyle="1">
    <w:name w:val="Grid Table 3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 w:customStyle="1">
    <w:name w:val="Grid Table 3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 w:customStyle="1">
    <w:name w:val="Grid Table 3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>
    <w:name w:val="Grid Table 4"/>
    <w:basedOn w:val="90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53" w:customStyle="1">
    <w:name w:val="Grid Table 4 - Accent 1"/>
    <w:basedOn w:val="90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954" w:customStyle="1">
    <w:name w:val="Grid Table 4 - Accent 2"/>
    <w:basedOn w:val="90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55" w:customStyle="1">
    <w:name w:val="Grid Table 4 - Accent 3"/>
    <w:basedOn w:val="90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56" w:customStyle="1">
    <w:name w:val="Grid Table 4 - Accent 4"/>
    <w:basedOn w:val="90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57" w:customStyle="1">
    <w:name w:val="Grid Table 4 - Accent 5"/>
    <w:basedOn w:val="90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958" w:customStyle="1">
    <w:name w:val="Grid Table 4 - Accent 6"/>
    <w:basedOn w:val="90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59">
    <w:name w:val="Grid Table 5 Dark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fill="bfbfbf" w:themeFill="text1" w:themeFillTint="40"/>
    </w:tblPr>
    <w:tblStylePr w:type="band1Horz">
      <w:tcPr>
        <w:shd w:val="clear" w:color="8a8a8a" w:fill="8a8a8a" w:themeFill="text1" w:themeFillTint="75"/>
      </w:tcPr>
    </w:tblStylePr>
    <w:tblStylePr w:type="band1Vert">
      <w:tcPr>
        <w:shd w:val="clear" w:color="8a8a8a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</w:style>
  <w:style w:type="table" w:styleId="960" w:customStyle="1">
    <w:name w:val="Grid Table 5 Dark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fill="ddeaf6" w:themeFill="accent1" w:themeFillTint="34"/>
    </w:tblPr>
    <w:tblStylePr w:type="band1Horz">
      <w:tcPr>
        <w:shd w:val="clear" w:color="b3d0eb" w:fill="b3d0eb" w:themeFill="accent1" w:themeFillTint="75"/>
      </w:tcPr>
    </w:tblStylePr>
    <w:tblStylePr w:type="band1Vert">
      <w:tcPr>
        <w:shd w:val="clear" w:color="b3d0eb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fill="5b9bd5" w:themeFill="accent1"/>
        <w:tcBorders>
          <w:top w:val="single" w:color="FFFFFF" w:themeColor="light1" w:sz="4" w:space="0"/>
        </w:tcBorders>
      </w:tcPr>
    </w:tblStylePr>
  </w:style>
  <w:style w:type="table" w:styleId="961" w:customStyle="1">
    <w:name w:val="Grid Table 5 Dark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fill="fbe5d6" w:themeFill="accent2" w:themeFillTint="32"/>
    </w:tblPr>
    <w:tblStylePr w:type="band1Horz">
      <w:tcPr>
        <w:shd w:val="clear" w:color="f6c3a0" w:fill="f6c3a0" w:themeFill="accent2" w:themeFillTint="75"/>
      </w:tcPr>
    </w:tblStylePr>
    <w:tblStylePr w:type="band1Vert">
      <w:tcPr>
        <w:shd w:val="clear" w:color="f6c3a0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fill="ed7d31" w:themeFill="accent2"/>
        <w:tcBorders>
          <w:top w:val="single" w:color="FFFFFF" w:themeColor="light1" w:sz="4" w:space="0"/>
        </w:tcBorders>
      </w:tcPr>
    </w:tblStylePr>
  </w:style>
  <w:style w:type="table" w:styleId="962" w:customStyle="1">
    <w:name w:val="Grid Table 5 Dark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fill="ececec" w:themeFill="accent3" w:themeFillTint="34"/>
    </w:tblPr>
    <w:tblStylePr w:type="band1Horz">
      <w:tcPr>
        <w:shd w:val="clear" w:color="d5d5d5" w:fill="d5d5d5" w:themeFill="accent3" w:themeFillTint="75"/>
      </w:tcPr>
    </w:tblStylePr>
    <w:tblStylePr w:type="band1Vert">
      <w:tcPr>
        <w:shd w:val="clear" w:color="d5d5d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fill="a5a5a5" w:themeFill="accent3"/>
        <w:tcBorders>
          <w:top w:val="single" w:color="FFFFFF" w:themeColor="light1" w:sz="4" w:space="0"/>
        </w:tcBorders>
      </w:tcPr>
    </w:tblStylePr>
  </w:style>
  <w:style w:type="table" w:styleId="963" w:customStyle="1">
    <w:name w:val="Grid Table 5 Dark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fill="fff2cb" w:themeFill="accent4" w:themeFillTint="34"/>
    </w:tblPr>
    <w:tblStylePr w:type="band1Horz">
      <w:tcPr>
        <w:shd w:val="clear" w:color="ffe28a" w:fill="ffe28a" w:themeFill="accent4" w:themeFillTint="75"/>
      </w:tcPr>
    </w:tblStylePr>
    <w:tblStylePr w:type="band1Vert">
      <w:tcPr>
        <w:shd w:val="clear" w:color="ffe28a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fill="ffc000" w:themeFill="accent4"/>
        <w:tcBorders>
          <w:top w:val="single" w:color="FFFFFF" w:themeColor="light1" w:sz="4" w:space="0"/>
        </w:tcBorders>
      </w:tcPr>
    </w:tblStylePr>
  </w:style>
  <w:style w:type="table" w:styleId="964" w:customStyle="1">
    <w:name w:val="Grid Table 5 Dark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fill="d8e2f3" w:themeFill="accent5" w:themeFillTint="34"/>
    </w:tblPr>
    <w:tblStylePr w:type="band1Horz">
      <w:tcPr>
        <w:shd w:val="clear" w:color="a9bee4" w:fill="a9bee4" w:themeFill="accent5" w:themeFillTint="75"/>
      </w:tcPr>
    </w:tblStylePr>
    <w:tblStylePr w:type="band1Vert">
      <w:tcPr>
        <w:shd w:val="clear" w:color="a9bee4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fill="4472c4" w:themeFill="accent5"/>
        <w:tcBorders>
          <w:top w:val="single" w:color="FFFFFF" w:themeColor="light1" w:sz="4" w:space="0"/>
        </w:tcBorders>
      </w:tcPr>
    </w:tblStylePr>
  </w:style>
  <w:style w:type="table" w:styleId="965" w:customStyle="1">
    <w:name w:val="Grid Table 5 Dark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fill="e1efd8" w:themeFill="accent6" w:themeFillTint="34"/>
    </w:tblPr>
    <w:tblStylePr w:type="band1Horz">
      <w:tcPr>
        <w:shd w:val="clear" w:color="bcdba8" w:fill="bcdba8" w:themeFill="accent6" w:themeFillTint="75"/>
      </w:tcPr>
    </w:tblStylePr>
    <w:tblStylePr w:type="band1Vert">
      <w:tcPr>
        <w:shd w:val="clear" w:color="bcdba8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fill="70ad47" w:themeFill="accent6"/>
        <w:tcBorders>
          <w:top w:val="single" w:color="FFFFFF" w:themeColor="light1" w:sz="4" w:space="0"/>
        </w:tcBorders>
      </w:tcPr>
    </w:tblStylePr>
  </w:style>
  <w:style w:type="table" w:styleId="966">
    <w:name w:val="Grid Table 6 Colorful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fill="cbcbcb" w:themeFill="text1" w:themeFillTint="34"/>
      </w:tcPr>
    </w:tblStylePr>
    <w:tblStylePr w:type="band1Vert"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67" w:customStyle="1">
    <w:name w:val="Grid Table 6 Colorful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fill="ddeaf6" w:themeFill="accent1" w:themeFillTint="34"/>
      </w:tcPr>
    </w:tblStylePr>
    <w:tblStylePr w:type="band1Vert">
      <w:tcPr>
        <w:shd w:val="clear" w:color="ddeaf6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968" w:customStyle="1">
    <w:name w:val="Grid Table 6 Colorful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fill="fbe5d6" w:themeFill="accent2" w:themeFillTint="32"/>
      </w:tcPr>
    </w:tblStylePr>
    <w:tblStylePr w:type="band1Vert">
      <w:tcPr>
        <w:shd w:val="clear" w:color="fbe5d6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69" w:customStyle="1">
    <w:name w:val="Grid Table 6 Colorful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fill="ececec" w:themeFill="accent3" w:themeFillTint="34"/>
      </w:tcPr>
    </w:tblStylePr>
    <w:tblStylePr w:type="band1Vert">
      <w:tcPr>
        <w:shd w:val="clear" w:color="ececec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70" w:customStyle="1">
    <w:name w:val="Grid Table 6 Colorful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fill="fff2cb" w:themeFill="accent4" w:themeFillTint="34"/>
      </w:tcPr>
    </w:tblStylePr>
    <w:tblStylePr w:type="band1Vert">
      <w:tcPr>
        <w:shd w:val="clear" w:color="fff2cb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71" w:customStyle="1">
    <w:name w:val="Grid Table 6 Colorful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fill="d8e2f3" w:themeFill="accent5" w:themeFillTint="34"/>
      </w:tcPr>
    </w:tblStylePr>
    <w:tblStylePr w:type="band1Vert">
      <w:tcPr>
        <w:shd w:val="clear" w:color="d8e2f3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972" w:customStyle="1">
    <w:name w:val="Grid Table 6 Colorful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fill="e1efd8" w:themeFill="accent6" w:themeFillTint="34"/>
      </w:tcPr>
    </w:tblStylePr>
    <w:tblStylePr w:type="band1Vert">
      <w:tcPr>
        <w:shd w:val="clear" w:color="e1efd8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973">
    <w:name w:val="Grid Table 7 Colorful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fill="f2f2f2" w:themeFill="text1" w:themeFillTint="0D"/>
      </w:tcPr>
    </w:tblStylePr>
    <w:tblStylePr w:type="band1Vert"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ffffff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Grid Table 7 Colorful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fill="ddeaf6" w:themeFill="accent1" w:themeFillTint="34"/>
      </w:tcPr>
    </w:tblStylePr>
    <w:tblStylePr w:type="band1Vert">
      <w:tcPr>
        <w:shd w:val="clear" w:color="ddeaf6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ffffff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Grid Table 7 Colorful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fill="fbe5d6" w:themeFill="accent2" w:themeFillTint="32"/>
      </w:tcPr>
    </w:tblStylePr>
    <w:tblStylePr w:type="band1Vert">
      <w:tcPr>
        <w:shd w:val="clear" w:color="fbe5d6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ffffff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6" w:customStyle="1">
    <w:name w:val="Grid Table 7 Colorful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fill="ececec" w:themeFill="accent3" w:themeFillTint="34"/>
      </w:tcPr>
    </w:tblStylePr>
    <w:tblStylePr w:type="band1Vert">
      <w:tcPr>
        <w:shd w:val="clear" w:color="ececec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ffffff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7" w:customStyle="1">
    <w:name w:val="Grid Table 7 Colorful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fill="fff2cb" w:themeFill="accent4" w:themeFillTint="34"/>
      </w:tcPr>
    </w:tblStylePr>
    <w:tblStylePr w:type="band1Vert">
      <w:tcPr>
        <w:shd w:val="clear" w:color="fff2cb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ffffff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8" w:customStyle="1">
    <w:name w:val="Grid Table 7 Colorful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fill="d8e2f3" w:themeFill="accent5" w:themeFillTint="34"/>
      </w:tcPr>
    </w:tblStylePr>
    <w:tblStylePr w:type="band1Vert">
      <w:tcPr>
        <w:shd w:val="clear" w:color="d8e2f3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ffffff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9" w:customStyle="1">
    <w:name w:val="Grid Table 7 Colorful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fill="e1efd8" w:themeFill="accent6" w:themeFillTint="34"/>
      </w:tcPr>
    </w:tblStylePr>
    <w:tblStylePr w:type="band1Vert">
      <w:tcPr>
        <w:shd w:val="clear" w:color="e1efd8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ffffff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0">
    <w:name w:val="List Table 1 Light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1" w:customStyle="1">
    <w:name w:val="List Table 1 Light - Accent 1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fill="d5e5f4" w:themeFill="accent1" w:themeFillTint="40"/>
      </w:tcPr>
    </w:tblStylePr>
    <w:tblStylePr w:type="band1Vert">
      <w:tcPr>
        <w:shd w:val="clear" w:color="d5e5f4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 w:customStyle="1">
    <w:name w:val="List Table 1 Light - Accent 2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fill="fadecb" w:themeFill="accent2" w:themeFillTint="40"/>
      </w:tcPr>
    </w:tblStylePr>
    <w:tblStylePr w:type="band1Vert">
      <w:tcPr>
        <w:shd w:val="clear" w:color="fadecb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3" w:customStyle="1">
    <w:name w:val="List Table 1 Light - Accent 3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fill="e8e8e8" w:themeFill="accent3" w:themeFillTint="40"/>
      </w:tcPr>
    </w:tblStylePr>
    <w:tblStylePr w:type="band1Vert">
      <w:tcPr>
        <w:shd w:val="clear" w:color="e8e8e8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4" w:customStyle="1">
    <w:name w:val="List Table 1 Light - Accent 4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fill="ffefbf" w:themeFill="accent4" w:themeFillTint="40"/>
      </w:tcPr>
    </w:tblStylePr>
    <w:tblStylePr w:type="band1Vert">
      <w:tcPr>
        <w:shd w:val="clear" w:color="ffefbf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 w:customStyle="1">
    <w:name w:val="List Table 1 Light - Accent 5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fill="cfdbf0" w:themeFill="accent5" w:themeFillTint="40"/>
      </w:tcPr>
    </w:tblStylePr>
    <w:tblStylePr w:type="band1Vert">
      <w:tcPr>
        <w:shd w:val="clear" w:color="cfdbf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 w:customStyle="1">
    <w:name w:val="List Table 1 Light - Accent 6"/>
    <w:basedOn w:val="90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fill="daebcf" w:themeFill="accent6" w:themeFillTint="40"/>
      </w:tcPr>
    </w:tblStylePr>
    <w:tblStylePr w:type="band1Vert">
      <w:tcPr>
        <w:shd w:val="clear" w:color="daebcf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>
    <w:name w:val="List Table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88" w:customStyle="1">
    <w:name w:val="List Table 2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989" w:customStyle="1">
    <w:name w:val="List Table 2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90" w:customStyle="1">
    <w:name w:val="List Table 2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91" w:customStyle="1">
    <w:name w:val="List Table 2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92" w:customStyle="1">
    <w:name w:val="List Table 2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993" w:customStyle="1">
    <w:name w:val="List Table 2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94">
    <w:name w:val="List Table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5" w:customStyle="1">
    <w:name w:val="List Table 3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6" w:customStyle="1">
    <w:name w:val="List Table 3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7" w:customStyle="1">
    <w:name w:val="List Table 3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8" w:customStyle="1">
    <w:name w:val="List Table 3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9" w:customStyle="1">
    <w:name w:val="List Table 3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0" w:customStyle="1">
    <w:name w:val="List Table 3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1">
    <w:name w:val="List Table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2" w:customStyle="1">
    <w:name w:val="List Table 4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3" w:customStyle="1">
    <w:name w:val="List Table 4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4" w:customStyle="1">
    <w:name w:val="List Table 4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5" w:customStyle="1">
    <w:name w:val="List Table 4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6" w:customStyle="1">
    <w:name w:val="List Table 4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7" w:customStyle="1">
    <w:name w:val="List Table 4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8">
    <w:name w:val="List Table 5 Dark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fill="7f7f7f" w:themeFill="text1" w:themeFillTint="80"/>
    </w:tblPr>
    <w:tblStylePr w:type="band1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09" w:customStyle="1">
    <w:name w:val="List Table 5 Dark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fill="5b9bd5" w:themeFill="accent1"/>
    </w:tblPr>
    <w:tblStylePr w:type="band1Horz">
      <w:tcPr>
        <w:shd w:val="clear" w:color="5b9bd5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0" w:customStyle="1">
    <w:name w:val="List Table 5 Dark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fill="f4b184" w:themeFill="accent2" w:themeFillTint="97"/>
    </w:tblPr>
    <w:tblStylePr w:type="band1Horz">
      <w:tcPr>
        <w:shd w:val="clear" w:color="f4b184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1" w:customStyle="1">
    <w:name w:val="List Table 5 Dark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fill="c9c9c9" w:themeFill="accent3" w:themeFillTint="98"/>
    </w:tblPr>
    <w:tblStylePr w:type="band1Horz">
      <w:tcPr>
        <w:shd w:val="clear" w:color="c9c9c9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2" w:customStyle="1">
    <w:name w:val="List Table 5 Dark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fill="ffd865" w:themeFill="accent4" w:themeFillTint="9A"/>
    </w:tblPr>
    <w:tblStylePr w:type="band1Horz">
      <w:tcPr>
        <w:shd w:val="clear" w:color="ffd865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3" w:customStyle="1">
    <w:name w:val="List Table 5 Dark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fill="8da9db" w:themeFill="accent5" w:themeFillTint="9A"/>
    </w:tblPr>
    <w:tblStylePr w:type="band1Horz">
      <w:tcPr>
        <w:shd w:val="clear" w:color="8da9db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4" w:customStyle="1">
    <w:name w:val="List Table 5 Dark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fill="a9d08e" w:themeFill="accent6" w:themeFillTint="98"/>
    </w:tblPr>
    <w:tblStylePr w:type="band1Horz">
      <w:tcPr>
        <w:shd w:val="clear" w:color="a9d08e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5">
    <w:name w:val="List Table 6 Colorful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016" w:customStyle="1">
    <w:name w:val="List Table 6 Colorful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fill="d5e5f4" w:themeFill="accent1" w:themeFillTint="40"/>
      </w:tcPr>
    </w:tblStylePr>
    <w:tblStylePr w:type="band1Vert">
      <w:tcPr>
        <w:shd w:val="clear" w:color="d5e5f4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1017" w:customStyle="1">
    <w:name w:val="List Table 6 Colorful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fill="fadecb" w:themeFill="accent2" w:themeFillTint="40"/>
      </w:tcPr>
    </w:tblStylePr>
    <w:tblStylePr w:type="band1Vert">
      <w:tcPr>
        <w:shd w:val="clear" w:color="fadecb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018" w:customStyle="1">
    <w:name w:val="List Table 6 Colorful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fill="e8e8e8" w:themeFill="accent3" w:themeFillTint="40"/>
      </w:tcPr>
    </w:tblStylePr>
    <w:tblStylePr w:type="band1Vert">
      <w:tcPr>
        <w:shd w:val="clear" w:color="e8e8e8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19" w:customStyle="1">
    <w:name w:val="List Table 6 Colorful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fill="ffefbf" w:themeFill="accent4" w:themeFillTint="40"/>
      </w:tcPr>
    </w:tblStylePr>
    <w:tblStylePr w:type="band1Vert">
      <w:tcPr>
        <w:shd w:val="clear" w:color="ffefb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20" w:customStyle="1">
    <w:name w:val="List Table 6 Colorful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fill="cfdbf0" w:themeFill="accent5" w:themeFillTint="40"/>
      </w:tcPr>
    </w:tblStylePr>
    <w:tblStylePr w:type="band1Vert">
      <w:tcPr>
        <w:shd w:val="clear" w:color="cfdbf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1021" w:customStyle="1">
    <w:name w:val="List Table 6 Colorful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fill="daebcf" w:themeFill="accent6" w:themeFillTint="40"/>
      </w:tcPr>
    </w:tblStylePr>
    <w:tblStylePr w:type="band1Vert">
      <w:tcPr>
        <w:shd w:val="clear" w:color="daebc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22">
    <w:name w:val="List Table 7 Colorful"/>
    <w:basedOn w:val="90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ffffff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3" w:customStyle="1">
    <w:name w:val="List Table 7 Colorful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fill="d5e5f4" w:themeFill="accent1" w:themeFillTint="40"/>
      </w:tcPr>
    </w:tblStylePr>
    <w:tblStylePr w:type="band1Vert">
      <w:tcPr>
        <w:shd w:val="clear" w:color="d5e5f4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ffffff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4" w:customStyle="1">
    <w:name w:val="List Table 7 Colorful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fill="fadecb" w:themeFill="accent2" w:themeFillTint="40"/>
      </w:tcPr>
    </w:tblStylePr>
    <w:tblStylePr w:type="band1Vert">
      <w:tcPr>
        <w:shd w:val="clear" w:color="fadecb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ffffff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5" w:customStyle="1">
    <w:name w:val="List Table 7 Colorful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fill="e8e8e8" w:themeFill="accent3" w:themeFillTint="40"/>
      </w:tcPr>
    </w:tblStylePr>
    <w:tblStylePr w:type="band1Vert">
      <w:tcPr>
        <w:shd w:val="clear" w:color="e8e8e8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ffffff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6" w:customStyle="1">
    <w:name w:val="List Table 7 Colorful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fill="ffefbf" w:themeFill="accent4" w:themeFillTint="40"/>
      </w:tcPr>
    </w:tblStylePr>
    <w:tblStylePr w:type="band1Vert">
      <w:tcPr>
        <w:shd w:val="clear" w:color="ffefb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ffffff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7" w:customStyle="1">
    <w:name w:val="List Table 7 Colorful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fill="cfdbf0" w:themeFill="accent5" w:themeFillTint="40"/>
      </w:tcPr>
    </w:tblStylePr>
    <w:tblStylePr w:type="band1Vert">
      <w:tcPr>
        <w:shd w:val="clear" w:color="cfdbf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ffffff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 w:customStyle="1">
    <w:name w:val="List Table 7 Colorful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fill="daebcf" w:themeFill="accent6" w:themeFillTint="40"/>
      </w:tcPr>
    </w:tblStylePr>
    <w:tblStylePr w:type="band1Vert">
      <w:tcPr>
        <w:shd w:val="clear" w:color="daebc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ffffff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 w:customStyle="1">
    <w:name w:val="Lined - Accent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</w:style>
  <w:style w:type="table" w:styleId="1030" w:customStyle="1">
    <w:name w:val="Lined - Accent 1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</w:style>
  <w:style w:type="table" w:styleId="1031" w:customStyle="1">
    <w:name w:val="Lined - Accent 2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</w:style>
  <w:style w:type="table" w:styleId="1032" w:customStyle="1">
    <w:name w:val="Lined - Accent 3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</w:style>
  <w:style w:type="table" w:styleId="1033" w:customStyle="1">
    <w:name w:val="Lined - Accent 4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</w:style>
  <w:style w:type="table" w:styleId="1034" w:customStyle="1">
    <w:name w:val="Lined - Accent 5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</w:style>
  <w:style w:type="table" w:styleId="1035" w:customStyle="1">
    <w:name w:val="Lined - Accent 6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</w:style>
  <w:style w:type="table" w:styleId="1036" w:customStyle="1">
    <w:name w:val="Bordered &amp; Lined - Accent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 w:themeFill="text1" w:themeFillTint="80"/>
      </w:tcPr>
    </w:tblStylePr>
  </w:style>
  <w:style w:type="table" w:styleId="1037" w:customStyle="1">
    <w:name w:val="Bordered &amp; Lined - Accent 1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fill="68a2d8" w:themeFill="accent1" w:themeFillTint="EA"/>
      </w:tcPr>
    </w:tblStylePr>
  </w:style>
  <w:style w:type="table" w:styleId="1038" w:customStyle="1">
    <w:name w:val="Bordered &amp; Lined - Accent 2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fill="f4b184" w:themeFill="accent2" w:themeFillTint="97"/>
      </w:tcPr>
    </w:tblStylePr>
  </w:style>
  <w:style w:type="table" w:styleId="1039" w:customStyle="1">
    <w:name w:val="Bordered &amp; Lined - Accent 3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fill="a5a5a5" w:themeFill="accent3" w:themeFillTint="FE"/>
      </w:tcPr>
    </w:tblStylePr>
  </w:style>
  <w:style w:type="table" w:styleId="1040" w:customStyle="1">
    <w:name w:val="Bordered &amp; Lined - Accent 4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fill="ffd865" w:themeFill="accent4" w:themeFillTint="9A"/>
      </w:tcPr>
    </w:tblStylePr>
  </w:style>
  <w:style w:type="table" w:styleId="1041" w:customStyle="1">
    <w:name w:val="Bordered &amp; Lined - Accent 5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fill="4472c4" w:themeFill="accent5"/>
      </w:tcPr>
    </w:tblStylePr>
  </w:style>
  <w:style w:type="table" w:styleId="1042" w:customStyle="1">
    <w:name w:val="Bordered &amp; Lined - Accent 6"/>
    <w:basedOn w:val="905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fill="70ad47" w:themeFill="accent6"/>
      </w:tcPr>
    </w:tblStylePr>
  </w:style>
  <w:style w:type="table" w:styleId="1043" w:customStyle="1">
    <w:name w:val="Bordered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44" w:customStyle="1">
    <w:name w:val="Bordered - Accent 1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1045" w:customStyle="1">
    <w:name w:val="Bordered - Accent 2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46" w:customStyle="1">
    <w:name w:val="Bordered - Accent 3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47" w:customStyle="1">
    <w:name w:val="Bordered - Accent 4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48" w:customStyle="1">
    <w:name w:val="Bordered - Accent 5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1049" w:customStyle="1">
    <w:name w:val="Bordered - Accent 6"/>
    <w:basedOn w:val="90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50">
    <w:name w:val="footnote text"/>
    <w:basedOn w:val="894"/>
    <w:link w:val="1051"/>
    <w:uiPriority w:val="99"/>
    <w:semiHidden/>
    <w:unhideWhenUsed/>
    <w:pPr>
      <w:spacing w:after="40" w:line="240" w:lineRule="auto"/>
    </w:pPr>
    <w:rPr>
      <w:sz w:val="18"/>
    </w:rPr>
  </w:style>
  <w:style w:type="character" w:styleId="1051" w:customStyle="1">
    <w:name w:val="Fußnotentext Zchn"/>
    <w:link w:val="1050"/>
    <w:uiPriority w:val="99"/>
    <w:rPr>
      <w:sz w:val="18"/>
    </w:rPr>
  </w:style>
  <w:style w:type="character" w:styleId="1052">
    <w:name w:val="footnote reference"/>
    <w:basedOn w:val="904"/>
    <w:uiPriority w:val="99"/>
    <w:unhideWhenUsed/>
    <w:rPr>
      <w:vertAlign w:val="superscript"/>
    </w:rPr>
  </w:style>
  <w:style w:type="paragraph" w:styleId="1053">
    <w:name w:val="endnote text"/>
    <w:basedOn w:val="894"/>
    <w:link w:val="1054"/>
    <w:uiPriority w:val="99"/>
    <w:semiHidden/>
    <w:unhideWhenUsed/>
    <w:pPr>
      <w:spacing w:after="0" w:line="240" w:lineRule="auto"/>
    </w:pPr>
    <w:rPr>
      <w:sz w:val="20"/>
    </w:rPr>
  </w:style>
  <w:style w:type="character" w:styleId="1054" w:customStyle="1">
    <w:name w:val="Endnotentext Zchn"/>
    <w:link w:val="1053"/>
    <w:uiPriority w:val="99"/>
    <w:rPr>
      <w:sz w:val="20"/>
    </w:rPr>
  </w:style>
  <w:style w:type="character" w:styleId="1055">
    <w:name w:val="endnote reference"/>
    <w:basedOn w:val="904"/>
    <w:uiPriority w:val="99"/>
    <w:semiHidden/>
    <w:unhideWhenUsed/>
    <w:rPr>
      <w:vertAlign w:val="superscript"/>
    </w:rPr>
  </w:style>
  <w:style w:type="paragraph" w:styleId="1056">
    <w:name w:val="toc 4"/>
    <w:basedOn w:val="894"/>
    <w:next w:val="894"/>
    <w:uiPriority w:val="39"/>
    <w:unhideWhenUsed/>
    <w:pPr>
      <w:ind w:left="850"/>
      <w:spacing w:after="57"/>
    </w:pPr>
  </w:style>
  <w:style w:type="paragraph" w:styleId="1057">
    <w:name w:val="toc 5"/>
    <w:basedOn w:val="894"/>
    <w:next w:val="894"/>
    <w:uiPriority w:val="39"/>
    <w:unhideWhenUsed/>
    <w:pPr>
      <w:ind w:left="1134"/>
      <w:spacing w:after="57"/>
    </w:pPr>
  </w:style>
  <w:style w:type="paragraph" w:styleId="1058">
    <w:name w:val="toc 6"/>
    <w:basedOn w:val="894"/>
    <w:next w:val="894"/>
    <w:uiPriority w:val="39"/>
    <w:unhideWhenUsed/>
    <w:pPr>
      <w:ind w:left="1417"/>
      <w:spacing w:after="57"/>
    </w:pPr>
  </w:style>
  <w:style w:type="paragraph" w:styleId="1059">
    <w:name w:val="toc 7"/>
    <w:basedOn w:val="894"/>
    <w:next w:val="894"/>
    <w:uiPriority w:val="39"/>
    <w:unhideWhenUsed/>
    <w:pPr>
      <w:ind w:left="1701"/>
      <w:spacing w:after="57"/>
    </w:pPr>
  </w:style>
  <w:style w:type="paragraph" w:styleId="1060">
    <w:name w:val="toc 8"/>
    <w:basedOn w:val="894"/>
    <w:next w:val="894"/>
    <w:uiPriority w:val="39"/>
    <w:unhideWhenUsed/>
    <w:pPr>
      <w:ind w:left="1984"/>
      <w:spacing w:after="57"/>
    </w:pPr>
  </w:style>
  <w:style w:type="paragraph" w:styleId="1061">
    <w:name w:val="toc 9"/>
    <w:basedOn w:val="894"/>
    <w:next w:val="894"/>
    <w:uiPriority w:val="39"/>
    <w:unhideWhenUsed/>
    <w:pPr>
      <w:ind w:left="2268"/>
      <w:spacing w:after="57"/>
    </w:pPr>
  </w:style>
  <w:style w:type="paragraph" w:styleId="1062">
    <w:name w:val="Header"/>
    <w:basedOn w:val="894"/>
    <w:link w:val="1063"/>
    <w:uiPriority w:val="99"/>
    <w:unhideWhenUsed/>
    <w:pPr>
      <w:spacing w:after="0" w:line="240" w:lineRule="auto"/>
      <w:tabs>
        <w:tab w:val="center" w:pos="4536" w:leader="none"/>
        <w:tab w:val="right" w:pos="9072" w:leader="none"/>
      </w:tabs>
    </w:pPr>
  </w:style>
  <w:style w:type="character" w:styleId="1063" w:customStyle="1">
    <w:name w:val="Kopfzeile Zchn"/>
    <w:basedOn w:val="904"/>
    <w:link w:val="1062"/>
    <w:uiPriority w:val="99"/>
  </w:style>
  <w:style w:type="paragraph" w:styleId="1064">
    <w:name w:val="Footer"/>
    <w:basedOn w:val="894"/>
    <w:link w:val="1065"/>
    <w:uiPriority w:val="99"/>
    <w:unhideWhenUsed/>
    <w:pPr>
      <w:spacing w:after="0" w:line="240" w:lineRule="auto"/>
      <w:tabs>
        <w:tab w:val="center" w:pos="4536" w:leader="none"/>
        <w:tab w:val="right" w:pos="9072" w:leader="none"/>
      </w:tabs>
    </w:pPr>
  </w:style>
  <w:style w:type="character" w:styleId="1065" w:customStyle="1">
    <w:name w:val="Fußzeile Zchn"/>
    <w:basedOn w:val="904"/>
    <w:link w:val="1064"/>
    <w:uiPriority w:val="99"/>
  </w:style>
  <w:style w:type="paragraph" w:styleId="1066">
    <w:name w:val="Title"/>
    <w:basedOn w:val="894"/>
    <w:next w:val="894"/>
    <w:link w:val="1067"/>
    <w:uiPriority w:val="10"/>
    <w:qFormat/>
    <w:pPr>
      <w:contextualSpacing/>
      <w:spacing w:after="240" w:line="240" w:lineRule="auto"/>
    </w:pPr>
    <w:rPr>
      <w:color w:val="000000" w:themeColor="text1"/>
      <w:sz w:val="48"/>
      <w:szCs w:val="56"/>
    </w:rPr>
  </w:style>
  <w:style w:type="character" w:styleId="1067" w:customStyle="1">
    <w:name w:val="Titel Zchn"/>
    <w:basedOn w:val="904"/>
    <w:link w:val="1066"/>
    <w:uiPriority w:val="10"/>
    <w:rPr>
      <w:rFonts w:ascii="Arial" w:hAnsi="Arial" w:eastAsia="Arial" w:cs="Arial"/>
      <w:color w:val="000000" w:themeColor="text1"/>
      <w:sz w:val="48"/>
      <w:szCs w:val="56"/>
    </w:rPr>
  </w:style>
  <w:style w:type="paragraph" w:styleId="1068">
    <w:name w:val="Subtitle"/>
    <w:basedOn w:val="894"/>
    <w:next w:val="894"/>
    <w:link w:val="1069"/>
    <w:uiPriority w:val="11"/>
    <w:qFormat/>
    <w:pPr>
      <w:numPr>
        <w:ilvl w:val="1"/>
      </w:numPr>
    </w:pPr>
    <w:rPr>
      <w:i/>
      <w:spacing w:val="10"/>
      <w:sz w:val="40"/>
    </w:rPr>
  </w:style>
  <w:style w:type="character" w:styleId="1069" w:customStyle="1">
    <w:name w:val="Untertitel Zchn"/>
    <w:basedOn w:val="904"/>
    <w:link w:val="1068"/>
    <w:uiPriority w:val="11"/>
    <w:rPr>
      <w:i/>
      <w:spacing w:val="10"/>
      <w:sz w:val="40"/>
    </w:rPr>
  </w:style>
  <w:style w:type="character" w:styleId="1070" w:customStyle="1">
    <w:name w:val="Überschrift 1 Zchn"/>
    <w:basedOn w:val="904"/>
    <w:link w:val="895"/>
    <w:uiPriority w:val="9"/>
    <w:rPr>
      <w:rFonts w:ascii="Helvetica 65" w:hAnsi="Helvetica 65" w:eastAsia="Arial" w:cs="Arial"/>
      <w:color w:val="000000" w:themeColor="text1"/>
      <w:sz w:val="28"/>
      <w:szCs w:val="36"/>
      <w:lang w:eastAsia="de-DE"/>
    </w:rPr>
  </w:style>
  <w:style w:type="paragraph" w:styleId="1071">
    <w:name w:val="TOC Heading"/>
    <w:basedOn w:val="895"/>
    <w:next w:val="894"/>
    <w:uiPriority w:val="39"/>
    <w:unhideWhenUsed/>
    <w:qFormat/>
    <w:pPr>
      <w:outlineLvl w:val="9"/>
    </w:pPr>
    <w:rPr>
      <w:b/>
      <w:bCs/>
      <w:smallCaps/>
    </w:rPr>
  </w:style>
  <w:style w:type="character" w:styleId="1072" w:customStyle="1">
    <w:name w:val="Überschrift 2 Zchn"/>
    <w:basedOn w:val="904"/>
    <w:link w:val="896"/>
    <w:uiPriority w:val="9"/>
    <w:rPr>
      <w:rFonts w:ascii="Helvetica 65" w:hAnsi="Helvetica 65" w:eastAsia="Arial" w:cs="Arial"/>
      <w:color w:val="000000" w:themeColor="text1"/>
      <w:sz w:val="24"/>
      <w:szCs w:val="28"/>
      <w:lang w:eastAsia="de-DE"/>
    </w:rPr>
  </w:style>
  <w:style w:type="character" w:styleId="1073">
    <w:name w:val="Intense Emphasis"/>
    <w:basedOn w:val="904"/>
    <w:uiPriority w:val="21"/>
    <w:qFormat/>
    <w:rPr>
      <w:b/>
      <w:bCs/>
      <w:i/>
      <w:iCs/>
      <w:caps/>
    </w:rPr>
  </w:style>
  <w:style w:type="table" w:styleId="1074">
    <w:name w:val="Table Grid"/>
    <w:basedOn w:val="905"/>
    <w:uiPriority w:val="39"/>
    <w:pPr>
      <w:spacing w:after="0" w:line="240" w:lineRule="auto"/>
    </w:pPr>
    <w:rPr>
      <w:sz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57" w:type="dxa"/>
        <w:top w:w="57" w:type="dxa"/>
        <w:right w:w="57" w:type="dxa"/>
        <w:bottom w:w="57" w:type="dxa"/>
      </w:tblCellMar>
    </w:tblPr>
  </w:style>
  <w:style w:type="table" w:styleId="1075" w:customStyle="1">
    <w:name w:val="Steckbrief"/>
    <w:basedOn w:val="905"/>
    <w:uiPriority w:val="99"/>
    <w:pPr>
      <w:spacing w:after="0" w:line="240" w:lineRule="auto"/>
    </w:pPr>
    <w:rPr>
      <w:sz w:val="20"/>
    </w:rPr>
    <w:tblPr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  <w:tblCellMar>
        <w:left w:w="57" w:type="dxa"/>
        <w:top w:w="57" w:type="dxa"/>
        <w:right w:w="57" w:type="dxa"/>
        <w:bottom w:w="57" w:type="dxa"/>
      </w:tblCellMar>
    </w:tblPr>
    <w:tcPr>
      <w:shd w:val="clear" w:color="auto" w:fill="auto"/>
    </w:tcPr>
    <w:tblStylePr w:type="firstCol">
      <w:rPr>
        <w:rFonts w:ascii="Arial" w:hAnsi="Arial"/>
        <w:b/>
        <w:sz w:val="20"/>
      </w:rPr>
      <w:tcPr>
        <w:shd w:val="clear" w:color="ffe599" w:fill="ffe599" w:themeFill="accent4" w:themeFillTint="66"/>
      </w:tcPr>
    </w:tblStylePr>
  </w:style>
  <w:style w:type="paragraph" w:styleId="1076">
    <w:name w:val="List Paragraph"/>
    <w:basedOn w:val="894"/>
    <w:link w:val="1111"/>
    <w:uiPriority w:val="34"/>
    <w:qFormat/>
    <w:pPr>
      <w:ind w:left="720"/>
      <w:spacing w:before="120" w:after="120"/>
    </w:pPr>
  </w:style>
  <w:style w:type="character" w:styleId="1077" w:customStyle="1">
    <w:name w:val="Überschrift 3 Zchn"/>
    <w:basedOn w:val="904"/>
    <w:link w:val="897"/>
    <w:uiPriority w:val="9"/>
    <w:rPr>
      <w:rFonts w:ascii="Helvetica 65" w:hAnsi="Helvetica 65" w:eastAsia="Arial" w:cs="Arial"/>
      <w:color w:val="000000" w:themeColor="text1"/>
      <w:lang w:eastAsia="de-DE"/>
    </w:rPr>
  </w:style>
  <w:style w:type="character" w:styleId="1078" w:customStyle="1">
    <w:name w:val="Überschrift 4 Zchn"/>
    <w:basedOn w:val="904"/>
    <w:link w:val="898"/>
    <w:uiPriority w:val="9"/>
    <w:semiHidden/>
    <w:rPr>
      <w:rFonts w:ascii="Arial" w:hAnsi="Arial" w:eastAsia="Arial" w:cs="Arial"/>
      <w:b/>
      <w:i/>
      <w:iCs/>
      <w:color w:val="000000" w:themeColor="text1"/>
      <w:sz w:val="21"/>
      <w:lang w:eastAsia="de-DE"/>
    </w:rPr>
  </w:style>
  <w:style w:type="character" w:styleId="1079" w:customStyle="1">
    <w:name w:val="Überschrift 5 Zchn"/>
    <w:basedOn w:val="904"/>
    <w:link w:val="899"/>
    <w:uiPriority w:val="9"/>
    <w:semiHidden/>
    <w:rPr>
      <w:rFonts w:ascii="Arial" w:hAnsi="Arial" w:eastAsia="Arial" w:cs="Arial"/>
      <w:bCs/>
      <w:color w:val="323e4f" w:themeColor="text2" w:themeShade="BF"/>
      <w:sz w:val="21"/>
      <w:lang w:eastAsia="de-DE"/>
    </w:rPr>
  </w:style>
  <w:style w:type="character" w:styleId="1080" w:customStyle="1">
    <w:name w:val="Überschrift 6 Zchn"/>
    <w:basedOn w:val="904"/>
    <w:link w:val="900"/>
    <w:uiPriority w:val="9"/>
    <w:semiHidden/>
    <w:rPr>
      <w:rFonts w:ascii="Arial" w:hAnsi="Arial" w:eastAsia="Arial" w:cs="Arial"/>
      <w:bCs/>
      <w:i/>
      <w:iCs/>
      <w:color w:val="323e4f" w:themeColor="text2" w:themeShade="BF"/>
      <w:sz w:val="21"/>
      <w:lang w:eastAsia="de-DE"/>
    </w:rPr>
  </w:style>
  <w:style w:type="character" w:styleId="1081" w:customStyle="1">
    <w:name w:val="Überschrift 7 Zchn"/>
    <w:basedOn w:val="904"/>
    <w:link w:val="901"/>
    <w:uiPriority w:val="9"/>
    <w:semiHidden/>
    <w:rPr>
      <w:rFonts w:ascii="Arial" w:hAnsi="Arial" w:eastAsia="Arial" w:cs="Arial"/>
      <w:bCs/>
      <w:i/>
      <w:iCs/>
      <w:color w:val="404040" w:themeColor="text1" w:themeTint="BF"/>
      <w:sz w:val="21"/>
      <w:lang w:eastAsia="de-DE"/>
    </w:rPr>
  </w:style>
  <w:style w:type="character" w:styleId="1082" w:customStyle="1">
    <w:name w:val="Überschrift 8 Zchn"/>
    <w:basedOn w:val="904"/>
    <w:link w:val="902"/>
    <w:uiPriority w:val="9"/>
    <w:semiHidden/>
    <w:rPr>
      <w:rFonts w:ascii="Arial" w:hAnsi="Arial" w:eastAsia="Arial" w:cs="Arial"/>
      <w:bCs/>
      <w:color w:val="404040" w:themeColor="text1" w:themeTint="BF"/>
      <w:sz w:val="20"/>
      <w:szCs w:val="20"/>
      <w:lang w:eastAsia="de-DE"/>
    </w:rPr>
  </w:style>
  <w:style w:type="character" w:styleId="1083" w:customStyle="1">
    <w:name w:val="Überschrift 9 Zchn"/>
    <w:basedOn w:val="904"/>
    <w:link w:val="903"/>
    <w:uiPriority w:val="9"/>
    <w:semiHidden/>
    <w:rPr>
      <w:rFonts w:ascii="Arial" w:hAnsi="Arial" w:eastAsia="Arial" w:cs="Arial"/>
      <w:bCs/>
      <w:i/>
      <w:iCs/>
      <w:color w:val="404040" w:themeColor="text1" w:themeTint="BF"/>
      <w:sz w:val="20"/>
      <w:szCs w:val="20"/>
      <w:lang w:eastAsia="de-DE"/>
    </w:rPr>
  </w:style>
  <w:style w:type="paragraph" w:styleId="1084">
    <w:name w:val="Caption"/>
    <w:basedOn w:val="894"/>
    <w:next w:val="894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1085">
    <w:name w:val="Strong"/>
    <w:basedOn w:val="904"/>
    <w:uiPriority w:val="22"/>
    <w:qFormat/>
    <w:rPr>
      <w:b/>
      <w:bCs/>
      <w:color w:val="000000" w:themeColor="text1"/>
    </w:rPr>
  </w:style>
  <w:style w:type="character" w:styleId="1086">
    <w:name w:val="Emphasis"/>
    <w:basedOn w:val="904"/>
    <w:uiPriority w:val="20"/>
    <w:qFormat/>
    <w:rPr>
      <w:i/>
      <w:iCs/>
      <w:color w:val="auto"/>
    </w:rPr>
  </w:style>
  <w:style w:type="paragraph" w:styleId="1087">
    <w:name w:val="No Spacing"/>
    <w:uiPriority w:val="1"/>
    <w:qFormat/>
    <w:pPr>
      <w:spacing w:after="0" w:line="240" w:lineRule="auto"/>
    </w:pPr>
  </w:style>
  <w:style w:type="paragraph" w:styleId="1088">
    <w:name w:val="Quote"/>
    <w:basedOn w:val="894"/>
    <w:next w:val="894"/>
    <w:link w:val="1089"/>
    <w:uiPriority w:val="29"/>
    <w:qFormat/>
    <w:pPr>
      <w:ind w:left="720" w:right="720"/>
      <w:spacing w:before="160"/>
    </w:pPr>
    <w:rPr>
      <w:i/>
      <w:iCs/>
      <w:color w:val="000000" w:themeColor="text1"/>
    </w:rPr>
  </w:style>
  <w:style w:type="character" w:styleId="1089" w:customStyle="1">
    <w:name w:val="Zitat Zchn"/>
    <w:basedOn w:val="904"/>
    <w:link w:val="1088"/>
    <w:uiPriority w:val="29"/>
    <w:rPr>
      <w:i/>
      <w:iCs/>
      <w:color w:val="000000" w:themeColor="text1"/>
    </w:rPr>
  </w:style>
  <w:style w:type="paragraph" w:styleId="1090">
    <w:name w:val="Intense Quote"/>
    <w:basedOn w:val="894"/>
    <w:next w:val="894"/>
    <w:link w:val="1091"/>
    <w:uiPriority w:val="30"/>
    <w:qFormat/>
    <w:pPr>
      <w:ind w:left="936" w:right="936"/>
      <w:jc w:val="center"/>
      <w:spacing w:before="240" w:after="240"/>
      <w:shd w:val="clear" w:color="f2f2f2" w:fill="f2f2f2" w:themeFill="background1" w:themeFillShade="F2"/>
      <w:pBdr>
        <w:top w:val="single" w:color="F2F2F2" w:themeColor="background1" w:themeShade="F2" w:sz="24" w:space="1"/>
        <w:bottom w:val="single" w:color="F2F2F2" w:themeColor="background1" w:themeShade="F2" w:sz="24" w:space="1"/>
      </w:pBdr>
    </w:pPr>
    <w:rPr>
      <w:color w:val="000000" w:themeColor="text1"/>
    </w:rPr>
  </w:style>
  <w:style w:type="character" w:styleId="1091" w:customStyle="1">
    <w:name w:val="Intensives Zitat Zchn"/>
    <w:basedOn w:val="904"/>
    <w:link w:val="1090"/>
    <w:uiPriority w:val="30"/>
    <w:rPr>
      <w:color w:val="000000" w:themeColor="text1"/>
      <w:shd w:val="clear" w:color="f2f2f2" w:fill="f2f2f2" w:themeFill="background1" w:themeFillShade="F2"/>
    </w:rPr>
  </w:style>
  <w:style w:type="character" w:styleId="1092">
    <w:name w:val="Subtle Emphasis"/>
    <w:basedOn w:val="904"/>
    <w:uiPriority w:val="19"/>
    <w:qFormat/>
    <w:rPr>
      <w:i/>
      <w:iCs/>
      <w:color w:val="404040" w:themeColor="text1" w:themeTint="BF"/>
    </w:rPr>
  </w:style>
  <w:style w:type="character" w:styleId="1093">
    <w:name w:val="Subtle Reference"/>
    <w:basedOn w:val="904"/>
    <w:uiPriority w:val="31"/>
    <w:qFormat/>
    <w:rPr>
      <w:smallCaps/>
      <w:color w:val="404040" w:themeColor="text1" w:themeTint="BF"/>
      <w:u w:val="single"/>
    </w:rPr>
  </w:style>
  <w:style w:type="character" w:styleId="1094">
    <w:name w:val="Intense Reference"/>
    <w:basedOn w:val="904"/>
    <w:uiPriority w:val="32"/>
    <w:qFormat/>
    <w:rPr>
      <w:b/>
      <w:bCs/>
      <w:smallCaps/>
      <w:u w:val="single"/>
    </w:rPr>
  </w:style>
  <w:style w:type="character" w:styleId="1095">
    <w:name w:val="Book Title"/>
    <w:basedOn w:val="904"/>
    <w:uiPriority w:val="33"/>
    <w:qFormat/>
    <w:rPr>
      <w:b w:val="0"/>
      <w:bCs w:val="0"/>
      <w:smallCaps/>
      <w:spacing w:val="5"/>
    </w:rPr>
  </w:style>
  <w:style w:type="character" w:styleId="1096">
    <w:name w:val="Hyperlink"/>
    <w:basedOn w:val="904"/>
    <w:uiPriority w:val="99"/>
    <w:unhideWhenUsed/>
    <w:rPr>
      <w:color w:val="0070c0"/>
      <w:u w:val="none"/>
    </w:rPr>
  </w:style>
  <w:style w:type="table" w:styleId="1097" w:customStyle="1">
    <w:name w:val="Stundenverlaufsskizzen"/>
    <w:basedOn w:val="905"/>
    <w:uiPriority w:val="99"/>
    <w:pPr>
      <w:spacing w:after="0" w:line="240" w:lineRule="auto"/>
    </w:pPr>
    <w:rPr>
      <w:sz w:val="20"/>
    </w:rPr>
    <w:tblPr>
      <w:tblStyleRowBandSize w:val="1"/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  <w:tblCellMar>
        <w:left w:w="57" w:type="dxa"/>
        <w:top w:w="57" w:type="dxa"/>
        <w:right w:w="57" w:type="dxa"/>
        <w:bottom w:w="57" w:type="dxa"/>
      </w:tblCellMar>
    </w:tblPr>
    <w:tblStylePr w:type="band1Horz">
      <w:tcPr>
        <w:shd w:val="clear" w:color="fff2cc" w:fill="fff2cc" w:themeFill="accent4" w:themeFillTint="33"/>
      </w:tcPr>
    </w:tblStylePr>
    <w:tblStylePr w:type="firstCol">
      <w:pPr>
        <w:jc w:val="center"/>
      </w:pPr>
    </w:tblStylePr>
    <w:tblStylePr w:type="firstRow">
      <w:rPr>
        <w:b/>
      </w:rPr>
      <w:pPr>
        <w:jc w:val="center"/>
      </w:pPr>
      <w:tcPr>
        <w:shd w:val="clear" w:color="ffe599" w:fill="ffe599" w:themeFill="accent4" w:themeFillTint="66"/>
      </w:tcPr>
    </w:tblStylePr>
  </w:style>
  <w:style w:type="table" w:styleId="1098" w:customStyle="1">
    <w:name w:val="Arbeitsmaterialien"/>
    <w:basedOn w:val="1097"/>
    <w:uiPriority w:val="99"/>
    <w:tblPr/>
    <w:tblStylePr w:type="band1Horz">
      <w:tcPr>
        <w:shd w:val="clear" w:color="fff2cc" w:fill="fff2cc" w:themeFill="accent4" w:themeFillTint="33"/>
      </w:tcPr>
    </w:tblStylePr>
    <w:tblStylePr w:type="firstCol">
      <w:pPr>
        <w:jc w:val="center"/>
      </w:pPr>
    </w:tblStylePr>
    <w:tblStylePr w:type="firstRow">
      <w:rPr>
        <w:b/>
      </w:rPr>
      <w:pPr>
        <w:jc w:val="center"/>
      </w:pPr>
      <w:tcPr>
        <w:shd w:val="clear" w:color="ffe599" w:fill="ffe599" w:themeFill="accent4" w:themeFillTint="66"/>
      </w:tcPr>
    </w:tblStylePr>
  </w:style>
  <w:style w:type="table" w:styleId="1099" w:customStyle="1">
    <w:name w:val="Glossar"/>
    <w:basedOn w:val="905"/>
    <w:uiPriority w:val="99"/>
    <w:pPr>
      <w:spacing w:after="0" w:line="240" w:lineRule="auto"/>
    </w:pPr>
    <w:rPr>
      <w:sz w:val="20"/>
    </w:rPr>
    <w:tblPr>
      <w:tblStyleRowBandSize w:val="1"/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  <w:tblCellMar>
        <w:left w:w="57" w:type="dxa"/>
        <w:top w:w="57" w:type="dxa"/>
        <w:right w:w="57" w:type="dxa"/>
        <w:bottom w:w="57" w:type="dxa"/>
      </w:tblCellMar>
    </w:tblPr>
    <w:tcPr>
      <w:shd w:val="clear" w:color="auto" w:fill="auto"/>
    </w:tcPr>
    <w:tblStylePr w:type="band1Horz">
      <w:tcPr>
        <w:shd w:val="clear" w:color="fff2cc" w:fill="fff2cc" w:themeFill="accent4" w:themeFillTint="33"/>
      </w:tcPr>
    </w:tblStylePr>
    <w:tblStylePr w:type="firstCol">
      <w:rPr>
        <w:b/>
      </w:rPr>
    </w:tblStylePr>
    <w:tblStylePr w:type="firstRow">
      <w:rPr>
        <w:b/>
      </w:rPr>
      <w:pPr>
        <w:jc w:val="center"/>
      </w:pPr>
      <w:tcPr>
        <w:shd w:val="clear" w:color="ffe599" w:fill="ffe599" w:themeFill="accent4" w:themeFillTint="66"/>
      </w:tcPr>
    </w:tblStylePr>
  </w:style>
  <w:style w:type="paragraph" w:styleId="1100">
    <w:name w:val="toc 1"/>
    <w:basedOn w:val="894"/>
    <w:next w:val="894"/>
    <w:uiPriority w:val="39"/>
    <w:unhideWhenUsed/>
    <w:pPr>
      <w:spacing w:after="100"/>
    </w:pPr>
  </w:style>
  <w:style w:type="paragraph" w:styleId="1101">
    <w:name w:val="toc 2"/>
    <w:basedOn w:val="894"/>
    <w:next w:val="894"/>
    <w:uiPriority w:val="39"/>
    <w:unhideWhenUsed/>
    <w:pPr>
      <w:ind w:left="220"/>
      <w:spacing w:after="100"/>
    </w:pPr>
  </w:style>
  <w:style w:type="paragraph" w:styleId="1102">
    <w:name w:val="toc 3"/>
    <w:basedOn w:val="894"/>
    <w:next w:val="894"/>
    <w:uiPriority w:val="39"/>
    <w:unhideWhenUsed/>
    <w:pPr>
      <w:ind w:left="440"/>
      <w:spacing w:after="100"/>
    </w:pPr>
  </w:style>
  <w:style w:type="paragraph" w:styleId="1103" w:customStyle="1">
    <w:name w:val="Inhaltsverzeichnis"/>
    <w:basedOn w:val="894"/>
    <w:link w:val="1104"/>
    <w:qFormat/>
  </w:style>
  <w:style w:type="character" w:styleId="1104" w:customStyle="1">
    <w:name w:val="Inhaltsverzeichnis Zchn"/>
    <w:basedOn w:val="1070"/>
    <w:link w:val="1103"/>
    <w:rPr>
      <w:rFonts w:ascii="Arial" w:hAnsi="Arial" w:eastAsia="Arial" w:cs="Arial"/>
      <w:b/>
      <w:bCs/>
      <w:smallCaps/>
      <w:color w:val="000000" w:themeColor="text1"/>
      <w:sz w:val="32"/>
      <w:szCs w:val="36"/>
      <w:lang w:eastAsia="de-DE"/>
    </w:rPr>
  </w:style>
  <w:style w:type="paragraph" w:styleId="1105">
    <w:name w:val="Balloon Text"/>
    <w:basedOn w:val="894"/>
    <w:link w:val="110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1106" w:customStyle="1">
    <w:name w:val="Sprechblasentext Zchn"/>
    <w:basedOn w:val="904"/>
    <w:link w:val="1105"/>
    <w:uiPriority w:val="99"/>
    <w:semiHidden/>
    <w:rPr>
      <w:rFonts w:ascii="Segoe UI" w:hAnsi="Segoe UI" w:cs="Segoe UI"/>
      <w:sz w:val="18"/>
      <w:szCs w:val="18"/>
    </w:rPr>
  </w:style>
  <w:style w:type="paragraph" w:styleId="1107" w:customStyle="1">
    <w:name w:val="Kopfzeile_neu"/>
    <w:basedOn w:val="894"/>
    <w:link w:val="1108"/>
    <w:pPr>
      <w:ind w:left="170" w:right="170"/>
      <w:spacing w:after="120"/>
      <w:shd w:val="clear" w:color="ffc000" w:fill="ffc000"/>
      <w:pBdr>
        <w:top w:val="single" w:color="FFC000" w:sz="8" w:space="4"/>
        <w:left w:val="single" w:color="FFC000" w:sz="8" w:space="6"/>
        <w:bottom w:val="single" w:color="FFC000" w:sz="8" w:space="4"/>
        <w:right w:val="single" w:color="FFC000" w:sz="8" w:space="6"/>
      </w:pBdr>
    </w:pPr>
    <w:rPr>
      <w:b/>
    </w:rPr>
  </w:style>
  <w:style w:type="character" w:styleId="1108" w:customStyle="1">
    <w:name w:val="Kopfzeile_neu Zchn"/>
    <w:basedOn w:val="1063"/>
    <w:link w:val="1107"/>
    <w:rPr>
      <w:b/>
      <w:shd w:val="clear" w:color="ffc000" w:fill="ffc000"/>
    </w:rPr>
  </w:style>
  <w:style w:type="paragraph" w:styleId="1109" w:customStyle="1">
    <w:name w:val="Übersicht - Aufgabe"/>
    <w:basedOn w:val="895"/>
    <w:link w:val="1110"/>
    <w:qFormat/>
    <w:pPr>
      <w:pBdr>
        <w:top w:val="single" w:color="FFC000" w:sz="18" w:space="1"/>
        <w:right w:val="single" w:color="FFC000" w:sz="18" w:space="4"/>
      </w:pBdr>
    </w:pPr>
  </w:style>
  <w:style w:type="character" w:styleId="1110" w:customStyle="1">
    <w:name w:val="Übersicht - Aufgabe Zchn"/>
    <w:basedOn w:val="1070"/>
    <w:link w:val="1109"/>
    <w:rPr>
      <w:rFonts w:ascii="Arial" w:hAnsi="Arial" w:eastAsia="Arial" w:cs="Arial"/>
      <w:b w:val="0"/>
      <w:bCs w:val="0"/>
      <w:smallCaps w:val="0"/>
      <w:color w:val="000000" w:themeColor="text1"/>
      <w:sz w:val="32"/>
      <w:szCs w:val="36"/>
      <w:lang w:eastAsia="de-DE"/>
    </w:rPr>
  </w:style>
  <w:style w:type="character" w:styleId="1111" w:customStyle="1">
    <w:name w:val="Listenabsatz Zchn"/>
    <w:basedOn w:val="904"/>
    <w:link w:val="1076"/>
    <w:uiPriority w:val="34"/>
    <w:rPr>
      <w:rFonts w:ascii="Helvetica 45" w:hAnsi="Helvetica 45" w:eastAsia="Arial"/>
      <w:bCs/>
      <w:sz w:val="21"/>
      <w:lang w:eastAsia="de-DE"/>
    </w:rPr>
  </w:style>
  <w:style w:type="paragraph" w:styleId="1112" w:customStyle="1">
    <w:name w:val="WF-Inhaltsverzeichnis"/>
    <w:basedOn w:val="894"/>
    <w:link w:val="1113"/>
    <w:qFormat/>
    <w:rPr>
      <w:rFonts w:ascii="Helvetica 65" w:hAnsi="Helvetica 65"/>
      <w:color w:val="000000" w:themeColor="text1"/>
      <w:sz w:val="28"/>
      <w:szCs w:val="36"/>
    </w:rPr>
  </w:style>
  <w:style w:type="character" w:styleId="1113" w:customStyle="1">
    <w:name w:val="WF-Inhaltsverzeichnis Zchn"/>
    <w:basedOn w:val="1070"/>
    <w:link w:val="1112"/>
    <w:rPr>
      <w:rFonts w:ascii="Helvetica 65" w:hAnsi="Helvetica 65" w:eastAsia="Arial" w:cs="Arial"/>
      <w:bCs/>
      <w:color w:val="000000" w:themeColor="text1"/>
      <w:sz w:val="28"/>
      <w:szCs w:val="36"/>
      <w:lang w:eastAsia="de-DE"/>
    </w:rPr>
  </w:style>
  <w:style w:type="paragraph" w:styleId="1114" w:customStyle="1">
    <w:name w:val="WF-Listenabsatz - 1-facher Zeilenabstand"/>
    <w:basedOn w:val="1076"/>
    <w:link w:val="1115"/>
    <w:qFormat/>
    <w:pPr>
      <w:numPr>
        <w:numId w:val="26"/>
      </w:numPr>
      <w:spacing w:line="276" w:lineRule="auto"/>
    </w:pPr>
  </w:style>
  <w:style w:type="character" w:styleId="1115" w:customStyle="1">
    <w:name w:val="WF-Listenabsatz - 1-facher Zeilenabstand Zchn"/>
    <w:basedOn w:val="1111"/>
    <w:link w:val="1114"/>
    <w:rPr>
      <w:rFonts w:ascii="Helvetica 45" w:hAnsi="Helvetica 45" w:eastAsia="Arial"/>
      <w:bCs/>
      <w:sz w:val="21"/>
      <w:lang w:eastAsia="de-DE"/>
    </w:rPr>
  </w:style>
  <w:style w:type="paragraph" w:styleId="1116" w:customStyle="1">
    <w:name w:val="WF-Arbeitsblatt"/>
    <w:basedOn w:val="894"/>
    <w:qFormat/>
    <w:rPr>
      <w:sz w:val="44"/>
      <w:szCs w:val="44"/>
    </w:rPr>
  </w:style>
  <w:style w:type="paragraph" w:styleId="1117" w:customStyle="1">
    <w:name w:val="WF-Beschriftung"/>
    <w:basedOn w:val="1084"/>
    <w:qFormat/>
    <w:rPr>
      <w:rFonts w:ascii="Helvetica 55" w:hAnsi="Helvetica 55"/>
      <w:lang w:val="en-US"/>
    </w:rPr>
  </w:style>
  <w:style w:type="character" w:styleId="1118">
    <w:name w:val="annotation reference"/>
    <w:basedOn w:val="904"/>
    <w:uiPriority w:val="99"/>
    <w:semiHidden/>
    <w:unhideWhenUsed/>
    <w:rPr>
      <w:sz w:val="18"/>
      <w:szCs w:val="18"/>
    </w:rPr>
  </w:style>
  <w:style w:type="paragraph" w:styleId="1119">
    <w:name w:val="annotation text"/>
    <w:basedOn w:val="894"/>
    <w:link w:val="1120"/>
    <w:uiPriority w:val="99"/>
    <w:unhideWhenUsed/>
    <w:pPr>
      <w:spacing w:line="240" w:lineRule="auto"/>
    </w:pPr>
    <w:rPr>
      <w:sz w:val="24"/>
      <w:szCs w:val="24"/>
    </w:rPr>
  </w:style>
  <w:style w:type="character" w:styleId="1120" w:customStyle="1">
    <w:name w:val="Kommentartext Zchn"/>
    <w:basedOn w:val="904"/>
    <w:link w:val="1119"/>
    <w:uiPriority w:val="99"/>
    <w:rPr>
      <w:rFonts w:ascii="Helvetica 45" w:hAnsi="Helvetica 45"/>
      <w:bCs/>
      <w:sz w:val="24"/>
      <w:szCs w:val="24"/>
      <w:lang w:eastAsia="de-DE"/>
    </w:rPr>
  </w:style>
  <w:style w:type="paragraph" w:styleId="1121">
    <w:name w:val="annotation subject"/>
    <w:basedOn w:val="1119"/>
    <w:next w:val="1119"/>
    <w:link w:val="1122"/>
    <w:uiPriority w:val="99"/>
    <w:semiHidden/>
    <w:unhideWhenUsed/>
    <w:rPr>
      <w:b/>
      <w:sz w:val="20"/>
      <w:szCs w:val="20"/>
    </w:rPr>
  </w:style>
  <w:style w:type="character" w:styleId="1122" w:customStyle="1">
    <w:name w:val="Kommentarthema Zchn"/>
    <w:basedOn w:val="1120"/>
    <w:link w:val="1121"/>
    <w:uiPriority w:val="99"/>
    <w:semiHidden/>
    <w:rPr>
      <w:rFonts w:ascii="Helvetica 45" w:hAnsi="Helvetica 45"/>
      <w:b/>
      <w:bCs/>
      <w:sz w:val="20"/>
      <w:szCs w:val="20"/>
      <w:lang w:eastAsia="de-DE"/>
    </w:rPr>
  </w:style>
  <w:style w:type="character" w:styleId="1123">
    <w:name w:val="Unresolved Mention"/>
    <w:basedOn w:val="904"/>
    <w:uiPriority w:val="99"/>
    <w:semiHidden/>
    <w:unhideWhenUsed/>
    <w:rPr>
      <w:color w:val="605e5c"/>
      <w:shd w:val="clear" w:color="e1dfdd" w:fill="e1dfdd"/>
    </w:rPr>
  </w:style>
  <w:style w:type="paragraph" w:styleId="1124">
    <w:name w:val="Normal (Web)"/>
    <w:basedOn w:val="894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bCs w:val="0"/>
      <w:sz w:val="24"/>
      <w:szCs w:val="24"/>
    </w:rPr>
  </w:style>
  <w:style w:type="paragraph" w:styleId="1125" w:customStyle="1">
    <w:name w:val="docdata"/>
    <w:basedOn w:val="8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bCs w:val="0"/>
      <w:sz w:val="24"/>
      <w:szCs w:val="24"/>
    </w:rPr>
  </w:style>
  <w:style w:type="paragraph" w:styleId="1126">
    <w:name w:val="Revision"/>
    <w:hidden/>
    <w:uiPriority w:val="99"/>
    <w:semiHidden/>
    <w:pPr>
      <w:spacing w:after="0" w:line="240" w:lineRule="auto"/>
    </w:pPr>
    <w:rPr>
      <w:bCs/>
      <w:sz w:val="21"/>
      <w:lang w:eastAsia="de-D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jpg"/><Relationship Id="rId18" Type="http://schemas.openxmlformats.org/officeDocument/2006/relationships/comments" Target="comments.xml" /><Relationship Id="rId19" Type="http://schemas.microsoft.com/office/2011/relationships/commentsExtended" Target="commentsExtended.xml" /><Relationship Id="rId20" Type="http://schemas.microsoft.com/office/2018/08/relationships/commentsExtensible" Target="commentsExtensible.xml" /><Relationship Id="rId21" Type="http://schemas.microsoft.com/office/2016/09/relationships/commentsIds" Target="commentsIds.xml" /><Relationship Id="rId22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ONLYOFFICE/7.2.2.56</Application>
  <Company/>
  <DocSecurity>0</DocSecurity>
  <HyperlinkBase/>
  <HyperlinksChanged>false</HyperlinksChanged>
  <LinksUpToDate>false</LinksUpToDate>
  <Manager/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Anatolij Fandrich und Nils Pancratz</dc:creator>
  <cp:keywords/>
  <dc:description/>
  <cp:lastModifiedBy>imke.endjer@uni-oldenburg.de</cp:lastModifiedBy>
  <cp:revision>9</cp:revision>
  <dcterms:created xsi:type="dcterms:W3CDTF">2021-10-19T12:49:00Z</dcterms:created>
  <dcterms:modified xsi:type="dcterms:W3CDTF">2023-01-27T11:51:09Z</dcterms:modified>
  <cp:category/>
</cp:coreProperties>
</file>