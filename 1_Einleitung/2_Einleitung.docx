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5EF85216" w14:textId="357C5991" w:rsidR="00274A65"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301506" w:history="1">
            <w:r w:rsidR="00274A65" w:rsidRPr="00C75C52">
              <w:rPr>
                <w:rStyle w:val="Hyperlink"/>
                <w:noProof/>
              </w:rPr>
              <w:t>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Einführung</w:t>
            </w:r>
            <w:r w:rsidR="00274A65">
              <w:rPr>
                <w:noProof/>
                <w:webHidden/>
              </w:rPr>
              <w:tab/>
            </w:r>
            <w:r w:rsidR="00274A65">
              <w:rPr>
                <w:noProof/>
                <w:webHidden/>
              </w:rPr>
              <w:fldChar w:fldCharType="begin"/>
            </w:r>
            <w:r w:rsidR="00274A65">
              <w:rPr>
                <w:noProof/>
                <w:webHidden/>
              </w:rPr>
              <w:instrText xml:space="preserve"> PAGEREF _Toc123301506 \h </w:instrText>
            </w:r>
            <w:r w:rsidR="00274A65">
              <w:rPr>
                <w:noProof/>
                <w:webHidden/>
              </w:rPr>
            </w:r>
            <w:r w:rsidR="00274A65">
              <w:rPr>
                <w:noProof/>
                <w:webHidden/>
              </w:rPr>
              <w:fldChar w:fldCharType="separate"/>
            </w:r>
            <w:r w:rsidR="0066496C">
              <w:rPr>
                <w:noProof/>
                <w:webHidden/>
              </w:rPr>
              <w:t>3</w:t>
            </w:r>
            <w:r w:rsidR="00274A65">
              <w:rPr>
                <w:noProof/>
                <w:webHidden/>
              </w:rPr>
              <w:fldChar w:fldCharType="end"/>
            </w:r>
          </w:hyperlink>
        </w:p>
        <w:p w14:paraId="777203E9" w14:textId="5F7DFAD5"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7" w:history="1">
            <w:r w:rsidR="00274A65" w:rsidRPr="00C75C52">
              <w:rPr>
                <w:rStyle w:val="Hyperlink"/>
                <w:noProof/>
              </w:rPr>
              <w:t>2</w:t>
            </w:r>
            <w:r w:rsidR="00274A65">
              <w:rPr>
                <w:rFonts w:asciiTheme="minorHAnsi" w:eastAsiaTheme="minorEastAsia" w:hAnsiTheme="minorHAnsi" w:cstheme="minorBidi"/>
                <w:bCs w:val="0"/>
                <w:noProof/>
                <w:sz w:val="22"/>
                <w:lang w:val="en-GB" w:eastAsia="en-GB"/>
              </w:rPr>
              <w:tab/>
            </w:r>
            <w:r w:rsidR="00274A65" w:rsidRPr="00C75C52">
              <w:rPr>
                <w:rStyle w:val="Hyperlink"/>
                <w:noProof/>
              </w:rPr>
              <w:t xml:space="preserve">Die Module von IT2School </w:t>
            </w:r>
            <w:r w:rsidR="00274A65" w:rsidRPr="00C75C52">
              <w:rPr>
                <w:rStyle w:val="Hyperlink"/>
                <w:noProof/>
              </w:rPr>
              <w:noBreakHyphen/>
              <w:t xml:space="preserve"> eine Übersicht</w:t>
            </w:r>
            <w:r w:rsidR="00274A65">
              <w:rPr>
                <w:noProof/>
                <w:webHidden/>
              </w:rPr>
              <w:tab/>
            </w:r>
            <w:r w:rsidR="00274A65">
              <w:rPr>
                <w:noProof/>
                <w:webHidden/>
              </w:rPr>
              <w:fldChar w:fldCharType="begin"/>
            </w:r>
            <w:r w:rsidR="00274A65">
              <w:rPr>
                <w:noProof/>
                <w:webHidden/>
              </w:rPr>
              <w:instrText xml:space="preserve"> PAGEREF _Toc123301507 \h </w:instrText>
            </w:r>
            <w:r w:rsidR="00274A65">
              <w:rPr>
                <w:noProof/>
                <w:webHidden/>
              </w:rPr>
            </w:r>
            <w:r w:rsidR="00274A65">
              <w:rPr>
                <w:noProof/>
                <w:webHidden/>
              </w:rPr>
              <w:fldChar w:fldCharType="separate"/>
            </w:r>
            <w:r w:rsidR="0066496C">
              <w:rPr>
                <w:noProof/>
                <w:webHidden/>
              </w:rPr>
              <w:t>4</w:t>
            </w:r>
            <w:r w:rsidR="00274A65">
              <w:rPr>
                <w:noProof/>
                <w:webHidden/>
              </w:rPr>
              <w:fldChar w:fldCharType="end"/>
            </w:r>
          </w:hyperlink>
        </w:p>
        <w:p w14:paraId="6C0CED64" w14:textId="2464EABD"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8" w:history="1">
            <w:r w:rsidR="00274A65" w:rsidRPr="00C75C52">
              <w:rPr>
                <w:rStyle w:val="Hyperlink"/>
                <w:noProof/>
              </w:rPr>
              <w:t>3</w:t>
            </w:r>
            <w:r w:rsidR="00274A65">
              <w:rPr>
                <w:rFonts w:asciiTheme="minorHAnsi" w:eastAsiaTheme="minorEastAsia" w:hAnsiTheme="minorHAnsi" w:cstheme="minorBidi"/>
                <w:bCs w:val="0"/>
                <w:noProof/>
                <w:sz w:val="22"/>
                <w:lang w:val="en-GB" w:eastAsia="en-GB"/>
              </w:rPr>
              <w:tab/>
            </w:r>
            <w:r w:rsidR="00274A65" w:rsidRPr="00C75C52">
              <w:rPr>
                <w:rStyle w:val="Hyperlink"/>
                <w:noProof/>
              </w:rPr>
              <w:t>Aufbau der Module</w:t>
            </w:r>
            <w:r w:rsidR="00274A65">
              <w:rPr>
                <w:noProof/>
                <w:webHidden/>
              </w:rPr>
              <w:tab/>
            </w:r>
            <w:r w:rsidR="00274A65">
              <w:rPr>
                <w:noProof/>
                <w:webHidden/>
              </w:rPr>
              <w:fldChar w:fldCharType="begin"/>
            </w:r>
            <w:r w:rsidR="00274A65">
              <w:rPr>
                <w:noProof/>
                <w:webHidden/>
              </w:rPr>
              <w:instrText xml:space="preserve"> PAGEREF _Toc123301508 \h </w:instrText>
            </w:r>
            <w:r w:rsidR="00274A65">
              <w:rPr>
                <w:noProof/>
                <w:webHidden/>
              </w:rPr>
            </w:r>
            <w:r w:rsidR="00274A65">
              <w:rPr>
                <w:noProof/>
                <w:webHidden/>
              </w:rPr>
              <w:fldChar w:fldCharType="separate"/>
            </w:r>
            <w:r w:rsidR="0066496C">
              <w:rPr>
                <w:noProof/>
                <w:webHidden/>
              </w:rPr>
              <w:t>7</w:t>
            </w:r>
            <w:r w:rsidR="00274A65">
              <w:rPr>
                <w:noProof/>
                <w:webHidden/>
              </w:rPr>
              <w:fldChar w:fldCharType="end"/>
            </w:r>
          </w:hyperlink>
        </w:p>
        <w:p w14:paraId="46FBF6F6" w14:textId="3AFA6B74"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09" w:history="1">
            <w:r w:rsidR="00274A65" w:rsidRPr="00C75C52">
              <w:rPr>
                <w:rStyle w:val="Hyperlink"/>
                <w:noProof/>
              </w:rPr>
              <w:t>3.1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Einleitung des Moduls</w:t>
            </w:r>
            <w:r w:rsidR="00274A65">
              <w:rPr>
                <w:noProof/>
                <w:webHidden/>
              </w:rPr>
              <w:tab/>
            </w:r>
            <w:r w:rsidR="00274A65">
              <w:rPr>
                <w:noProof/>
                <w:webHidden/>
              </w:rPr>
              <w:fldChar w:fldCharType="begin"/>
            </w:r>
            <w:r w:rsidR="00274A65">
              <w:rPr>
                <w:noProof/>
                <w:webHidden/>
              </w:rPr>
              <w:instrText xml:space="preserve"> PAGEREF _Toc123301509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4B3E08EB" w14:textId="77F7108F"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0" w:history="1">
            <w:r w:rsidR="00274A65" w:rsidRPr="00C75C52">
              <w:rPr>
                <w:rStyle w:val="Hyperlink"/>
                <w:noProof/>
              </w:rPr>
              <w:t>3.2</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Bedeutung und Ziele des Moduls</w:t>
            </w:r>
            <w:r w:rsidR="00274A65">
              <w:rPr>
                <w:noProof/>
                <w:webHidden/>
              </w:rPr>
              <w:tab/>
            </w:r>
            <w:r w:rsidR="00274A65">
              <w:rPr>
                <w:noProof/>
                <w:webHidden/>
              </w:rPr>
              <w:fldChar w:fldCharType="begin"/>
            </w:r>
            <w:r w:rsidR="00274A65">
              <w:rPr>
                <w:noProof/>
                <w:webHidden/>
              </w:rPr>
              <w:instrText xml:space="preserve"> PAGEREF _Toc123301510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25E8F923" w14:textId="178F5421"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1" w:history="1">
            <w:r w:rsidR="00274A65" w:rsidRPr="00C75C52">
              <w:rPr>
                <w:rStyle w:val="Hyperlink"/>
                <w:noProof/>
              </w:rPr>
              <w:t>3.3</w:t>
            </w:r>
            <w:r w:rsidR="00274A65">
              <w:rPr>
                <w:rFonts w:asciiTheme="minorHAnsi" w:eastAsiaTheme="minorEastAsia" w:hAnsiTheme="minorHAnsi" w:cstheme="minorBidi"/>
                <w:bCs w:val="0"/>
                <w:noProof/>
                <w:sz w:val="22"/>
                <w:lang w:val="en-GB" w:eastAsia="en-GB"/>
              </w:rPr>
              <w:tab/>
            </w:r>
            <w:r w:rsidR="00274A65" w:rsidRPr="00C75C52">
              <w:rPr>
                <w:rStyle w:val="Hyperlink"/>
                <w:noProof/>
              </w:rPr>
              <w:t>Rolle der Unternehmensvertreter*innen</w:t>
            </w:r>
            <w:r w:rsidR="00274A65">
              <w:rPr>
                <w:noProof/>
                <w:webHidden/>
              </w:rPr>
              <w:tab/>
            </w:r>
            <w:r w:rsidR="00274A65">
              <w:rPr>
                <w:noProof/>
                <w:webHidden/>
              </w:rPr>
              <w:fldChar w:fldCharType="begin"/>
            </w:r>
            <w:r w:rsidR="00274A65">
              <w:rPr>
                <w:noProof/>
                <w:webHidden/>
              </w:rPr>
              <w:instrText xml:space="preserve"> PAGEREF _Toc123301511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75AA7E6A" w14:textId="0CFF9B7B"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2" w:history="1">
            <w:r w:rsidR="00274A65" w:rsidRPr="00C75C52">
              <w:rPr>
                <w:rStyle w:val="Hyperlink"/>
                <w:noProof/>
              </w:rPr>
              <w:t>3.4</w:t>
            </w:r>
            <w:r w:rsidR="00274A65">
              <w:rPr>
                <w:rFonts w:asciiTheme="minorHAnsi" w:eastAsiaTheme="minorEastAsia" w:hAnsiTheme="minorHAnsi" w:cstheme="minorBidi"/>
                <w:bCs w:val="0"/>
                <w:noProof/>
                <w:sz w:val="22"/>
                <w:lang w:val="en-GB" w:eastAsia="en-GB"/>
              </w:rPr>
              <w:tab/>
            </w:r>
            <w:r w:rsidR="00274A65" w:rsidRPr="00C75C52">
              <w:rPr>
                <w:rStyle w:val="Hyperlink"/>
                <w:noProof/>
              </w:rPr>
              <w:t>Inhalte des Moduls</w:t>
            </w:r>
            <w:r w:rsidR="00274A65">
              <w:rPr>
                <w:noProof/>
                <w:webHidden/>
              </w:rPr>
              <w:tab/>
            </w:r>
            <w:r w:rsidR="00274A65">
              <w:rPr>
                <w:noProof/>
                <w:webHidden/>
              </w:rPr>
              <w:fldChar w:fldCharType="begin"/>
            </w:r>
            <w:r w:rsidR="00274A65">
              <w:rPr>
                <w:noProof/>
                <w:webHidden/>
              </w:rPr>
              <w:instrText xml:space="preserve"> PAGEREF _Toc123301512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28C0AC62" w14:textId="258DAC8C"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3" w:history="1">
            <w:r w:rsidR="00274A65" w:rsidRPr="00C75C52">
              <w:rPr>
                <w:rStyle w:val="Hyperlink"/>
                <w:noProof/>
              </w:rPr>
              <w:t>3.5</w:t>
            </w:r>
            <w:r w:rsidR="00274A65">
              <w:rPr>
                <w:rFonts w:asciiTheme="minorHAnsi" w:eastAsiaTheme="minorEastAsia" w:hAnsiTheme="minorHAnsi" w:cstheme="minorBidi"/>
                <w:bCs w:val="0"/>
                <w:noProof/>
                <w:sz w:val="22"/>
                <w:lang w:val="en-GB" w:eastAsia="en-GB"/>
              </w:rPr>
              <w:tab/>
            </w:r>
            <w:r w:rsidR="00274A65" w:rsidRPr="00C75C52">
              <w:rPr>
                <w:rStyle w:val="Hyperlink"/>
                <w:noProof/>
              </w:rPr>
              <w:t>Unterrichtliche Umsetzung</w:t>
            </w:r>
            <w:r w:rsidR="00274A65">
              <w:rPr>
                <w:noProof/>
                <w:webHidden/>
              </w:rPr>
              <w:tab/>
            </w:r>
            <w:r w:rsidR="00274A65">
              <w:rPr>
                <w:noProof/>
                <w:webHidden/>
              </w:rPr>
              <w:fldChar w:fldCharType="begin"/>
            </w:r>
            <w:r w:rsidR="00274A65">
              <w:rPr>
                <w:noProof/>
                <w:webHidden/>
              </w:rPr>
              <w:instrText xml:space="preserve"> PAGEREF _Toc123301513 \h </w:instrText>
            </w:r>
            <w:r w:rsidR="00274A65">
              <w:rPr>
                <w:noProof/>
                <w:webHidden/>
              </w:rPr>
            </w:r>
            <w:r w:rsidR="00274A65">
              <w:rPr>
                <w:noProof/>
                <w:webHidden/>
              </w:rPr>
              <w:fldChar w:fldCharType="separate"/>
            </w:r>
            <w:r w:rsidR="0066496C">
              <w:rPr>
                <w:noProof/>
                <w:webHidden/>
              </w:rPr>
              <w:t>9</w:t>
            </w:r>
            <w:r w:rsidR="00274A65">
              <w:rPr>
                <w:noProof/>
                <w:webHidden/>
              </w:rPr>
              <w:fldChar w:fldCharType="end"/>
            </w:r>
          </w:hyperlink>
        </w:p>
        <w:p w14:paraId="02A1F975" w14:textId="635E3D7E"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4" w:history="1">
            <w:r w:rsidR="00274A65" w:rsidRPr="00C75C52">
              <w:rPr>
                <w:rStyle w:val="Hyperlink"/>
                <w:noProof/>
              </w:rPr>
              <w:t>3.6</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Einbettung in verschiedene Fächer und Themen</w:t>
            </w:r>
            <w:r w:rsidR="00274A65">
              <w:rPr>
                <w:noProof/>
                <w:webHidden/>
              </w:rPr>
              <w:tab/>
            </w:r>
            <w:r w:rsidR="00274A65">
              <w:rPr>
                <w:noProof/>
                <w:webHidden/>
              </w:rPr>
              <w:fldChar w:fldCharType="begin"/>
            </w:r>
            <w:r w:rsidR="00274A65">
              <w:rPr>
                <w:noProof/>
                <w:webHidden/>
              </w:rPr>
              <w:instrText xml:space="preserve"> PAGEREF _Toc123301514 \h </w:instrText>
            </w:r>
            <w:r w:rsidR="00274A65">
              <w:rPr>
                <w:noProof/>
                <w:webHidden/>
              </w:rPr>
            </w:r>
            <w:r w:rsidR="00274A65">
              <w:rPr>
                <w:noProof/>
                <w:webHidden/>
              </w:rPr>
              <w:fldChar w:fldCharType="separate"/>
            </w:r>
            <w:r w:rsidR="0066496C">
              <w:rPr>
                <w:noProof/>
                <w:webHidden/>
              </w:rPr>
              <w:t>10</w:t>
            </w:r>
            <w:r w:rsidR="00274A65">
              <w:rPr>
                <w:noProof/>
                <w:webHidden/>
              </w:rPr>
              <w:fldChar w:fldCharType="end"/>
            </w:r>
          </w:hyperlink>
        </w:p>
        <w:p w14:paraId="1AEBA66B" w14:textId="4823594F"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5" w:history="1">
            <w:r w:rsidR="00274A65" w:rsidRPr="00C75C52">
              <w:rPr>
                <w:rStyle w:val="Hyperlink"/>
                <w:noProof/>
              </w:rPr>
              <w:t>3.7</w:t>
            </w:r>
            <w:r w:rsidR="00274A65">
              <w:rPr>
                <w:rFonts w:asciiTheme="minorHAnsi" w:eastAsiaTheme="minorEastAsia" w:hAnsiTheme="minorHAnsi" w:cstheme="minorBidi"/>
                <w:bCs w:val="0"/>
                <w:noProof/>
                <w:sz w:val="22"/>
                <w:lang w:val="en-GB" w:eastAsia="en-GB"/>
              </w:rPr>
              <w:tab/>
            </w:r>
            <w:r w:rsidR="00274A65" w:rsidRPr="00C75C52">
              <w:rPr>
                <w:rStyle w:val="Hyperlink"/>
                <w:noProof/>
              </w:rPr>
              <w:t>Anschlussthemen, Literatur und Links</w:t>
            </w:r>
            <w:r w:rsidR="00274A65">
              <w:rPr>
                <w:noProof/>
                <w:webHidden/>
              </w:rPr>
              <w:tab/>
            </w:r>
            <w:r w:rsidR="00274A65">
              <w:rPr>
                <w:noProof/>
                <w:webHidden/>
              </w:rPr>
              <w:fldChar w:fldCharType="begin"/>
            </w:r>
            <w:r w:rsidR="00274A65">
              <w:rPr>
                <w:noProof/>
                <w:webHidden/>
              </w:rPr>
              <w:instrText xml:space="preserve"> PAGEREF _Toc123301515 \h </w:instrText>
            </w:r>
            <w:r w:rsidR="00274A65">
              <w:rPr>
                <w:noProof/>
                <w:webHidden/>
              </w:rPr>
            </w:r>
            <w:r w:rsidR="00274A65">
              <w:rPr>
                <w:noProof/>
                <w:webHidden/>
              </w:rPr>
              <w:fldChar w:fldCharType="separate"/>
            </w:r>
            <w:r w:rsidR="0066496C">
              <w:rPr>
                <w:noProof/>
                <w:webHidden/>
              </w:rPr>
              <w:t>10</w:t>
            </w:r>
            <w:r w:rsidR="00274A65">
              <w:rPr>
                <w:noProof/>
                <w:webHidden/>
              </w:rPr>
              <w:fldChar w:fldCharType="end"/>
            </w:r>
          </w:hyperlink>
        </w:p>
        <w:p w14:paraId="5D5C1117" w14:textId="3FF75915"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6" w:history="1">
            <w:r w:rsidR="00274A65" w:rsidRPr="00C75C52">
              <w:rPr>
                <w:rStyle w:val="Hyperlink"/>
                <w:noProof/>
              </w:rPr>
              <w:t>4</w:t>
            </w:r>
            <w:r w:rsidR="00274A65">
              <w:rPr>
                <w:rFonts w:asciiTheme="minorHAnsi" w:eastAsiaTheme="minorEastAsia" w:hAnsiTheme="minorHAnsi" w:cstheme="minorBidi"/>
                <w:bCs w:val="0"/>
                <w:noProof/>
                <w:sz w:val="22"/>
                <w:lang w:val="en-GB" w:eastAsia="en-GB"/>
              </w:rPr>
              <w:tab/>
            </w:r>
            <w:r w:rsidR="00274A65" w:rsidRPr="00C75C52">
              <w:rPr>
                <w:rStyle w:val="Hyperlink"/>
                <w:noProof/>
              </w:rPr>
              <w:t>Kommentare zu den Arbeitsmaterialien</w:t>
            </w:r>
            <w:r w:rsidR="00274A65">
              <w:rPr>
                <w:noProof/>
                <w:webHidden/>
              </w:rPr>
              <w:tab/>
            </w:r>
            <w:r w:rsidR="00274A65">
              <w:rPr>
                <w:noProof/>
                <w:webHidden/>
              </w:rPr>
              <w:fldChar w:fldCharType="begin"/>
            </w:r>
            <w:r w:rsidR="00274A65">
              <w:rPr>
                <w:noProof/>
                <w:webHidden/>
              </w:rPr>
              <w:instrText xml:space="preserve"> PAGEREF _Toc123301516 \h </w:instrText>
            </w:r>
            <w:r w:rsidR="00274A65">
              <w:rPr>
                <w:noProof/>
                <w:webHidden/>
              </w:rPr>
            </w:r>
            <w:r w:rsidR="00274A65">
              <w:rPr>
                <w:noProof/>
                <w:webHidden/>
              </w:rPr>
              <w:fldChar w:fldCharType="separate"/>
            </w:r>
            <w:r w:rsidR="0066496C">
              <w:rPr>
                <w:noProof/>
                <w:webHidden/>
              </w:rPr>
              <w:t>10</w:t>
            </w:r>
            <w:r w:rsidR="00274A65">
              <w:rPr>
                <w:noProof/>
                <w:webHidden/>
              </w:rPr>
              <w:fldChar w:fldCharType="end"/>
            </w:r>
          </w:hyperlink>
        </w:p>
        <w:p w14:paraId="3008955E" w14:textId="0BE91A52"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7" w:history="1">
            <w:r w:rsidR="00274A65" w:rsidRPr="00C75C52">
              <w:rPr>
                <w:rStyle w:val="Hyperlink"/>
                <w:noProof/>
              </w:rPr>
              <w:t>5</w:t>
            </w:r>
            <w:r w:rsidR="00274A65">
              <w:rPr>
                <w:rFonts w:asciiTheme="minorHAnsi" w:eastAsiaTheme="minorEastAsia" w:hAnsiTheme="minorHAnsi" w:cstheme="minorBidi"/>
                <w:bCs w:val="0"/>
                <w:noProof/>
                <w:sz w:val="22"/>
                <w:lang w:val="en-GB" w:eastAsia="en-GB"/>
              </w:rPr>
              <w:tab/>
            </w:r>
            <w:r w:rsidR="00274A65" w:rsidRPr="00C75C52">
              <w:rPr>
                <w:rStyle w:val="Hyperlink"/>
                <w:noProof/>
              </w:rPr>
              <w:t>Die Akteure des Projekts und ihre Rollen</w:t>
            </w:r>
            <w:r w:rsidR="00274A65">
              <w:rPr>
                <w:noProof/>
                <w:webHidden/>
              </w:rPr>
              <w:tab/>
            </w:r>
            <w:r w:rsidR="00274A65">
              <w:rPr>
                <w:noProof/>
                <w:webHidden/>
              </w:rPr>
              <w:fldChar w:fldCharType="begin"/>
            </w:r>
            <w:r w:rsidR="00274A65">
              <w:rPr>
                <w:noProof/>
                <w:webHidden/>
              </w:rPr>
              <w:instrText xml:space="preserve"> PAGEREF _Toc123301517 \h </w:instrText>
            </w:r>
            <w:r w:rsidR="00274A65">
              <w:rPr>
                <w:noProof/>
                <w:webHidden/>
              </w:rPr>
            </w:r>
            <w:r w:rsidR="00274A65">
              <w:rPr>
                <w:noProof/>
                <w:webHidden/>
              </w:rPr>
              <w:fldChar w:fldCharType="separate"/>
            </w:r>
            <w:r w:rsidR="0066496C">
              <w:rPr>
                <w:noProof/>
                <w:webHidden/>
              </w:rPr>
              <w:t>11</w:t>
            </w:r>
            <w:r w:rsidR="00274A65">
              <w:rPr>
                <w:noProof/>
                <w:webHidden/>
              </w:rPr>
              <w:fldChar w:fldCharType="end"/>
            </w:r>
          </w:hyperlink>
        </w:p>
        <w:p w14:paraId="54571435" w14:textId="03DBB3C1"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8" w:history="1">
            <w:r w:rsidR="00274A65" w:rsidRPr="00C75C52">
              <w:rPr>
                <w:rStyle w:val="Hyperlink"/>
                <w:noProof/>
              </w:rPr>
              <w:t>6</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Bestandteile von IT2School-Infobox</w:t>
            </w:r>
            <w:r w:rsidR="00274A65">
              <w:rPr>
                <w:noProof/>
                <w:webHidden/>
              </w:rPr>
              <w:tab/>
            </w:r>
            <w:r w:rsidR="00274A65">
              <w:rPr>
                <w:noProof/>
                <w:webHidden/>
              </w:rPr>
              <w:fldChar w:fldCharType="begin"/>
            </w:r>
            <w:r w:rsidR="00274A65">
              <w:rPr>
                <w:noProof/>
                <w:webHidden/>
              </w:rPr>
              <w:instrText xml:space="preserve"> PAGEREF _Toc123301518 \h </w:instrText>
            </w:r>
            <w:r w:rsidR="00274A65">
              <w:rPr>
                <w:noProof/>
                <w:webHidden/>
              </w:rPr>
            </w:r>
            <w:r w:rsidR="00274A65">
              <w:rPr>
                <w:noProof/>
                <w:webHidden/>
              </w:rPr>
              <w:fldChar w:fldCharType="separate"/>
            </w:r>
            <w:r w:rsidR="0066496C">
              <w:rPr>
                <w:noProof/>
                <w:webHidden/>
              </w:rPr>
              <w:t>12</w:t>
            </w:r>
            <w:r w:rsidR="00274A65">
              <w:rPr>
                <w:noProof/>
                <w:webHidden/>
              </w:rPr>
              <w:fldChar w:fldCharType="end"/>
            </w:r>
          </w:hyperlink>
        </w:p>
        <w:p w14:paraId="3F114A53" w14:textId="2BAF2606"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301506"/>
      <w:r>
        <w:lastRenderedPageBreak/>
        <w:t>Einführung</w:t>
      </w:r>
      <w:bookmarkEnd w:id="0"/>
      <w:bookmarkEnd w:id="1"/>
    </w:p>
    <w:p w14:paraId="09CCC9F0" w14:textId="6B7114CA"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r w:rsidR="00274A65">
        <w:t>inn</w:t>
      </w:r>
      <w:r>
        <w:t>en</w:t>
      </w:r>
      <w:r w:rsidR="00041D69">
        <w:t xml:space="preserve"> und Experten</w:t>
      </w:r>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7216"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IT selber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59264;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IT selber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r w:rsidR="00F639B9">
        <w:t>Schüler*innen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B. CS unplugged, Programmieren, Physical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2" w:name="_Toc433292496"/>
      <w:bookmarkStart w:id="3" w:name="_Toc123301507"/>
      <w:r>
        <w:lastRenderedPageBreak/>
        <w:t xml:space="preserve">Die Module von IT2School </w:t>
      </w:r>
      <w:r>
        <w:noBreakHyphen/>
        <w:t xml:space="preserve"> eine Übersicht</w:t>
      </w:r>
      <w:bookmarkEnd w:id="2"/>
      <w:bookmarkEnd w:id="3"/>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Blinzelprotokoll,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639E736F"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3D-Druck, Modellierung und Augmented/Virtual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3C7C6CCA"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2A170AB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w:t>
            </w:r>
            <w:r w:rsidR="00BB53F2">
              <w:rPr>
                <w:szCs w:val="20"/>
              </w:rPr>
              <w:t>r</w:t>
            </w:r>
            <w:r>
              <w:rPr>
                <w:szCs w:val="20"/>
              </w:rPr>
              <w:t xml:space="preserve">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MocoMoco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2BD9508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r w:rsidR="00041D69">
              <w:rPr>
                <w:szCs w:val="20"/>
              </w:rPr>
              <w:t>m</w:t>
            </w:r>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515B69A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6A5172C6"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8299EF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w:t>
            </w:r>
            <w:r w:rsidR="00BB53F2">
              <w:rPr>
                <w:szCs w:val="20"/>
              </w:rPr>
              <w:t xml:space="preserve"> </w:t>
            </w:r>
            <w:r>
              <w:rPr>
                <w:szCs w:val="20"/>
              </w:rPr>
              <w:t>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stellt  verschiedene Möglichkeiten vor, wie auch schon jüngere Kinder auf spielerische Weise IT entdecken können. Hierfür bieten sich beispielsweise die kleine Roboter oder Littlebits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StarWars ähnelt. Mit</w:t>
            </w:r>
            <w:r w:rsidR="003B2CC6">
              <w:t>h</w:t>
            </w:r>
            <w:r>
              <w:t>ilfe von verschiedensten Materialien wie Styroporkugeln und Pappmaché, sowie einem Blu</w:t>
            </w:r>
            <w:r w:rsidR="003B2CC6">
              <w:t>e</w:t>
            </w:r>
            <w:r>
              <w:t xml:space="preserve">CoLight-Controller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6. – 13. Klasse</w:t>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36393CD"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r w:rsidR="00BB53F2">
              <w:t>.</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26805DFB" w14:textId="2B5DFFF6" w:rsidR="006D558C" w:rsidRDefault="006D558C" w:rsidP="006D558C">
      <w:pPr>
        <w:jc w:val="both"/>
        <w:rPr>
          <w:ins w:id="4" w:author="Malambré, Julia | Wissensfabrik" w:date="2023-01-03T08:49:00Z"/>
        </w:rPr>
      </w:pPr>
      <w:ins w:id="5" w:author="Malambré, Julia | Wissensfabrik" w:date="2023-01-03T08:48:00Z">
        <w:r>
          <w:rPr>
            <w:noProof/>
          </w:rPr>
          <w:drawing>
            <wp:anchor distT="0" distB="0" distL="114300" distR="114300" simplePos="0" relativeHeight="251658240" behindDoc="0" locked="0" layoutInCell="1" allowOverlap="1" wp14:anchorId="22C02372" wp14:editId="1A671A1B">
              <wp:simplePos x="0" y="0"/>
              <wp:positionH relativeFrom="margin">
                <wp:posOffset>2190115</wp:posOffset>
              </wp:positionH>
              <wp:positionV relativeFrom="margin">
                <wp:posOffset>1146810</wp:posOffset>
              </wp:positionV>
              <wp:extent cx="1150620" cy="115062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0620" cy="1150620"/>
                      </a:xfrm>
                      <a:prstGeom prst="rect">
                        <a:avLst/>
                      </a:prstGeom>
                    </pic:spPr>
                  </pic:pic>
                </a:graphicData>
              </a:graphic>
              <wp14:sizeRelH relativeFrom="margin">
                <wp14:pctWidth>0</wp14:pctWidth>
              </wp14:sizeRelH>
              <wp14:sizeRelV relativeFrom="margin">
                <wp14:pctHeight>0</wp14:pctHeight>
              </wp14:sizeRelV>
            </wp:anchor>
          </w:drawing>
        </w:r>
      </w:ins>
      <w:ins w:id="6" w:author="Malambré, Julia | Wissensfabrik" w:date="2023-01-03T08:40:00Z">
        <w:r w:rsidR="00F43FFC">
          <w:t xml:space="preserve">Die aktuellen </w:t>
        </w:r>
      </w:ins>
      <w:ins w:id="7" w:author="Malambré, Julia | Wissensfabrik" w:date="2023-01-03T08:39:00Z">
        <w:r w:rsidR="00F43FFC">
          <w:t>Materialien von IT2School stehen kostenfrei online auf der Webseite der Wissensfabrik zur Verfügung</w:t>
        </w:r>
      </w:ins>
      <w:ins w:id="8" w:author="Malambré, Julia | Wissensfabrik" w:date="2023-01-03T08:42:00Z">
        <w:r w:rsidR="00F43FFC">
          <w:t>:</w:t>
        </w:r>
      </w:ins>
    </w:p>
    <w:p w14:paraId="44C7D15F" w14:textId="292FD729" w:rsidR="006D558C" w:rsidRDefault="006D558C" w:rsidP="003B2CC6">
      <w:pPr>
        <w:jc w:val="both"/>
        <w:rPr>
          <w:ins w:id="9" w:author="Malambré, Julia | Wissensfabrik" w:date="2023-01-03T08:48:00Z"/>
        </w:rPr>
      </w:pPr>
      <w:ins w:id="10" w:author="Malambré, Julia | Wissensfabrik" w:date="2023-01-03T08:44:00Z">
        <w:r>
          <w:t xml:space="preserve"> </w:t>
        </w:r>
      </w:ins>
    </w:p>
    <w:p w14:paraId="33E498BC" w14:textId="72DE903D" w:rsidR="00F43FFC" w:rsidRDefault="006D558C" w:rsidP="00FD1788">
      <w:pPr>
        <w:jc w:val="center"/>
        <w:rPr>
          <w:ins w:id="11" w:author="Malambré, Julia | Wissensfabrik" w:date="2023-01-03T08:42:00Z"/>
        </w:rPr>
        <w:pPrChange w:id="12" w:author="Malambré, Julia | Wissensfabrik" w:date="2023-01-03T09:05:00Z">
          <w:pPr>
            <w:jc w:val="both"/>
          </w:pPr>
        </w:pPrChange>
      </w:pPr>
      <w:ins w:id="13" w:author="Malambré, Julia | Wissensfabrik" w:date="2023-01-03T08:44:00Z">
        <w:r w:rsidRPr="006D558C">
          <w:t>https://www.wissensfabrik.de/downloadmaterial-it2school/</w:t>
        </w:r>
      </w:ins>
    </w:p>
    <w:p w14:paraId="11876E26" w14:textId="7646EB8F" w:rsidR="00ED4CCD" w:rsidDel="00F43FFC" w:rsidRDefault="00F43FFC" w:rsidP="00FD1788">
      <w:pPr>
        <w:jc w:val="both"/>
        <w:rPr>
          <w:del w:id="14" w:author="Malambré, Julia | Wissensfabrik" w:date="2023-01-03T08:38:00Z"/>
        </w:rPr>
        <w:pPrChange w:id="15" w:author="Malambré, Julia | Wissensfabrik" w:date="2023-01-03T09:04:00Z">
          <w:pPr>
            <w:jc w:val="both"/>
          </w:pPr>
        </w:pPrChange>
      </w:pPr>
      <w:ins w:id="16" w:author="Malambré, Julia | Wissensfabrik" w:date="2023-01-03T08:42:00Z">
        <w:r>
          <w:t xml:space="preserve">Die Basismodule </w:t>
        </w:r>
      </w:ins>
      <w:ins w:id="17" w:author="Malambré, Julia | Wissensfabrik" w:date="2023-01-03T08:43:00Z">
        <w:r>
          <w:t xml:space="preserve">sind Inhalt dieses Ordners. Die </w:t>
        </w:r>
      </w:ins>
      <w:del w:id="18" w:author="Malambré, Julia | Wissensfabrik" w:date="2023-01-03T08:35:00Z">
        <w:r w:rsidR="00A622DE" w:rsidDel="00F43FFC">
          <w:delText xml:space="preserve">Die </w:delText>
        </w:r>
        <w:r w:rsidR="00DE7F70" w:rsidDel="00F43FFC">
          <w:delText xml:space="preserve">hier aufgeführten </w:delText>
        </w:r>
        <w:r w:rsidR="00A622DE" w:rsidDel="00F43FFC">
          <w:delText xml:space="preserve">Module </w:delText>
        </w:r>
      </w:del>
      <w:del w:id="19" w:author="Malambré, Julia | Wissensfabrik" w:date="2023-01-03T08:36:00Z">
        <w:r w:rsidR="00A622DE" w:rsidDel="00F43FFC">
          <w:delText>sind auf zwei Ordner aufgeteilt</w:delText>
        </w:r>
        <w:r w:rsidR="00F20FF3" w:rsidDel="00F43FFC">
          <w:delText>:</w:delText>
        </w:r>
        <w:r w:rsidR="00A622DE" w:rsidDel="00F43FFC">
          <w:delText xml:space="preserve"> Im Ordner Basismodule sind die</w:delText>
        </w:r>
        <w:r w:rsidR="00F20FF3" w:rsidDel="00F43FFC">
          <w:delText xml:space="preserve"> acht Basismodule enthalten. Im Ordner Aufbau-, Erweiterungs- und Methodenmodule sind die </w:delText>
        </w:r>
      </w:del>
      <w:del w:id="20" w:author="Malambré, Julia | Wissensfabrik" w:date="2023-01-03T08:43:00Z">
        <w:r w:rsidR="00F20FF3" w:rsidDel="00F43FFC">
          <w:delText xml:space="preserve">drei </w:delText>
        </w:r>
      </w:del>
      <w:r w:rsidR="00F20FF3">
        <w:t xml:space="preserve">Aufbaumodule, </w:t>
      </w:r>
      <w:del w:id="21" w:author="Malambré, Julia | Wissensfabrik" w:date="2023-01-03T08:36:00Z">
        <w:r w:rsidR="00F20FF3" w:rsidDel="00F43FFC">
          <w:delText xml:space="preserve">die </w:delText>
        </w:r>
      </w:del>
      <w:del w:id="22" w:author="Malambré, Julia | Wissensfabrik" w:date="2023-01-03T08:43:00Z">
        <w:r w:rsidR="00F20FF3" w:rsidDel="00F43FFC">
          <w:delText xml:space="preserve">vier </w:delText>
        </w:r>
      </w:del>
      <w:r w:rsidR="00F20FF3">
        <w:t xml:space="preserve">Erweiterungsmodule und </w:t>
      </w:r>
      <w:del w:id="23" w:author="Malambré, Julia | Wissensfabrik" w:date="2023-01-03T08:43:00Z">
        <w:r w:rsidR="00F20FF3" w:rsidDel="00F43FFC">
          <w:delText xml:space="preserve">zwei </w:delText>
        </w:r>
      </w:del>
      <w:r w:rsidR="00F20FF3">
        <w:t xml:space="preserve">Methodenmodule </w:t>
      </w:r>
      <w:ins w:id="24" w:author="Malambré, Julia | Wissensfabrik" w:date="2023-01-03T08:36:00Z">
        <w:r>
          <w:t xml:space="preserve">stehen </w:t>
        </w:r>
      </w:ins>
      <w:ins w:id="25" w:author="Malambré, Julia | Wissensfabrik" w:date="2023-01-03T08:43:00Z">
        <w:r>
          <w:t xml:space="preserve">nur </w:t>
        </w:r>
      </w:ins>
      <w:ins w:id="26" w:author="Malambré, Julia | Wissensfabrik" w:date="2023-01-03T08:36:00Z">
        <w:r>
          <w:t>online</w:t>
        </w:r>
      </w:ins>
      <w:ins w:id="27" w:author="Malambré, Julia | Wissensfabrik" w:date="2023-01-03T08:43:00Z">
        <w:r>
          <w:t xml:space="preserve"> zur Verfü</w:t>
        </w:r>
      </w:ins>
      <w:ins w:id="28" w:author="Malambré, Julia | Wissensfabrik" w:date="2023-01-03T08:44:00Z">
        <w:r>
          <w:t xml:space="preserve">gung. </w:t>
        </w:r>
      </w:ins>
      <w:del w:id="29" w:author="Malambré, Julia | Wissensfabrik" w:date="2023-01-03T08:38:00Z">
        <w:r w:rsidR="00F20FF3" w:rsidDel="00F43FFC">
          <w:delText>enthalten.</w:delText>
        </w:r>
        <w:r w:rsidR="00DE7F70" w:rsidDel="00F43FFC">
          <w:delText xml:space="preserve"> </w:delText>
        </w:r>
      </w:del>
    </w:p>
    <w:p w14:paraId="7B24A099" w14:textId="3012C6FA" w:rsidR="00A622DE" w:rsidRDefault="00114F86" w:rsidP="00FD1788">
      <w:pPr>
        <w:jc w:val="both"/>
      </w:pPr>
      <w:r>
        <w:t>Die Module von IT2School werden durch sieben Basis- und Aufbaumodule zum Thema Künstliche Intelligenz ergänzt.</w:t>
      </w:r>
      <w:r w:rsidR="00ED4CCD">
        <w:t xml:space="preserve"> </w:t>
      </w:r>
    </w:p>
    <w:p w14:paraId="326F1360" w14:textId="77777777" w:rsidR="00C276EF" w:rsidRDefault="00E22815">
      <w:pPr>
        <w:pStyle w:val="berschrift1"/>
      </w:pPr>
      <w:bookmarkStart w:id="30" w:name="_Toc433292497"/>
      <w:bookmarkStart w:id="31" w:name="_Toc123301508"/>
      <w:r>
        <w:t>Aufbau der Module</w:t>
      </w:r>
      <w:bookmarkEnd w:id="30"/>
      <w:bookmarkEnd w:id="31"/>
    </w:p>
    <w:p w14:paraId="6A471121" w14:textId="3562FF03" w:rsidR="00283316" w:rsidRDefault="00E22815" w:rsidP="00DE7F70">
      <w:pPr>
        <w:jc w:val="both"/>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17B05092" w14:textId="77777777" w:rsidR="00FD1788" w:rsidRDefault="00274A65" w:rsidP="00DE7F70">
      <w:pPr>
        <w:jc w:val="both"/>
        <w:rPr>
          <w:ins w:id="32" w:author="Malambré, Julia | Wissensfabrik" w:date="2023-01-03T09:04:00Z"/>
        </w:rPr>
      </w:pPr>
      <w:r>
        <w:rPr>
          <w:noProof/>
        </w:rPr>
        <w:drawing>
          <wp:inline distT="0" distB="0" distL="0" distR="0" wp14:anchorId="6EF12287" wp14:editId="40826589">
            <wp:extent cx="5033701" cy="364236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0898" cy="3662040"/>
                    </a:xfrm>
                    <a:prstGeom prst="rect">
                      <a:avLst/>
                    </a:prstGeom>
                    <a:noFill/>
                    <a:ln>
                      <a:noFill/>
                    </a:ln>
                  </pic:spPr>
                </pic:pic>
              </a:graphicData>
            </a:graphic>
          </wp:inline>
        </w:drawing>
      </w:r>
    </w:p>
    <w:p w14:paraId="4369153A" w14:textId="065C22D1" w:rsidR="00283316" w:rsidRDefault="00E22815" w:rsidP="00DE7F70">
      <w:pPr>
        <w:jc w:val="both"/>
      </w:pPr>
      <w:r>
        <w:lastRenderedPageBreak/>
        <w:t>Je nachdem, wie der Unterricht gestaltet werden soll (geführt oder projektorientiert) und wie umfassend die Kenntnisse im Bereich der Informatik bereits sind, können passgenaue Module ausgewählt werden. Daraus ergeben sich ganz unterschiedliche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0"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1"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2"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0F0C486B" w:rsidR="00C276EF" w:rsidRDefault="00E22815" w:rsidP="00DE7F70">
      <w:pPr>
        <w:jc w:val="both"/>
      </w:pPr>
      <w:r>
        <w:t>Wenn Sie keinen wöchentlichen Informatik</w:t>
      </w:r>
      <w:r w:rsidR="00BB53F2">
        <w:t>u</w:t>
      </w:r>
      <w:r>
        <w:t>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7"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lastRenderedPageBreak/>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8"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19"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0"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1"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2"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33" w:name="_Toc123301509"/>
      <w:r>
        <w:t>Einleitung</w:t>
      </w:r>
      <w:r w:rsidR="00DE7F70">
        <w:t xml:space="preserve"> des Moduls</w:t>
      </w:r>
      <w:bookmarkEnd w:id="33"/>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34" w:name="_Toc123301510"/>
      <w:r>
        <w:t>Bedeutung und Ziele des Moduls</w:t>
      </w:r>
      <w:bookmarkEnd w:id="34"/>
    </w:p>
    <w:p w14:paraId="37F04014" w14:textId="2F642DA2" w:rsidR="00C276EF" w:rsidRDefault="00E22815" w:rsidP="00DE7F70">
      <w:pPr>
        <w:jc w:val="both"/>
      </w:pPr>
      <w:r>
        <w:t xml:space="preserve">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w:t>
      </w:r>
      <w:r w:rsidR="00BB53F2">
        <w:t xml:space="preserve">Bildungsplänen </w:t>
      </w:r>
      <w:r>
        <w:t>abgeglichen werden kann.</w:t>
      </w:r>
    </w:p>
    <w:p w14:paraId="16D721A6" w14:textId="05E8116A" w:rsidR="00C276EF" w:rsidRDefault="00E22815">
      <w:pPr>
        <w:pStyle w:val="berschrift2"/>
      </w:pPr>
      <w:bookmarkStart w:id="35" w:name="_Toc123301511"/>
      <w:r>
        <w:t>Rolle der Unternehmensvertreter</w:t>
      </w:r>
      <w:r w:rsidR="00E73C65">
        <w:t>*</w:t>
      </w:r>
      <w:r>
        <w:t>in</w:t>
      </w:r>
      <w:r w:rsidR="00E73C65">
        <w:t>nen</w:t>
      </w:r>
      <w:bookmarkEnd w:id="35"/>
    </w:p>
    <w:p w14:paraId="5632A3BC" w14:textId="75347D93"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r w:rsidR="003B2CC6">
        <w:t xml:space="preserve">s </w:t>
      </w:r>
      <w:r>
        <w:t>Unternehmensvertrete</w:t>
      </w:r>
      <w:r w:rsidR="003B2CC6">
        <w:t>nden</w:t>
      </w:r>
      <w:r>
        <w:t xml:space="preserve"> in den Unterricht letztlich erfolgt, sollte vor Projektstart gemeinsam besprochen werden (siehe auch Kapitel 5).</w:t>
      </w:r>
    </w:p>
    <w:p w14:paraId="6FC0599B" w14:textId="77777777" w:rsidR="00C276EF" w:rsidRDefault="00E22815">
      <w:pPr>
        <w:pStyle w:val="berschrift2"/>
      </w:pPr>
      <w:bookmarkStart w:id="36" w:name="_Toc123301512"/>
      <w:r>
        <w:t>Inhalte des Moduls</w:t>
      </w:r>
      <w:bookmarkEnd w:id="36"/>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37" w:name="_Toc433292501"/>
      <w:bookmarkStart w:id="38" w:name="_Toc123301513"/>
      <w:r>
        <w:lastRenderedPageBreak/>
        <w:t>Unterrichtliche Umsetzung</w:t>
      </w:r>
      <w:bookmarkEnd w:id="37"/>
      <w:bookmarkEnd w:id="38"/>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39" w:name="_Toc123301514"/>
      <w:r>
        <w:t>Einbettung in verschiedene Fächer und Themen</w:t>
      </w:r>
      <w:bookmarkEnd w:id="39"/>
    </w:p>
    <w:p w14:paraId="18AC914A" w14:textId="77777777" w:rsidR="00C276EF" w:rsidRDefault="00E22815" w:rsidP="00DE7F70">
      <w:pPr>
        <w:jc w:val="both"/>
      </w:pPr>
      <w:r>
        <w:t>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Informatikunterrrichts in anderen Fächern) eingebunden werden können.</w:t>
      </w:r>
    </w:p>
    <w:p w14:paraId="2F4E8AC4" w14:textId="77777777" w:rsidR="00C276EF" w:rsidRDefault="00E22815">
      <w:pPr>
        <w:pStyle w:val="berschrift2"/>
      </w:pPr>
      <w:bookmarkStart w:id="40" w:name="_Toc433292503"/>
      <w:bookmarkStart w:id="41" w:name="_Toc123301515"/>
      <w:r>
        <w:t>Anschlussthemen, Literatur und Links</w:t>
      </w:r>
      <w:bookmarkEnd w:id="40"/>
      <w:bookmarkEnd w:id="41"/>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42" w:name="_Toc433292504"/>
      <w:bookmarkStart w:id="43" w:name="_Toc123301516"/>
      <w:r>
        <w:t>Kommentare zu den Arbeitsmaterialien</w:t>
      </w:r>
      <w:bookmarkEnd w:id="42"/>
      <w:bookmarkEnd w:id="43"/>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23DAFD98"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r>
        <w:rPr>
          <w:i/>
        </w:rPr>
        <w:t>SuS</w:t>
      </w:r>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Schüler*innen</w:t>
      </w:r>
      <w:r>
        <w:t>n notwendig ist.</w:t>
      </w:r>
    </w:p>
    <w:p w14:paraId="04A5B5F3" w14:textId="77777777" w:rsidR="00C276EF" w:rsidRDefault="00E22815">
      <w:pPr>
        <w:spacing w:before="240" w:after="0"/>
        <w:rPr>
          <w:b/>
        </w:rPr>
      </w:pPr>
      <w:r>
        <w:rPr>
          <w:b/>
        </w:rPr>
        <w:lastRenderedPageBreak/>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44" w:name="_Toc431894978"/>
      <w:bookmarkStart w:id="45" w:name="_Toc433292505"/>
      <w:bookmarkStart w:id="46" w:name="_Toc123301517"/>
      <w:r>
        <w:t>Die Akteure des Projekts und ihre Rolle</w:t>
      </w:r>
      <w:bookmarkEnd w:id="44"/>
      <w:bookmarkEnd w:id="45"/>
      <w:r>
        <w:t>n</w:t>
      </w:r>
      <w:bookmarkEnd w:id="46"/>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1515F665"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6CAA897" w:rsidR="00C276EF" w:rsidRDefault="00E22815">
            <w:r>
              <w:t>Akteur</w:t>
            </w:r>
            <w:r w:rsidR="00274A65">
              <w:t>*in</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haben im Rahmen der Module die Möglichkeit, </w:t>
            </w:r>
            <w:r>
              <w:lastRenderedPageBreak/>
              <w:t>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lastRenderedPageBreak/>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1CEF6B9" w:rsidR="00C276EF" w:rsidRDefault="00E22815">
            <w:r>
              <w:t>Unternehmens-vertreter</w:t>
            </w:r>
            <w:r w:rsidR="005A5E2D">
              <w:t>*in</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4C83CB14" w14:textId="77777777" w:rsidR="005A5E2D" w:rsidRPr="005A5E2D" w:rsidRDefault="005A5E2D" w:rsidP="00274A65">
      <w:bookmarkStart w:id="47" w:name="_Toc433292506"/>
    </w:p>
    <w:p w14:paraId="2D1B73B0" w14:textId="77777777" w:rsidR="00C276EF" w:rsidRDefault="00E22815">
      <w:pPr>
        <w:pStyle w:val="berschrift1"/>
        <w:spacing w:before="360" w:line="259" w:lineRule="auto"/>
      </w:pPr>
      <w:bookmarkStart w:id="48" w:name="_Toc123301518"/>
      <w:r>
        <w:t>Bestandteile von IT2School</w:t>
      </w:r>
      <w:bookmarkEnd w:id="47"/>
      <w:r>
        <w:t>-Infobox</w:t>
      </w:r>
      <w:bookmarkEnd w:id="48"/>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Material für einen einfachen Morseapparat (GS) oder einen Crosslink-Morseapparat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10D53856" w14:textId="6F79C3D3" w:rsidR="00C276EF" w:rsidRDefault="00C276EF">
      <w:pPr>
        <w:rPr>
          <w:ins w:id="49" w:author="Malambré, Julia | Wissensfabrik" w:date="2023-01-03T09:07:00Z"/>
        </w:rPr>
      </w:pPr>
    </w:p>
    <w:p w14:paraId="2D5A7721" w14:textId="56903400" w:rsidR="00481025" w:rsidRDefault="00481025">
      <w:pPr>
        <w:rPr>
          <w:ins w:id="50" w:author="Malambré, Julia | Wissensfabrik" w:date="2023-01-03T09:07:00Z"/>
        </w:rPr>
      </w:pPr>
    </w:p>
    <w:p w14:paraId="7527B90A" w14:textId="77777777" w:rsidR="00481025" w:rsidRDefault="00481025"/>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lastRenderedPageBreak/>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5"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6"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7"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28"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29"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p w14:paraId="39101F1E" w14:textId="0B4F5D1E" w:rsidR="00274A65" w:rsidDel="00481025" w:rsidRDefault="00274A65">
      <w:pPr>
        <w:spacing w:line="259" w:lineRule="auto"/>
        <w:rPr>
          <w:del w:id="51" w:author="Malambré, Julia | Wissensfabrik" w:date="2023-01-03T09:08:00Z"/>
        </w:rPr>
      </w:pPr>
      <w:del w:id="52" w:author="Malambré, Julia | Wissensfabrik" w:date="2023-01-03T09:08:00Z">
        <w:r w:rsidDel="00481025">
          <w:br w:type="page"/>
        </w:r>
      </w:del>
    </w:p>
    <w:p w14:paraId="269AEC72" w14:textId="10B2ABF4" w:rsidR="00C276EF" w:rsidDel="00481025" w:rsidRDefault="00C276EF" w:rsidP="00481025">
      <w:pPr>
        <w:spacing w:line="259" w:lineRule="auto"/>
        <w:rPr>
          <w:del w:id="53" w:author="Malambré, Julia | Wissensfabrik" w:date="2023-01-03T09:08:00Z"/>
        </w:rPr>
        <w:pPrChange w:id="54" w:author="Malambré, Julia | Wissensfabrik" w:date="2023-01-03T09:08:00Z">
          <w:pPr/>
        </w:pPrChange>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lastRenderedPageBreak/>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481025">
            <w:pPr>
              <w:jc w:val="center"/>
              <w:cnfStyle w:val="000000100000" w:firstRow="0" w:lastRow="0" w:firstColumn="0" w:lastColumn="0" w:oddVBand="0" w:evenVBand="0" w:oddHBand="1" w:evenHBand="0" w:firstRowFirstColumn="0" w:firstRowLastColumn="0" w:lastRowFirstColumn="0" w:lastRowLastColumn="0"/>
              <w:rPr>
                <w:szCs w:val="20"/>
              </w:rPr>
              <w:pPrChange w:id="55" w:author="Malambré, Julia | Wissensfabrik" w:date="2023-01-03T09:08:00Z">
                <w:pPr>
                  <w:cnfStyle w:val="000000100000" w:firstRow="0" w:lastRow="0" w:firstColumn="0" w:lastColumn="0" w:oddVBand="0" w:evenVBand="0" w:oddHBand="1" w:evenHBand="0" w:firstRowFirstColumn="0" w:firstRowLastColumn="0" w:lastRowFirstColumn="0" w:lastRowLastColumn="0"/>
                </w:pPr>
              </w:pPrChange>
            </w:pPr>
            <w:r>
              <w:rPr>
                <w:noProof/>
                <w:szCs w:val="20"/>
              </w:rPr>
              <w:drawing>
                <wp:inline distT="0" distB="0" distL="0" distR="0" wp14:anchorId="419D987D" wp14:editId="7CF32D83">
                  <wp:extent cx="1531620" cy="1189760"/>
                  <wp:effectExtent l="0" t="0" r="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0" cstate="print">
                            <a:extLst>
                              <a:ext uri="{28A0092B-C50C-407E-A947-70E740481C1C}">
                                <a14:useLocalDpi xmlns:a14="http://schemas.microsoft.com/office/drawing/2010/main"/>
                              </a:ext>
                            </a:extLst>
                          </a:blip>
                          <a:stretch/>
                        </pic:blipFill>
                        <pic:spPr bwMode="auto">
                          <a:xfrm>
                            <a:off x="0" y="0"/>
                            <a:ext cx="1531620" cy="1189760"/>
                          </a:xfrm>
                          <a:prstGeom prst="rect">
                            <a:avLst/>
                          </a:prstGeom>
                        </pic:spPr>
                      </pic:pic>
                    </a:graphicData>
                  </a:graphic>
                </wp:inline>
              </w:drawing>
            </w:r>
          </w:p>
        </w:tc>
      </w:tr>
    </w:tbl>
    <w:p w14:paraId="32C9EDFF" w14:textId="644C0870"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4ADD1DA3">
                  <wp:extent cx="1394460" cy="929640"/>
                  <wp:effectExtent l="0" t="0" r="0" b="381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1"/>
                          <a:stretch/>
                        </pic:blipFill>
                        <pic:spPr bwMode="auto">
                          <a:xfrm>
                            <a:off x="0" y="0"/>
                            <a:ext cx="1396149" cy="930766"/>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0E2B2EEA">
                  <wp:extent cx="1379220" cy="98048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2" cstate="email">
                            <a:extLst>
                              <a:ext uri="{28A0092B-C50C-407E-A947-70E740481C1C}">
                                <a14:useLocalDpi xmlns:a14="http://schemas.microsoft.com/office/drawing/2010/main"/>
                              </a:ext>
                            </a:extLst>
                          </a:blip>
                          <a:stretch/>
                        </pic:blipFill>
                        <pic:spPr bwMode="auto">
                          <a:xfrm>
                            <a:off x="0" y="0"/>
                            <a:ext cx="1382236" cy="982630"/>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3"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bl>
    <w:p w14:paraId="1315EE02" w14:textId="51D7CE68" w:rsidR="00C276EF" w:rsidDel="00481025" w:rsidRDefault="00C276EF">
      <w:pPr>
        <w:rPr>
          <w:del w:id="56" w:author="Malambré, Julia | Wissensfabrik" w:date="2023-01-03T09:08:00Z"/>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lastRenderedPageBreak/>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r>
              <w:rPr>
                <w:szCs w:val="20"/>
              </w:rPr>
              <w:t>MocoMoco</w:t>
            </w:r>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4"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5"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5D73ED6E"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6"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1746CDF3"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206D954D" w:rsidR="00C276EF" w:rsidRDefault="00274A65">
            <w:r>
              <w:rPr>
                <w:b w:val="0"/>
                <w:lang w:val="en-US"/>
              </w:rPr>
              <w:br w:type="page"/>
            </w:r>
            <w:r w:rsidR="00E22815">
              <w:t xml:space="preserve">Modul B8 Calliope </w:t>
            </w:r>
            <w:r w:rsidR="00A622DE">
              <w:t>m</w:t>
            </w:r>
            <w:r w:rsidR="00E22815">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lastRenderedPageBreak/>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274A65">
      <w:pPr>
        <w:rPr>
          <w:b/>
          <w:lang w:val="en-US"/>
        </w:rPr>
      </w:pPr>
    </w:p>
    <w:sectPr w:rsidR="00C276EF">
      <w:footerReference w:type="default" r:id="rId44"/>
      <w:headerReference w:type="first" r:id="rId45"/>
      <w:footerReference w:type="first" r:id="rId46"/>
      <w:pgSz w:w="11906" w:h="16838"/>
      <w:pgMar w:top="1134" w:right="1531" w:bottom="1276" w:left="1531" w:header="284" w:footer="4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7E887" w14:textId="77777777" w:rsidR="00880BA0" w:rsidRDefault="00880BA0">
      <w:pPr>
        <w:spacing w:after="0" w:line="240" w:lineRule="auto"/>
      </w:pPr>
      <w:r>
        <w:separator/>
      </w:r>
    </w:p>
  </w:endnote>
  <w:endnote w:type="continuationSeparator" w:id="0">
    <w:p w14:paraId="3AE236AC" w14:textId="77777777" w:rsidR="00880BA0" w:rsidRDefault="00880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65408" behindDoc="0" locked="0" layoutInCell="1" allowOverlap="1" wp14:anchorId="2CA3F24C" wp14:editId="5459E03C">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6540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5168" behindDoc="0" locked="0" layoutInCell="1" allowOverlap="1" wp14:anchorId="303D99E0" wp14:editId="7605B197">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36FE855" id="Gerade Verbindung 7"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4B6EB7C0"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 xml:space="preserve">zuletzt aktualisiert am </w:t>
    </w:r>
    <w:r w:rsidR="00274A65">
      <w:rPr>
        <w:sz w:val="18"/>
      </w:rPr>
      <w:t>30</w:t>
    </w:r>
    <w:r>
      <w:rPr>
        <w:sz w:val="18"/>
      </w:rPr>
      <w:t>.12.2022</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8752" behindDoc="0" locked="0" layoutInCell="1" allowOverlap="1" wp14:anchorId="34A41029" wp14:editId="17B9B808">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0800" behindDoc="0" locked="0" layoutInCell="1" allowOverlap="1" wp14:anchorId="021A7763" wp14:editId="4AD5C20E">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6C3A8F0" id="Gerader Verbinder 80" o:spid="_x0000_s1026" style="position:absolute;z-index:25166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CDF6E" w14:textId="77777777" w:rsidR="00880BA0" w:rsidRDefault="00880BA0">
      <w:r>
        <w:separator/>
      </w:r>
    </w:p>
  </w:footnote>
  <w:footnote w:type="continuationSeparator" w:id="0">
    <w:p w14:paraId="22ADFC75" w14:textId="77777777" w:rsidR="00880BA0" w:rsidRDefault="00880BA0">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5680" behindDoc="0" locked="0" layoutInCell="1" allowOverlap="1" wp14:anchorId="65550E7F" wp14:editId="537AE6B7">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0FCE209" id="Gerader Verbinder 15" o:spid="_x0000_s1026" style="position:absolute;z-index:251655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ambré, Julia | Wissensfabrik">
    <w15:presenceInfo w15:providerId="AD" w15:userId="S::Julia.Malambre@wissensfabrik.de::d294621f-9b82-49bc-8b6c-776d6cf9dd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94581"/>
    <w:rsid w:val="000A2B83"/>
    <w:rsid w:val="000C4F68"/>
    <w:rsid w:val="000F5067"/>
    <w:rsid w:val="00114F86"/>
    <w:rsid w:val="00125EBE"/>
    <w:rsid w:val="00126E79"/>
    <w:rsid w:val="0019191D"/>
    <w:rsid w:val="00274A65"/>
    <w:rsid w:val="00283316"/>
    <w:rsid w:val="003B2CC6"/>
    <w:rsid w:val="003D35C4"/>
    <w:rsid w:val="003E46DE"/>
    <w:rsid w:val="00481025"/>
    <w:rsid w:val="004B3FE9"/>
    <w:rsid w:val="004C0310"/>
    <w:rsid w:val="004D30B8"/>
    <w:rsid w:val="00556ED5"/>
    <w:rsid w:val="005A5E2D"/>
    <w:rsid w:val="005E6A1F"/>
    <w:rsid w:val="00653193"/>
    <w:rsid w:val="0066496C"/>
    <w:rsid w:val="006D558C"/>
    <w:rsid w:val="00787914"/>
    <w:rsid w:val="008079CD"/>
    <w:rsid w:val="00822B07"/>
    <w:rsid w:val="00824065"/>
    <w:rsid w:val="00880BA0"/>
    <w:rsid w:val="00881F08"/>
    <w:rsid w:val="00932D0E"/>
    <w:rsid w:val="0095489D"/>
    <w:rsid w:val="009559BA"/>
    <w:rsid w:val="00A622DE"/>
    <w:rsid w:val="00BB53F2"/>
    <w:rsid w:val="00C076D8"/>
    <w:rsid w:val="00C276EF"/>
    <w:rsid w:val="00C524FC"/>
    <w:rsid w:val="00C77F83"/>
    <w:rsid w:val="00C93125"/>
    <w:rsid w:val="00CE0809"/>
    <w:rsid w:val="00CF1138"/>
    <w:rsid w:val="00D05FE5"/>
    <w:rsid w:val="00DB5093"/>
    <w:rsid w:val="00DE7F70"/>
    <w:rsid w:val="00E22815"/>
    <w:rsid w:val="00E4410E"/>
    <w:rsid w:val="00E73C65"/>
    <w:rsid w:val="00ED4CCD"/>
    <w:rsid w:val="00F20FF3"/>
    <w:rsid w:val="00F43FFC"/>
    <w:rsid w:val="00F639B9"/>
    <w:rsid w:val="00FD1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 w:type="character" w:styleId="NichtaufgelsteErwhnung">
    <w:name w:val="Unresolved Mention"/>
    <w:basedOn w:val="Absatz-Standardschriftart"/>
    <w:uiPriority w:val="99"/>
    <w:semiHidden/>
    <w:unhideWhenUsed/>
    <w:rsid w:val="00F43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_rels/footer2.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jpeg"/><Relationship Id="rId1"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3019</Words>
  <Characters>19022</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Malambré, Julia | Wissensfabrik</cp:lastModifiedBy>
  <cp:revision>21</cp:revision>
  <cp:lastPrinted>2023-01-02T19:42:00Z</cp:lastPrinted>
  <dcterms:created xsi:type="dcterms:W3CDTF">2022-12-27T07:30:00Z</dcterms:created>
  <dcterms:modified xsi:type="dcterms:W3CDTF">2023-01-03T08:13:00Z</dcterms:modified>
</cp:coreProperties>
</file>