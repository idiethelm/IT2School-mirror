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F1319" w14:textId="4AB5034D" w:rsidR="00F9509D" w:rsidRPr="00C4253E" w:rsidRDefault="00F9509D" w:rsidP="0035100B">
      <w:pPr>
        <w:pStyle w:val="WF-Arbeitsblatt"/>
      </w:pPr>
      <w:r w:rsidRPr="00C4253E">
        <w:t>Musterlösungen</w:t>
      </w:r>
    </w:p>
    <w:p w14:paraId="195CCB8F" w14:textId="1B6CE231" w:rsidR="00DC0500" w:rsidRPr="00F9509D" w:rsidRDefault="00927AB2" w:rsidP="00DC0500">
      <w:pPr>
        <w:pStyle w:val="berschrift1"/>
      </w:pPr>
      <w:r w:rsidRPr="00927AB2">
        <w:t>A2</w:t>
      </w:r>
      <w:r w:rsidR="009E2915">
        <w:t>.</w:t>
      </w:r>
      <w:r w:rsidR="00ED0080">
        <w:t>8</w:t>
      </w:r>
    </w:p>
    <w:p w14:paraId="17F9F4BC" w14:textId="0E065C04" w:rsidR="00DC0500" w:rsidRPr="00CE16D2" w:rsidRDefault="00DC0500" w:rsidP="00CE16D2">
      <w:pPr>
        <w:rPr>
          <w:b/>
        </w:rPr>
      </w:pPr>
      <w:r w:rsidRPr="00CE16D2">
        <w:rPr>
          <w:b/>
        </w:rPr>
        <w:t>Aufgabe 1</w:t>
      </w:r>
    </w:p>
    <w:p w14:paraId="3D2F8AB1" w14:textId="0ECC510B" w:rsidR="00906E1B" w:rsidRDefault="002B0F7B" w:rsidP="003A34B0">
      <w:r>
        <w:t>GIVUUVM FN WIVR</w:t>
      </w:r>
    </w:p>
    <w:p w14:paraId="729353D3" w14:textId="12FAD0AB" w:rsidR="00DC0500" w:rsidRPr="00BD3EAB" w:rsidRDefault="00F37097" w:rsidP="00CE16D2">
      <w:pPr>
        <w:rPr>
          <w:b/>
        </w:rPr>
      </w:pPr>
      <w:r>
        <w:rPr>
          <w:b/>
        </w:rPr>
        <w:br/>
      </w:r>
      <w:r w:rsidR="00DC0500" w:rsidRPr="00BD3EAB">
        <w:rPr>
          <w:b/>
        </w:rPr>
        <w:t xml:space="preserve">Aufgabe </w:t>
      </w:r>
      <w:r w:rsidR="00CE16D2" w:rsidRPr="00BD3EAB">
        <w:rPr>
          <w:b/>
        </w:rPr>
        <w:t>2</w:t>
      </w:r>
    </w:p>
    <w:p w14:paraId="5AC0EFDF" w14:textId="779F0AD0" w:rsidR="00906E1B" w:rsidRDefault="001223AC" w:rsidP="003A34B0">
      <w:r w:rsidRPr="001223AC">
        <w:t>DER GEIER HAT DIE BEUTE</w:t>
      </w:r>
    </w:p>
    <w:p w14:paraId="3E5C732C" w14:textId="4473DD80" w:rsidR="00CE16D2" w:rsidRPr="00BD3EAB" w:rsidRDefault="00CE16D2" w:rsidP="00CE16D2">
      <w:pPr>
        <w:rPr>
          <w:b/>
        </w:rPr>
      </w:pPr>
      <w:r w:rsidRPr="00BD3EAB">
        <w:rPr>
          <w:b/>
        </w:rPr>
        <w:br/>
        <w:t>Aufgabe 3</w:t>
      </w:r>
    </w:p>
    <w:p w14:paraId="08821B5F" w14:textId="51DE5E21" w:rsidR="00DC0500" w:rsidRDefault="002B0F7B" w:rsidP="003A34B0">
      <w:r>
        <w:t>63</w:t>
      </w:r>
      <w:r w:rsidR="00F37097">
        <w:t xml:space="preserve"> </w:t>
      </w:r>
      <w:r>
        <w:t>43</w:t>
      </w:r>
      <w:r w:rsidR="00F37097">
        <w:t xml:space="preserve"> </w:t>
      </w:r>
      <w:r>
        <w:t>51</w:t>
      </w:r>
      <w:r w:rsidR="00F37097">
        <w:t xml:space="preserve"> </w:t>
      </w:r>
      <w:r>
        <w:t>61</w:t>
      </w:r>
      <w:r w:rsidR="00F37097">
        <w:t xml:space="preserve"> </w:t>
      </w:r>
      <w:r>
        <w:t>61</w:t>
      </w:r>
      <w:r w:rsidR="00F37097">
        <w:t xml:space="preserve"> </w:t>
      </w:r>
      <w:r>
        <w:t>51</w:t>
      </w:r>
      <w:r w:rsidR="00F37097">
        <w:t xml:space="preserve"> 72</w:t>
      </w:r>
      <w:r w:rsidR="00312C30">
        <w:t xml:space="preserve"> (= TREFFEN)</w:t>
      </w:r>
      <w:r w:rsidR="00F37097">
        <w:br/>
      </w:r>
      <w:r>
        <w:t>73</w:t>
      </w:r>
      <w:r w:rsidR="00F37097">
        <w:t xml:space="preserve"> 62</w:t>
      </w:r>
      <w:r w:rsidR="00312C30">
        <w:t xml:space="preserve"> (= UM)</w:t>
      </w:r>
      <w:r w:rsidR="00F37097">
        <w:br/>
      </w:r>
      <w:r>
        <w:t>41</w:t>
      </w:r>
      <w:r w:rsidR="00F37097">
        <w:t xml:space="preserve"> </w:t>
      </w:r>
      <w:r>
        <w:t>43</w:t>
      </w:r>
      <w:r w:rsidR="00F37097">
        <w:t xml:space="preserve"> </w:t>
      </w:r>
      <w:r>
        <w:t>51</w:t>
      </w:r>
      <w:r w:rsidR="00F37097">
        <w:t xml:space="preserve"> </w:t>
      </w:r>
      <w:r>
        <w:t>22</w:t>
      </w:r>
      <w:r w:rsidR="00312C30">
        <w:t xml:space="preserve"> (= DREI)</w:t>
      </w:r>
    </w:p>
    <w:p w14:paraId="785DC80B" w14:textId="7BF7FC27" w:rsidR="006D10F5" w:rsidRPr="00BD3EAB" w:rsidRDefault="006D10F5" w:rsidP="00CE16D2">
      <w:pPr>
        <w:rPr>
          <w:b/>
        </w:rPr>
      </w:pPr>
      <w:r w:rsidRPr="00BD3EAB">
        <w:rPr>
          <w:b/>
        </w:rPr>
        <w:br/>
        <w:t>Aufgabe 4</w:t>
      </w:r>
    </w:p>
    <w:p w14:paraId="5A992ADB" w14:textId="1C7544DD" w:rsidR="00BD3EAB" w:rsidRDefault="006D10F5" w:rsidP="001A306A">
      <w:r w:rsidRPr="006D10F5">
        <w:t xml:space="preserve">DER </w:t>
      </w:r>
      <w:r w:rsidR="002B0F7B">
        <w:t>SCHLUESSEL LIEGT AM FLUSS</w:t>
      </w:r>
    </w:p>
    <w:p w14:paraId="20185DE7" w14:textId="09494796" w:rsidR="00F60DFF" w:rsidRDefault="00927AB2" w:rsidP="00A44ECB">
      <w:pPr>
        <w:pStyle w:val="berschrift1"/>
      </w:pPr>
      <w:r w:rsidRPr="00927AB2">
        <w:t>A2</w:t>
      </w:r>
      <w:r w:rsidR="00ED0080">
        <w:t>.9</w:t>
      </w:r>
    </w:p>
    <w:p w14:paraId="55F83A88" w14:textId="165D91A6" w:rsidR="009F2B80" w:rsidRDefault="009F2B80" w:rsidP="00F60DFF">
      <w:pPr>
        <w:rPr>
          <w:b/>
        </w:rPr>
      </w:pPr>
      <w:r>
        <w:rPr>
          <w:b/>
        </w:rPr>
        <w:t>Aufgabe 1</w:t>
      </w:r>
    </w:p>
    <w:p w14:paraId="1EA949B3" w14:textId="12C3F656" w:rsidR="009F2B80" w:rsidRDefault="009F2B80" w:rsidP="00F60DFF">
      <w:r>
        <w:t>Die Lösungen sind abhängig von der Anzahl der Flächen, die der Skytale besitzt. Hier mögliche Lösungen:</w:t>
      </w:r>
    </w:p>
    <w:tbl>
      <w:tblPr>
        <w:tblStyle w:val="Arbeitsmaterialien"/>
        <w:tblW w:w="0" w:type="auto"/>
        <w:tblLook w:val="04A0" w:firstRow="1" w:lastRow="0" w:firstColumn="1" w:lastColumn="0" w:noHBand="0" w:noVBand="1"/>
      </w:tblPr>
      <w:tblGrid>
        <w:gridCol w:w="2325"/>
        <w:gridCol w:w="6633"/>
      </w:tblGrid>
      <w:tr w:rsidR="009F2B80" w14:paraId="34CA3AE2" w14:textId="77777777" w:rsidTr="009F2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</w:tcPr>
          <w:p w14:paraId="2F76996B" w14:textId="197C6EF7" w:rsidR="009F2B80" w:rsidRDefault="009F2B80" w:rsidP="00F60DFF">
            <w:r>
              <w:t>Anzahl der Flächen</w:t>
            </w:r>
          </w:p>
        </w:tc>
        <w:tc>
          <w:tcPr>
            <w:tcW w:w="6633" w:type="dxa"/>
          </w:tcPr>
          <w:p w14:paraId="73E8607B" w14:textId="52BEE5C0" w:rsidR="009F2B80" w:rsidRDefault="009F2B80" w:rsidP="00F60D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Nachricht</w:t>
            </w:r>
          </w:p>
        </w:tc>
      </w:tr>
      <w:tr w:rsidR="009F2B80" w14:paraId="244377E6" w14:textId="77777777" w:rsidTr="009F2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</w:tcPr>
          <w:p w14:paraId="4D41AEAB" w14:textId="1FBC717E" w:rsidR="009F2B80" w:rsidRDefault="009F2B80" w:rsidP="00F60DFF">
            <w:r>
              <w:t>4</w:t>
            </w:r>
          </w:p>
        </w:tc>
        <w:tc>
          <w:tcPr>
            <w:tcW w:w="6633" w:type="dxa"/>
          </w:tcPr>
          <w:p w14:paraId="6BD6A34B" w14:textId="22FFCBC7" w:rsidR="009F2B80" w:rsidRDefault="00B50ABF" w:rsidP="000D10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0ABF">
              <w:t>AAHTE</w:t>
            </w:r>
            <w:r w:rsidR="000D10B0">
              <w:t>MAETU</w:t>
            </w:r>
            <w:r w:rsidRPr="00B50ABF">
              <w:t>UHENB</w:t>
            </w:r>
            <w:r w:rsidR="000D10B0">
              <w:t>NNSSE</w:t>
            </w:r>
            <w:r w:rsidRPr="00B50ABF">
              <w:t>ADENOTCUBAKTR</w:t>
            </w:r>
          </w:p>
        </w:tc>
      </w:tr>
      <w:tr w:rsidR="009F2B80" w14:paraId="233E2D11" w14:textId="77777777" w:rsidTr="009F2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</w:tcPr>
          <w:p w14:paraId="4B5B6B93" w14:textId="3D411216" w:rsidR="009F2B80" w:rsidRDefault="009F2B80" w:rsidP="00F60DFF">
            <w:r>
              <w:t>5</w:t>
            </w:r>
          </w:p>
        </w:tc>
        <w:tc>
          <w:tcPr>
            <w:tcW w:w="6633" w:type="dxa"/>
          </w:tcPr>
          <w:p w14:paraId="0D3AC903" w14:textId="717B6B13" w:rsidR="009F2B80" w:rsidRDefault="000D10B0" w:rsidP="000D10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10B0">
              <w:t>AUEBMNOUSUEBNRSCTNETTTHEDKEAHAAAN</w:t>
            </w:r>
          </w:p>
        </w:tc>
      </w:tr>
      <w:tr w:rsidR="009F2B80" w14:paraId="0EE6A17E" w14:textId="77777777" w:rsidTr="009F2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</w:tcPr>
          <w:p w14:paraId="2353A8C3" w14:textId="6F7AB7DA" w:rsidR="009F2B80" w:rsidRDefault="009F2B80" w:rsidP="00F60DFF">
            <w:r>
              <w:t>6</w:t>
            </w:r>
          </w:p>
        </w:tc>
        <w:tc>
          <w:tcPr>
            <w:tcW w:w="6633" w:type="dxa"/>
          </w:tcPr>
          <w:p w14:paraId="5B7E1489" w14:textId="1E32960F" w:rsidR="009F2B80" w:rsidRDefault="000D10B0" w:rsidP="000D10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ASTDA</w:t>
            </w:r>
            <w:r w:rsidRPr="000D10B0">
              <w:t>OUCEA</w:t>
            </w:r>
            <w:r>
              <w:t>NRSHA</w:t>
            </w:r>
            <w:r w:rsidRPr="000D10B0">
              <w:t>MNTTH</w:t>
            </w:r>
            <w:r>
              <w:t>BBTAE</w:t>
            </w:r>
            <w:r w:rsidRPr="000D10B0">
              <w:t>EEEUUNKN</w:t>
            </w:r>
          </w:p>
        </w:tc>
      </w:tr>
      <w:tr w:rsidR="009F2B80" w14:paraId="6C3F1C7E" w14:textId="77777777" w:rsidTr="009F2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</w:tcPr>
          <w:p w14:paraId="40CE0A75" w14:textId="11BC89E7" w:rsidR="009F2B80" w:rsidRDefault="009F2B80" w:rsidP="00F60DFF">
            <w:r>
              <w:t>7</w:t>
            </w:r>
          </w:p>
        </w:tc>
        <w:tc>
          <w:tcPr>
            <w:tcW w:w="6633" w:type="dxa"/>
          </w:tcPr>
          <w:p w14:paraId="3B74005F" w14:textId="68D76789" w:rsidR="009F2B80" w:rsidRDefault="000D10B0" w:rsidP="000D10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10B0">
              <w:t>ACABEUHBENSHEKOTENARAUDNTUTANSEMT</w:t>
            </w:r>
          </w:p>
        </w:tc>
      </w:tr>
      <w:tr w:rsidR="009F2B80" w:rsidRPr="000D10B0" w14:paraId="4BED5084" w14:textId="77777777" w:rsidTr="009F2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</w:tcPr>
          <w:p w14:paraId="646FB973" w14:textId="3B07CBB9" w:rsidR="009F2B80" w:rsidRDefault="009F2B80" w:rsidP="00F60DFF">
            <w:r>
              <w:t>8</w:t>
            </w:r>
          </w:p>
        </w:tc>
        <w:tc>
          <w:tcPr>
            <w:tcW w:w="6633" w:type="dxa"/>
          </w:tcPr>
          <w:p w14:paraId="2D2A5435" w14:textId="1FCF39D2" w:rsidR="009F2B80" w:rsidRPr="000D10B0" w:rsidRDefault="000D10B0" w:rsidP="000D10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D10B0">
              <w:rPr>
                <w:lang w:val="en-US"/>
              </w:rPr>
              <w:t>AHEATUHNNSEDNTUATATMEUEBNSAEOCBKR</w:t>
            </w:r>
          </w:p>
        </w:tc>
      </w:tr>
    </w:tbl>
    <w:p w14:paraId="0138C04F" w14:textId="3113FB34" w:rsidR="00A44ECB" w:rsidRDefault="009F2B80" w:rsidP="00F60DFF">
      <w:r w:rsidRPr="00F4547A">
        <w:rPr>
          <w:b/>
        </w:rPr>
        <w:br/>
      </w:r>
      <w:r>
        <w:rPr>
          <w:b/>
        </w:rPr>
        <w:t>Aufgabe 4</w:t>
      </w:r>
      <w:r w:rsidR="00F4547A">
        <w:rPr>
          <w:b/>
        </w:rPr>
        <w:t xml:space="preserve"> - </w:t>
      </w:r>
      <w:r w:rsidR="00A44ECB">
        <w:t>BEI MARK UM ACHT UHR</w:t>
      </w:r>
    </w:p>
    <w:p w14:paraId="5B78DE13" w14:textId="2D8EADD8" w:rsidR="00A44ECB" w:rsidRDefault="00927AB2" w:rsidP="00F04B1B">
      <w:pPr>
        <w:pStyle w:val="berschrift1"/>
      </w:pPr>
      <w:r w:rsidRPr="00927AB2">
        <w:t>A2</w:t>
      </w:r>
      <w:r w:rsidR="00ED0080">
        <w:t>.10</w:t>
      </w:r>
    </w:p>
    <w:p w14:paraId="7619CF8F" w14:textId="383F4528" w:rsidR="0011291D" w:rsidRDefault="0011291D" w:rsidP="00E156CD">
      <w:r>
        <w:rPr>
          <w:b/>
        </w:rPr>
        <w:t>Aufgabe 1</w:t>
      </w:r>
      <w:r w:rsidR="00F4547A">
        <w:rPr>
          <w:b/>
        </w:rPr>
        <w:t xml:space="preserve"> - </w:t>
      </w:r>
      <w:r w:rsidRPr="0011291D">
        <w:t>ZVLJNQT BQ PXIP</w:t>
      </w:r>
    </w:p>
    <w:p w14:paraId="7EEE7ABF" w14:textId="20174A7A" w:rsidR="00B8280E" w:rsidRPr="00B8280E" w:rsidRDefault="00F04B1B" w:rsidP="00B8280E">
      <w:pPr>
        <w:rPr>
          <w:b/>
        </w:rPr>
      </w:pPr>
      <w:r w:rsidRPr="00F04B1B">
        <w:rPr>
          <w:b/>
        </w:rPr>
        <w:t>Aufgabe 2</w:t>
      </w:r>
      <w:r w:rsidR="00F4547A">
        <w:rPr>
          <w:b/>
        </w:rPr>
        <w:t xml:space="preserve"> - </w:t>
      </w:r>
      <w:r w:rsidRPr="001223AC">
        <w:t xml:space="preserve">DER </w:t>
      </w:r>
      <w:r w:rsidRPr="00B8280E">
        <w:t>GEIER</w:t>
      </w:r>
      <w:r w:rsidRPr="001223AC">
        <w:t xml:space="preserve"> HAT DIE BEUTE</w:t>
      </w:r>
    </w:p>
    <w:p w14:paraId="605DDCFF" w14:textId="7FE22BAB" w:rsidR="00064885" w:rsidRDefault="00927AB2" w:rsidP="00064885">
      <w:pPr>
        <w:pStyle w:val="berschrift1"/>
      </w:pPr>
      <w:r w:rsidRPr="00927AB2">
        <w:lastRenderedPageBreak/>
        <w:t>A2</w:t>
      </w:r>
      <w:r w:rsidR="00ED0080">
        <w:t>.11</w:t>
      </w:r>
    </w:p>
    <w:p w14:paraId="409CBEAE" w14:textId="7F3FDA55" w:rsidR="00F04B1B" w:rsidRPr="00B8280E" w:rsidRDefault="00F04B1B" w:rsidP="00B8280E">
      <w:pPr>
        <w:rPr>
          <w:b/>
        </w:rPr>
      </w:pPr>
      <w:r w:rsidRPr="00B8280E">
        <w:rPr>
          <w:b/>
        </w:rPr>
        <w:t>A</w:t>
      </w:r>
      <w:r w:rsidR="001C3C06">
        <w:rPr>
          <w:b/>
        </w:rPr>
        <w:t>ufgabe 1</w:t>
      </w:r>
    </w:p>
    <w:p w14:paraId="77FAFC06" w14:textId="02231A0B" w:rsidR="00D96932" w:rsidRDefault="00D96932" w:rsidP="00F04B1B">
      <w:r>
        <w:t>Schritt 1</w:t>
      </w:r>
    </w:p>
    <w:p w14:paraId="72A369EA" w14:textId="0B615442" w:rsidR="00D96932" w:rsidRPr="00D96932" w:rsidRDefault="00D96932" w:rsidP="00D96932">
      <w:pPr>
        <w:ind w:left="567" w:right="622"/>
        <w:rPr>
          <w:rFonts w:ascii="Hack" w:hAnsi="Hack"/>
          <w:sz w:val="24"/>
        </w:rPr>
      </w:pPr>
      <w:r w:rsidRPr="00D96932">
        <w:rPr>
          <w:rFonts w:ascii="Hack" w:hAnsi="Hack"/>
          <w:sz w:val="24"/>
          <w:highlight w:val="yellow"/>
          <w:u w:val="single"/>
        </w:rPr>
        <w:t>PWT</w:t>
      </w:r>
      <w:r w:rsidRPr="0057756B">
        <w:rPr>
          <w:rFonts w:ascii="Hack" w:hAnsi="Hack"/>
          <w:sz w:val="24"/>
        </w:rPr>
        <w:t>MYTBADKDGPWPFYWFGUESOTLUPNVYWAPKCSO</w:t>
      </w:r>
      <w:r w:rsidRPr="00D96932">
        <w:rPr>
          <w:rFonts w:ascii="Hack" w:hAnsi="Hack"/>
          <w:sz w:val="24"/>
          <w:highlight w:val="green"/>
          <w:u w:val="single"/>
        </w:rPr>
        <w:t>OJWWAS</w:t>
      </w:r>
      <w:r w:rsidRPr="0057756B">
        <w:rPr>
          <w:rFonts w:ascii="Hack" w:hAnsi="Hack"/>
          <w:sz w:val="24"/>
        </w:rPr>
        <w:t>TLSUZUSJMJBBRSTIMGPYSX</w:t>
      </w:r>
      <w:r w:rsidRPr="00D96932">
        <w:rPr>
          <w:rFonts w:ascii="Hack" w:hAnsi="Hack"/>
          <w:sz w:val="24"/>
          <w:highlight w:val="green"/>
        </w:rPr>
        <w:t>OJWWAS</w:t>
      </w:r>
      <w:r w:rsidRPr="0057756B">
        <w:rPr>
          <w:rFonts w:ascii="Hack" w:hAnsi="Hack"/>
          <w:sz w:val="24"/>
        </w:rPr>
        <w:t>MMZQLCHJQWGYDHK</w:t>
      </w:r>
      <w:r w:rsidRPr="00D96932">
        <w:rPr>
          <w:rFonts w:ascii="Hack" w:hAnsi="Hack"/>
          <w:sz w:val="24"/>
          <w:highlight w:val="green"/>
        </w:rPr>
        <w:t>OJWWAS</w:t>
      </w:r>
      <w:r w:rsidRPr="0057756B">
        <w:rPr>
          <w:rFonts w:ascii="Hack" w:hAnsi="Hack"/>
          <w:sz w:val="24"/>
        </w:rPr>
        <w:t>TMFPADWIPVKLHONZWPDPWRAAG</w:t>
      </w:r>
      <w:r w:rsidRPr="00D96932">
        <w:rPr>
          <w:rFonts w:ascii="Hack" w:hAnsi="Hack"/>
          <w:sz w:val="24"/>
          <w:highlight w:val="cyan"/>
          <w:u w:val="single"/>
        </w:rPr>
        <w:t>QPRKNJ</w:t>
      </w:r>
      <w:r w:rsidRPr="0057756B">
        <w:rPr>
          <w:rFonts w:ascii="Hack" w:hAnsi="Hack"/>
          <w:sz w:val="24"/>
        </w:rPr>
        <w:t>CNPKGPJJLTHYOWOHPGYJWCUEKUZLGAOWKHOGPESMZMRWPBKVFVZTQNLAGSFSMVWTDPWRAAG</w:t>
      </w:r>
      <w:r w:rsidRPr="00D96932">
        <w:rPr>
          <w:rFonts w:ascii="Hack" w:hAnsi="Hack"/>
          <w:sz w:val="24"/>
          <w:highlight w:val="cyan"/>
        </w:rPr>
        <w:t>QPRKNJ</w:t>
      </w:r>
      <w:r w:rsidRPr="0057756B">
        <w:rPr>
          <w:rFonts w:ascii="Hack" w:hAnsi="Hack"/>
          <w:sz w:val="24"/>
        </w:rPr>
        <w:t>CNPTGTKEOMSGVLYVCHKBVKLOFOBLGNCIVXWPLYBZA</w:t>
      </w:r>
      <w:r w:rsidRPr="00D96932">
        <w:rPr>
          <w:rFonts w:ascii="Hack" w:hAnsi="Hack"/>
          <w:sz w:val="24"/>
          <w:highlight w:val="magenta"/>
          <w:u w:val="single"/>
        </w:rPr>
        <w:t>AEO</w:t>
      </w:r>
      <w:r w:rsidRPr="0057756B">
        <w:rPr>
          <w:rFonts w:ascii="Hack" w:hAnsi="Hack"/>
          <w:sz w:val="24"/>
        </w:rPr>
        <w:t>OWKEWEODZKZOGPWGOMSWM</w:t>
      </w:r>
      <w:r w:rsidRPr="00D96932">
        <w:rPr>
          <w:rFonts w:ascii="Hack" w:hAnsi="Hack"/>
          <w:sz w:val="24"/>
          <w:highlight w:val="yellow"/>
        </w:rPr>
        <w:t>PWT</w:t>
      </w:r>
      <w:r w:rsidRPr="0057756B">
        <w:rPr>
          <w:rFonts w:ascii="Hack" w:hAnsi="Hack"/>
          <w:sz w:val="24"/>
        </w:rPr>
        <w:t>IFFLCTUTYGUOSLZSILYOHEWEODSRVVYHSFAVVHHWGIPTGH</w:t>
      </w:r>
      <w:r w:rsidRPr="00D96932">
        <w:rPr>
          <w:rFonts w:ascii="Hack" w:hAnsi="Hack"/>
          <w:sz w:val="24"/>
          <w:highlight w:val="red"/>
          <w:u w:val="single"/>
        </w:rPr>
        <w:t>YHCWJVLE</w:t>
      </w:r>
      <w:r w:rsidRPr="0057756B">
        <w:rPr>
          <w:rFonts w:ascii="Hack" w:hAnsi="Hack"/>
          <w:sz w:val="24"/>
        </w:rPr>
        <w:t>RGJWKPDHGJWTUTQNBXGZEUKTWIAZPPMOGPWGJQWGYDHKNJCNPSOVWTZPFOMNQUQFGOWPYTQNBAIVOSXNSNZNVHMSPAHCXBWVDTFJRWFLASXAGPH</w:t>
      </w:r>
      <w:r w:rsidRPr="00D96932">
        <w:rPr>
          <w:rFonts w:ascii="Hack" w:hAnsi="Hack"/>
          <w:sz w:val="24"/>
          <w:highlight w:val="red"/>
        </w:rPr>
        <w:t>YHCWJVLE</w:t>
      </w:r>
      <w:r w:rsidRPr="0057756B">
        <w:rPr>
          <w:rFonts w:ascii="Hack" w:hAnsi="Hack"/>
          <w:sz w:val="24"/>
        </w:rPr>
        <w:t>OANWKUP</w:t>
      </w:r>
      <w:r w:rsidRPr="00D96932">
        <w:rPr>
          <w:rFonts w:ascii="Hack" w:hAnsi="Hack"/>
          <w:sz w:val="24"/>
          <w:highlight w:val="lightGray"/>
          <w:u w:val="single"/>
        </w:rPr>
        <w:t>TXIYGU</w:t>
      </w:r>
      <w:r w:rsidRPr="0057756B">
        <w:rPr>
          <w:rFonts w:ascii="Hack" w:hAnsi="Hack"/>
          <w:sz w:val="24"/>
        </w:rPr>
        <w:t>FFSQLLHZRKZFGPY</w:t>
      </w:r>
      <w:r w:rsidRPr="00D96932">
        <w:rPr>
          <w:rFonts w:ascii="Hack" w:hAnsi="Hack"/>
          <w:sz w:val="24"/>
          <w:highlight w:val="lightGray"/>
        </w:rPr>
        <w:t>TXIYGU</w:t>
      </w:r>
      <w:r w:rsidRPr="0057756B">
        <w:rPr>
          <w:rFonts w:ascii="Hack" w:hAnsi="Hack"/>
          <w:sz w:val="24"/>
        </w:rPr>
        <w:t>OWKV</w:t>
      </w:r>
      <w:r w:rsidRPr="00D96932">
        <w:rPr>
          <w:rFonts w:ascii="Hack" w:hAnsi="Hack"/>
          <w:sz w:val="24"/>
          <w:highlight w:val="magenta"/>
        </w:rPr>
        <w:t>AEO</w:t>
      </w:r>
      <w:r w:rsidRPr="0057756B">
        <w:rPr>
          <w:rFonts w:ascii="Hack" w:hAnsi="Hack"/>
          <w:sz w:val="24"/>
        </w:rPr>
        <w:t>EAOBBCVOSXVWKUMSGVLYVCHKBOGYOSTSGGUYSTAAPKYWIPLBBRSRIKULYJUVWKUPFHMDKLMWMMFRLCGUVKQSWAGVVWYNVLZSILYROMKKJSBAZSWMOWKHMILSCKZAIRPWZHMGPYSXLWTNCIVXWPIPNOMZGUSSXIMUIPYUUEGUKICMDEOPFMZMRWPGOMYGOZSXBOKLGWKTWHYLUKVEWZDAGVEKUOSYBWPZDHKTDGUFBJEWNJSSLZSILYYUMFPAPAGVKVLWZKV</w:t>
      </w:r>
    </w:p>
    <w:p w14:paraId="584BFBAA" w14:textId="36C80EA9" w:rsidR="00F04B1B" w:rsidRDefault="00D96932" w:rsidP="00F04B1B">
      <w:r>
        <w:t>Schritt 2</w:t>
      </w:r>
    </w:p>
    <w:tbl>
      <w:tblPr>
        <w:tblStyle w:val="Arbeitsmaterialien"/>
        <w:tblW w:w="0" w:type="auto"/>
        <w:tblLook w:val="04A0" w:firstRow="1" w:lastRow="0" w:firstColumn="1" w:lastColumn="0" w:noHBand="0" w:noVBand="1"/>
      </w:tblPr>
      <w:tblGrid>
        <w:gridCol w:w="2013"/>
        <w:gridCol w:w="4219"/>
        <w:gridCol w:w="2602"/>
      </w:tblGrid>
      <w:tr w:rsidR="00D96932" w:rsidRPr="00B953A6" w14:paraId="128008F0" w14:textId="77777777" w:rsidTr="00BD69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3" w:type="dxa"/>
          </w:tcPr>
          <w:p w14:paraId="33E74230" w14:textId="77777777" w:rsidR="00D96932" w:rsidRPr="00B953A6" w:rsidRDefault="00D96932" w:rsidP="009B1A87">
            <w:pPr>
              <w:spacing w:line="240" w:lineRule="auto"/>
              <w:rPr>
                <w:b w:val="0"/>
              </w:rPr>
            </w:pPr>
            <w:r w:rsidRPr="00B953A6">
              <w:t>Buchstabenfolge</w:t>
            </w:r>
          </w:p>
        </w:tc>
        <w:tc>
          <w:tcPr>
            <w:tcW w:w="4219" w:type="dxa"/>
          </w:tcPr>
          <w:p w14:paraId="49E2E847" w14:textId="77777777" w:rsidR="00D96932" w:rsidRPr="00B953A6" w:rsidRDefault="00D96932" w:rsidP="009B1A87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B953A6">
              <w:t>Abstand vom ersten Buchstaben zum ersten Buchstaben</w:t>
            </w:r>
          </w:p>
        </w:tc>
        <w:tc>
          <w:tcPr>
            <w:tcW w:w="2602" w:type="dxa"/>
          </w:tcPr>
          <w:p w14:paraId="20F5D884" w14:textId="77777777" w:rsidR="00D96932" w:rsidRPr="00B953A6" w:rsidRDefault="00D96932" w:rsidP="009B1A87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t>ggT der Abstände pro Buchstabenfolge</w:t>
            </w:r>
          </w:p>
        </w:tc>
      </w:tr>
      <w:tr w:rsidR="00D96932" w14:paraId="01FE1BFE" w14:textId="77777777" w:rsidTr="00BD6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3" w:type="dxa"/>
          </w:tcPr>
          <w:p w14:paraId="54E38F84" w14:textId="77777777" w:rsidR="00D96932" w:rsidRPr="000B4ACE" w:rsidRDefault="00D96932" w:rsidP="009B1A87">
            <w:pPr>
              <w:spacing w:line="240" w:lineRule="auto"/>
            </w:pPr>
            <w:r w:rsidRPr="000B4ACE">
              <w:rPr>
                <w:rFonts w:ascii="Hack" w:hAnsi="Hack"/>
              </w:rPr>
              <w:t>OJWWAS</w:t>
            </w:r>
          </w:p>
        </w:tc>
        <w:tc>
          <w:tcPr>
            <w:tcW w:w="4219" w:type="dxa"/>
          </w:tcPr>
          <w:p w14:paraId="39059ADD" w14:textId="77777777" w:rsidR="00D96932" w:rsidRPr="00CA5C90" w:rsidRDefault="00D96932" w:rsidP="009B1A8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28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*</m:t>
                </m:r>
                <m:r>
                  <w:rPr>
                    <w:rFonts w:ascii="Cambria Math" w:hAnsi="Cambria Math"/>
                    <w:color w:val="FF0000"/>
                  </w:rPr>
                  <m:t>7</m:t>
                </m:r>
              </m:oMath>
            </m:oMathPara>
          </w:p>
          <w:p w14:paraId="2712D6F2" w14:textId="77777777" w:rsidR="00D96932" w:rsidRPr="00C349AE" w:rsidRDefault="00D96932" w:rsidP="009B1A8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21 = 3*</m:t>
                </m:r>
                <m:r>
                  <w:rPr>
                    <w:rFonts w:ascii="Cambria Math" w:hAnsi="Cambria Math"/>
                    <w:color w:val="FF0000"/>
                  </w:rPr>
                  <m:t>7</m:t>
                </m:r>
              </m:oMath>
            </m:oMathPara>
          </w:p>
        </w:tc>
        <w:tc>
          <w:tcPr>
            <w:tcW w:w="2602" w:type="dxa"/>
          </w:tcPr>
          <w:p w14:paraId="18CCC068" w14:textId="77777777" w:rsidR="00D96932" w:rsidRPr="00C349AE" w:rsidRDefault="00D96932" w:rsidP="009B1A8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PGothic" w:cs="Times New Roman"/>
              </w:rPr>
            </w:pPr>
            <m:oMathPara>
              <m:oMath>
                <m:r>
                  <w:rPr>
                    <w:rFonts w:ascii="Cambria Math" w:eastAsia="MS PGothic" w:hAnsi="Cambria Math" w:cs="Times New Roman"/>
                    <w:color w:val="FF0000"/>
                  </w:rPr>
                  <m:t>7</m:t>
                </m:r>
              </m:oMath>
            </m:oMathPara>
          </w:p>
        </w:tc>
      </w:tr>
      <w:tr w:rsidR="00D96932" w14:paraId="6C37DA1D" w14:textId="77777777" w:rsidTr="00BD6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3" w:type="dxa"/>
          </w:tcPr>
          <w:p w14:paraId="0C849A52" w14:textId="77777777" w:rsidR="00D96932" w:rsidRPr="000B4ACE" w:rsidRDefault="00D96932" w:rsidP="009B1A87">
            <w:pPr>
              <w:spacing w:line="240" w:lineRule="auto"/>
            </w:pPr>
            <w:r w:rsidRPr="000B4ACE">
              <w:rPr>
                <w:rFonts w:ascii="Hack" w:hAnsi="Hack"/>
              </w:rPr>
              <w:t>TXIYGU</w:t>
            </w:r>
          </w:p>
        </w:tc>
        <w:tc>
          <w:tcPr>
            <w:tcW w:w="4219" w:type="dxa"/>
          </w:tcPr>
          <w:p w14:paraId="5620F45C" w14:textId="77777777" w:rsidR="00D96932" w:rsidRPr="00C349AE" w:rsidRDefault="00D96932" w:rsidP="009B1A87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21 = 3*</m:t>
                </m:r>
                <m:r>
                  <w:rPr>
                    <w:rFonts w:ascii="Cambria Math" w:hAnsi="Cambria Math"/>
                    <w:color w:val="FF0000"/>
                  </w:rPr>
                  <m:t>7</m:t>
                </m:r>
              </m:oMath>
            </m:oMathPara>
          </w:p>
        </w:tc>
        <w:tc>
          <w:tcPr>
            <w:tcW w:w="2602" w:type="dxa"/>
          </w:tcPr>
          <w:p w14:paraId="494B6393" w14:textId="77777777" w:rsidR="00D96932" w:rsidRPr="00C349AE" w:rsidRDefault="00D96932" w:rsidP="009B1A87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S PGothic" w:cs="Times New Roman"/>
                <w:i/>
              </w:rPr>
            </w:pPr>
            <m:oMathPara>
              <m:oMath>
                <m:r>
                  <w:rPr>
                    <w:rFonts w:ascii="Cambria Math" w:eastAsia="MS PGothic" w:hAnsi="Cambria Math" w:cs="Times New Roman"/>
                  </w:rPr>
                  <m:t>/</m:t>
                </m:r>
              </m:oMath>
            </m:oMathPara>
          </w:p>
        </w:tc>
      </w:tr>
      <w:tr w:rsidR="00D96932" w14:paraId="7CA83D6D" w14:textId="77777777" w:rsidTr="00BD6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3" w:type="dxa"/>
          </w:tcPr>
          <w:p w14:paraId="35B770F7" w14:textId="77777777" w:rsidR="00D96932" w:rsidRPr="000B4ACE" w:rsidRDefault="00D96932" w:rsidP="009B1A87">
            <w:pPr>
              <w:spacing w:line="240" w:lineRule="auto"/>
            </w:pPr>
            <w:r w:rsidRPr="000B4ACE">
              <w:rPr>
                <w:rFonts w:ascii="Hack" w:hAnsi="Hack"/>
              </w:rPr>
              <w:t>YHCWJVLE</w:t>
            </w:r>
          </w:p>
        </w:tc>
        <w:tc>
          <w:tcPr>
            <w:tcW w:w="4219" w:type="dxa"/>
          </w:tcPr>
          <w:p w14:paraId="597572E5" w14:textId="77777777" w:rsidR="00D96932" w:rsidRPr="00C349AE" w:rsidRDefault="00D96932" w:rsidP="009B1A8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119 = </m:t>
                </m:r>
                <m:r>
                  <w:rPr>
                    <w:rFonts w:ascii="Cambria Math" w:hAnsi="Cambria Math"/>
                    <w:color w:val="FF0000"/>
                  </w:rPr>
                  <m:t>7</m:t>
                </m:r>
                <m:r>
                  <w:rPr>
                    <w:rFonts w:ascii="Cambria Math" w:hAnsi="Cambria Math"/>
                  </w:rPr>
                  <m:t>*17</m:t>
                </m:r>
              </m:oMath>
            </m:oMathPara>
          </w:p>
        </w:tc>
        <w:tc>
          <w:tcPr>
            <w:tcW w:w="2602" w:type="dxa"/>
          </w:tcPr>
          <w:p w14:paraId="09C599C1" w14:textId="77777777" w:rsidR="00D96932" w:rsidRPr="00C349AE" w:rsidRDefault="00D96932" w:rsidP="009B1A8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PGothic" w:cs="Times New Roman"/>
              </w:rPr>
            </w:pPr>
            <m:oMathPara>
              <m:oMath>
                <m:r>
                  <w:rPr>
                    <w:rFonts w:ascii="Cambria Math" w:eastAsia="MS PGothic" w:hAnsi="Cambria Math" w:cs="Times New Roman"/>
                  </w:rPr>
                  <m:t>/</m:t>
                </m:r>
              </m:oMath>
            </m:oMathPara>
          </w:p>
        </w:tc>
      </w:tr>
      <w:tr w:rsidR="00D96932" w14:paraId="27534485" w14:textId="77777777" w:rsidTr="00BD6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3" w:type="dxa"/>
          </w:tcPr>
          <w:p w14:paraId="5D498744" w14:textId="77777777" w:rsidR="00D96932" w:rsidRPr="000B4ACE" w:rsidRDefault="00D96932" w:rsidP="009B1A87">
            <w:pPr>
              <w:spacing w:line="240" w:lineRule="auto"/>
              <w:rPr>
                <w:rFonts w:ascii="Hack" w:hAnsi="Hack"/>
              </w:rPr>
            </w:pPr>
            <w:r>
              <w:rPr>
                <w:rFonts w:ascii="Hack" w:hAnsi="Hack"/>
              </w:rPr>
              <w:t>PRKNJ</w:t>
            </w:r>
          </w:p>
        </w:tc>
        <w:tc>
          <w:tcPr>
            <w:tcW w:w="4219" w:type="dxa"/>
          </w:tcPr>
          <w:p w14:paraId="68D72187" w14:textId="77777777" w:rsidR="00D96932" w:rsidRPr="00CA5C90" w:rsidRDefault="00D96932" w:rsidP="009B1A87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Times New Roman"/>
              </w:rPr>
            </w:pPr>
            <m:oMathPara>
              <m:oMath>
                <m:r>
                  <w:rPr>
                    <w:rFonts w:ascii="Cambria Math" w:eastAsia="Arial" w:hAnsi="Cambria Math" w:cs="Times New Roman"/>
                  </w:rPr>
                  <m:t>77=</m:t>
                </m:r>
                <m:r>
                  <w:rPr>
                    <w:rFonts w:ascii="Cambria Math" w:eastAsia="Arial" w:hAnsi="Cambria Math" w:cs="Times New Roman"/>
                    <w:color w:val="FF0000"/>
                  </w:rPr>
                  <m:t>7</m:t>
                </m:r>
                <m:r>
                  <w:rPr>
                    <w:rFonts w:ascii="Cambria Math" w:eastAsia="Arial" w:hAnsi="Cambria Math" w:cs="Times New Roman"/>
                  </w:rPr>
                  <m:t>*11</m:t>
                </m:r>
              </m:oMath>
            </m:oMathPara>
          </w:p>
        </w:tc>
        <w:tc>
          <w:tcPr>
            <w:tcW w:w="2602" w:type="dxa"/>
          </w:tcPr>
          <w:p w14:paraId="202E327A" w14:textId="77777777" w:rsidR="00D96932" w:rsidRDefault="00D96932" w:rsidP="009B1A87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Times New Roman"/>
              </w:rPr>
            </w:pPr>
            <w:r>
              <w:rPr>
                <w:rFonts w:eastAsia="Arial" w:cs="Times New Roman"/>
              </w:rPr>
              <w:t>/</w:t>
            </w:r>
          </w:p>
        </w:tc>
      </w:tr>
      <w:tr w:rsidR="00D96932" w14:paraId="0C842B89" w14:textId="77777777" w:rsidTr="00BD6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3" w:type="dxa"/>
          </w:tcPr>
          <w:p w14:paraId="40785FC2" w14:textId="77777777" w:rsidR="00D96932" w:rsidRPr="000B4ACE" w:rsidRDefault="00D96932" w:rsidP="009B1A87">
            <w:pPr>
              <w:spacing w:line="240" w:lineRule="auto"/>
              <w:rPr>
                <w:rFonts w:ascii="Hack" w:hAnsi="Hack"/>
              </w:rPr>
            </w:pPr>
            <w:r>
              <w:rPr>
                <w:rFonts w:ascii="Hack" w:hAnsi="Hack"/>
              </w:rPr>
              <w:t>AEO</w:t>
            </w:r>
          </w:p>
        </w:tc>
        <w:tc>
          <w:tcPr>
            <w:tcW w:w="4219" w:type="dxa"/>
          </w:tcPr>
          <w:p w14:paraId="64FE6D37" w14:textId="77777777" w:rsidR="00D96932" w:rsidRPr="00CA5C90" w:rsidRDefault="00D96932" w:rsidP="009B1A8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="Times New Roman"/>
              </w:rPr>
            </w:pPr>
            <m:oMathPara>
              <m:oMath>
                <m:r>
                  <w:rPr>
                    <w:rFonts w:ascii="Cambria Math" w:eastAsia="Arial" w:hAnsi="Cambria Math" w:cs="Times New Roman"/>
                  </w:rPr>
                  <m:t>238=2*</m:t>
                </m:r>
                <m:r>
                  <w:rPr>
                    <w:rFonts w:ascii="Cambria Math" w:eastAsia="Arial" w:hAnsi="Cambria Math" w:cs="Times New Roman"/>
                    <w:color w:val="FF0000"/>
                  </w:rPr>
                  <m:t>7</m:t>
                </m:r>
                <m:r>
                  <w:rPr>
                    <w:rFonts w:ascii="Cambria Math" w:eastAsia="Arial" w:hAnsi="Cambria Math" w:cs="Times New Roman"/>
                  </w:rPr>
                  <m:t>*17</m:t>
                </m:r>
              </m:oMath>
            </m:oMathPara>
          </w:p>
        </w:tc>
        <w:tc>
          <w:tcPr>
            <w:tcW w:w="2602" w:type="dxa"/>
          </w:tcPr>
          <w:p w14:paraId="0FB0CBB9" w14:textId="77777777" w:rsidR="00D96932" w:rsidRDefault="00D96932" w:rsidP="009B1A8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="Times New Roman"/>
              </w:rPr>
            </w:pPr>
            <w:r>
              <w:rPr>
                <w:rFonts w:eastAsia="Arial" w:cs="Times New Roman"/>
              </w:rPr>
              <w:t>/</w:t>
            </w:r>
          </w:p>
        </w:tc>
      </w:tr>
      <w:tr w:rsidR="00D96932" w14:paraId="2DEDB2D5" w14:textId="77777777" w:rsidTr="00BD6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3" w:type="dxa"/>
          </w:tcPr>
          <w:p w14:paraId="4586EA81" w14:textId="77777777" w:rsidR="00D96932" w:rsidRDefault="00D96932" w:rsidP="009B1A87">
            <w:pPr>
              <w:spacing w:line="240" w:lineRule="auto"/>
              <w:rPr>
                <w:rFonts w:ascii="Hack" w:hAnsi="Hack"/>
              </w:rPr>
            </w:pPr>
            <w:r>
              <w:rPr>
                <w:rFonts w:ascii="Hack" w:hAnsi="Hack"/>
              </w:rPr>
              <w:t>PWT</w:t>
            </w:r>
          </w:p>
        </w:tc>
        <w:tc>
          <w:tcPr>
            <w:tcW w:w="4219" w:type="dxa"/>
          </w:tcPr>
          <w:p w14:paraId="63DF387E" w14:textId="77777777" w:rsidR="00D96932" w:rsidRPr="000B4ACE" w:rsidRDefault="00D96932" w:rsidP="009B1A87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ack" w:eastAsia="Arial" w:hAnsi="Hack" w:cs="Times New Roman"/>
              </w:rPr>
            </w:pPr>
            <m:oMathPara>
              <m:oMath>
                <m:r>
                  <w:rPr>
                    <w:rFonts w:ascii="Cambria Math" w:eastAsia="Arial" w:hAnsi="Cambria Math" w:cs="Times New Roman"/>
                  </w:rPr>
                  <m:t>266=2*</m:t>
                </m:r>
                <m:r>
                  <w:rPr>
                    <w:rFonts w:ascii="Cambria Math" w:eastAsia="Arial" w:hAnsi="Cambria Math" w:cs="Times New Roman"/>
                    <w:color w:val="FF0000"/>
                  </w:rPr>
                  <m:t>7</m:t>
                </m:r>
                <m:r>
                  <w:rPr>
                    <w:rFonts w:ascii="Cambria Math" w:eastAsia="Arial" w:hAnsi="Cambria Math" w:cs="Times New Roman"/>
                  </w:rPr>
                  <m:t>*19</m:t>
                </m:r>
              </m:oMath>
            </m:oMathPara>
          </w:p>
        </w:tc>
        <w:tc>
          <w:tcPr>
            <w:tcW w:w="2602" w:type="dxa"/>
          </w:tcPr>
          <w:p w14:paraId="05872D9E" w14:textId="77777777" w:rsidR="00D96932" w:rsidRDefault="00D96932" w:rsidP="009B1A87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Times New Roman"/>
              </w:rPr>
            </w:pPr>
            <w:r>
              <w:rPr>
                <w:rFonts w:eastAsia="Arial" w:cs="Times New Roman"/>
              </w:rPr>
              <w:t>/</w:t>
            </w:r>
          </w:p>
        </w:tc>
      </w:tr>
    </w:tbl>
    <w:p w14:paraId="35E53FA9" w14:textId="09E91BAD" w:rsidR="00D96932" w:rsidRDefault="00D96932" w:rsidP="00D96932">
      <w:pPr>
        <w:spacing w:before="240"/>
      </w:pPr>
      <w:r>
        <w:t>Schritt 3</w:t>
      </w:r>
    </w:p>
    <w:tbl>
      <w:tblPr>
        <w:tblStyle w:val="Arbeitsmaterialien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3969"/>
        <w:gridCol w:w="1134"/>
        <w:gridCol w:w="567"/>
        <w:gridCol w:w="1184"/>
      </w:tblGrid>
      <w:tr w:rsidR="00D96932" w14:paraId="77426884" w14:textId="77777777" w:rsidTr="00BD69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FAFDB04" w14:textId="77777777" w:rsidR="00D96932" w:rsidRPr="00EE54F4" w:rsidRDefault="00D96932" w:rsidP="005222BE">
            <w:pPr>
              <w:spacing w:line="240" w:lineRule="auto"/>
              <w:rPr>
                <w:b w:val="0"/>
              </w:rPr>
            </w:pPr>
            <w:r w:rsidRPr="00EE54F4">
              <w:t>Buchstabe des Schlüsselwortes</w:t>
            </w:r>
          </w:p>
        </w:tc>
        <w:tc>
          <w:tcPr>
            <w:tcW w:w="3969" w:type="dxa"/>
          </w:tcPr>
          <w:p w14:paraId="6871F361" w14:textId="77777777" w:rsidR="00D96932" w:rsidRPr="00EE54F4" w:rsidRDefault="00D96932" w:rsidP="005222BE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EE54F4">
              <w:t>Vorkommende Buchstaben mit ihrer Häufigkeit</w:t>
            </w:r>
          </w:p>
        </w:tc>
        <w:tc>
          <w:tcPr>
            <w:tcW w:w="2885" w:type="dxa"/>
            <w:gridSpan w:val="3"/>
          </w:tcPr>
          <w:p w14:paraId="7692C2A7" w14:textId="77777777" w:rsidR="00D96932" w:rsidRDefault="00D96932" w:rsidP="005222BE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t>Vermuteter Buchstabe des Schlüsselwortes</w:t>
            </w:r>
          </w:p>
        </w:tc>
      </w:tr>
      <w:tr w:rsidR="00D96932" w:rsidRPr="00AE2E00" w14:paraId="309935CC" w14:textId="77777777" w:rsidTr="00BD6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9B086DD" w14:textId="77777777" w:rsidR="00D96932" w:rsidRDefault="00D96932" w:rsidP="005222BE">
            <w:pPr>
              <w:spacing w:line="240" w:lineRule="auto"/>
            </w:pPr>
            <w:r>
              <w:t>1. Buchstabe</w:t>
            </w:r>
          </w:p>
        </w:tc>
        <w:tc>
          <w:tcPr>
            <w:tcW w:w="3969" w:type="dxa"/>
          </w:tcPr>
          <w:p w14:paraId="1432B051" w14:textId="65F4BC59" w:rsidR="00D96932" w:rsidRDefault="005222BE" w:rsidP="005222B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22BE">
              <w:rPr>
                <w:b/>
                <w:color w:val="C45911" w:themeColor="accent2" w:themeShade="BF"/>
              </w:rPr>
              <w:t>P</w:t>
            </w:r>
            <w:r>
              <w:t xml:space="preserve"> = 21, Y =12, …</w:t>
            </w:r>
          </w:p>
        </w:tc>
        <w:tc>
          <w:tcPr>
            <w:tcW w:w="1134" w:type="dxa"/>
          </w:tcPr>
          <w:p w14:paraId="77A2D9B5" w14:textId="77777777" w:rsidR="00D96932" w:rsidRDefault="00D96932" w:rsidP="005222BE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567" w:type="dxa"/>
          </w:tcPr>
          <w:p w14:paraId="3D86DD21" w14:textId="63CA557F" w:rsidR="00D96932" w:rsidRPr="00AE2E00" w:rsidRDefault="00AE2AC2" w:rsidP="005222B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14"/>
              </w:rPr>
            </w:pPr>
            <w:r>
              <w:rPr>
                <w:rFonts w:ascii="Arial" w:hAnsi="Arial" w:cs="Arial"/>
                <w:b/>
                <w:sz w:val="14"/>
              </w:rPr>
              <w:t>L</w:t>
            </w:r>
          </w:p>
          <w:p w14:paraId="79DE15E0" w14:textId="77777777" w:rsidR="00D96932" w:rsidRPr="00AE2E00" w:rsidRDefault="00D96932" w:rsidP="005222B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AE2E00">
              <w:rPr>
                <w:rFonts w:ascii="Arial" w:hAnsi="Arial" w:cs="Arial"/>
                <w:b/>
                <w:sz w:val="12"/>
              </w:rPr>
              <w:t>→</w:t>
            </w:r>
          </w:p>
        </w:tc>
        <w:tc>
          <w:tcPr>
            <w:tcW w:w="1184" w:type="dxa"/>
          </w:tcPr>
          <w:p w14:paraId="57FA18E0" w14:textId="759AF3D9" w:rsidR="00D96932" w:rsidRPr="00A96BD9" w:rsidRDefault="005222BE" w:rsidP="005222B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BD9">
              <w:t>P</w:t>
            </w:r>
          </w:p>
        </w:tc>
      </w:tr>
      <w:tr w:rsidR="00D96932" w:rsidRPr="00AE2E00" w14:paraId="32A98956" w14:textId="77777777" w:rsidTr="00BD6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0B1A695" w14:textId="77777777" w:rsidR="00D96932" w:rsidRDefault="00D96932" w:rsidP="005222BE">
            <w:pPr>
              <w:spacing w:line="240" w:lineRule="auto"/>
            </w:pPr>
            <w:r>
              <w:t>2. Buchstabe</w:t>
            </w:r>
          </w:p>
        </w:tc>
        <w:tc>
          <w:tcPr>
            <w:tcW w:w="3969" w:type="dxa"/>
          </w:tcPr>
          <w:p w14:paraId="3A5062F1" w14:textId="371D8FA3" w:rsidR="00D96932" w:rsidRDefault="005222BE" w:rsidP="005222B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22BE">
              <w:rPr>
                <w:b/>
                <w:color w:val="C45911" w:themeColor="accent2" w:themeShade="BF"/>
              </w:rPr>
              <w:t>S</w:t>
            </w:r>
            <w:r>
              <w:t xml:space="preserve"> = 26, W = 13, …</w:t>
            </w:r>
          </w:p>
        </w:tc>
        <w:tc>
          <w:tcPr>
            <w:tcW w:w="1134" w:type="dxa"/>
          </w:tcPr>
          <w:p w14:paraId="38F095F6" w14:textId="77777777" w:rsidR="00D96932" w:rsidRDefault="00D96932" w:rsidP="005222BE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567" w:type="dxa"/>
          </w:tcPr>
          <w:p w14:paraId="00B5DE94" w14:textId="5A00DD81" w:rsidR="00D96932" w:rsidRPr="00AE2E00" w:rsidRDefault="00AE2AC2" w:rsidP="005222B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14"/>
              </w:rPr>
            </w:pPr>
            <w:r>
              <w:rPr>
                <w:rFonts w:ascii="Arial" w:hAnsi="Arial" w:cs="Arial"/>
                <w:b/>
                <w:sz w:val="14"/>
              </w:rPr>
              <w:t>O</w:t>
            </w:r>
          </w:p>
          <w:p w14:paraId="5C288FEF" w14:textId="77777777" w:rsidR="00D96932" w:rsidRPr="00AE2E00" w:rsidRDefault="00D96932" w:rsidP="005222B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AE2E00">
              <w:rPr>
                <w:rFonts w:ascii="Arial" w:hAnsi="Arial" w:cs="Arial"/>
                <w:b/>
                <w:sz w:val="12"/>
              </w:rPr>
              <w:t>→</w:t>
            </w:r>
          </w:p>
        </w:tc>
        <w:tc>
          <w:tcPr>
            <w:tcW w:w="1184" w:type="dxa"/>
          </w:tcPr>
          <w:p w14:paraId="1B269832" w14:textId="5489CFDB" w:rsidR="00D96932" w:rsidRPr="00A96BD9" w:rsidRDefault="005222BE" w:rsidP="005222B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BD9">
              <w:t>S</w:t>
            </w:r>
          </w:p>
        </w:tc>
      </w:tr>
      <w:tr w:rsidR="00D96932" w:rsidRPr="00AE2E00" w14:paraId="69A28CEB" w14:textId="77777777" w:rsidTr="00BD6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D06738C" w14:textId="77777777" w:rsidR="00D96932" w:rsidRDefault="00D96932" w:rsidP="005222BE">
            <w:pPr>
              <w:spacing w:line="240" w:lineRule="auto"/>
            </w:pPr>
            <w:r>
              <w:t>3. Buchstabe</w:t>
            </w:r>
          </w:p>
        </w:tc>
        <w:tc>
          <w:tcPr>
            <w:tcW w:w="3969" w:type="dxa"/>
          </w:tcPr>
          <w:p w14:paraId="6B8B8A63" w14:textId="457A828A" w:rsidR="00D96932" w:rsidRDefault="005222BE" w:rsidP="005222B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22BE">
              <w:rPr>
                <w:b/>
                <w:color w:val="C45911" w:themeColor="accent2" w:themeShade="BF"/>
              </w:rPr>
              <w:t>K</w:t>
            </w:r>
            <w:r>
              <w:t xml:space="preserve"> = 20, G = 10, O = 10, X = 10, …</w:t>
            </w:r>
          </w:p>
        </w:tc>
        <w:tc>
          <w:tcPr>
            <w:tcW w:w="1134" w:type="dxa"/>
          </w:tcPr>
          <w:p w14:paraId="6348F192" w14:textId="77777777" w:rsidR="00D96932" w:rsidRDefault="00D96932" w:rsidP="005222BE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567" w:type="dxa"/>
          </w:tcPr>
          <w:p w14:paraId="006866C1" w14:textId="6F09F479" w:rsidR="00D96932" w:rsidRPr="00AE2E00" w:rsidRDefault="00AE2AC2" w:rsidP="005222B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14"/>
              </w:rPr>
            </w:pPr>
            <w:r>
              <w:rPr>
                <w:rFonts w:ascii="Arial" w:hAnsi="Arial" w:cs="Arial"/>
                <w:b/>
                <w:sz w:val="14"/>
              </w:rPr>
              <w:t>G</w:t>
            </w:r>
          </w:p>
          <w:p w14:paraId="403A9F21" w14:textId="77777777" w:rsidR="00D96932" w:rsidRPr="00AE2E00" w:rsidRDefault="00D96932" w:rsidP="005222B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AE2E00">
              <w:rPr>
                <w:rFonts w:ascii="Arial" w:hAnsi="Arial" w:cs="Arial"/>
                <w:b/>
                <w:sz w:val="12"/>
              </w:rPr>
              <w:t>→</w:t>
            </w:r>
          </w:p>
        </w:tc>
        <w:tc>
          <w:tcPr>
            <w:tcW w:w="1184" w:type="dxa"/>
          </w:tcPr>
          <w:p w14:paraId="23F7847E" w14:textId="45F7E07F" w:rsidR="00D96932" w:rsidRPr="00A96BD9" w:rsidRDefault="005222BE" w:rsidP="005222B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BD9">
              <w:t>K</w:t>
            </w:r>
          </w:p>
        </w:tc>
      </w:tr>
      <w:tr w:rsidR="005222BE" w:rsidRPr="00AE2E00" w14:paraId="6AA048E3" w14:textId="77777777" w:rsidTr="00BD6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C050796" w14:textId="77777777" w:rsidR="005222BE" w:rsidRDefault="005222BE" w:rsidP="005222BE">
            <w:pPr>
              <w:spacing w:line="240" w:lineRule="auto"/>
            </w:pPr>
            <w:r>
              <w:t>4. Buchstabe</w:t>
            </w:r>
          </w:p>
        </w:tc>
        <w:tc>
          <w:tcPr>
            <w:tcW w:w="3969" w:type="dxa"/>
          </w:tcPr>
          <w:p w14:paraId="0800D4C5" w14:textId="61E3572A" w:rsidR="005222BE" w:rsidRPr="005222BE" w:rsidRDefault="005222BE" w:rsidP="005222B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3C1F">
              <w:t xml:space="preserve">V </w:t>
            </w:r>
            <w:r w:rsidRPr="005222BE">
              <w:t xml:space="preserve">= 16, </w:t>
            </w:r>
            <w:r w:rsidRPr="00543C1F">
              <w:rPr>
                <w:b/>
                <w:color w:val="C45911" w:themeColor="accent2" w:themeShade="BF"/>
              </w:rPr>
              <w:t>M</w:t>
            </w:r>
            <w:r w:rsidRPr="005222BE">
              <w:t xml:space="preserve"> = 15, Z = 11, …</w:t>
            </w:r>
          </w:p>
        </w:tc>
        <w:tc>
          <w:tcPr>
            <w:tcW w:w="1134" w:type="dxa"/>
          </w:tcPr>
          <w:p w14:paraId="22EF43CA" w14:textId="77777777" w:rsidR="005222BE" w:rsidRDefault="005222BE" w:rsidP="005222BE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567" w:type="dxa"/>
          </w:tcPr>
          <w:p w14:paraId="50085507" w14:textId="24D68D83" w:rsidR="005222BE" w:rsidRPr="00AE2E00" w:rsidRDefault="005222BE" w:rsidP="005222B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14"/>
              </w:rPr>
            </w:pPr>
            <w:r>
              <w:rPr>
                <w:rFonts w:ascii="Arial" w:hAnsi="Arial" w:cs="Arial"/>
                <w:b/>
                <w:sz w:val="14"/>
              </w:rPr>
              <w:t>I</w:t>
            </w:r>
          </w:p>
          <w:p w14:paraId="6AB2D3AB" w14:textId="77777777" w:rsidR="005222BE" w:rsidRPr="00AE2E00" w:rsidRDefault="005222BE" w:rsidP="005222B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AE2E00">
              <w:rPr>
                <w:rFonts w:ascii="Arial" w:hAnsi="Arial" w:cs="Arial"/>
                <w:b/>
                <w:sz w:val="12"/>
              </w:rPr>
              <w:t>→</w:t>
            </w:r>
          </w:p>
        </w:tc>
        <w:tc>
          <w:tcPr>
            <w:tcW w:w="1184" w:type="dxa"/>
          </w:tcPr>
          <w:p w14:paraId="696F3710" w14:textId="69980A72" w:rsidR="005222BE" w:rsidRPr="00A96BD9" w:rsidRDefault="00543C1F" w:rsidP="005222B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BD9">
              <w:t>M</w:t>
            </w:r>
          </w:p>
        </w:tc>
      </w:tr>
      <w:tr w:rsidR="005222BE" w:rsidRPr="00AE2E00" w14:paraId="65436611" w14:textId="77777777" w:rsidTr="00BD6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8FF7810" w14:textId="65AF8279" w:rsidR="005222BE" w:rsidRDefault="005222BE" w:rsidP="005222BE">
            <w:pPr>
              <w:spacing w:line="240" w:lineRule="auto"/>
            </w:pPr>
            <w:r>
              <w:t>5. Buchstabe</w:t>
            </w:r>
          </w:p>
        </w:tc>
        <w:tc>
          <w:tcPr>
            <w:tcW w:w="3969" w:type="dxa"/>
          </w:tcPr>
          <w:p w14:paraId="6BADC810" w14:textId="52385C72" w:rsidR="005222BE" w:rsidRPr="005222BE" w:rsidRDefault="005222BE" w:rsidP="005222B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22BE">
              <w:rPr>
                <w:b/>
                <w:color w:val="C45911" w:themeColor="accent2" w:themeShade="BF"/>
              </w:rPr>
              <w:t>W</w:t>
            </w:r>
            <w:r w:rsidRPr="005222BE">
              <w:t xml:space="preserve"> = 24, J = 10, …</w:t>
            </w:r>
          </w:p>
        </w:tc>
        <w:tc>
          <w:tcPr>
            <w:tcW w:w="1134" w:type="dxa"/>
          </w:tcPr>
          <w:p w14:paraId="04E10E3E" w14:textId="3415930C" w:rsidR="005222BE" w:rsidRDefault="005222BE" w:rsidP="005222BE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567" w:type="dxa"/>
          </w:tcPr>
          <w:p w14:paraId="338D76AA" w14:textId="52DA047D" w:rsidR="005222BE" w:rsidRPr="00AE2E00" w:rsidRDefault="005222BE" w:rsidP="005222B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14"/>
              </w:rPr>
            </w:pPr>
            <w:r>
              <w:rPr>
                <w:rFonts w:ascii="Arial" w:hAnsi="Arial" w:cs="Arial"/>
                <w:b/>
                <w:sz w:val="14"/>
              </w:rPr>
              <w:t>S</w:t>
            </w:r>
          </w:p>
          <w:p w14:paraId="48EC20E3" w14:textId="550E1619" w:rsidR="005222BE" w:rsidRPr="00AE2E00" w:rsidRDefault="005222BE" w:rsidP="005222B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14"/>
              </w:rPr>
            </w:pPr>
            <w:r w:rsidRPr="00AE2E00">
              <w:rPr>
                <w:rFonts w:ascii="Arial" w:hAnsi="Arial" w:cs="Arial"/>
                <w:b/>
                <w:sz w:val="12"/>
              </w:rPr>
              <w:t>→</w:t>
            </w:r>
          </w:p>
        </w:tc>
        <w:tc>
          <w:tcPr>
            <w:tcW w:w="1184" w:type="dxa"/>
          </w:tcPr>
          <w:p w14:paraId="25B67F6E" w14:textId="40710DE6" w:rsidR="005222BE" w:rsidRPr="00A96BD9" w:rsidRDefault="005222BE" w:rsidP="005222B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BD9">
              <w:t>W</w:t>
            </w:r>
          </w:p>
        </w:tc>
      </w:tr>
      <w:tr w:rsidR="005222BE" w:rsidRPr="00AE2E00" w14:paraId="4EFA4A2E" w14:textId="77777777" w:rsidTr="00BD6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9AEEC16" w14:textId="192D562B" w:rsidR="005222BE" w:rsidRDefault="005222BE" w:rsidP="005222BE">
            <w:pPr>
              <w:spacing w:line="240" w:lineRule="auto"/>
            </w:pPr>
            <w:r>
              <w:t>6. Buchstabe</w:t>
            </w:r>
          </w:p>
        </w:tc>
        <w:tc>
          <w:tcPr>
            <w:tcW w:w="3969" w:type="dxa"/>
          </w:tcPr>
          <w:p w14:paraId="16A3B9BF" w14:textId="2485ED8E" w:rsidR="005222BE" w:rsidRPr="005222BE" w:rsidRDefault="005222BE" w:rsidP="005222B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22BE">
              <w:rPr>
                <w:b/>
                <w:color w:val="C45911" w:themeColor="accent2" w:themeShade="BF"/>
              </w:rPr>
              <w:t>G</w:t>
            </w:r>
            <w:r w:rsidRPr="005222BE">
              <w:t xml:space="preserve"> = 25, P = 12, …</w:t>
            </w:r>
          </w:p>
        </w:tc>
        <w:tc>
          <w:tcPr>
            <w:tcW w:w="1134" w:type="dxa"/>
          </w:tcPr>
          <w:p w14:paraId="22199F3E" w14:textId="3AB70D0D" w:rsidR="005222BE" w:rsidRDefault="005222BE" w:rsidP="005222BE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567" w:type="dxa"/>
          </w:tcPr>
          <w:p w14:paraId="18729BB8" w14:textId="44757536" w:rsidR="005222BE" w:rsidRPr="00AE2E00" w:rsidRDefault="005222BE" w:rsidP="005222B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14"/>
              </w:rPr>
            </w:pPr>
            <w:r>
              <w:rPr>
                <w:rFonts w:ascii="Arial" w:hAnsi="Arial" w:cs="Arial"/>
                <w:b/>
                <w:sz w:val="14"/>
              </w:rPr>
              <w:t>C</w:t>
            </w:r>
          </w:p>
          <w:p w14:paraId="4BFED29B" w14:textId="7FCCA520" w:rsidR="005222BE" w:rsidRPr="00AE2E00" w:rsidRDefault="005222BE" w:rsidP="005222B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14"/>
              </w:rPr>
            </w:pPr>
            <w:r w:rsidRPr="00AE2E00">
              <w:rPr>
                <w:rFonts w:ascii="Arial" w:hAnsi="Arial" w:cs="Arial"/>
                <w:b/>
                <w:sz w:val="12"/>
              </w:rPr>
              <w:t>→</w:t>
            </w:r>
          </w:p>
        </w:tc>
        <w:tc>
          <w:tcPr>
            <w:tcW w:w="1184" w:type="dxa"/>
          </w:tcPr>
          <w:p w14:paraId="09E27049" w14:textId="4C2F0945" w:rsidR="005222BE" w:rsidRPr="00A96BD9" w:rsidRDefault="005222BE" w:rsidP="005222B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BD9">
              <w:t>G</w:t>
            </w:r>
          </w:p>
        </w:tc>
      </w:tr>
      <w:tr w:rsidR="005222BE" w:rsidRPr="00AE2E00" w14:paraId="7053BFB5" w14:textId="77777777" w:rsidTr="00BD6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AD729AD" w14:textId="7B4F6CE9" w:rsidR="005222BE" w:rsidRDefault="005222BE" w:rsidP="005222BE">
            <w:pPr>
              <w:spacing w:line="240" w:lineRule="auto"/>
            </w:pPr>
            <w:r>
              <w:t>7. Buchstabe</w:t>
            </w:r>
          </w:p>
        </w:tc>
        <w:tc>
          <w:tcPr>
            <w:tcW w:w="3969" w:type="dxa"/>
          </w:tcPr>
          <w:p w14:paraId="2B66C95C" w14:textId="2658B49C" w:rsidR="005222BE" w:rsidRPr="005222BE" w:rsidRDefault="005222BE" w:rsidP="005222B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22BE">
              <w:rPr>
                <w:b/>
                <w:color w:val="C45911" w:themeColor="accent2" w:themeShade="BF"/>
              </w:rPr>
              <w:t>L</w:t>
            </w:r>
            <w:r w:rsidRPr="005222BE">
              <w:t xml:space="preserve"> = 18, U = 15, …</w:t>
            </w:r>
          </w:p>
        </w:tc>
        <w:tc>
          <w:tcPr>
            <w:tcW w:w="1134" w:type="dxa"/>
          </w:tcPr>
          <w:p w14:paraId="21479D79" w14:textId="2BC241EB" w:rsidR="005222BE" w:rsidRDefault="005222BE" w:rsidP="005222BE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567" w:type="dxa"/>
          </w:tcPr>
          <w:p w14:paraId="68E7C12C" w14:textId="2E862165" w:rsidR="005222BE" w:rsidRPr="00AE2E00" w:rsidRDefault="005222BE" w:rsidP="005222B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14"/>
              </w:rPr>
            </w:pPr>
            <w:r>
              <w:rPr>
                <w:rFonts w:ascii="Arial" w:hAnsi="Arial" w:cs="Arial"/>
                <w:b/>
                <w:sz w:val="14"/>
              </w:rPr>
              <w:t>H</w:t>
            </w:r>
          </w:p>
          <w:p w14:paraId="5370F6A2" w14:textId="1DEA9B44" w:rsidR="005222BE" w:rsidRPr="00AE2E00" w:rsidRDefault="005222BE" w:rsidP="005222B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14"/>
              </w:rPr>
            </w:pPr>
            <w:r w:rsidRPr="00AE2E00">
              <w:rPr>
                <w:rFonts w:ascii="Arial" w:hAnsi="Arial" w:cs="Arial"/>
                <w:b/>
                <w:sz w:val="12"/>
              </w:rPr>
              <w:t>→</w:t>
            </w:r>
          </w:p>
        </w:tc>
        <w:tc>
          <w:tcPr>
            <w:tcW w:w="1184" w:type="dxa"/>
          </w:tcPr>
          <w:p w14:paraId="2FB2903A" w14:textId="4383784E" w:rsidR="005222BE" w:rsidRPr="00A96BD9" w:rsidRDefault="005222BE" w:rsidP="005222B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BD9">
              <w:t>L</w:t>
            </w:r>
          </w:p>
        </w:tc>
      </w:tr>
    </w:tbl>
    <w:p w14:paraId="1AD2450E" w14:textId="77777777" w:rsidR="00D96932" w:rsidRDefault="00D96932" w:rsidP="00F04B1B"/>
    <w:p w14:paraId="4154F511" w14:textId="77777777" w:rsidR="00F4547A" w:rsidRDefault="00F4547A" w:rsidP="00F04B1B"/>
    <w:p w14:paraId="4ED76548" w14:textId="6D39112E" w:rsidR="00D96932" w:rsidRDefault="00D96932" w:rsidP="00F04B1B">
      <w:r>
        <w:lastRenderedPageBreak/>
        <w:t>Der entschlüsselte Text lautet:</w:t>
      </w:r>
    </w:p>
    <w:p w14:paraId="73D6DAE6" w14:textId="1D67C2E8" w:rsidR="004A52BC" w:rsidRDefault="00AE2AC2" w:rsidP="00ED0080">
      <w:pPr>
        <w:ind w:left="567" w:right="480"/>
      </w:pPr>
      <w:r w:rsidRPr="00AE2AC2">
        <w:t>EINE</w:t>
      </w:r>
      <w:r>
        <w:t xml:space="preserve"> </w:t>
      </w:r>
      <w:r w:rsidRPr="00AE2AC2">
        <w:t>GRUPPE</w:t>
      </w:r>
      <w:r>
        <w:t xml:space="preserve"> </w:t>
      </w:r>
      <w:r w:rsidRPr="00AE2AC2">
        <w:t>VON</w:t>
      </w:r>
      <w:r>
        <w:t xml:space="preserve"> </w:t>
      </w:r>
      <w:r w:rsidRPr="00AE2AC2">
        <w:t>PERSONEN</w:t>
      </w:r>
      <w:r>
        <w:t xml:space="preserve"> </w:t>
      </w:r>
      <w:r w:rsidRPr="00AE2AC2">
        <w:t>TEILT</w:t>
      </w:r>
      <w:r>
        <w:t xml:space="preserve"> </w:t>
      </w:r>
      <w:r w:rsidRPr="00AE2AC2">
        <w:t>SICH</w:t>
      </w:r>
      <w:r>
        <w:t xml:space="preserve"> </w:t>
      </w:r>
      <w:r w:rsidRPr="00AE2AC2">
        <w:t>SO</w:t>
      </w:r>
      <w:r>
        <w:t xml:space="preserve"> </w:t>
      </w:r>
      <w:r w:rsidRPr="00AE2AC2">
        <w:t>IN</w:t>
      </w:r>
      <w:r>
        <w:t xml:space="preserve"> </w:t>
      </w:r>
      <w:r w:rsidRPr="00AE2AC2">
        <w:t>DREI</w:t>
      </w:r>
      <w:r>
        <w:t xml:space="preserve"> </w:t>
      </w:r>
      <w:r w:rsidRPr="00AE2AC2">
        <w:t>GRUPPEN</w:t>
      </w:r>
      <w:r>
        <w:t xml:space="preserve"> </w:t>
      </w:r>
      <w:r w:rsidRPr="00AE2AC2">
        <w:t>DASS</w:t>
      </w:r>
      <w:r>
        <w:t xml:space="preserve"> </w:t>
      </w:r>
      <w:r w:rsidRPr="00AE2AC2">
        <w:t>JEDER</w:t>
      </w:r>
      <w:r>
        <w:t xml:space="preserve"> </w:t>
      </w:r>
      <w:r w:rsidRPr="00AE2AC2">
        <w:t>ZU</w:t>
      </w:r>
      <w:r>
        <w:t xml:space="preserve"> </w:t>
      </w:r>
      <w:r w:rsidRPr="00AE2AC2">
        <w:t>GENAU</w:t>
      </w:r>
      <w:r>
        <w:t xml:space="preserve"> </w:t>
      </w:r>
      <w:r w:rsidRPr="00AE2AC2">
        <w:t>EINER</w:t>
      </w:r>
      <w:r>
        <w:t xml:space="preserve"> </w:t>
      </w:r>
      <w:r w:rsidRPr="00AE2AC2">
        <w:t>GRUPPE</w:t>
      </w:r>
      <w:r>
        <w:t xml:space="preserve"> </w:t>
      </w:r>
      <w:r w:rsidRPr="00AE2AC2">
        <w:t>GEHOERT</w:t>
      </w:r>
      <w:r>
        <w:t xml:space="preserve"> </w:t>
      </w:r>
      <w:r w:rsidRPr="00AE2AC2">
        <w:t>DIE</w:t>
      </w:r>
      <w:r>
        <w:t xml:space="preserve"> </w:t>
      </w:r>
      <w:r w:rsidRPr="00AE2AC2">
        <w:t>ERSTE</w:t>
      </w:r>
      <w:r>
        <w:t xml:space="preserve"> </w:t>
      </w:r>
      <w:r w:rsidRPr="00AE2AC2">
        <w:t>GRUPPE</w:t>
      </w:r>
      <w:r>
        <w:t xml:space="preserve"> </w:t>
      </w:r>
      <w:r w:rsidRPr="00AE2AC2">
        <w:t>NENNT</w:t>
      </w:r>
      <w:r>
        <w:t xml:space="preserve"> </w:t>
      </w:r>
      <w:r w:rsidRPr="00AE2AC2">
        <w:t>SICH</w:t>
      </w:r>
      <w:r>
        <w:t xml:space="preserve"> </w:t>
      </w:r>
      <w:r w:rsidRPr="00AE2AC2">
        <w:t>DIE</w:t>
      </w:r>
      <w:r>
        <w:t xml:space="preserve"> </w:t>
      </w:r>
      <w:r w:rsidRPr="00AE2AC2">
        <w:t>WAHREN</w:t>
      </w:r>
      <w:r>
        <w:t xml:space="preserve"> </w:t>
      </w:r>
      <w:r w:rsidRPr="00AE2AC2">
        <w:t>WEIL</w:t>
      </w:r>
      <w:r>
        <w:t xml:space="preserve"> </w:t>
      </w:r>
      <w:r w:rsidRPr="00AE2AC2">
        <w:t>SIE</w:t>
      </w:r>
      <w:r>
        <w:t xml:space="preserve"> </w:t>
      </w:r>
      <w:r w:rsidRPr="00AE2AC2">
        <w:t>JEDE</w:t>
      </w:r>
      <w:r>
        <w:t xml:space="preserve"> </w:t>
      </w:r>
      <w:r w:rsidRPr="00AE2AC2">
        <w:t>FRAGE</w:t>
      </w:r>
      <w:r>
        <w:t xml:space="preserve"> </w:t>
      </w:r>
      <w:r w:rsidRPr="00AE2AC2">
        <w:t>WAHRHEITSGEMAESS</w:t>
      </w:r>
      <w:r>
        <w:t xml:space="preserve"> </w:t>
      </w:r>
      <w:r w:rsidRPr="00AE2AC2">
        <w:t>BEANTWORTET</w:t>
      </w:r>
      <w:r>
        <w:t xml:space="preserve"> </w:t>
      </w:r>
      <w:r w:rsidRPr="00AE2AC2">
        <w:t>DIE</w:t>
      </w:r>
      <w:r>
        <w:t xml:space="preserve"> </w:t>
      </w:r>
      <w:r w:rsidRPr="00AE2AC2">
        <w:t>ZWEITE</w:t>
      </w:r>
      <w:r>
        <w:t xml:space="preserve"> </w:t>
      </w:r>
      <w:r w:rsidRPr="00AE2AC2">
        <w:t>GRUPPE</w:t>
      </w:r>
      <w:r>
        <w:t xml:space="preserve"> </w:t>
      </w:r>
      <w:r w:rsidRPr="00AE2AC2">
        <w:t>NENNT</w:t>
      </w:r>
      <w:r>
        <w:t xml:space="preserve"> </w:t>
      </w:r>
      <w:r w:rsidRPr="00AE2AC2">
        <w:t>SICH</w:t>
      </w:r>
      <w:r>
        <w:t xml:space="preserve"> </w:t>
      </w:r>
      <w:r w:rsidRPr="00AE2AC2">
        <w:t>DIE</w:t>
      </w:r>
      <w:r>
        <w:t xml:space="preserve"> </w:t>
      </w:r>
      <w:r w:rsidRPr="00AE2AC2">
        <w:t>LUEGNER</w:t>
      </w:r>
      <w:r>
        <w:t xml:space="preserve"> </w:t>
      </w:r>
      <w:r w:rsidRPr="00AE2AC2">
        <w:t>WEIL</w:t>
      </w:r>
      <w:r>
        <w:t xml:space="preserve"> </w:t>
      </w:r>
      <w:r w:rsidRPr="00AE2AC2">
        <w:t>SIE</w:t>
      </w:r>
      <w:r>
        <w:t xml:space="preserve"> </w:t>
      </w:r>
      <w:r w:rsidRPr="00AE2AC2">
        <w:t>JEDE</w:t>
      </w:r>
      <w:r>
        <w:t xml:space="preserve"> </w:t>
      </w:r>
      <w:r w:rsidRPr="00AE2AC2">
        <w:t>FRAGE</w:t>
      </w:r>
      <w:r>
        <w:t xml:space="preserve"> </w:t>
      </w:r>
      <w:r w:rsidRPr="00AE2AC2">
        <w:t>FALSCH</w:t>
      </w:r>
      <w:r>
        <w:t xml:space="preserve"> </w:t>
      </w:r>
      <w:r w:rsidRPr="00AE2AC2">
        <w:t>BEANTWORTET</w:t>
      </w:r>
      <w:r>
        <w:t xml:space="preserve"> </w:t>
      </w:r>
      <w:r w:rsidRPr="00AE2AC2">
        <w:t>DIE</w:t>
      </w:r>
      <w:r>
        <w:t xml:space="preserve"> </w:t>
      </w:r>
      <w:r w:rsidRPr="00AE2AC2">
        <w:t>DRITTE</w:t>
      </w:r>
      <w:r>
        <w:t xml:space="preserve"> </w:t>
      </w:r>
      <w:r w:rsidRPr="00AE2AC2">
        <w:t>GRUPPE</w:t>
      </w:r>
      <w:r>
        <w:t xml:space="preserve"> </w:t>
      </w:r>
      <w:r w:rsidRPr="00AE2AC2">
        <w:t>NENNT</w:t>
      </w:r>
      <w:r>
        <w:t xml:space="preserve"> </w:t>
      </w:r>
      <w:r w:rsidRPr="00AE2AC2">
        <w:t>SICH</w:t>
      </w:r>
      <w:r>
        <w:t xml:space="preserve"> </w:t>
      </w:r>
      <w:r w:rsidRPr="00AE2AC2">
        <w:t>DIE</w:t>
      </w:r>
      <w:r>
        <w:t xml:space="preserve"> </w:t>
      </w:r>
      <w:r w:rsidRPr="00AE2AC2">
        <w:t>WECHSLER</w:t>
      </w:r>
      <w:r>
        <w:t xml:space="preserve"> </w:t>
      </w:r>
      <w:r w:rsidRPr="00AE2AC2">
        <w:t>WEIL</w:t>
      </w:r>
      <w:r>
        <w:t xml:space="preserve"> </w:t>
      </w:r>
      <w:r w:rsidRPr="00AE2AC2">
        <w:t>SIE</w:t>
      </w:r>
      <w:r>
        <w:t xml:space="preserve"> </w:t>
      </w:r>
      <w:r w:rsidRPr="00AE2AC2">
        <w:t>AUFEINANDERFOLGENDE</w:t>
      </w:r>
      <w:r>
        <w:t xml:space="preserve"> </w:t>
      </w:r>
      <w:r w:rsidRPr="00AE2AC2">
        <w:t>FRAGEN</w:t>
      </w:r>
      <w:r>
        <w:t xml:space="preserve"> </w:t>
      </w:r>
      <w:r w:rsidRPr="00AE2AC2">
        <w:t>ABWECHSELND</w:t>
      </w:r>
      <w:r>
        <w:t xml:space="preserve"> </w:t>
      </w:r>
      <w:r w:rsidRPr="00AE2AC2">
        <w:t>WAHR</w:t>
      </w:r>
      <w:r>
        <w:t xml:space="preserve"> </w:t>
      </w:r>
      <w:r w:rsidRPr="00AE2AC2">
        <w:t>UND</w:t>
      </w:r>
      <w:r>
        <w:t xml:space="preserve"> </w:t>
      </w:r>
      <w:r w:rsidRPr="00AE2AC2">
        <w:t>FALSCH</w:t>
      </w:r>
      <w:r>
        <w:t xml:space="preserve"> </w:t>
      </w:r>
      <w:r w:rsidRPr="00AE2AC2">
        <w:t>BEANTWORTET</w:t>
      </w:r>
      <w:r>
        <w:t xml:space="preserve"> </w:t>
      </w:r>
      <w:r w:rsidRPr="00AE2AC2">
        <w:t>DABEI</w:t>
      </w:r>
      <w:r>
        <w:t xml:space="preserve"> </w:t>
      </w:r>
      <w:r w:rsidRPr="00AE2AC2">
        <w:t>IST</w:t>
      </w:r>
      <w:r>
        <w:t xml:space="preserve"> </w:t>
      </w:r>
      <w:r w:rsidRPr="00AE2AC2">
        <w:t>ABER</w:t>
      </w:r>
      <w:r>
        <w:t xml:space="preserve"> </w:t>
      </w:r>
      <w:r w:rsidRPr="00AE2AC2">
        <w:t>NICHT</w:t>
      </w:r>
      <w:r>
        <w:t xml:space="preserve"> </w:t>
      </w:r>
      <w:r w:rsidRPr="00AE2AC2">
        <w:t>FESTGELEGT</w:t>
      </w:r>
      <w:r>
        <w:t xml:space="preserve"> </w:t>
      </w:r>
      <w:r w:rsidRPr="00AE2AC2">
        <w:t>OB</w:t>
      </w:r>
      <w:r>
        <w:t xml:space="preserve"> </w:t>
      </w:r>
      <w:r w:rsidRPr="00AE2AC2">
        <w:t>JEWEILS</w:t>
      </w:r>
      <w:r>
        <w:t xml:space="preserve"> </w:t>
      </w:r>
      <w:r w:rsidRPr="00AE2AC2">
        <w:t>DIE</w:t>
      </w:r>
      <w:r>
        <w:t xml:space="preserve"> </w:t>
      </w:r>
      <w:r w:rsidRPr="00AE2AC2">
        <w:t>ERSTE</w:t>
      </w:r>
      <w:r>
        <w:t xml:space="preserve"> </w:t>
      </w:r>
      <w:r w:rsidRPr="00AE2AC2">
        <w:t>FRAGE</w:t>
      </w:r>
      <w:r>
        <w:t xml:space="preserve"> </w:t>
      </w:r>
      <w:r w:rsidRPr="00AE2AC2">
        <w:t>EINER</w:t>
      </w:r>
      <w:r>
        <w:t xml:space="preserve"> </w:t>
      </w:r>
      <w:r w:rsidRPr="00AE2AC2">
        <w:t>SERIE</w:t>
      </w:r>
      <w:r>
        <w:t xml:space="preserve"> </w:t>
      </w:r>
      <w:r w:rsidRPr="00AE2AC2">
        <w:t>VON</w:t>
      </w:r>
      <w:r>
        <w:t xml:space="preserve"> </w:t>
      </w:r>
      <w:r w:rsidRPr="00AE2AC2">
        <w:t>FRAGEN</w:t>
      </w:r>
      <w:r>
        <w:t xml:space="preserve"> </w:t>
      </w:r>
      <w:r w:rsidRPr="00AE2AC2">
        <w:t>RICHTIG</w:t>
      </w:r>
      <w:r>
        <w:t xml:space="preserve"> </w:t>
      </w:r>
      <w:r w:rsidRPr="00AE2AC2">
        <w:t>ODER</w:t>
      </w:r>
      <w:r>
        <w:t xml:space="preserve"> </w:t>
      </w:r>
      <w:r w:rsidRPr="00AE2AC2">
        <w:t>FALSCH</w:t>
      </w:r>
      <w:r>
        <w:t xml:space="preserve"> </w:t>
      </w:r>
      <w:r w:rsidRPr="00AE2AC2">
        <w:t>BEANTWORTET</w:t>
      </w:r>
      <w:r>
        <w:t xml:space="preserve"> </w:t>
      </w:r>
      <w:r w:rsidRPr="00AE2AC2">
        <w:t>WIRD</w:t>
      </w:r>
      <w:r>
        <w:t xml:space="preserve"> </w:t>
      </w:r>
      <w:r w:rsidRPr="00AE2AC2">
        <w:t>JEDE</w:t>
      </w:r>
      <w:r>
        <w:t xml:space="preserve"> </w:t>
      </w:r>
      <w:r w:rsidRPr="00AE2AC2">
        <w:t>PERSON</w:t>
      </w:r>
      <w:r>
        <w:t xml:space="preserve"> </w:t>
      </w:r>
      <w:r w:rsidRPr="00AE2AC2">
        <w:t>ANTWORTET</w:t>
      </w:r>
      <w:r>
        <w:t xml:space="preserve"> </w:t>
      </w:r>
      <w:r w:rsidRPr="00AE2AC2">
        <w:t>AUF</w:t>
      </w:r>
      <w:r>
        <w:t xml:space="preserve"> </w:t>
      </w:r>
      <w:r w:rsidRPr="00AE2AC2">
        <w:t>EINE</w:t>
      </w:r>
      <w:r>
        <w:t xml:space="preserve"> </w:t>
      </w:r>
      <w:r w:rsidRPr="00AE2AC2">
        <w:t>FRAGE</w:t>
      </w:r>
      <w:r>
        <w:t xml:space="preserve"> </w:t>
      </w:r>
      <w:r w:rsidRPr="00AE2AC2">
        <w:t>NUR</w:t>
      </w:r>
      <w:r>
        <w:t xml:space="preserve"> </w:t>
      </w:r>
      <w:r w:rsidRPr="00AE2AC2">
        <w:t>MIT</w:t>
      </w:r>
      <w:r>
        <w:t xml:space="preserve"> </w:t>
      </w:r>
      <w:r w:rsidRPr="00AE2AC2">
        <w:t>JA</w:t>
      </w:r>
      <w:r>
        <w:t xml:space="preserve"> </w:t>
      </w:r>
      <w:r w:rsidRPr="00AE2AC2">
        <w:t>ODER</w:t>
      </w:r>
      <w:r>
        <w:t xml:space="preserve"> </w:t>
      </w:r>
      <w:r w:rsidRPr="00AE2AC2">
        <w:t>NEIN</w:t>
      </w:r>
      <w:r>
        <w:t xml:space="preserve"> </w:t>
      </w:r>
      <w:r w:rsidRPr="00AE2AC2">
        <w:t>FRAGEN</w:t>
      </w:r>
      <w:r>
        <w:t xml:space="preserve"> </w:t>
      </w:r>
      <w:r w:rsidRPr="00AE2AC2">
        <w:t>DIE</w:t>
      </w:r>
      <w:r>
        <w:t xml:space="preserve"> </w:t>
      </w:r>
      <w:r w:rsidRPr="00AE2AC2">
        <w:t>NICHT</w:t>
      </w:r>
      <w:r>
        <w:t xml:space="preserve"> </w:t>
      </w:r>
      <w:r w:rsidRPr="00AE2AC2">
        <w:t>MIT</w:t>
      </w:r>
      <w:r>
        <w:t xml:space="preserve"> </w:t>
      </w:r>
      <w:r w:rsidRPr="00AE2AC2">
        <w:t>JA</w:t>
      </w:r>
      <w:r>
        <w:t xml:space="preserve"> </w:t>
      </w:r>
      <w:r w:rsidRPr="00AE2AC2">
        <w:t>ODER</w:t>
      </w:r>
      <w:r>
        <w:t xml:space="preserve"> </w:t>
      </w:r>
      <w:r w:rsidRPr="00AE2AC2">
        <w:t>NEIN</w:t>
      </w:r>
      <w:r>
        <w:t xml:space="preserve"> </w:t>
      </w:r>
      <w:r w:rsidRPr="00AE2AC2">
        <w:t>BEANTWORTET</w:t>
      </w:r>
      <w:r>
        <w:t xml:space="preserve"> </w:t>
      </w:r>
      <w:r w:rsidRPr="00AE2AC2">
        <w:t>WERDEN</w:t>
      </w:r>
      <w:r>
        <w:t xml:space="preserve"> </w:t>
      </w:r>
      <w:r w:rsidRPr="00AE2AC2">
        <w:t>KOENNEN</w:t>
      </w:r>
      <w:r>
        <w:t xml:space="preserve"> </w:t>
      </w:r>
      <w:r w:rsidRPr="00AE2AC2">
        <w:t>SIND</w:t>
      </w:r>
      <w:r>
        <w:t xml:space="preserve"> </w:t>
      </w:r>
      <w:r w:rsidRPr="00AE2AC2">
        <w:t>NICHT</w:t>
      </w:r>
      <w:r>
        <w:t xml:space="preserve"> </w:t>
      </w:r>
      <w:r w:rsidRPr="00AE2AC2">
        <w:t>ZUGELASSEN</w:t>
      </w:r>
      <w:r>
        <w:t xml:space="preserve"> </w:t>
      </w:r>
      <w:r w:rsidRPr="00AE2AC2">
        <w:t>VON</w:t>
      </w:r>
      <w:r>
        <w:t xml:space="preserve"> </w:t>
      </w:r>
      <w:r w:rsidRPr="00AE2AC2">
        <w:t>EINER</w:t>
      </w:r>
      <w:r>
        <w:t xml:space="preserve"> </w:t>
      </w:r>
      <w:r w:rsidRPr="00AE2AC2">
        <w:t>BELIEBIGEN</w:t>
      </w:r>
      <w:r>
        <w:t xml:space="preserve"> </w:t>
      </w:r>
      <w:r w:rsidRPr="00AE2AC2">
        <w:t>PERSON</w:t>
      </w:r>
      <w:r>
        <w:t xml:space="preserve"> </w:t>
      </w:r>
      <w:r w:rsidRPr="00AE2AC2">
        <w:t>SOLL</w:t>
      </w:r>
      <w:r>
        <w:t xml:space="preserve"> </w:t>
      </w:r>
      <w:r w:rsidRPr="00AE2AC2">
        <w:t>MAN</w:t>
      </w:r>
      <w:r>
        <w:t xml:space="preserve"> </w:t>
      </w:r>
      <w:r w:rsidRPr="00AE2AC2">
        <w:t>DURCH</w:t>
      </w:r>
      <w:r>
        <w:t xml:space="preserve"> </w:t>
      </w:r>
      <w:r w:rsidRPr="00AE2AC2">
        <w:t>FRAGEN</w:t>
      </w:r>
      <w:r>
        <w:t xml:space="preserve"> </w:t>
      </w:r>
      <w:r w:rsidRPr="00AE2AC2">
        <w:t>DIE</w:t>
      </w:r>
      <w:r>
        <w:t xml:space="preserve"> </w:t>
      </w:r>
      <w:r w:rsidRPr="00AE2AC2">
        <w:t>SICH</w:t>
      </w:r>
      <w:r>
        <w:t xml:space="preserve"> </w:t>
      </w:r>
      <w:r w:rsidRPr="00AE2AC2">
        <w:t>NUR</w:t>
      </w:r>
      <w:r>
        <w:t xml:space="preserve"> </w:t>
      </w:r>
      <w:r w:rsidRPr="00AE2AC2">
        <w:t>AUF</w:t>
      </w:r>
      <w:r>
        <w:t xml:space="preserve"> </w:t>
      </w:r>
      <w:r w:rsidRPr="00AE2AC2">
        <w:t>DIE</w:t>
      </w:r>
      <w:r>
        <w:t xml:space="preserve"> </w:t>
      </w:r>
      <w:r w:rsidRPr="00AE2AC2">
        <w:t>ZUGEHOERIGKEIT</w:t>
      </w:r>
      <w:r>
        <w:t xml:space="preserve"> </w:t>
      </w:r>
      <w:r w:rsidRPr="00AE2AC2">
        <w:t>ZU</w:t>
      </w:r>
      <w:r>
        <w:t xml:space="preserve"> </w:t>
      </w:r>
      <w:r w:rsidRPr="00AE2AC2">
        <w:t>EINER</w:t>
      </w:r>
      <w:r>
        <w:t xml:space="preserve"> </w:t>
      </w:r>
      <w:r w:rsidRPr="00AE2AC2">
        <w:t>DER</w:t>
      </w:r>
      <w:r>
        <w:t xml:space="preserve"> </w:t>
      </w:r>
      <w:r w:rsidRPr="00AE2AC2">
        <w:t>GRUPPEN</w:t>
      </w:r>
      <w:r>
        <w:t xml:space="preserve"> </w:t>
      </w:r>
      <w:r w:rsidRPr="00AE2AC2">
        <w:t>BEZIEHEN</w:t>
      </w:r>
      <w:r>
        <w:t xml:space="preserve"> </w:t>
      </w:r>
      <w:r w:rsidRPr="00AE2AC2">
        <w:t>HERAUS</w:t>
      </w:r>
      <w:r>
        <w:t xml:space="preserve"> </w:t>
      </w:r>
      <w:r w:rsidRPr="00AE2AC2">
        <w:t>BEKOMMEN</w:t>
      </w:r>
      <w:r>
        <w:t xml:space="preserve"> </w:t>
      </w:r>
      <w:r w:rsidRPr="00AE2AC2">
        <w:t>ZU</w:t>
      </w:r>
      <w:r>
        <w:t xml:space="preserve"> </w:t>
      </w:r>
      <w:r w:rsidRPr="00AE2AC2">
        <w:t>WELCHER</w:t>
      </w:r>
      <w:r>
        <w:t xml:space="preserve"> </w:t>
      </w:r>
      <w:r w:rsidRPr="00AE2AC2">
        <w:t>GRUPPE</w:t>
      </w:r>
      <w:r>
        <w:t xml:space="preserve"> </w:t>
      </w:r>
      <w:r w:rsidRPr="00AE2AC2">
        <w:t>SIE</w:t>
      </w:r>
      <w:r>
        <w:t xml:space="preserve"> </w:t>
      </w:r>
      <w:r w:rsidRPr="00AE2AC2">
        <w:t>GEHOERT</w:t>
      </w:r>
      <w:r>
        <w:t xml:space="preserve"> </w:t>
      </w:r>
      <w:r w:rsidRPr="00AE2AC2">
        <w:t>WIE</w:t>
      </w:r>
      <w:r>
        <w:t xml:space="preserve"> </w:t>
      </w:r>
      <w:r w:rsidRPr="00AE2AC2">
        <w:t>VIELE</w:t>
      </w:r>
      <w:r>
        <w:t xml:space="preserve"> </w:t>
      </w:r>
      <w:r w:rsidRPr="00AE2AC2">
        <w:t>FRAGEN</w:t>
      </w:r>
      <w:r>
        <w:t xml:space="preserve"> </w:t>
      </w:r>
      <w:r w:rsidRPr="00AE2AC2">
        <w:t>MUSS</w:t>
      </w:r>
      <w:r>
        <w:t xml:space="preserve"> </w:t>
      </w:r>
      <w:r w:rsidRPr="00AE2AC2">
        <w:t>MAN</w:t>
      </w:r>
      <w:r>
        <w:t xml:space="preserve"> </w:t>
      </w:r>
      <w:r w:rsidRPr="00AE2AC2">
        <w:t>MINDESTENS</w:t>
      </w:r>
      <w:r>
        <w:t xml:space="preserve"> </w:t>
      </w:r>
      <w:r w:rsidRPr="00AE2AC2">
        <w:t>STELLEN</w:t>
      </w:r>
      <w:r>
        <w:t xml:space="preserve"> </w:t>
      </w:r>
      <w:r w:rsidRPr="00AE2AC2">
        <w:t>UND</w:t>
      </w:r>
      <w:r>
        <w:t xml:space="preserve"> </w:t>
      </w:r>
      <w:r w:rsidRPr="00AE2AC2">
        <w:t>WELCHE</w:t>
      </w:r>
      <w:r>
        <w:t xml:space="preserve"> </w:t>
      </w:r>
      <w:r w:rsidRPr="00AE2AC2">
        <w:t>FRAGEN</w:t>
      </w:r>
      <w:r>
        <w:t xml:space="preserve"> </w:t>
      </w:r>
      <w:r w:rsidRPr="00AE2AC2">
        <w:t>KOENNTE</w:t>
      </w:r>
      <w:r>
        <w:t xml:space="preserve"> </w:t>
      </w:r>
      <w:r w:rsidRPr="00AE2AC2">
        <w:t>MAN</w:t>
      </w:r>
      <w:r>
        <w:t xml:space="preserve"> </w:t>
      </w:r>
      <w:r w:rsidRPr="00AE2AC2">
        <w:t>STELLEN</w:t>
      </w:r>
    </w:p>
    <w:p w14:paraId="30AD00BE" w14:textId="78025748" w:rsidR="00BF5676" w:rsidRDefault="00BF5676" w:rsidP="00ED0080">
      <w:pPr>
        <w:ind w:left="567" w:right="480"/>
      </w:pPr>
    </w:p>
    <w:p w14:paraId="54F22D04" w14:textId="7EE73EBB" w:rsidR="00BF5676" w:rsidRDefault="00BF5676" w:rsidP="00BF5676">
      <w:pPr>
        <w:pStyle w:val="berschrift1"/>
      </w:pPr>
      <w:r>
        <w:t>A2.13 Datenschutz und Datensicherheit</w:t>
      </w:r>
    </w:p>
    <w:p w14:paraId="69B5DDC0" w14:textId="77777777" w:rsidR="00BF5676" w:rsidRDefault="00BF5676" w:rsidP="00BF5676">
      <w:pPr>
        <w:jc w:val="both"/>
      </w:pPr>
      <w:r>
        <w:t>Formuliere eine Chat-Nachricht an Ada, in der du ihre Frage beantwortets. Dafür solltest du auf die folgenden Punkte eingehen:</w:t>
      </w:r>
    </w:p>
    <w:p w14:paraId="0108ECCA" w14:textId="77777777" w:rsidR="00BF5676" w:rsidRDefault="00BF5676" w:rsidP="00BF5676">
      <w:pPr>
        <w:pStyle w:val="Listenabsatz"/>
        <w:numPr>
          <w:ilvl w:val="0"/>
          <w:numId w:val="30"/>
        </w:numPr>
      </w:pPr>
      <w:r>
        <w:t>Recherchiere was unter personenbezogenen Daten zu verstehen ist und überlege inwiefern diese auf einem Personalausweiß zu finden sind.</w:t>
      </w:r>
    </w:p>
    <w:p w14:paraId="4E70B349" w14:textId="77777777" w:rsidR="00BF5676" w:rsidRDefault="00BF5676" w:rsidP="00BF5676">
      <w:pPr>
        <w:pStyle w:val="Listenabsatz"/>
        <w:rPr>
          <w:i/>
        </w:rPr>
      </w:pPr>
      <w:r>
        <w:rPr>
          <w:i/>
        </w:rPr>
        <w:t>„Personenbezogene Daten sind alle Informationen, die sich auf die identifiziert oder identifizirbare Perosn beziehen“ (</w:t>
      </w:r>
      <w:hyperlink r:id="rId8" w:history="1">
        <w:r w:rsidRPr="00AB1112">
          <w:rPr>
            <w:rStyle w:val="Hyperlink"/>
            <w:i/>
          </w:rPr>
          <w:t>https://commission.europa.eu/law/law-topic/data-protection/reform/what-personal-data_de</w:t>
        </w:r>
      </w:hyperlink>
      <w:r>
        <w:rPr>
          <w:i/>
        </w:rPr>
        <w:t xml:space="preserve">) </w:t>
      </w:r>
    </w:p>
    <w:p w14:paraId="549AD04F" w14:textId="77777777" w:rsidR="00BF5676" w:rsidRPr="00EB38B3" w:rsidRDefault="00BF5676" w:rsidP="00BF5676">
      <w:pPr>
        <w:pStyle w:val="Listenabsatz"/>
        <w:rPr>
          <w:rFonts w:ascii="Symbol" w:hAnsi="Symbol"/>
          <w:i/>
        </w:rPr>
      </w:pPr>
      <w:r>
        <w:rPr>
          <w:rFonts w:ascii="Symbol" w:hAnsi="Symbol"/>
          <w:i/>
        </w:rPr>
        <w:t>B</w:t>
      </w:r>
      <w:r>
        <w:rPr>
          <w:i/>
        </w:rPr>
        <w:t xml:space="preserve">eispiel für Personenbezogenen Daten sind: Name und Vorname, Adresse, Ausweisnummer etc. </w:t>
      </w:r>
    </w:p>
    <w:p w14:paraId="5236555E" w14:textId="77777777" w:rsidR="00BF5676" w:rsidRDefault="00BF5676" w:rsidP="00BF5676">
      <w:pPr>
        <w:pStyle w:val="Listenabsatz"/>
        <w:numPr>
          <w:ilvl w:val="0"/>
          <w:numId w:val="30"/>
        </w:numPr>
      </w:pPr>
      <w:r>
        <w:t>Finde herraus inwiefern es erlaubt ist personenbezogenen Daten zu verarbeiten und welche Normen und oder Gesetztestexte hierbei eine Rolle Spielen.</w:t>
      </w:r>
    </w:p>
    <w:p w14:paraId="0975DBDB" w14:textId="77777777" w:rsidR="00BF5676" w:rsidRDefault="00BF5676" w:rsidP="00BF5676">
      <w:pPr>
        <w:pStyle w:val="Listenabsatz"/>
        <w:rPr>
          <w:i/>
        </w:rPr>
      </w:pPr>
      <w:r>
        <w:rPr>
          <w:i/>
        </w:rPr>
        <w:t>Laut DSGVO ist die Verarbeitung von personenbezogenen Daten grundsätzlich verboten (Art. 6 DSGVO)</w:t>
      </w:r>
    </w:p>
    <w:p w14:paraId="098018D5" w14:textId="77777777" w:rsidR="00BF5676" w:rsidRPr="00E8496A" w:rsidRDefault="00BF5676" w:rsidP="00BF5676">
      <w:pPr>
        <w:pStyle w:val="Listenabsatz"/>
        <w:rPr>
          <w:i/>
        </w:rPr>
      </w:pPr>
      <w:r>
        <w:rPr>
          <w:i/>
        </w:rPr>
        <w:t>Je nach Bundesland sind weitere Normen und oder Gesezestexte erlassen die dem Datenschutz und der Datensicherheit dienen</w:t>
      </w:r>
    </w:p>
    <w:p w14:paraId="124566AB" w14:textId="77777777" w:rsidR="00BF5676" w:rsidRDefault="00BF5676" w:rsidP="00BF5676">
      <w:pPr>
        <w:pStyle w:val="Listenabsatz"/>
        <w:numPr>
          <w:ilvl w:val="0"/>
          <w:numId w:val="30"/>
        </w:numPr>
      </w:pPr>
      <w:r>
        <w:t>Erkläre den Unterschied zwischen Datenschutz und Datensicherheit.</w:t>
      </w:r>
    </w:p>
    <w:p w14:paraId="0B8065F2" w14:textId="77777777" w:rsidR="00BF5676" w:rsidRDefault="00BF5676" w:rsidP="00BF5676">
      <w:pPr>
        <w:pStyle w:val="Listenabsatz"/>
        <w:rPr>
          <w:i/>
        </w:rPr>
      </w:pPr>
      <w:r>
        <w:rPr>
          <w:i/>
        </w:rPr>
        <w:t>Datenschutz: Schutz von personenbezogenen Daten</w:t>
      </w:r>
    </w:p>
    <w:p w14:paraId="57D3B4C0" w14:textId="77777777" w:rsidR="00BF5676" w:rsidRDefault="00BF5676" w:rsidP="00BF5676">
      <w:pPr>
        <w:pStyle w:val="Listenabsatz"/>
        <w:rPr>
          <w:i/>
        </w:rPr>
      </w:pPr>
      <w:r>
        <w:rPr>
          <w:i/>
        </w:rPr>
        <w:t>Datensicherheit: Schutz von allen Informationen und Daten hinsichtlich Vertraulichkeit, Verfügbarkeit und Vollständigkeit</w:t>
      </w:r>
    </w:p>
    <w:p w14:paraId="6FCA20A9" w14:textId="05D42553" w:rsidR="00BF5676" w:rsidRPr="00EB38B3" w:rsidRDefault="00BF5676" w:rsidP="00BF5676">
      <w:pPr>
        <w:pStyle w:val="Listenabsatz"/>
        <w:rPr>
          <w:i/>
        </w:rPr>
      </w:pPr>
      <w:r>
        <w:rPr>
          <w:i/>
        </w:rPr>
        <w:t xml:space="preserve"> (IT-Grundschutz-Kompedium: </w:t>
      </w:r>
      <w:r w:rsidR="00022EFE">
        <w:rPr>
          <w:i/>
        </w:rPr>
        <w:fldChar w:fldCharType="begin"/>
      </w:r>
      <w:ins w:id="0" w:author="I E" w:date="2023-03-31T15:27:00Z">
        <w:r w:rsidR="00022EFE">
          <w:rPr>
            <w:i/>
          </w:rPr>
          <w:instrText xml:space="preserve"> HYPERLINK "</w:instrText>
        </w:r>
      </w:ins>
      <w:r w:rsidR="00022EFE" w:rsidRPr="00EB38B3">
        <w:rPr>
          <w:i/>
        </w:rPr>
        <w:instrText>https://www.bsi.bund.de/DE/Themen/Unternehmen-und-Organisationen/Standards-und-Zertifizierung/IT-Grundschutz/IT-Grundschutz-Kompendium/it-grundschutz-kompendium_node.html</w:instrText>
      </w:r>
      <w:ins w:id="1" w:author="I E" w:date="2023-03-31T15:27:00Z">
        <w:r w:rsidR="00022EFE">
          <w:rPr>
            <w:i/>
          </w:rPr>
          <w:instrText xml:space="preserve">" </w:instrText>
        </w:r>
      </w:ins>
      <w:r w:rsidR="00022EFE">
        <w:rPr>
          <w:i/>
        </w:rPr>
        <w:fldChar w:fldCharType="separate"/>
      </w:r>
      <w:r w:rsidR="00022EFE" w:rsidRPr="00AB1112">
        <w:rPr>
          <w:rStyle w:val="Hyperlink"/>
          <w:i/>
        </w:rPr>
        <w:t>https://www.bsi.bund.de/DE/Themen/Unternehmen-und-Organisationen/Standards-und-Zertifizierung/IT-Gr</w:t>
      </w:r>
      <w:r w:rsidR="00022EFE" w:rsidRPr="00AB1112">
        <w:rPr>
          <w:rStyle w:val="Hyperlink"/>
          <w:i/>
        </w:rPr>
        <w:t>u</w:t>
      </w:r>
      <w:r w:rsidR="00022EFE" w:rsidRPr="00AB1112">
        <w:rPr>
          <w:rStyle w:val="Hyperlink"/>
          <w:i/>
        </w:rPr>
        <w:t>ndschutz/IT-Grundschutz-Kompendium/it-grundschutz-kompendium_node.html</w:t>
      </w:r>
      <w:r w:rsidR="00022EFE">
        <w:rPr>
          <w:i/>
        </w:rPr>
        <w:fldChar w:fldCharType="end"/>
      </w:r>
      <w:r w:rsidR="00022EFE">
        <w:rPr>
          <w:i/>
        </w:rPr>
        <w:t xml:space="preserve"> </w:t>
      </w:r>
      <w:r>
        <w:rPr>
          <w:i/>
        </w:rPr>
        <w:t xml:space="preserve"> )</w:t>
      </w:r>
    </w:p>
    <w:p w14:paraId="3853D75A" w14:textId="77777777" w:rsidR="00BF5676" w:rsidRDefault="00BF5676" w:rsidP="00BF5676">
      <w:pPr>
        <w:pStyle w:val="Listenabsatz"/>
        <w:numPr>
          <w:ilvl w:val="0"/>
          <w:numId w:val="30"/>
        </w:numPr>
      </w:pPr>
      <w:r>
        <w:lastRenderedPageBreak/>
        <w:t>Überlege dir welche Folgen es haben könnte, wenn Ada ihren Personalausweiß öffentliche in ihrer in ihrer Story postet.</w:t>
      </w:r>
    </w:p>
    <w:p w14:paraId="0379572A" w14:textId="77777777" w:rsidR="00BF5676" w:rsidRPr="00EB38B3" w:rsidRDefault="00BF5676" w:rsidP="00BF5676">
      <w:pPr>
        <w:pStyle w:val="WF-Listenabsatz-1-facherZeilenabstand"/>
        <w:ind w:left="1134"/>
      </w:pPr>
      <w:r>
        <w:t xml:space="preserve">Dritte/ andere Personen könnten ihre Daten missbrauchen und sich als Ada ausgeben, Konten eröffnen, etc. </w:t>
      </w:r>
      <w:r>
        <w:rPr>
          <w:i/>
        </w:rPr>
        <w:t>(Datendiebstahl)</w:t>
      </w:r>
    </w:p>
    <w:p w14:paraId="611193F6" w14:textId="77777777" w:rsidR="00BF5676" w:rsidRDefault="00BF5676" w:rsidP="00BF5676">
      <w:pPr>
        <w:pStyle w:val="WF-Listenabsatz-1-facherZeilenabstand"/>
        <w:ind w:left="1134"/>
      </w:pPr>
      <w:r>
        <w:t xml:space="preserve">Es könnte ggf. von ihren angegeben Daten auf Passwörter geschlossen werden </w:t>
      </w:r>
    </w:p>
    <w:p w14:paraId="7A663CEC" w14:textId="77777777" w:rsidR="00BF5676" w:rsidRDefault="00BF5676" w:rsidP="00BF5676">
      <w:pPr>
        <w:pStyle w:val="WF-Listenabsatz-1-facherZeilenabstand"/>
        <w:ind w:left="1134"/>
      </w:pPr>
      <w:r>
        <w:t>Ihre Daten könnten im Darknet angeboten werden und dann für illegales genutzt werden</w:t>
      </w:r>
    </w:p>
    <w:p w14:paraId="3F3C33E7" w14:textId="77777777" w:rsidR="00BF5676" w:rsidRDefault="00BF5676" w:rsidP="00BF5676">
      <w:pPr>
        <w:pStyle w:val="WF-Listenabsatz-1-facherZeilenabstand"/>
        <w:ind w:left="1134"/>
      </w:pPr>
      <w:r>
        <w:t>….</w:t>
      </w:r>
    </w:p>
    <w:p w14:paraId="0CDB5255" w14:textId="77777777" w:rsidR="00BF5676" w:rsidRPr="00F04B1B" w:rsidRDefault="00BF5676" w:rsidP="00ED0080">
      <w:pPr>
        <w:ind w:left="567" w:right="480"/>
      </w:pPr>
    </w:p>
    <w:sectPr w:rsidR="00BF5676" w:rsidRPr="00F04B1B" w:rsidSect="007F4CB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531" w:bottom="1276" w:left="153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39E56A" w14:textId="77777777" w:rsidR="00802EE2" w:rsidRDefault="00802EE2" w:rsidP="00DD6851">
      <w:r>
        <w:separator/>
      </w:r>
    </w:p>
    <w:p w14:paraId="0922F66B" w14:textId="77777777" w:rsidR="00802EE2" w:rsidRDefault="00802EE2"/>
  </w:endnote>
  <w:endnote w:type="continuationSeparator" w:id="0">
    <w:p w14:paraId="3D2AA986" w14:textId="77777777" w:rsidR="00802EE2" w:rsidRDefault="00802EE2" w:rsidP="00DD6851">
      <w:r>
        <w:continuationSeparator/>
      </w:r>
    </w:p>
    <w:p w14:paraId="28B64EE0" w14:textId="77777777" w:rsidR="00802EE2" w:rsidRDefault="00802EE2"/>
  </w:endnote>
  <w:endnote w:type="continuationNotice" w:id="1">
    <w:p w14:paraId="1CD2AC15" w14:textId="77777777" w:rsidR="00802EE2" w:rsidRDefault="00802EE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Helvetica 45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65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55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ack">
    <w:altName w:val="Consolas"/>
    <w:charset w:val="00"/>
    <w:family w:val="modern"/>
    <w:pitch w:val="fixed"/>
    <w:sig w:usb0="00000001" w:usb1="1000B8F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48E6F" w14:textId="77777777" w:rsidR="00BF49D2" w:rsidRDefault="00BF49D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FD65B" w14:textId="2751C8BD" w:rsidR="006D4063" w:rsidRPr="008F7A2D" w:rsidRDefault="007F7272" w:rsidP="008F7A2D">
    <w:pPr>
      <w:pStyle w:val="Kopfzeile"/>
      <w:tabs>
        <w:tab w:val="clear" w:pos="4536"/>
        <w:tab w:val="clear" w:pos="9072"/>
        <w:tab w:val="right" w:pos="8789"/>
      </w:tabs>
      <w:ind w:right="-2637"/>
      <w:rPr>
        <w:i/>
        <w:sz w:val="18"/>
      </w:rPr>
    </w:pPr>
    <w:r>
      <w:rPr>
        <w:sz w:val="8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5D42728" wp14:editId="59609CC9">
              <wp:simplePos x="0" y="0"/>
              <wp:positionH relativeFrom="column">
                <wp:posOffset>6000750</wp:posOffset>
              </wp:positionH>
              <wp:positionV relativeFrom="paragraph">
                <wp:posOffset>-4474845</wp:posOffset>
              </wp:positionV>
              <wp:extent cx="328930" cy="4096068"/>
              <wp:effectExtent l="0" t="0" r="0" b="0"/>
              <wp:wrapNone/>
              <wp:docPr id="27" name="Gruppieren 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8930" cy="4096068"/>
                        <a:chOff x="0" y="0"/>
                        <a:chExt cx="328930" cy="4096068"/>
                      </a:xfrm>
                    </wpg:grpSpPr>
                    <wps:wsp>
                      <wps:cNvPr id="29" name="Textfeld 2"/>
                      <wps:cNvSpPr txBox="1">
                        <a:spLocks noChangeArrowheads="1"/>
                      </wps:cNvSpPr>
                      <wps:spPr bwMode="auto">
                        <a:xfrm rot="16200000">
                          <a:off x="-1579880" y="1579880"/>
                          <a:ext cx="3488690" cy="328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D03640" w14:textId="77777777" w:rsidR="007F7272" w:rsidRPr="00195786" w:rsidRDefault="007F7272" w:rsidP="007F7272">
                            <w:pPr>
                              <w:spacing w:line="160" w:lineRule="exact"/>
                              <w:rPr>
                                <w:rFonts w:ascii="Helvetica 55" w:hAnsi="Helvetica 55"/>
                                <w:color w:val="A6A6A6" w:themeColor="background1" w:themeShade="A6"/>
                                <w:sz w:val="14"/>
                                <w:szCs w:val="14"/>
                              </w:rPr>
                            </w:pPr>
                            <w:r w:rsidRPr="00195786">
                              <w:rPr>
                                <w:rFonts w:ascii="Helvetica 55" w:hAnsi="Helvetica 55"/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t xml:space="preserve">Eine Entwicklung von OFFIS e.V. in Kooperation mit der Universität Oldenburg </w:t>
                            </w:r>
                            <w:r w:rsidRPr="00195786">
                              <w:rPr>
                                <w:rFonts w:ascii="Helvetica 55" w:hAnsi="Helvetica 55"/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br/>
                              <w:t>im Auftrag der Wissensfabrik – Unternehmen für Deutschland e.V.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0" name="Grafik 30"/>
                        <pic:cNvPicPr>
                          <a:picLocks noChangeAspect="1"/>
                        </pic:cNvPicPr>
                      </pic:nvPicPr>
                      <pic:blipFill>
                        <a:blip r:embed="rId1" cstate="screen">
                          <a:clrChange>
                            <a:clrFrom>
                              <a:srgbClr val="FEFEFE"/>
                            </a:clrFrom>
                            <a:clrTo>
                              <a:srgbClr val="FEFEFE">
                                <a:alpha val="0"/>
                              </a:srgbClr>
                            </a:clrTo>
                          </a:clrChange>
                          <a:duotone>
                            <a:schemeClr val="accent3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16200000">
                          <a:off x="-165418" y="3699193"/>
                          <a:ext cx="647700" cy="146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5D42728" id="Gruppieren 27" o:spid="_x0000_s1028" style="position:absolute;margin-left:472.5pt;margin-top:-352.35pt;width:25.9pt;height:322.55pt;z-index:251658240" coordsize="3289,4096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-15798;top:15798;width:34886;height:328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" stroked="f">
                <v:textbox>
                  <w:txbxContent>
                    <w:p w14:paraId="6CD03640" w14:textId="77777777" w:rsidR="007F7272" w:rsidRPr="00195786" w:rsidRDefault="007F7272" w:rsidP="007F7272">
                      <w:pPr>
                        <w:spacing w:line="160" w:lineRule="exact"/>
                        <w:rPr>
                          <w:rFonts w:ascii="Helvetica 55" w:hAnsi="Helvetica 55"/>
                          <w:color w:val="A6A6A6" w:themeColor="background1" w:themeShade="A6"/>
                          <w:sz w:val="14"/>
                          <w:szCs w:val="14"/>
                        </w:rPr>
                      </w:pPr>
                      <w:r w:rsidRPr="00195786">
                        <w:rPr>
                          <w:rFonts w:ascii="Helvetica 55" w:hAnsi="Helvetica 55"/>
                          <w:color w:val="A6A6A6" w:themeColor="background1" w:themeShade="A6"/>
                          <w:sz w:val="14"/>
                          <w:szCs w:val="14"/>
                        </w:rPr>
                        <w:t xml:space="preserve">Eine Entwicklung von OFFIS e.V. in Kooperation mit der Universität Oldenburg </w:t>
                      </w:r>
                      <w:r w:rsidRPr="00195786">
                        <w:rPr>
                          <w:rFonts w:ascii="Helvetica 55" w:hAnsi="Helvetica 55"/>
                          <w:color w:val="A6A6A6" w:themeColor="background1" w:themeShade="A6"/>
                          <w:sz w:val="14"/>
                          <w:szCs w:val="14"/>
                        </w:rPr>
                        <w:br/>
                        <w:t>im Auftrag der Wissensfabrik – Unternehmen für Deutschland e.V.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fik 30" o:spid="_x0000_s1030" type="#_x0000_t75" style="position:absolute;left:-1655;top:36992;width:6477;height:1460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">
                <v:imagedata r:id="rId2" o:title="" chromakey="#fefefe" recolortarget="#494949 [1446]"/>
              </v:shape>
            </v:group>
          </w:pict>
        </mc:Fallback>
      </mc:AlternateContent>
    </w:r>
    <w:r w:rsidR="006D4063" w:rsidRPr="00C140D3">
      <w:rPr>
        <w:sz w:val="8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ACC712C" wp14:editId="7A317A0D">
              <wp:simplePos x="0" y="0"/>
              <wp:positionH relativeFrom="column">
                <wp:posOffset>6985</wp:posOffset>
              </wp:positionH>
              <wp:positionV relativeFrom="paragraph">
                <wp:posOffset>-114244</wp:posOffset>
              </wp:positionV>
              <wp:extent cx="5604176" cy="0"/>
              <wp:effectExtent l="0" t="19050" r="15875" b="19050"/>
              <wp:wrapNone/>
              <wp:docPr id="26" name="Gerade Verbindung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4176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accent6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505CA2" id="Gerade Verbindung 26" o:spid="_x0000_s1026" style="position:absolute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55pt,-9pt" to="441.8pt,-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" strokecolor="#538135 [2409]" strokeweight="3pt">
              <v:stroke joinstyle="miter"/>
            </v:line>
          </w:pict>
        </mc:Fallback>
      </mc:AlternateContent>
    </w:r>
    <w:r w:rsidR="006D4063" w:rsidRPr="00C140D3">
      <w:rPr>
        <w:sz w:val="6"/>
      </w:rPr>
      <w:t xml:space="preserve"> </w:t>
    </w:r>
    <w:r w:rsidR="00385720">
      <w:rPr>
        <w:sz w:val="18"/>
      </w:rPr>
      <w:t xml:space="preserve">Modul </w:t>
    </w:r>
    <w:r w:rsidR="00F109B1" w:rsidRPr="00F109B1">
      <w:rPr>
        <w:sz w:val="18"/>
      </w:rPr>
      <w:t>A2</w:t>
    </w:r>
    <w:r w:rsidR="00F109B1">
      <w:rPr>
        <w:sz w:val="18"/>
      </w:rPr>
      <w:t xml:space="preserve"> </w:t>
    </w:r>
    <w:r w:rsidR="006D4063" w:rsidRPr="00C140D3">
      <w:rPr>
        <w:sz w:val="18"/>
      </w:rPr>
      <w:t xml:space="preserve">– </w:t>
    </w:r>
    <w:r w:rsidR="00385720">
      <w:rPr>
        <w:sz w:val="18"/>
      </w:rPr>
      <w:t>Kryptologie</w:t>
    </w:r>
    <w:r w:rsidR="006D4063" w:rsidRPr="00C140D3">
      <w:rPr>
        <w:i/>
        <w:sz w:val="18"/>
      </w:rPr>
      <w:tab/>
    </w:r>
    <w:r w:rsidR="006D4063" w:rsidRPr="00C140D3">
      <w:rPr>
        <w:sz w:val="18"/>
      </w:rPr>
      <w:t xml:space="preserve">Seite </w:t>
    </w:r>
    <w:r w:rsidR="006D4063" w:rsidRPr="00C140D3">
      <w:rPr>
        <w:bCs w:val="0"/>
        <w:sz w:val="18"/>
      </w:rPr>
      <w:fldChar w:fldCharType="begin"/>
    </w:r>
    <w:r w:rsidR="006D4063" w:rsidRPr="00C140D3">
      <w:rPr>
        <w:sz w:val="18"/>
      </w:rPr>
      <w:instrText>PAGE  \* Arabic  \* MERGEFORMAT</w:instrText>
    </w:r>
    <w:r w:rsidR="006D4063" w:rsidRPr="00C140D3">
      <w:rPr>
        <w:bCs w:val="0"/>
        <w:sz w:val="18"/>
      </w:rPr>
      <w:fldChar w:fldCharType="separate"/>
    </w:r>
    <w:r w:rsidR="001C21F7">
      <w:rPr>
        <w:sz w:val="18"/>
      </w:rPr>
      <w:t>2</w:t>
    </w:r>
    <w:r w:rsidR="006D4063" w:rsidRPr="00C140D3">
      <w:rPr>
        <w:bCs w:val="0"/>
        <w:sz w:val="18"/>
      </w:rPr>
      <w:fldChar w:fldCharType="end"/>
    </w:r>
    <w:r w:rsidR="006D4063" w:rsidRPr="00C140D3">
      <w:rPr>
        <w:sz w:val="18"/>
      </w:rPr>
      <w:t xml:space="preserve"> von </w:t>
    </w:r>
    <w:r w:rsidR="006D4063" w:rsidRPr="00C140D3">
      <w:rPr>
        <w:sz w:val="18"/>
      </w:rPr>
      <w:fldChar w:fldCharType="begin"/>
    </w:r>
    <w:r w:rsidR="006D4063" w:rsidRPr="00C140D3">
      <w:rPr>
        <w:sz w:val="18"/>
      </w:rPr>
      <w:instrText>NUMPAGES  \* Arabic  \* MERGEFORMAT</w:instrText>
    </w:r>
    <w:r w:rsidR="006D4063" w:rsidRPr="00C140D3">
      <w:rPr>
        <w:sz w:val="18"/>
      </w:rPr>
      <w:fldChar w:fldCharType="separate"/>
    </w:r>
    <w:r w:rsidR="001C21F7">
      <w:rPr>
        <w:sz w:val="18"/>
      </w:rPr>
      <w:t>3</w:t>
    </w:r>
    <w:r w:rsidR="006D4063" w:rsidRPr="00C140D3"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6A4E4" w14:textId="77777777" w:rsidR="00BF49D2" w:rsidRDefault="00BF49D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013FEE" w14:textId="77777777" w:rsidR="00802EE2" w:rsidRDefault="00802EE2" w:rsidP="00DD6851">
      <w:r>
        <w:separator/>
      </w:r>
    </w:p>
    <w:p w14:paraId="59FE6893" w14:textId="77777777" w:rsidR="00802EE2" w:rsidRDefault="00802EE2"/>
  </w:footnote>
  <w:footnote w:type="continuationSeparator" w:id="0">
    <w:p w14:paraId="36F78979" w14:textId="77777777" w:rsidR="00802EE2" w:rsidRDefault="00802EE2" w:rsidP="00DD6851">
      <w:r>
        <w:continuationSeparator/>
      </w:r>
    </w:p>
    <w:p w14:paraId="5161BB8D" w14:textId="77777777" w:rsidR="00802EE2" w:rsidRDefault="00802EE2"/>
  </w:footnote>
  <w:footnote w:type="continuationNotice" w:id="1">
    <w:p w14:paraId="13DE94B4" w14:textId="77777777" w:rsidR="00802EE2" w:rsidRDefault="00802EE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C10EC" w14:textId="77777777" w:rsidR="00BF49D2" w:rsidRDefault="00BF49D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32DA2" w14:textId="5E7F5412" w:rsidR="006D4063" w:rsidRPr="003A0A1B" w:rsidRDefault="003A0A1B" w:rsidP="003A0A1B">
    <w:pPr>
      <w:pStyle w:val="Kopfzeile"/>
      <w:tabs>
        <w:tab w:val="clear" w:pos="4536"/>
        <w:tab w:val="clear" w:pos="9072"/>
      </w:tabs>
      <w:ind w:right="-87"/>
      <w:rPr>
        <w:color w:val="AEAAAA" w:themeColor="background2" w:themeShade="BF"/>
        <w:sz w:val="22"/>
      </w:rPr>
    </w:pPr>
    <w:r>
      <w:rPr>
        <w:color w:val="E7E6E6" w:themeColor="background2"/>
        <w:sz w:val="32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3F01394A" wp14:editId="0C292364">
              <wp:simplePos x="0" y="0"/>
              <wp:positionH relativeFrom="column">
                <wp:posOffset>2548890</wp:posOffset>
              </wp:positionH>
              <wp:positionV relativeFrom="paragraph">
                <wp:posOffset>6350</wp:posOffset>
              </wp:positionV>
              <wp:extent cx="3060000" cy="340242"/>
              <wp:effectExtent l="0" t="0" r="7620" b="3175"/>
              <wp:wrapNone/>
              <wp:docPr id="22" name="Rechteck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60000" cy="340242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C18AA25" w14:textId="326184DE" w:rsidR="003A0A1B" w:rsidRDefault="0045752E" w:rsidP="003A0A1B">
                          <w:pPr>
                            <w:jc w:val="center"/>
                          </w:pPr>
                          <w:r>
                            <w:rPr>
                              <w:b/>
                              <w:color w:val="FFFFFF" w:themeColor="background1"/>
                              <w:sz w:val="32"/>
                            </w:rPr>
                            <w:t xml:space="preserve">Musterlösung </w:t>
                          </w:r>
                          <w:r w:rsidR="00F109B1" w:rsidRPr="00F109B1">
                            <w:rPr>
                              <w:b/>
                              <w:color w:val="FFFFFF" w:themeColor="background1"/>
                              <w:sz w:val="32"/>
                            </w:rPr>
                            <w:t>A2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01394A" id="Rechteck 22" o:spid="_x0000_s1026" style="position:absolute;margin-left:200.7pt;margin-top:.5pt;width:240.95pt;height:26.8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" fillcolor="#538135 [2409]" stroked="f" strokeweight="1pt">
              <v:textbox>
                <w:txbxContent>
                  <w:p w14:paraId="3C18AA25" w14:textId="326184DE" w:rsidR="003A0A1B" w:rsidRDefault="0045752E" w:rsidP="003A0A1B">
                    <w:pPr>
                      <w:jc w:val="center"/>
                    </w:pPr>
                    <w:r>
                      <w:rPr>
                        <w:b/>
                        <w:color w:val="FFFFFF" w:themeColor="background1"/>
                        <w:sz w:val="32"/>
                      </w:rPr>
                      <w:t xml:space="preserve">Musterlösung </w:t>
                    </w:r>
                    <w:r w:rsidR="00F109B1" w:rsidRPr="00F109B1">
                      <w:rPr>
                        <w:b/>
                        <w:color w:val="FFFFFF" w:themeColor="background1"/>
                        <w:sz w:val="32"/>
                      </w:rPr>
                      <w:t>A2</w:t>
                    </w:r>
                  </w:p>
                </w:txbxContent>
              </v:textbox>
            </v:rect>
          </w:pict>
        </mc:Fallback>
      </mc:AlternateContent>
    </w:r>
    <w:r w:rsidRPr="00F37B06">
      <w:rPr>
        <w:color w:val="AEAAAA" w:themeColor="background2" w:themeShade="BF"/>
        <w:sz w:val="32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7E9EBD7" wp14:editId="14098A93">
              <wp:simplePos x="0" y="0"/>
              <wp:positionH relativeFrom="column">
                <wp:posOffset>-1912620</wp:posOffset>
              </wp:positionH>
              <wp:positionV relativeFrom="paragraph">
                <wp:posOffset>-2219960</wp:posOffset>
              </wp:positionV>
              <wp:extent cx="3190875" cy="247650"/>
              <wp:effectExtent l="4763" t="0" r="0" b="0"/>
              <wp:wrapNone/>
              <wp:docPr id="15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3190875" cy="247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44105B" w14:textId="77777777" w:rsidR="003A0A1B" w:rsidRPr="008D5655" w:rsidRDefault="003A0A1B" w:rsidP="003A0A1B">
                          <w:pPr>
                            <w:rPr>
                              <w:sz w:val="15"/>
                              <w:szCs w:val="15"/>
                            </w:rPr>
                          </w:pPr>
                          <w:r w:rsidRPr="008D5655">
                            <w:rPr>
                              <w:sz w:val="15"/>
                              <w:szCs w:val="15"/>
                            </w:rPr>
                            <w:t>Eine Zusammenarbeit von Wissensfabrik Deutschland und OFFIS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E9EBD7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7" type="#_x0000_t202" style="position:absolute;margin-left:-150.6pt;margin-top:-174.8pt;width:251.25pt;height:19.5pt;rotation:-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" stroked="f">
              <v:textbox>
                <w:txbxContent>
                  <w:p w14:paraId="1944105B" w14:textId="77777777" w:rsidR="003A0A1B" w:rsidRPr="008D5655" w:rsidRDefault="003A0A1B" w:rsidP="003A0A1B">
                    <w:pPr>
                      <w:rPr>
                        <w:sz w:val="15"/>
                        <w:szCs w:val="15"/>
                      </w:rPr>
                    </w:pPr>
                    <w:r w:rsidRPr="008D5655">
                      <w:rPr>
                        <w:sz w:val="15"/>
                        <w:szCs w:val="15"/>
                      </w:rPr>
                      <w:t>Eine Zusammenarbeit von Wissensfabrik Deutschland und OFFIS</w:t>
                    </w:r>
                  </w:p>
                </w:txbxContent>
              </v:textbox>
            </v:shape>
          </w:pict>
        </mc:Fallback>
      </mc:AlternateContent>
    </w:r>
    <w:r>
      <w:rPr>
        <w:color w:val="AEAAAA" w:themeColor="background2" w:themeShade="BF"/>
        <w:sz w:val="32"/>
      </w:rPr>
      <w:tab/>
    </w:r>
    <w:r>
      <w:rPr>
        <w:color w:val="AEAAAA" w:themeColor="background2" w:themeShade="BF"/>
        <w:sz w:val="32"/>
      </w:rPr>
      <w:tab/>
    </w:r>
    <w:r w:rsidRPr="00F37B06">
      <w:rPr>
        <w:color w:val="AEAAAA" w:themeColor="background2" w:themeShade="BF"/>
        <w:sz w:val="32"/>
      </w:rPr>
      <w:tab/>
    </w:r>
    <w:r>
      <w:rPr>
        <w:color w:val="AEAAAA" w:themeColor="background2" w:themeShade="BF"/>
        <w:sz w:val="3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314E2" w14:textId="77777777" w:rsidR="00BF49D2" w:rsidRDefault="00BF49D2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64CC7"/>
    <w:multiLevelType w:val="hybridMultilevel"/>
    <w:tmpl w:val="AD5E5F00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A4CCC"/>
    <w:multiLevelType w:val="hybridMultilevel"/>
    <w:tmpl w:val="F434F3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C2579"/>
    <w:multiLevelType w:val="hybridMultilevel"/>
    <w:tmpl w:val="958473D4"/>
    <w:lvl w:ilvl="0" w:tplc="118EB062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2775B"/>
    <w:multiLevelType w:val="multilevel"/>
    <w:tmpl w:val="19448D2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79269D0"/>
    <w:multiLevelType w:val="hybridMultilevel"/>
    <w:tmpl w:val="489C01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694660"/>
    <w:multiLevelType w:val="hybridMultilevel"/>
    <w:tmpl w:val="3EDAA71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E22954"/>
    <w:multiLevelType w:val="hybridMultilevel"/>
    <w:tmpl w:val="7F40527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43D01"/>
    <w:multiLevelType w:val="hybridMultilevel"/>
    <w:tmpl w:val="3E12BC1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457C57"/>
    <w:multiLevelType w:val="hybridMultilevel"/>
    <w:tmpl w:val="CC5A0D2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DB7D47"/>
    <w:multiLevelType w:val="hybridMultilevel"/>
    <w:tmpl w:val="2AC888A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513A6C"/>
    <w:multiLevelType w:val="hybridMultilevel"/>
    <w:tmpl w:val="05AE444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A04636"/>
    <w:multiLevelType w:val="hybridMultilevel"/>
    <w:tmpl w:val="8518562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C936AE"/>
    <w:multiLevelType w:val="hybridMultilevel"/>
    <w:tmpl w:val="EE2EE726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FE36A9C"/>
    <w:multiLevelType w:val="hybridMultilevel"/>
    <w:tmpl w:val="7F40527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666CF1"/>
    <w:multiLevelType w:val="hybridMultilevel"/>
    <w:tmpl w:val="6A3A9A7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637171"/>
    <w:multiLevelType w:val="hybridMultilevel"/>
    <w:tmpl w:val="46BC18C0"/>
    <w:lvl w:ilvl="0" w:tplc="D3921AB6">
      <w:start w:val="1"/>
      <w:numFmt w:val="bullet"/>
      <w:pStyle w:val="WF-Listenabsatz-1-facherZeilenabstand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521ED2"/>
    <w:multiLevelType w:val="hybridMultilevel"/>
    <w:tmpl w:val="438EF2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D229CA"/>
    <w:multiLevelType w:val="hybridMultilevel"/>
    <w:tmpl w:val="EE2EE7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AD6BEA"/>
    <w:multiLevelType w:val="hybridMultilevel"/>
    <w:tmpl w:val="7FB83AE4"/>
    <w:lvl w:ilvl="0" w:tplc="88EC286A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404826">
    <w:abstractNumId w:val="18"/>
  </w:num>
  <w:num w:numId="2" w16cid:durableId="721176870">
    <w:abstractNumId w:val="3"/>
  </w:num>
  <w:num w:numId="3" w16cid:durableId="1140534976">
    <w:abstractNumId w:val="3"/>
  </w:num>
  <w:num w:numId="4" w16cid:durableId="1655455507">
    <w:abstractNumId w:val="3"/>
  </w:num>
  <w:num w:numId="5" w16cid:durableId="727191756">
    <w:abstractNumId w:val="3"/>
  </w:num>
  <w:num w:numId="6" w16cid:durableId="237250432">
    <w:abstractNumId w:val="3"/>
  </w:num>
  <w:num w:numId="7" w16cid:durableId="1760710133">
    <w:abstractNumId w:val="3"/>
  </w:num>
  <w:num w:numId="8" w16cid:durableId="281612077">
    <w:abstractNumId w:val="3"/>
  </w:num>
  <w:num w:numId="9" w16cid:durableId="686905184">
    <w:abstractNumId w:val="3"/>
  </w:num>
  <w:num w:numId="10" w16cid:durableId="523858777">
    <w:abstractNumId w:val="3"/>
  </w:num>
  <w:num w:numId="11" w16cid:durableId="1675181945">
    <w:abstractNumId w:val="3"/>
  </w:num>
  <w:num w:numId="12" w16cid:durableId="1698391032">
    <w:abstractNumId w:val="4"/>
  </w:num>
  <w:num w:numId="13" w16cid:durableId="1619339424">
    <w:abstractNumId w:val="1"/>
  </w:num>
  <w:num w:numId="14" w16cid:durableId="1639215989">
    <w:abstractNumId w:val="16"/>
  </w:num>
  <w:num w:numId="15" w16cid:durableId="258369968">
    <w:abstractNumId w:val="17"/>
  </w:num>
  <w:num w:numId="16" w16cid:durableId="1364209000">
    <w:abstractNumId w:val="12"/>
  </w:num>
  <w:num w:numId="17" w16cid:durableId="539631694">
    <w:abstractNumId w:val="3"/>
  </w:num>
  <w:num w:numId="18" w16cid:durableId="206182390">
    <w:abstractNumId w:val="3"/>
  </w:num>
  <w:num w:numId="19" w16cid:durableId="1040861509">
    <w:abstractNumId w:val="15"/>
  </w:num>
  <w:num w:numId="20" w16cid:durableId="513568243">
    <w:abstractNumId w:val="2"/>
  </w:num>
  <w:num w:numId="21" w16cid:durableId="1941372997">
    <w:abstractNumId w:val="8"/>
  </w:num>
  <w:num w:numId="22" w16cid:durableId="199168889">
    <w:abstractNumId w:val="6"/>
  </w:num>
  <w:num w:numId="23" w16cid:durableId="414858389">
    <w:abstractNumId w:val="10"/>
  </w:num>
  <w:num w:numId="24" w16cid:durableId="493105216">
    <w:abstractNumId w:val="5"/>
  </w:num>
  <w:num w:numId="25" w16cid:durableId="1166559193">
    <w:abstractNumId w:val="13"/>
  </w:num>
  <w:num w:numId="26" w16cid:durableId="906837631">
    <w:abstractNumId w:val="11"/>
  </w:num>
  <w:num w:numId="27" w16cid:durableId="904531320">
    <w:abstractNumId w:val="14"/>
  </w:num>
  <w:num w:numId="28" w16cid:durableId="350230574">
    <w:abstractNumId w:val="7"/>
  </w:num>
  <w:num w:numId="29" w16cid:durableId="1860004932">
    <w:abstractNumId w:val="9"/>
  </w:num>
  <w:num w:numId="30" w16cid:durableId="18070627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I E">
    <w15:presenceInfo w15:providerId="Windows Live" w15:userId="737e4c38f599e61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drawingGridHorizontalSpacing w:val="170"/>
  <w:drawingGridVerticalSpacing w:val="170"/>
  <w:displayHorizontalDrawingGridEvery w:val="2"/>
  <w:displayVerticalDrawingGridEvery w:val="2"/>
  <w:doNotUseMarginsForDrawingGridOrigin/>
  <w:drawingGridHorizontalOrigin w:val="1531"/>
  <w:drawingGridVerticalOrigin w:val="1134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6851"/>
    <w:rsid w:val="00011F17"/>
    <w:rsid w:val="00012484"/>
    <w:rsid w:val="00022EFE"/>
    <w:rsid w:val="00043DA4"/>
    <w:rsid w:val="00047122"/>
    <w:rsid w:val="000644BD"/>
    <w:rsid w:val="00064885"/>
    <w:rsid w:val="00085522"/>
    <w:rsid w:val="000B566D"/>
    <w:rsid w:val="000B6F96"/>
    <w:rsid w:val="000B7ACC"/>
    <w:rsid w:val="000C02EB"/>
    <w:rsid w:val="000C295A"/>
    <w:rsid w:val="000D10B0"/>
    <w:rsid w:val="000F07F9"/>
    <w:rsid w:val="0011291D"/>
    <w:rsid w:val="001223AC"/>
    <w:rsid w:val="00152FC3"/>
    <w:rsid w:val="001761AD"/>
    <w:rsid w:val="001A306A"/>
    <w:rsid w:val="001C21F7"/>
    <w:rsid w:val="001C3C06"/>
    <w:rsid w:val="001F4C40"/>
    <w:rsid w:val="00283070"/>
    <w:rsid w:val="00295BCA"/>
    <w:rsid w:val="002B0F7B"/>
    <w:rsid w:val="002C7AF1"/>
    <w:rsid w:val="002D63F3"/>
    <w:rsid w:val="002D7C11"/>
    <w:rsid w:val="00311F98"/>
    <w:rsid w:val="00312C30"/>
    <w:rsid w:val="00342B12"/>
    <w:rsid w:val="0035100B"/>
    <w:rsid w:val="00377BBA"/>
    <w:rsid w:val="00385720"/>
    <w:rsid w:val="003A0A1B"/>
    <w:rsid w:val="003A34B0"/>
    <w:rsid w:val="00402D90"/>
    <w:rsid w:val="00454810"/>
    <w:rsid w:val="0045752E"/>
    <w:rsid w:val="004670A5"/>
    <w:rsid w:val="004A1E80"/>
    <w:rsid w:val="004A52BC"/>
    <w:rsid w:val="004A5AA3"/>
    <w:rsid w:val="004B5CA9"/>
    <w:rsid w:val="004D11AC"/>
    <w:rsid w:val="004E20F2"/>
    <w:rsid w:val="004E56FC"/>
    <w:rsid w:val="004F0644"/>
    <w:rsid w:val="0051659F"/>
    <w:rsid w:val="005222BE"/>
    <w:rsid w:val="00543C1F"/>
    <w:rsid w:val="005C0A9C"/>
    <w:rsid w:val="005F0674"/>
    <w:rsid w:val="00611CF4"/>
    <w:rsid w:val="00615A62"/>
    <w:rsid w:val="006219F6"/>
    <w:rsid w:val="006B1729"/>
    <w:rsid w:val="006D10F5"/>
    <w:rsid w:val="006D4063"/>
    <w:rsid w:val="007342D2"/>
    <w:rsid w:val="00761022"/>
    <w:rsid w:val="007C0631"/>
    <w:rsid w:val="007F3012"/>
    <w:rsid w:val="007F4CB1"/>
    <w:rsid w:val="007F7272"/>
    <w:rsid w:val="00802EE2"/>
    <w:rsid w:val="0081493C"/>
    <w:rsid w:val="008306C3"/>
    <w:rsid w:val="00850C3D"/>
    <w:rsid w:val="008717D7"/>
    <w:rsid w:val="008D4E72"/>
    <w:rsid w:val="008F7A2D"/>
    <w:rsid w:val="00902B67"/>
    <w:rsid w:val="00906E1B"/>
    <w:rsid w:val="0092038B"/>
    <w:rsid w:val="00927AB2"/>
    <w:rsid w:val="009929BE"/>
    <w:rsid w:val="009A0C4B"/>
    <w:rsid w:val="009B3BAC"/>
    <w:rsid w:val="009B7F63"/>
    <w:rsid w:val="009E2915"/>
    <w:rsid w:val="009E6885"/>
    <w:rsid w:val="009F2B80"/>
    <w:rsid w:val="009F67CA"/>
    <w:rsid w:val="00A24E85"/>
    <w:rsid w:val="00A44ECB"/>
    <w:rsid w:val="00A4754D"/>
    <w:rsid w:val="00A55669"/>
    <w:rsid w:val="00A562B0"/>
    <w:rsid w:val="00A62A3F"/>
    <w:rsid w:val="00A7721B"/>
    <w:rsid w:val="00A81DDB"/>
    <w:rsid w:val="00A96BD9"/>
    <w:rsid w:val="00AA2DA3"/>
    <w:rsid w:val="00AE2AC2"/>
    <w:rsid w:val="00AF1502"/>
    <w:rsid w:val="00AF6BE6"/>
    <w:rsid w:val="00B16FE0"/>
    <w:rsid w:val="00B32281"/>
    <w:rsid w:val="00B50ABF"/>
    <w:rsid w:val="00B60A52"/>
    <w:rsid w:val="00B8280E"/>
    <w:rsid w:val="00B9342B"/>
    <w:rsid w:val="00BA20AF"/>
    <w:rsid w:val="00BB53E3"/>
    <w:rsid w:val="00BC3833"/>
    <w:rsid w:val="00BD3EAB"/>
    <w:rsid w:val="00BD6912"/>
    <w:rsid w:val="00BF00E1"/>
    <w:rsid w:val="00BF49D2"/>
    <w:rsid w:val="00BF5676"/>
    <w:rsid w:val="00C108ED"/>
    <w:rsid w:val="00C164C9"/>
    <w:rsid w:val="00C22218"/>
    <w:rsid w:val="00C4253E"/>
    <w:rsid w:val="00C60900"/>
    <w:rsid w:val="00CA0A3A"/>
    <w:rsid w:val="00CA60E2"/>
    <w:rsid w:val="00CD42A7"/>
    <w:rsid w:val="00CE16D2"/>
    <w:rsid w:val="00CE64AD"/>
    <w:rsid w:val="00D04267"/>
    <w:rsid w:val="00D650AC"/>
    <w:rsid w:val="00D802F7"/>
    <w:rsid w:val="00D96932"/>
    <w:rsid w:val="00DA7A45"/>
    <w:rsid w:val="00DC0500"/>
    <w:rsid w:val="00DD6851"/>
    <w:rsid w:val="00DF6F3A"/>
    <w:rsid w:val="00E03A66"/>
    <w:rsid w:val="00E04CFC"/>
    <w:rsid w:val="00E156CD"/>
    <w:rsid w:val="00E24D25"/>
    <w:rsid w:val="00E46849"/>
    <w:rsid w:val="00E66496"/>
    <w:rsid w:val="00E722EA"/>
    <w:rsid w:val="00EC2D49"/>
    <w:rsid w:val="00ED0080"/>
    <w:rsid w:val="00F04B1B"/>
    <w:rsid w:val="00F109B1"/>
    <w:rsid w:val="00F1382A"/>
    <w:rsid w:val="00F24DEC"/>
    <w:rsid w:val="00F37097"/>
    <w:rsid w:val="00F4547A"/>
    <w:rsid w:val="00F60DFF"/>
    <w:rsid w:val="00F762B7"/>
    <w:rsid w:val="00F90343"/>
    <w:rsid w:val="00F9509D"/>
    <w:rsid w:val="00FD2DC4"/>
    <w:rsid w:val="00FD5263"/>
    <w:rsid w:val="00FD6048"/>
    <w:rsid w:val="00FE5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BA39C23"/>
  <w15:docId w15:val="{F32B05C6-7D39-480B-9750-12B74F074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WF-Standard"/>
    <w:qFormat/>
    <w:rsid w:val="007F4CB1"/>
    <w:pPr>
      <w:spacing w:line="288" w:lineRule="auto"/>
    </w:pPr>
    <w:rPr>
      <w:rFonts w:ascii="Helvetica 45" w:hAnsi="Helvetica 45"/>
      <w:bCs/>
      <w:noProof/>
      <w:sz w:val="21"/>
      <w:lang w:eastAsia="de-DE"/>
    </w:rPr>
  </w:style>
  <w:style w:type="paragraph" w:styleId="berschrift1">
    <w:name w:val="heading 1"/>
    <w:aliases w:val="WF-Überschrift 1"/>
    <w:basedOn w:val="Standard"/>
    <w:next w:val="Standard"/>
    <w:link w:val="berschrift1Zchn"/>
    <w:uiPriority w:val="9"/>
    <w:qFormat/>
    <w:rsid w:val="007F4CB1"/>
    <w:pPr>
      <w:keepNext/>
      <w:keepLines/>
      <w:spacing w:before="760" w:line="240" w:lineRule="auto"/>
      <w:outlineLvl w:val="0"/>
    </w:pPr>
    <w:rPr>
      <w:rFonts w:ascii="Helvetica 65" w:eastAsiaTheme="majorEastAsia" w:hAnsi="Helvetica 65" w:cstheme="majorBidi"/>
      <w:bCs w:val="0"/>
      <w:color w:val="000000" w:themeColor="text1"/>
      <w:sz w:val="28"/>
      <w:szCs w:val="36"/>
    </w:rPr>
  </w:style>
  <w:style w:type="paragraph" w:styleId="berschrift2">
    <w:name w:val="heading 2"/>
    <w:aliases w:val="WF-Überschrift 2"/>
    <w:basedOn w:val="Standard"/>
    <w:next w:val="Standard"/>
    <w:link w:val="berschrift2Zchn"/>
    <w:uiPriority w:val="9"/>
    <w:unhideWhenUsed/>
    <w:qFormat/>
    <w:rsid w:val="007F4CB1"/>
    <w:pPr>
      <w:keepNext/>
      <w:keepLines/>
      <w:numPr>
        <w:ilvl w:val="1"/>
        <w:numId w:val="18"/>
      </w:numPr>
      <w:spacing w:before="520" w:after="120"/>
      <w:outlineLvl w:val="1"/>
    </w:pPr>
    <w:rPr>
      <w:rFonts w:ascii="Helvetica 65" w:eastAsiaTheme="majorEastAsia" w:hAnsi="Helvetica 65" w:cstheme="majorBidi"/>
      <w:bCs w:val="0"/>
      <w:color w:val="000000" w:themeColor="text1"/>
      <w:sz w:val="24"/>
      <w:szCs w:val="28"/>
    </w:rPr>
  </w:style>
  <w:style w:type="paragraph" w:styleId="berschrift3">
    <w:name w:val="heading 3"/>
    <w:aliases w:val="WF-Überschrift 3"/>
    <w:basedOn w:val="Standard"/>
    <w:next w:val="Standard"/>
    <w:link w:val="berschrift3Zchn"/>
    <w:uiPriority w:val="9"/>
    <w:unhideWhenUsed/>
    <w:qFormat/>
    <w:rsid w:val="007F4CB1"/>
    <w:pPr>
      <w:keepNext/>
      <w:keepLines/>
      <w:numPr>
        <w:ilvl w:val="2"/>
        <w:numId w:val="18"/>
      </w:numPr>
      <w:spacing w:before="120" w:after="120"/>
      <w:outlineLvl w:val="2"/>
    </w:pPr>
    <w:rPr>
      <w:rFonts w:ascii="Helvetica 65" w:eastAsiaTheme="majorEastAsia" w:hAnsi="Helvetica 65" w:cstheme="majorBidi"/>
      <w:bCs w:val="0"/>
      <w:color w:val="000000" w:themeColor="text1"/>
      <w:sz w:val="22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C02EB"/>
    <w:pPr>
      <w:keepNext/>
      <w:keepLines/>
      <w:numPr>
        <w:ilvl w:val="3"/>
        <w:numId w:val="18"/>
      </w:numPr>
      <w:spacing w:before="200" w:after="0"/>
      <w:outlineLvl w:val="3"/>
    </w:pPr>
    <w:rPr>
      <w:rFonts w:asciiTheme="majorHAnsi" w:eastAsiaTheme="majorEastAsia" w:hAnsiTheme="majorHAnsi" w:cstheme="majorBidi"/>
      <w:b/>
      <w:bCs w:val="0"/>
      <w:i/>
      <w:iCs/>
      <w:color w:val="000000" w:themeColor="tex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43DA4"/>
    <w:pPr>
      <w:keepNext/>
      <w:keepLines/>
      <w:numPr>
        <w:ilvl w:val="4"/>
        <w:numId w:val="18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43DA4"/>
    <w:pPr>
      <w:keepNext/>
      <w:keepLines/>
      <w:numPr>
        <w:ilvl w:val="5"/>
        <w:numId w:val="18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43DA4"/>
    <w:pPr>
      <w:keepNext/>
      <w:keepLines/>
      <w:numPr>
        <w:ilvl w:val="6"/>
        <w:numId w:val="18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43DA4"/>
    <w:pPr>
      <w:keepNext/>
      <w:keepLines/>
      <w:numPr>
        <w:ilvl w:val="7"/>
        <w:numId w:val="18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43DA4"/>
    <w:pPr>
      <w:keepNext/>
      <w:keepLines/>
      <w:numPr>
        <w:ilvl w:val="8"/>
        <w:numId w:val="18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D68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D6851"/>
  </w:style>
  <w:style w:type="paragraph" w:styleId="Fuzeile">
    <w:name w:val="footer"/>
    <w:basedOn w:val="Standard"/>
    <w:link w:val="FuzeileZchn"/>
    <w:uiPriority w:val="99"/>
    <w:unhideWhenUsed/>
    <w:rsid w:val="00DD68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D6851"/>
  </w:style>
  <w:style w:type="paragraph" w:styleId="Titel">
    <w:name w:val="Title"/>
    <w:basedOn w:val="Standard"/>
    <w:next w:val="Standard"/>
    <w:link w:val="TitelZchn"/>
    <w:uiPriority w:val="10"/>
    <w:qFormat/>
    <w:rsid w:val="00CA60E2"/>
    <w:pPr>
      <w:spacing w:after="24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48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A60E2"/>
    <w:rPr>
      <w:rFonts w:asciiTheme="majorHAnsi" w:eastAsiaTheme="majorEastAsia" w:hAnsiTheme="majorHAnsi" w:cstheme="majorBidi"/>
      <w:color w:val="000000" w:themeColor="text1"/>
      <w:sz w:val="48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C02EB"/>
    <w:pPr>
      <w:numPr>
        <w:ilvl w:val="1"/>
      </w:numPr>
    </w:pPr>
    <w:rPr>
      <w:i/>
      <w:spacing w:val="10"/>
      <w:sz w:val="40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C02EB"/>
    <w:rPr>
      <w:i/>
      <w:spacing w:val="10"/>
      <w:sz w:val="40"/>
    </w:rPr>
  </w:style>
  <w:style w:type="character" w:customStyle="1" w:styleId="berschrift1Zchn">
    <w:name w:val="Überschrift 1 Zchn"/>
    <w:aliases w:val="WF-Überschrift 1 Zchn"/>
    <w:basedOn w:val="Absatz-Standardschriftart"/>
    <w:link w:val="berschrift1"/>
    <w:uiPriority w:val="9"/>
    <w:rsid w:val="007F4CB1"/>
    <w:rPr>
      <w:rFonts w:ascii="Helvetica 65" w:eastAsiaTheme="majorEastAsia" w:hAnsi="Helvetica 65" w:cstheme="majorBidi"/>
      <w:noProof/>
      <w:color w:val="000000" w:themeColor="text1"/>
      <w:sz w:val="28"/>
      <w:szCs w:val="36"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C108ED"/>
    <w:pPr>
      <w:outlineLvl w:val="9"/>
    </w:pPr>
    <w:rPr>
      <w:b/>
      <w:bCs/>
      <w:smallCaps/>
    </w:rPr>
  </w:style>
  <w:style w:type="character" w:customStyle="1" w:styleId="berschrift2Zchn">
    <w:name w:val="Überschrift 2 Zchn"/>
    <w:aliases w:val="WF-Überschrift 2 Zchn"/>
    <w:basedOn w:val="Absatz-Standardschriftart"/>
    <w:link w:val="berschrift2"/>
    <w:uiPriority w:val="9"/>
    <w:rsid w:val="007F4CB1"/>
    <w:rPr>
      <w:rFonts w:ascii="Helvetica 65" w:eastAsiaTheme="majorEastAsia" w:hAnsi="Helvetica 65" w:cstheme="majorBidi"/>
      <w:noProof/>
      <w:color w:val="000000" w:themeColor="text1"/>
      <w:sz w:val="24"/>
      <w:szCs w:val="28"/>
      <w:lang w:eastAsia="de-DE"/>
    </w:rPr>
  </w:style>
  <w:style w:type="character" w:styleId="IntensiveHervorhebung">
    <w:name w:val="Intense Emphasis"/>
    <w:basedOn w:val="Absatz-Standardschriftart"/>
    <w:uiPriority w:val="21"/>
    <w:qFormat/>
    <w:rsid w:val="00043DA4"/>
    <w:rPr>
      <w:b/>
      <w:bCs/>
      <w:i/>
      <w:iCs/>
      <w:caps/>
    </w:rPr>
  </w:style>
  <w:style w:type="table" w:styleId="Tabellenraster">
    <w:name w:val="Table Grid"/>
    <w:basedOn w:val="NormaleTabelle"/>
    <w:uiPriority w:val="59"/>
    <w:rsid w:val="00342B12"/>
    <w:pPr>
      <w:spacing w:after="0" w:line="240" w:lineRule="auto"/>
    </w:pPr>
    <w:rPr>
      <w:rFonts w:eastAsiaTheme="minorHAnsi"/>
      <w:sz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57" w:type="dxa"/>
        <w:left w:w="57" w:type="dxa"/>
        <w:bottom w:w="57" w:type="dxa"/>
        <w:right w:w="57" w:type="dxa"/>
      </w:tblCellMar>
    </w:tblPr>
  </w:style>
  <w:style w:type="table" w:customStyle="1" w:styleId="Steckbrief">
    <w:name w:val="Steckbrief"/>
    <w:basedOn w:val="NormaleTabelle"/>
    <w:uiPriority w:val="99"/>
    <w:rsid w:val="00342B12"/>
    <w:pPr>
      <w:spacing w:after="0" w:line="240" w:lineRule="auto"/>
    </w:pPr>
    <w:rPr>
      <w:sz w:val="20"/>
    </w:rPr>
    <w:tblPr>
      <w:tblBorders>
        <w:top w:val="single" w:sz="4" w:space="0" w:color="FFC000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C000"/>
        <w:insideV w:val="single" w:sz="4" w:space="0" w:color="FFC000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Col">
      <w:rPr>
        <w:rFonts w:asciiTheme="minorHAnsi" w:hAnsiTheme="minorHAnsi"/>
        <w:b/>
        <w:sz w:val="20"/>
      </w:rPr>
      <w:tblPr/>
      <w:tcPr>
        <w:shd w:val="clear" w:color="auto" w:fill="FFE599" w:themeFill="accent4" w:themeFillTint="66"/>
      </w:tcPr>
    </w:tblStylePr>
  </w:style>
  <w:style w:type="paragraph" w:styleId="Listenabsatz">
    <w:name w:val="List Paragraph"/>
    <w:aliases w:val="WF-Listenabsatz"/>
    <w:basedOn w:val="Standard"/>
    <w:link w:val="ListenabsatzZchn"/>
    <w:uiPriority w:val="34"/>
    <w:qFormat/>
    <w:rsid w:val="007F4CB1"/>
    <w:pPr>
      <w:spacing w:before="120" w:after="120"/>
      <w:ind w:left="720"/>
    </w:pPr>
    <w:rPr>
      <w:rFonts w:eastAsiaTheme="minorHAnsi"/>
    </w:rPr>
  </w:style>
  <w:style w:type="character" w:customStyle="1" w:styleId="berschrift3Zchn">
    <w:name w:val="Überschrift 3 Zchn"/>
    <w:aliases w:val="WF-Überschrift 3 Zchn"/>
    <w:basedOn w:val="Absatz-Standardschriftart"/>
    <w:link w:val="berschrift3"/>
    <w:uiPriority w:val="9"/>
    <w:rsid w:val="007F4CB1"/>
    <w:rPr>
      <w:rFonts w:ascii="Helvetica 65" w:eastAsiaTheme="majorEastAsia" w:hAnsi="Helvetica 65" w:cstheme="majorBidi"/>
      <w:noProof/>
      <w:color w:val="000000" w:themeColor="text1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46849"/>
    <w:rPr>
      <w:rFonts w:asciiTheme="majorHAnsi" w:eastAsiaTheme="majorEastAsia" w:hAnsiTheme="majorHAnsi" w:cstheme="majorBidi"/>
      <w:b/>
      <w:i/>
      <w:iCs/>
      <w:noProof/>
      <w:color w:val="000000" w:themeColor="text1"/>
      <w:sz w:val="21"/>
      <w:lang w:eastAsia="de-D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43DA4"/>
    <w:rPr>
      <w:rFonts w:asciiTheme="majorHAnsi" w:eastAsiaTheme="majorEastAsia" w:hAnsiTheme="majorHAnsi" w:cstheme="majorBidi"/>
      <w:bCs/>
      <w:noProof/>
      <w:color w:val="323E4F" w:themeColor="text2" w:themeShade="BF"/>
      <w:sz w:val="21"/>
      <w:lang w:eastAsia="de-D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43DA4"/>
    <w:rPr>
      <w:rFonts w:asciiTheme="majorHAnsi" w:eastAsiaTheme="majorEastAsia" w:hAnsiTheme="majorHAnsi" w:cstheme="majorBidi"/>
      <w:bCs/>
      <w:i/>
      <w:iCs/>
      <w:noProof/>
      <w:color w:val="323E4F" w:themeColor="text2" w:themeShade="BF"/>
      <w:sz w:val="21"/>
      <w:lang w:eastAsia="de-D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43DA4"/>
    <w:rPr>
      <w:rFonts w:asciiTheme="majorHAnsi" w:eastAsiaTheme="majorEastAsia" w:hAnsiTheme="majorHAnsi" w:cstheme="majorBidi"/>
      <w:bCs/>
      <w:i/>
      <w:iCs/>
      <w:noProof/>
      <w:color w:val="404040" w:themeColor="text1" w:themeTint="BF"/>
      <w:sz w:val="21"/>
      <w:lang w:eastAsia="de-D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43DA4"/>
    <w:rPr>
      <w:rFonts w:asciiTheme="majorHAnsi" w:eastAsiaTheme="majorEastAsia" w:hAnsiTheme="majorHAnsi" w:cstheme="majorBidi"/>
      <w:bCs/>
      <w:noProof/>
      <w:color w:val="404040" w:themeColor="text1" w:themeTint="BF"/>
      <w:sz w:val="20"/>
      <w:szCs w:val="20"/>
      <w:lang w:eastAsia="de-D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43DA4"/>
    <w:rPr>
      <w:rFonts w:asciiTheme="majorHAnsi" w:eastAsiaTheme="majorEastAsia" w:hAnsiTheme="majorHAnsi" w:cstheme="majorBidi"/>
      <w:bCs/>
      <w:i/>
      <w:iCs/>
      <w:noProof/>
      <w:color w:val="404040" w:themeColor="text1" w:themeTint="BF"/>
      <w:sz w:val="20"/>
      <w:szCs w:val="20"/>
      <w:lang w:eastAsia="de-DE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043DA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Fett">
    <w:name w:val="Strong"/>
    <w:basedOn w:val="Absatz-Standardschriftart"/>
    <w:uiPriority w:val="22"/>
    <w:qFormat/>
    <w:rsid w:val="00043DA4"/>
    <w:rPr>
      <w:b/>
      <w:bCs/>
      <w:color w:val="000000" w:themeColor="text1"/>
    </w:rPr>
  </w:style>
  <w:style w:type="character" w:styleId="Hervorhebung">
    <w:name w:val="Emphasis"/>
    <w:basedOn w:val="Absatz-Standardschriftart"/>
    <w:uiPriority w:val="20"/>
    <w:qFormat/>
    <w:rsid w:val="00043DA4"/>
    <w:rPr>
      <w:i/>
      <w:iCs/>
      <w:color w:val="auto"/>
    </w:rPr>
  </w:style>
  <w:style w:type="paragraph" w:styleId="KeinLeerraum">
    <w:name w:val="No Spacing"/>
    <w:uiPriority w:val="1"/>
    <w:qFormat/>
    <w:rsid w:val="00043DA4"/>
    <w:pPr>
      <w:spacing w:after="0" w:line="240" w:lineRule="auto"/>
    </w:pPr>
  </w:style>
  <w:style w:type="paragraph" w:styleId="Zitat">
    <w:name w:val="Quote"/>
    <w:basedOn w:val="Standard"/>
    <w:next w:val="Standard"/>
    <w:link w:val="ZitatZchn"/>
    <w:uiPriority w:val="29"/>
    <w:qFormat/>
    <w:rsid w:val="00043DA4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043DA4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43DA4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43DA4"/>
    <w:rPr>
      <w:color w:val="000000" w:themeColor="text1"/>
      <w:shd w:val="clear" w:color="auto" w:fill="F2F2F2" w:themeFill="background1" w:themeFillShade="F2"/>
    </w:rPr>
  </w:style>
  <w:style w:type="character" w:styleId="SchwacheHervorhebung">
    <w:name w:val="Subtle Emphasis"/>
    <w:basedOn w:val="Absatz-Standardschriftart"/>
    <w:uiPriority w:val="19"/>
    <w:qFormat/>
    <w:rsid w:val="00043DA4"/>
    <w:rPr>
      <w:i/>
      <w:iCs/>
      <w:color w:val="404040" w:themeColor="text1" w:themeTint="BF"/>
    </w:rPr>
  </w:style>
  <w:style w:type="character" w:styleId="SchwacherVerweis">
    <w:name w:val="Subtle Reference"/>
    <w:basedOn w:val="Absatz-Standardschriftart"/>
    <w:uiPriority w:val="31"/>
    <w:qFormat/>
    <w:rsid w:val="00043DA4"/>
    <w:rPr>
      <w:smallCaps/>
      <w:color w:val="404040" w:themeColor="text1" w:themeTint="BF"/>
      <w:u w:val="single" w:color="7F7F7F" w:themeColor="text1" w:themeTint="80"/>
    </w:rPr>
  </w:style>
  <w:style w:type="character" w:styleId="IntensiverVerweis">
    <w:name w:val="Intense Reference"/>
    <w:basedOn w:val="Absatz-Standardschriftart"/>
    <w:uiPriority w:val="32"/>
    <w:qFormat/>
    <w:rsid w:val="00043DA4"/>
    <w:rPr>
      <w:b/>
      <w:bCs/>
      <w:smallCaps/>
      <w:u w:val="single"/>
    </w:rPr>
  </w:style>
  <w:style w:type="character" w:styleId="Buchtitel">
    <w:name w:val="Book Title"/>
    <w:basedOn w:val="Absatz-Standardschriftart"/>
    <w:uiPriority w:val="33"/>
    <w:qFormat/>
    <w:rsid w:val="00043DA4"/>
    <w:rPr>
      <w:b w:val="0"/>
      <w:bCs w:val="0"/>
      <w:smallCaps/>
      <w:spacing w:val="5"/>
    </w:rPr>
  </w:style>
  <w:style w:type="character" w:styleId="Hyperlink">
    <w:name w:val="Hyperlink"/>
    <w:basedOn w:val="Absatz-Standardschriftart"/>
    <w:uiPriority w:val="99"/>
    <w:unhideWhenUsed/>
    <w:rsid w:val="008717D7"/>
    <w:rPr>
      <w:color w:val="0070C0"/>
      <w:u w:val="none"/>
    </w:rPr>
  </w:style>
  <w:style w:type="table" w:customStyle="1" w:styleId="Stundenverlaufsskizzen">
    <w:name w:val="Stundenverlaufsskizzen"/>
    <w:basedOn w:val="NormaleTabelle"/>
    <w:uiPriority w:val="99"/>
    <w:rsid w:val="00342B12"/>
    <w:pPr>
      <w:spacing w:after="0" w:line="240" w:lineRule="auto"/>
    </w:pPr>
    <w:rPr>
      <w:sz w:val="20"/>
    </w:rPr>
    <w:tblPr>
      <w:tblStyleRowBandSize w:val="1"/>
      <w:tblBorders>
        <w:top w:val="single" w:sz="4" w:space="0" w:color="FFC000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C000"/>
        <w:insideV w:val="single" w:sz="4" w:space="0" w:color="FFC000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jc w:val="center"/>
      </w:pPr>
      <w:rPr>
        <w:b/>
      </w:rPr>
      <w:tblPr/>
      <w:tcPr>
        <w:shd w:val="clear" w:color="auto" w:fill="FFE599" w:themeFill="accent4" w:themeFillTint="66"/>
      </w:tcPr>
    </w:tblStylePr>
    <w:tblStylePr w:type="firstCol">
      <w:pPr>
        <w:jc w:val="center"/>
      </w:p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Arbeitsmaterialien">
    <w:name w:val="Arbeitsmaterialien"/>
    <w:basedOn w:val="Stundenverlaufsskizzen"/>
    <w:uiPriority w:val="99"/>
    <w:rsid w:val="00342B12"/>
    <w:tblPr/>
    <w:tblStylePr w:type="firstRow">
      <w:pPr>
        <w:wordWrap/>
        <w:jc w:val="center"/>
      </w:pPr>
      <w:rPr>
        <w:b/>
      </w:rPr>
      <w:tblPr/>
      <w:tcPr>
        <w:shd w:val="clear" w:color="auto" w:fill="FFE599" w:themeFill="accent4" w:themeFillTint="66"/>
      </w:tcPr>
    </w:tblStylePr>
    <w:tblStylePr w:type="firstCol">
      <w:pPr>
        <w:jc w:val="center"/>
      </w:p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lossar">
    <w:name w:val="Glossar"/>
    <w:basedOn w:val="NormaleTabelle"/>
    <w:uiPriority w:val="99"/>
    <w:rsid w:val="00342B12"/>
    <w:pPr>
      <w:spacing w:after="0" w:line="240" w:lineRule="auto"/>
    </w:pPr>
    <w:rPr>
      <w:sz w:val="20"/>
    </w:rPr>
    <w:tblPr>
      <w:tblStyleRowBandSize w:val="1"/>
      <w:tblBorders>
        <w:top w:val="single" w:sz="4" w:space="0" w:color="FFC000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C000"/>
        <w:insideV w:val="single" w:sz="4" w:space="0" w:color="FFC000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Row">
      <w:pPr>
        <w:jc w:val="center"/>
      </w:pPr>
      <w:rPr>
        <w:b/>
      </w:rPr>
      <w:tblPr/>
      <w:tcPr>
        <w:shd w:val="clear" w:color="auto" w:fill="FFE599" w:themeFill="accent4" w:themeFillTint="66"/>
      </w:tcPr>
    </w:tblStylePr>
    <w:tblStylePr w:type="firstCol">
      <w:rPr>
        <w:b/>
      </w:r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styleId="Verzeichnis1">
    <w:name w:val="toc 1"/>
    <w:basedOn w:val="Standard"/>
    <w:next w:val="Standard"/>
    <w:autoRedefine/>
    <w:uiPriority w:val="39"/>
    <w:unhideWhenUsed/>
    <w:rsid w:val="00311F98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311F98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311F98"/>
    <w:pPr>
      <w:spacing w:after="100"/>
      <w:ind w:left="440"/>
    </w:pPr>
  </w:style>
  <w:style w:type="paragraph" w:customStyle="1" w:styleId="Inhaltsverzeichnis">
    <w:name w:val="Inhaltsverzeichnis"/>
    <w:basedOn w:val="Standard"/>
    <w:link w:val="InhaltsverzeichnisZchn"/>
    <w:qFormat/>
    <w:rsid w:val="00311F98"/>
  </w:style>
  <w:style w:type="character" w:customStyle="1" w:styleId="InhaltsverzeichnisZchn">
    <w:name w:val="Inhaltsverzeichnis Zchn"/>
    <w:basedOn w:val="berschrift1Zchn"/>
    <w:link w:val="Inhaltsverzeichnis"/>
    <w:rsid w:val="00311F98"/>
    <w:rPr>
      <w:rFonts w:asciiTheme="majorHAnsi" w:eastAsiaTheme="majorEastAsia" w:hAnsiTheme="majorHAnsi" w:cstheme="majorBidi"/>
      <w:b/>
      <w:bCs/>
      <w:smallCaps/>
      <w:noProof/>
      <w:color w:val="000000" w:themeColor="text1"/>
      <w:sz w:val="32"/>
      <w:szCs w:val="36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B6F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B6F96"/>
    <w:rPr>
      <w:rFonts w:ascii="Segoe UI" w:hAnsi="Segoe UI" w:cs="Segoe UI"/>
      <w:sz w:val="18"/>
      <w:szCs w:val="18"/>
    </w:rPr>
  </w:style>
  <w:style w:type="paragraph" w:customStyle="1" w:styleId="Kopfzeileneu">
    <w:name w:val="Kopfzeile_neu"/>
    <w:basedOn w:val="Standard"/>
    <w:link w:val="KopfzeileneuZchn"/>
    <w:rsid w:val="000C02EB"/>
    <w:pPr>
      <w:pBdr>
        <w:top w:val="single" w:sz="8" w:space="4" w:color="FFC000"/>
        <w:left w:val="single" w:sz="8" w:space="6" w:color="FFC000"/>
        <w:bottom w:val="single" w:sz="8" w:space="4" w:color="FFC000"/>
        <w:right w:val="single" w:sz="8" w:space="6" w:color="FFC000"/>
      </w:pBdr>
      <w:shd w:val="clear" w:color="auto" w:fill="FFC000"/>
      <w:spacing w:after="120"/>
      <w:ind w:left="170" w:right="170"/>
    </w:pPr>
    <w:rPr>
      <w:b/>
    </w:rPr>
  </w:style>
  <w:style w:type="character" w:customStyle="1" w:styleId="KopfzeileneuZchn">
    <w:name w:val="Kopfzeile_neu Zchn"/>
    <w:basedOn w:val="KopfzeileZchn"/>
    <w:link w:val="Kopfzeileneu"/>
    <w:rsid w:val="000C02EB"/>
    <w:rPr>
      <w:b/>
      <w:shd w:val="clear" w:color="auto" w:fill="FFC000"/>
    </w:rPr>
  </w:style>
  <w:style w:type="character" w:customStyle="1" w:styleId="ListenabsatzZchn">
    <w:name w:val="Listenabsatz Zchn"/>
    <w:aliases w:val="WF-Listenabsatz Zchn"/>
    <w:basedOn w:val="Absatz-Standardschriftart"/>
    <w:link w:val="Listenabsatz"/>
    <w:uiPriority w:val="34"/>
    <w:rsid w:val="007F4CB1"/>
    <w:rPr>
      <w:rFonts w:ascii="Helvetica 45" w:eastAsiaTheme="minorHAnsi" w:hAnsi="Helvetica 45"/>
      <w:bCs/>
      <w:noProof/>
      <w:sz w:val="21"/>
      <w:lang w:eastAsia="de-DE"/>
    </w:rPr>
  </w:style>
  <w:style w:type="paragraph" w:customStyle="1" w:styleId="WF-Inhaltsverzeichnis">
    <w:name w:val="WF-Inhaltsverzeichnis"/>
    <w:basedOn w:val="Standard"/>
    <w:link w:val="WF-InhaltsverzeichnisZchn"/>
    <w:qFormat/>
    <w:rsid w:val="007F4CB1"/>
    <w:rPr>
      <w:rFonts w:ascii="Helvetica 65" w:eastAsiaTheme="majorEastAsia" w:hAnsi="Helvetica 65" w:cstheme="majorBidi"/>
      <w:color w:val="000000" w:themeColor="text1"/>
      <w:sz w:val="28"/>
      <w:szCs w:val="36"/>
    </w:rPr>
  </w:style>
  <w:style w:type="character" w:customStyle="1" w:styleId="WF-InhaltsverzeichnisZchn">
    <w:name w:val="WF-Inhaltsverzeichnis Zchn"/>
    <w:basedOn w:val="berschrift1Zchn"/>
    <w:link w:val="WF-Inhaltsverzeichnis"/>
    <w:rsid w:val="007F4CB1"/>
    <w:rPr>
      <w:rFonts w:ascii="Helvetica 65" w:eastAsiaTheme="majorEastAsia" w:hAnsi="Helvetica 65" w:cstheme="majorBidi"/>
      <w:bCs/>
      <w:noProof/>
      <w:color w:val="000000" w:themeColor="text1"/>
      <w:sz w:val="28"/>
      <w:szCs w:val="36"/>
      <w:lang w:eastAsia="de-DE"/>
    </w:rPr>
  </w:style>
  <w:style w:type="paragraph" w:customStyle="1" w:styleId="WF-Listenabsatz-1-facherZeilenabstand">
    <w:name w:val="WF-Listenabsatz - 1-facher Zeilenabstand"/>
    <w:basedOn w:val="Listenabsatz"/>
    <w:link w:val="WF-Listenabsatz-1-facherZeilenabstandZchn"/>
    <w:qFormat/>
    <w:rsid w:val="007F4CB1"/>
    <w:pPr>
      <w:numPr>
        <w:numId w:val="19"/>
      </w:numPr>
      <w:spacing w:line="276" w:lineRule="auto"/>
    </w:pPr>
  </w:style>
  <w:style w:type="character" w:customStyle="1" w:styleId="WF-Listenabsatz-1-facherZeilenabstandZchn">
    <w:name w:val="WF-Listenabsatz - 1-facher Zeilenabstand Zchn"/>
    <w:basedOn w:val="ListenabsatzZchn"/>
    <w:link w:val="WF-Listenabsatz-1-facherZeilenabstand"/>
    <w:rsid w:val="007F4CB1"/>
    <w:rPr>
      <w:rFonts w:ascii="Helvetica 45" w:eastAsiaTheme="minorHAnsi" w:hAnsi="Helvetica 45"/>
      <w:bCs/>
      <w:noProof/>
      <w:sz w:val="21"/>
      <w:lang w:eastAsia="de-DE"/>
    </w:rPr>
  </w:style>
  <w:style w:type="paragraph" w:customStyle="1" w:styleId="WF-Arbeitsblatt">
    <w:name w:val="WF-Arbeitsblatt"/>
    <w:basedOn w:val="Standard"/>
    <w:qFormat/>
    <w:rsid w:val="0035100B"/>
    <w:rPr>
      <w:rFonts w:ascii="Helvetica 65" w:hAnsi="Helvetica 65"/>
      <w:sz w:val="44"/>
      <w:szCs w:val="44"/>
    </w:rPr>
  </w:style>
  <w:style w:type="paragraph" w:customStyle="1" w:styleId="WF-Beschriftung">
    <w:name w:val="WF-Beschriftung"/>
    <w:basedOn w:val="Beschriftung"/>
    <w:qFormat/>
    <w:rsid w:val="0035100B"/>
    <w:rPr>
      <w:rFonts w:ascii="Helvetica 55" w:hAnsi="Helvetica 55"/>
      <w:lang w:val="en-US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5F0674"/>
    <w:rPr>
      <w:sz w:val="18"/>
      <w:szCs w:val="18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F0674"/>
    <w:pPr>
      <w:spacing w:line="240" w:lineRule="auto"/>
    </w:pPr>
    <w:rPr>
      <w:sz w:val="24"/>
      <w:szCs w:val="24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F0674"/>
    <w:rPr>
      <w:rFonts w:ascii="Helvetica 45" w:hAnsi="Helvetica 45"/>
      <w:bCs/>
      <w:noProof/>
      <w:sz w:val="24"/>
      <w:szCs w:val="24"/>
      <w:lang w:eastAsia="de-D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F0674"/>
    <w:rPr>
      <w:b/>
      <w:sz w:val="20"/>
      <w:szCs w:val="20"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F0674"/>
    <w:rPr>
      <w:rFonts w:ascii="Helvetica 45" w:hAnsi="Helvetica 45"/>
      <w:b/>
      <w:bCs/>
      <w:noProof/>
      <w:sz w:val="20"/>
      <w:szCs w:val="20"/>
      <w:lang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22EFE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022EF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ission.europa.eu/law/law-topic/data-protection/reform/what-personal-data_de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B9B3FE-4006-457D-8B46-DA59AE4F0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699</Words>
  <Characters>4406</Characters>
  <Application>Microsoft Office Word</Application>
  <DocSecurity>0</DocSecurity>
  <Lines>36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Mirko Janssen - DDI</dc:creator>
  <cp:keywords/>
  <dc:description/>
  <cp:lastModifiedBy>I E</cp:lastModifiedBy>
  <cp:revision>3</cp:revision>
  <cp:lastPrinted>2016-11-24T11:47:00Z</cp:lastPrinted>
  <dcterms:created xsi:type="dcterms:W3CDTF">2015-11-17T10:03:00Z</dcterms:created>
  <dcterms:modified xsi:type="dcterms:W3CDTF">2023-03-31T13:48:00Z</dcterms:modified>
</cp:coreProperties>
</file>