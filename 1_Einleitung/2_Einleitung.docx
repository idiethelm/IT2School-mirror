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6092F58B" w14:textId="5E64C946" w:rsidR="000A2B83"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192637" w:history="1">
            <w:r w:rsidR="000A2B83" w:rsidRPr="007E5109">
              <w:rPr>
                <w:rStyle w:val="Hyperlink"/>
                <w:noProof/>
              </w:rPr>
              <w:t>1</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Einführung</w:t>
            </w:r>
            <w:r w:rsidR="000A2B83">
              <w:rPr>
                <w:noProof/>
                <w:webHidden/>
              </w:rPr>
              <w:tab/>
            </w:r>
            <w:r w:rsidR="000A2B83">
              <w:rPr>
                <w:noProof/>
                <w:webHidden/>
              </w:rPr>
              <w:fldChar w:fldCharType="begin"/>
            </w:r>
            <w:r w:rsidR="000A2B83">
              <w:rPr>
                <w:noProof/>
                <w:webHidden/>
              </w:rPr>
              <w:instrText xml:space="preserve"> PAGEREF _Toc123192637 \h </w:instrText>
            </w:r>
            <w:r w:rsidR="000A2B83">
              <w:rPr>
                <w:noProof/>
                <w:webHidden/>
              </w:rPr>
            </w:r>
            <w:r w:rsidR="000A2B83">
              <w:rPr>
                <w:noProof/>
                <w:webHidden/>
              </w:rPr>
              <w:fldChar w:fldCharType="separate"/>
            </w:r>
            <w:r w:rsidR="000A2B83">
              <w:rPr>
                <w:noProof/>
                <w:webHidden/>
              </w:rPr>
              <w:t>3</w:t>
            </w:r>
            <w:r w:rsidR="000A2B83">
              <w:rPr>
                <w:noProof/>
                <w:webHidden/>
              </w:rPr>
              <w:fldChar w:fldCharType="end"/>
            </w:r>
          </w:hyperlink>
        </w:p>
        <w:p w14:paraId="00E2CF55" w14:textId="5093EFFF"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8" w:history="1">
            <w:r w:rsidR="000A2B83" w:rsidRPr="007E5109">
              <w:rPr>
                <w:rStyle w:val="Hyperlink"/>
                <w:noProof/>
              </w:rPr>
              <w:t>2</w:t>
            </w:r>
            <w:r w:rsidR="000A2B83">
              <w:rPr>
                <w:rFonts w:asciiTheme="minorHAnsi" w:eastAsiaTheme="minorEastAsia" w:hAnsiTheme="minorHAnsi" w:cstheme="minorBidi"/>
                <w:bCs w:val="0"/>
                <w:noProof/>
                <w:sz w:val="22"/>
                <w:lang w:val="en-GB" w:eastAsia="en-GB"/>
              </w:rPr>
              <w:tab/>
            </w:r>
            <w:r w:rsidR="000A2B83" w:rsidRPr="007E5109">
              <w:rPr>
                <w:rStyle w:val="Hyperlink"/>
                <w:noProof/>
              </w:rPr>
              <w:t xml:space="preserve">Die Module von IT2School </w:t>
            </w:r>
            <w:r w:rsidR="000A2B83" w:rsidRPr="007E5109">
              <w:rPr>
                <w:rStyle w:val="Hyperlink"/>
                <w:noProof/>
              </w:rPr>
              <w:noBreakHyphen/>
              <w:t xml:space="preserve"> eine Übersicht</w:t>
            </w:r>
            <w:r w:rsidR="000A2B83">
              <w:rPr>
                <w:noProof/>
                <w:webHidden/>
              </w:rPr>
              <w:tab/>
            </w:r>
            <w:r w:rsidR="000A2B83">
              <w:rPr>
                <w:noProof/>
                <w:webHidden/>
              </w:rPr>
              <w:fldChar w:fldCharType="begin"/>
            </w:r>
            <w:r w:rsidR="000A2B83">
              <w:rPr>
                <w:noProof/>
                <w:webHidden/>
              </w:rPr>
              <w:instrText xml:space="preserve"> PAGEREF _Toc123192638 \h </w:instrText>
            </w:r>
            <w:r w:rsidR="000A2B83">
              <w:rPr>
                <w:noProof/>
                <w:webHidden/>
              </w:rPr>
            </w:r>
            <w:r w:rsidR="000A2B83">
              <w:rPr>
                <w:noProof/>
                <w:webHidden/>
              </w:rPr>
              <w:fldChar w:fldCharType="separate"/>
            </w:r>
            <w:r w:rsidR="000A2B83">
              <w:rPr>
                <w:noProof/>
                <w:webHidden/>
              </w:rPr>
              <w:t>5</w:t>
            </w:r>
            <w:r w:rsidR="000A2B83">
              <w:rPr>
                <w:noProof/>
                <w:webHidden/>
              </w:rPr>
              <w:fldChar w:fldCharType="end"/>
            </w:r>
          </w:hyperlink>
        </w:p>
        <w:p w14:paraId="1838B0B2" w14:textId="2BFD8C4D"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9" w:history="1">
            <w:r w:rsidR="000A2B83" w:rsidRPr="007E5109">
              <w:rPr>
                <w:rStyle w:val="Hyperlink"/>
                <w:noProof/>
              </w:rPr>
              <w:t>3</w:t>
            </w:r>
            <w:r w:rsidR="000A2B83">
              <w:rPr>
                <w:rFonts w:asciiTheme="minorHAnsi" w:eastAsiaTheme="minorEastAsia" w:hAnsiTheme="minorHAnsi" w:cstheme="minorBidi"/>
                <w:bCs w:val="0"/>
                <w:noProof/>
                <w:sz w:val="22"/>
                <w:lang w:val="en-GB" w:eastAsia="en-GB"/>
              </w:rPr>
              <w:tab/>
            </w:r>
            <w:r w:rsidR="000A2B83" w:rsidRPr="007E5109">
              <w:rPr>
                <w:rStyle w:val="Hyperlink"/>
                <w:noProof/>
              </w:rPr>
              <w:t>Aufbau der Module</w:t>
            </w:r>
            <w:r w:rsidR="000A2B83">
              <w:rPr>
                <w:noProof/>
                <w:webHidden/>
              </w:rPr>
              <w:tab/>
            </w:r>
            <w:r w:rsidR="000A2B83">
              <w:rPr>
                <w:noProof/>
                <w:webHidden/>
              </w:rPr>
              <w:fldChar w:fldCharType="begin"/>
            </w:r>
            <w:r w:rsidR="000A2B83">
              <w:rPr>
                <w:noProof/>
                <w:webHidden/>
              </w:rPr>
              <w:instrText xml:space="preserve"> PAGEREF _Toc123192639 \h </w:instrText>
            </w:r>
            <w:r w:rsidR="000A2B83">
              <w:rPr>
                <w:noProof/>
                <w:webHidden/>
              </w:rPr>
            </w:r>
            <w:r w:rsidR="000A2B83">
              <w:rPr>
                <w:noProof/>
                <w:webHidden/>
              </w:rPr>
              <w:fldChar w:fldCharType="separate"/>
            </w:r>
            <w:r w:rsidR="000A2B83">
              <w:rPr>
                <w:noProof/>
                <w:webHidden/>
              </w:rPr>
              <w:t>8</w:t>
            </w:r>
            <w:r w:rsidR="000A2B83">
              <w:rPr>
                <w:noProof/>
                <w:webHidden/>
              </w:rPr>
              <w:fldChar w:fldCharType="end"/>
            </w:r>
          </w:hyperlink>
        </w:p>
        <w:p w14:paraId="51DF54B6" w14:textId="1CBB7F58"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0" w:history="1">
            <w:r w:rsidR="000A2B83" w:rsidRPr="007E5109">
              <w:rPr>
                <w:rStyle w:val="Hyperlink"/>
                <w:noProof/>
              </w:rPr>
              <w:t>3.1</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Einleitung des Moduls</w:t>
            </w:r>
            <w:r w:rsidR="000A2B83">
              <w:rPr>
                <w:noProof/>
                <w:webHidden/>
              </w:rPr>
              <w:tab/>
            </w:r>
            <w:r w:rsidR="000A2B83">
              <w:rPr>
                <w:noProof/>
                <w:webHidden/>
              </w:rPr>
              <w:fldChar w:fldCharType="begin"/>
            </w:r>
            <w:r w:rsidR="000A2B83">
              <w:rPr>
                <w:noProof/>
                <w:webHidden/>
              </w:rPr>
              <w:instrText xml:space="preserve"> PAGEREF _Toc123192640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7FC1AA5C" w14:textId="4DF1DA1F"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1" w:history="1">
            <w:r w:rsidR="000A2B83" w:rsidRPr="007E5109">
              <w:rPr>
                <w:rStyle w:val="Hyperlink"/>
                <w:noProof/>
              </w:rPr>
              <w:t>3.2</w:t>
            </w:r>
            <w:r w:rsidR="000A2B83">
              <w:rPr>
                <w:rFonts w:asciiTheme="minorHAnsi" w:eastAsiaTheme="minorEastAsia" w:hAnsiTheme="minorHAnsi" w:cstheme="minorBidi"/>
                <w:bCs w:val="0"/>
                <w:noProof/>
                <w:sz w:val="22"/>
                <w:lang w:val="en-GB" w:eastAsia="en-GB"/>
              </w:rPr>
              <w:tab/>
            </w:r>
            <w:r w:rsidR="000A2B83" w:rsidRPr="007E5109">
              <w:rPr>
                <w:rStyle w:val="Hyperlink"/>
                <w:noProof/>
              </w:rPr>
              <w:t>Bedeutung und Ziele des Moduls</w:t>
            </w:r>
            <w:r w:rsidR="000A2B83">
              <w:rPr>
                <w:noProof/>
                <w:webHidden/>
              </w:rPr>
              <w:tab/>
            </w:r>
            <w:r w:rsidR="000A2B83">
              <w:rPr>
                <w:noProof/>
                <w:webHidden/>
              </w:rPr>
              <w:fldChar w:fldCharType="begin"/>
            </w:r>
            <w:r w:rsidR="000A2B83">
              <w:rPr>
                <w:noProof/>
                <w:webHidden/>
              </w:rPr>
              <w:instrText xml:space="preserve"> PAGEREF _Toc123192641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43B184A8" w14:textId="5C0C49EB"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2" w:history="1">
            <w:r w:rsidR="000A2B83" w:rsidRPr="007E5109">
              <w:rPr>
                <w:rStyle w:val="Hyperlink"/>
                <w:noProof/>
              </w:rPr>
              <w:t>3.3</w:t>
            </w:r>
            <w:r w:rsidR="000A2B83">
              <w:rPr>
                <w:rFonts w:asciiTheme="minorHAnsi" w:eastAsiaTheme="minorEastAsia" w:hAnsiTheme="minorHAnsi" w:cstheme="minorBidi"/>
                <w:bCs w:val="0"/>
                <w:noProof/>
                <w:sz w:val="22"/>
                <w:lang w:val="en-GB" w:eastAsia="en-GB"/>
              </w:rPr>
              <w:tab/>
            </w:r>
            <w:r w:rsidR="000A2B83" w:rsidRPr="007E5109">
              <w:rPr>
                <w:rStyle w:val="Hyperlink"/>
                <w:noProof/>
              </w:rPr>
              <w:t>Die Rolle der Unternehmensvertreter*innen</w:t>
            </w:r>
            <w:r w:rsidR="000A2B83">
              <w:rPr>
                <w:noProof/>
                <w:webHidden/>
              </w:rPr>
              <w:tab/>
            </w:r>
            <w:r w:rsidR="000A2B83">
              <w:rPr>
                <w:noProof/>
                <w:webHidden/>
              </w:rPr>
              <w:fldChar w:fldCharType="begin"/>
            </w:r>
            <w:r w:rsidR="000A2B83">
              <w:rPr>
                <w:noProof/>
                <w:webHidden/>
              </w:rPr>
              <w:instrText xml:space="preserve"> PAGEREF _Toc123192642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0C3AF6FA" w14:textId="14B25440"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3" w:history="1">
            <w:r w:rsidR="000A2B83" w:rsidRPr="007E5109">
              <w:rPr>
                <w:rStyle w:val="Hyperlink"/>
                <w:noProof/>
              </w:rPr>
              <w:t>3.4</w:t>
            </w:r>
            <w:r w:rsidR="000A2B83">
              <w:rPr>
                <w:rFonts w:asciiTheme="minorHAnsi" w:eastAsiaTheme="minorEastAsia" w:hAnsiTheme="minorHAnsi" w:cstheme="minorBidi"/>
                <w:bCs w:val="0"/>
                <w:noProof/>
                <w:sz w:val="22"/>
                <w:lang w:val="en-GB" w:eastAsia="en-GB"/>
              </w:rPr>
              <w:tab/>
            </w:r>
            <w:r w:rsidR="000A2B83" w:rsidRPr="007E5109">
              <w:rPr>
                <w:rStyle w:val="Hyperlink"/>
                <w:noProof/>
              </w:rPr>
              <w:t>Inhalte des Moduls</w:t>
            </w:r>
            <w:r w:rsidR="000A2B83">
              <w:rPr>
                <w:noProof/>
                <w:webHidden/>
              </w:rPr>
              <w:tab/>
            </w:r>
            <w:r w:rsidR="000A2B83">
              <w:rPr>
                <w:noProof/>
                <w:webHidden/>
              </w:rPr>
              <w:fldChar w:fldCharType="begin"/>
            </w:r>
            <w:r w:rsidR="000A2B83">
              <w:rPr>
                <w:noProof/>
                <w:webHidden/>
              </w:rPr>
              <w:instrText xml:space="preserve"> PAGEREF _Toc123192643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4D219568" w14:textId="477E909C"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4" w:history="1">
            <w:r w:rsidR="000A2B83" w:rsidRPr="007E5109">
              <w:rPr>
                <w:rStyle w:val="Hyperlink"/>
                <w:noProof/>
              </w:rPr>
              <w:t>3.5</w:t>
            </w:r>
            <w:r w:rsidR="000A2B83">
              <w:rPr>
                <w:rFonts w:asciiTheme="minorHAnsi" w:eastAsiaTheme="minorEastAsia" w:hAnsiTheme="minorHAnsi" w:cstheme="minorBidi"/>
                <w:bCs w:val="0"/>
                <w:noProof/>
                <w:sz w:val="22"/>
                <w:lang w:val="en-GB" w:eastAsia="en-GB"/>
              </w:rPr>
              <w:tab/>
            </w:r>
            <w:r w:rsidR="000A2B83" w:rsidRPr="007E5109">
              <w:rPr>
                <w:rStyle w:val="Hyperlink"/>
                <w:noProof/>
              </w:rPr>
              <w:t>Unterrichtliche Umsetzung</w:t>
            </w:r>
            <w:r w:rsidR="000A2B83">
              <w:rPr>
                <w:noProof/>
                <w:webHidden/>
              </w:rPr>
              <w:tab/>
            </w:r>
            <w:r w:rsidR="000A2B83">
              <w:rPr>
                <w:noProof/>
                <w:webHidden/>
              </w:rPr>
              <w:fldChar w:fldCharType="begin"/>
            </w:r>
            <w:r w:rsidR="000A2B83">
              <w:rPr>
                <w:noProof/>
                <w:webHidden/>
              </w:rPr>
              <w:instrText xml:space="preserve"> PAGEREF _Toc123192644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1C6DA6A7" w14:textId="1373401E"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5" w:history="1">
            <w:r w:rsidR="000A2B83" w:rsidRPr="007E5109">
              <w:rPr>
                <w:rStyle w:val="Hyperlink"/>
                <w:noProof/>
              </w:rPr>
              <w:t>3.6</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Einbettung in verschiedene Fächer und Themen</w:t>
            </w:r>
            <w:r w:rsidR="000A2B83">
              <w:rPr>
                <w:noProof/>
                <w:webHidden/>
              </w:rPr>
              <w:tab/>
            </w:r>
            <w:r w:rsidR="000A2B83">
              <w:rPr>
                <w:noProof/>
                <w:webHidden/>
              </w:rPr>
              <w:fldChar w:fldCharType="begin"/>
            </w:r>
            <w:r w:rsidR="000A2B83">
              <w:rPr>
                <w:noProof/>
                <w:webHidden/>
              </w:rPr>
              <w:instrText xml:space="preserve"> PAGEREF _Toc123192645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359F0F6A" w14:textId="49C0D628"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6" w:history="1">
            <w:r w:rsidR="000A2B83" w:rsidRPr="007E5109">
              <w:rPr>
                <w:rStyle w:val="Hyperlink"/>
                <w:noProof/>
              </w:rPr>
              <w:t>3.7</w:t>
            </w:r>
            <w:r w:rsidR="000A2B83">
              <w:rPr>
                <w:rFonts w:asciiTheme="minorHAnsi" w:eastAsiaTheme="minorEastAsia" w:hAnsiTheme="minorHAnsi" w:cstheme="minorBidi"/>
                <w:bCs w:val="0"/>
                <w:noProof/>
                <w:sz w:val="22"/>
                <w:lang w:val="en-GB" w:eastAsia="en-GB"/>
              </w:rPr>
              <w:tab/>
            </w:r>
            <w:r w:rsidR="000A2B83" w:rsidRPr="007E5109">
              <w:rPr>
                <w:rStyle w:val="Hyperlink"/>
                <w:noProof/>
              </w:rPr>
              <w:t>Anschlussthemen, Literatur und Links</w:t>
            </w:r>
            <w:r w:rsidR="000A2B83">
              <w:rPr>
                <w:noProof/>
                <w:webHidden/>
              </w:rPr>
              <w:tab/>
            </w:r>
            <w:r w:rsidR="000A2B83">
              <w:rPr>
                <w:noProof/>
                <w:webHidden/>
              </w:rPr>
              <w:fldChar w:fldCharType="begin"/>
            </w:r>
            <w:r w:rsidR="000A2B83">
              <w:rPr>
                <w:noProof/>
                <w:webHidden/>
              </w:rPr>
              <w:instrText xml:space="preserve"> PAGEREF _Toc123192646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321F1892" w14:textId="6256AEF4"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7" w:history="1">
            <w:r w:rsidR="000A2B83" w:rsidRPr="007E5109">
              <w:rPr>
                <w:rStyle w:val="Hyperlink"/>
                <w:noProof/>
              </w:rPr>
              <w:t>4</w:t>
            </w:r>
            <w:r w:rsidR="000A2B83">
              <w:rPr>
                <w:rFonts w:asciiTheme="minorHAnsi" w:eastAsiaTheme="minorEastAsia" w:hAnsiTheme="minorHAnsi" w:cstheme="minorBidi"/>
                <w:bCs w:val="0"/>
                <w:noProof/>
                <w:sz w:val="22"/>
                <w:lang w:val="en-GB" w:eastAsia="en-GB"/>
              </w:rPr>
              <w:tab/>
            </w:r>
            <w:r w:rsidR="000A2B83" w:rsidRPr="007E5109">
              <w:rPr>
                <w:rStyle w:val="Hyperlink"/>
                <w:noProof/>
              </w:rPr>
              <w:t>Kommentare zu den Arbeitsmaterialien</w:t>
            </w:r>
            <w:r w:rsidR="000A2B83">
              <w:rPr>
                <w:noProof/>
                <w:webHidden/>
              </w:rPr>
              <w:tab/>
            </w:r>
            <w:r w:rsidR="000A2B83">
              <w:rPr>
                <w:noProof/>
                <w:webHidden/>
              </w:rPr>
              <w:fldChar w:fldCharType="begin"/>
            </w:r>
            <w:r w:rsidR="000A2B83">
              <w:rPr>
                <w:noProof/>
                <w:webHidden/>
              </w:rPr>
              <w:instrText xml:space="preserve"> PAGEREF _Toc123192647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6DFE6251" w14:textId="51DD1FD6"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8" w:history="1">
            <w:r w:rsidR="000A2B83" w:rsidRPr="007E5109">
              <w:rPr>
                <w:rStyle w:val="Hyperlink"/>
                <w:noProof/>
              </w:rPr>
              <w:t>5</w:t>
            </w:r>
            <w:r w:rsidR="000A2B83">
              <w:rPr>
                <w:rFonts w:asciiTheme="minorHAnsi" w:eastAsiaTheme="minorEastAsia" w:hAnsiTheme="minorHAnsi" w:cstheme="minorBidi"/>
                <w:bCs w:val="0"/>
                <w:noProof/>
                <w:sz w:val="22"/>
                <w:lang w:val="en-GB" w:eastAsia="en-GB"/>
              </w:rPr>
              <w:tab/>
            </w:r>
            <w:r w:rsidR="000A2B83" w:rsidRPr="007E5109">
              <w:rPr>
                <w:rStyle w:val="Hyperlink"/>
                <w:noProof/>
              </w:rPr>
              <w:t>Die Akteure des Projekts und ihre Rollen</w:t>
            </w:r>
            <w:r w:rsidR="000A2B83">
              <w:rPr>
                <w:noProof/>
                <w:webHidden/>
              </w:rPr>
              <w:tab/>
            </w:r>
            <w:r w:rsidR="000A2B83">
              <w:rPr>
                <w:noProof/>
                <w:webHidden/>
              </w:rPr>
              <w:fldChar w:fldCharType="begin"/>
            </w:r>
            <w:r w:rsidR="000A2B83">
              <w:rPr>
                <w:noProof/>
                <w:webHidden/>
              </w:rPr>
              <w:instrText xml:space="preserve"> PAGEREF _Toc123192648 \h </w:instrText>
            </w:r>
            <w:r w:rsidR="000A2B83">
              <w:rPr>
                <w:noProof/>
                <w:webHidden/>
              </w:rPr>
            </w:r>
            <w:r w:rsidR="000A2B83">
              <w:rPr>
                <w:noProof/>
                <w:webHidden/>
              </w:rPr>
              <w:fldChar w:fldCharType="separate"/>
            </w:r>
            <w:r w:rsidR="000A2B83">
              <w:rPr>
                <w:noProof/>
                <w:webHidden/>
              </w:rPr>
              <w:t>13</w:t>
            </w:r>
            <w:r w:rsidR="000A2B83">
              <w:rPr>
                <w:noProof/>
                <w:webHidden/>
              </w:rPr>
              <w:fldChar w:fldCharType="end"/>
            </w:r>
          </w:hyperlink>
        </w:p>
        <w:p w14:paraId="530EAFFE" w14:textId="3FB97CB4"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9" w:history="1">
            <w:r w:rsidR="000A2B83" w:rsidRPr="007E5109">
              <w:rPr>
                <w:rStyle w:val="Hyperlink"/>
                <w:noProof/>
              </w:rPr>
              <w:t>6</w:t>
            </w:r>
            <w:r w:rsidR="000A2B83">
              <w:rPr>
                <w:rFonts w:asciiTheme="minorHAnsi" w:eastAsiaTheme="minorEastAsia" w:hAnsiTheme="minorHAnsi" w:cstheme="minorBidi"/>
                <w:bCs w:val="0"/>
                <w:noProof/>
                <w:sz w:val="22"/>
                <w:lang w:val="en-GB" w:eastAsia="en-GB"/>
              </w:rPr>
              <w:tab/>
            </w:r>
            <w:r w:rsidR="000A2B83" w:rsidRPr="007E5109">
              <w:rPr>
                <w:rStyle w:val="Hyperlink"/>
                <w:noProof/>
              </w:rPr>
              <w:t>Bestandteile von IT2School-Infobox</w:t>
            </w:r>
            <w:r w:rsidR="000A2B83">
              <w:rPr>
                <w:noProof/>
                <w:webHidden/>
              </w:rPr>
              <w:tab/>
            </w:r>
            <w:r w:rsidR="000A2B83">
              <w:rPr>
                <w:noProof/>
                <w:webHidden/>
              </w:rPr>
              <w:fldChar w:fldCharType="begin"/>
            </w:r>
            <w:r w:rsidR="000A2B83">
              <w:rPr>
                <w:noProof/>
                <w:webHidden/>
              </w:rPr>
              <w:instrText xml:space="preserve"> PAGEREF _Toc123192649 \h </w:instrText>
            </w:r>
            <w:r w:rsidR="000A2B83">
              <w:rPr>
                <w:noProof/>
                <w:webHidden/>
              </w:rPr>
            </w:r>
            <w:r w:rsidR="000A2B83">
              <w:rPr>
                <w:noProof/>
                <w:webHidden/>
              </w:rPr>
              <w:fldChar w:fldCharType="separate"/>
            </w:r>
            <w:r w:rsidR="000A2B83">
              <w:rPr>
                <w:noProof/>
                <w:webHidden/>
              </w:rPr>
              <w:t>14</w:t>
            </w:r>
            <w:r w:rsidR="000A2B83">
              <w:rPr>
                <w:noProof/>
                <w:webHidden/>
              </w:rPr>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192637"/>
      <w:r>
        <w:lastRenderedPageBreak/>
        <w:t>Einführung</w:t>
      </w:r>
      <w:bookmarkEnd w:id="0"/>
      <w:bookmarkEnd w:id="1"/>
    </w:p>
    <w:p w14:paraId="09CCC9F0" w14:textId="3B3CEAE7"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ins w:id="2" w:author="Ira Diethelm" w:date="2022-12-29T07:33:00Z">
        <w:del w:id="3" w:author="Malambré, Julia | Wissensfabrik" w:date="2022-12-29T09:18:00Z">
          <w:r w:rsidR="00F639B9" w:rsidDel="00041D69">
            <w:delText>*inn</w:delText>
          </w:r>
        </w:del>
      </w:ins>
      <w:r>
        <w:t>en</w:t>
      </w:r>
      <w:ins w:id="4" w:author="Malambré, Julia | Wissensfabrik" w:date="2022-12-29T09:19:00Z">
        <w:r w:rsidR="00041D69">
          <w:t xml:space="preserve"> und Expertinnen</w:t>
        </w:r>
      </w:ins>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61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602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w:t>
      </w:r>
      <w:proofErr w:type="gramStart"/>
      <w:r>
        <w:t xml:space="preserve">bei den </w:t>
      </w:r>
      <w:r w:rsidR="00F639B9">
        <w:t>Schüler</w:t>
      </w:r>
      <w:proofErr w:type="gramEnd"/>
      <w:r w:rsidR="00F639B9">
        <w:t>*innen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5" w:name="_Toc433292496"/>
      <w:bookmarkStart w:id="6" w:name="_Toc123192638"/>
      <w:r>
        <w:lastRenderedPageBreak/>
        <w:t xml:space="preserve">Die Module von IT2School </w:t>
      </w:r>
      <w:r>
        <w:noBreakHyphen/>
        <w:t xml:space="preserve"> eine Übersicht</w:t>
      </w:r>
      <w:bookmarkEnd w:id="5"/>
      <w:bookmarkEnd w:id="6"/>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60236B5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1A3F10C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ins w:id="7" w:author="Malambré, Julia | Wissensfabrik" w:date="2022-12-29T09:25:00Z">
              <w:r w:rsidR="00041D69">
                <w:rPr>
                  <w:szCs w:val="20"/>
                </w:rPr>
                <w:t>m</w:t>
              </w:r>
            </w:ins>
            <w:del w:id="8" w:author="Malambré, Julia | Wissensfabrik" w:date="2022-12-29T09:25:00Z">
              <w:r w:rsidDel="00041D69">
                <w:rPr>
                  <w:szCs w:val="20"/>
                </w:rPr>
                <w:delText>M</w:delText>
              </w:r>
            </w:del>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w:t>
            </w:r>
            <w:proofErr w:type="gramStart"/>
            <w:r>
              <w:t>stellt  verschiedene</w:t>
            </w:r>
            <w:proofErr w:type="gramEnd"/>
            <w:r>
              <w:t xml:space="preserve"> Möglichkeiten vor, wie auch schon jüngere Kinder auf spielerische Weise IT entdecken können. Hierfür bieten sich beispielsweise </w:t>
            </w:r>
            <w:proofErr w:type="gramStart"/>
            <w:r>
              <w:t>die kleine Roboter</w:t>
            </w:r>
            <w:proofErr w:type="gramEnd"/>
            <w:r>
              <w:t xml:space="preserve">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commentRangeStart w:id="9"/>
            <w:commentRangeStart w:id="10"/>
            <w:commentRangeStart w:id="11"/>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commentRangeEnd w:id="9"/>
            <w:r w:rsidR="00114F86">
              <w:rPr>
                <w:rStyle w:val="Kommentarzeichen"/>
              </w:rPr>
              <w:commentReference w:id="9"/>
            </w:r>
            <w:commentRangeEnd w:id="10"/>
            <w:r>
              <w:rPr>
                <w:rStyle w:val="Kommentarzeichen"/>
              </w:rPr>
              <w:commentReference w:id="10"/>
            </w:r>
            <w:commentRangeEnd w:id="11"/>
            <w:r w:rsidR="003B2CC6">
              <w:rPr>
                <w:rStyle w:val="Kommentarzeichen"/>
              </w:rPr>
              <w:commentReference w:id="11"/>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6. – 13. </w:t>
            </w:r>
            <w:commentRangeStart w:id="12"/>
            <w:commentRangeStart w:id="13"/>
            <w:r>
              <w:rPr>
                <w:szCs w:val="20"/>
              </w:rPr>
              <w:t>Klasse</w:t>
            </w:r>
            <w:commentRangeEnd w:id="12"/>
            <w:r w:rsidR="00CF1138">
              <w:rPr>
                <w:rStyle w:val="Kommentarzeichen"/>
              </w:rPr>
              <w:commentReference w:id="12"/>
            </w:r>
            <w:commentRangeEnd w:id="13"/>
            <w:r w:rsidR="003B2CC6">
              <w:rPr>
                <w:rStyle w:val="Kommentarzeichen"/>
              </w:rPr>
              <w:commentReference w:id="13"/>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01A2B6E"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11876E26" w14:textId="28753528" w:rsidR="00ED4CCD" w:rsidRDefault="00A622DE" w:rsidP="003B2CC6">
      <w:pPr>
        <w:jc w:val="both"/>
        <w:rPr>
          <w:ins w:id="14" w:author="Ira Diethelm" w:date="2022-12-27T08:40:00Z"/>
        </w:rPr>
      </w:pPr>
      <w:r>
        <w:t xml:space="preserve">Die </w:t>
      </w:r>
      <w:r w:rsidR="00DE7F70">
        <w:t xml:space="preserve">hier aufgeführten </w:t>
      </w:r>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15" w:author="Ira Diethelm" w:date="2022-12-27T08:10:00Z">
        <w:r w:rsidR="00DE7F70">
          <w:t xml:space="preserve"> </w:t>
        </w:r>
      </w:ins>
    </w:p>
    <w:p w14:paraId="7B24A099" w14:textId="3012C6FA" w:rsidR="00A622DE" w:rsidRDefault="00114F86" w:rsidP="003B2CC6">
      <w:pPr>
        <w:jc w:val="both"/>
      </w:pPr>
      <w:r>
        <w:t>Die Module von IT2School werden durch sieben Basis- und Aufbaumodule zum Thema Künstliche Intelligenz ergänzt</w:t>
      </w:r>
      <w:commentRangeStart w:id="16"/>
      <w:commentRangeStart w:id="17"/>
      <w:commentRangeStart w:id="18"/>
      <w:r>
        <w:t>.</w:t>
      </w:r>
      <w:commentRangeEnd w:id="16"/>
      <w:r w:rsidR="0095489D">
        <w:rPr>
          <w:rStyle w:val="Kommentarzeichen"/>
        </w:rPr>
        <w:commentReference w:id="16"/>
      </w:r>
      <w:commentRangeEnd w:id="17"/>
      <w:r w:rsidR="0019191D">
        <w:rPr>
          <w:rStyle w:val="Kommentarzeichen"/>
        </w:rPr>
        <w:commentReference w:id="17"/>
      </w:r>
      <w:commentRangeEnd w:id="18"/>
      <w:r w:rsidR="003B2CC6">
        <w:rPr>
          <w:rStyle w:val="Kommentarzeichen"/>
        </w:rPr>
        <w:commentReference w:id="18"/>
      </w:r>
      <w:ins w:id="19" w:author="Ira Diethelm" w:date="2022-12-27T08:41:00Z">
        <w:r w:rsidR="00ED4CCD">
          <w:t xml:space="preserve"> </w:t>
        </w:r>
      </w:ins>
    </w:p>
    <w:p w14:paraId="326F1360" w14:textId="77777777" w:rsidR="00C276EF" w:rsidRDefault="00E22815">
      <w:pPr>
        <w:pStyle w:val="berschrift1"/>
      </w:pPr>
      <w:bookmarkStart w:id="20" w:name="_Toc433292497"/>
      <w:bookmarkStart w:id="21" w:name="_Toc123192639"/>
      <w:r>
        <w:t>Aufbau der Module</w:t>
      </w:r>
      <w:bookmarkEnd w:id="20"/>
      <w:bookmarkEnd w:id="21"/>
    </w:p>
    <w:p w14:paraId="6A471121" w14:textId="3562FF03" w:rsidR="00283316" w:rsidRDefault="00E22815" w:rsidP="00DE7F70">
      <w:pPr>
        <w:jc w:val="both"/>
        <w:rPr>
          <w:ins w:id="22" w:author="Ira Diethelm" w:date="2022-12-29T07:29:00Z"/>
        </w:rPr>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08369E48" w14:textId="392F3DEB" w:rsidR="00F639B9" w:rsidDel="000C4F68" w:rsidRDefault="00F639B9" w:rsidP="00DE7F70">
      <w:pPr>
        <w:jc w:val="both"/>
        <w:rPr>
          <w:del w:id="23" w:author="Malambré, Julia | Wissensfabrik" w:date="2022-12-29T09:48:00Z"/>
        </w:rPr>
      </w:pPr>
    </w:p>
    <w:p w14:paraId="4369153A" w14:textId="2E6C94EC" w:rsidR="00283316" w:rsidRDefault="00E22815" w:rsidP="00DE7F70">
      <w:pPr>
        <w:jc w:val="both"/>
        <w:rPr>
          <w:ins w:id="24" w:author="Ira Diethelm" w:date="2022-12-27T08:48:00Z"/>
        </w:rPr>
      </w:pPr>
      <w:r>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2"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3"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rsidP="00DE7F70">
      <w:pPr>
        <w:jc w:val="both"/>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lastRenderedPageBreak/>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9"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0"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1"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4"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5"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25" w:name="_Toc123192640"/>
      <w:r>
        <w:t>Einleitung</w:t>
      </w:r>
      <w:r w:rsidR="00DE7F70">
        <w:t xml:space="preserve"> des Moduls</w:t>
      </w:r>
      <w:bookmarkEnd w:id="25"/>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26" w:name="_Toc123192641"/>
      <w:r>
        <w:lastRenderedPageBreak/>
        <w:t>Bedeutung und Ziele des Moduls</w:t>
      </w:r>
      <w:bookmarkEnd w:id="26"/>
    </w:p>
    <w:p w14:paraId="37F04014" w14:textId="77777777" w:rsidR="00C276EF" w:rsidRDefault="00E22815" w:rsidP="00DE7F70">
      <w:pPr>
        <w:jc w:val="both"/>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458CF2B7" w:rsidR="00C276EF" w:rsidRDefault="00E22815">
      <w:pPr>
        <w:pStyle w:val="berschrift2"/>
      </w:pPr>
      <w:bookmarkStart w:id="27" w:name="_Toc123192642"/>
      <w:r>
        <w:t>Die Rolle der Unternehmensvertreter</w:t>
      </w:r>
      <w:r w:rsidR="00E73C65">
        <w:t>*</w:t>
      </w:r>
      <w:r>
        <w:t>in</w:t>
      </w:r>
      <w:r w:rsidR="00E73C65">
        <w:t>nen</w:t>
      </w:r>
      <w:bookmarkEnd w:id="27"/>
    </w:p>
    <w:p w14:paraId="5632A3BC" w14:textId="31AF73E5"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ins w:id="28" w:author="Malambré, Julia | Wissensfabrik" w:date="2022-12-29T09:35:00Z">
        <w:r w:rsidR="003B2CC6">
          <w:t xml:space="preserve">s </w:t>
        </w:r>
      </w:ins>
      <w:del w:id="29" w:author="Malambré, Julia | Wissensfabrik" w:date="2022-12-29T09:35:00Z">
        <w:r w:rsidDel="003B2CC6">
          <w:delText xml:space="preserve">r </w:delText>
        </w:r>
      </w:del>
      <w:r>
        <w:t>Unternehmensvertrete</w:t>
      </w:r>
      <w:ins w:id="30" w:author="Malambré, Julia | Wissensfabrik" w:date="2022-12-29T09:35:00Z">
        <w:r w:rsidR="003B2CC6">
          <w:t>nden</w:t>
        </w:r>
      </w:ins>
      <w:del w:id="31" w:author="Malambré, Julia | Wissensfabrik" w:date="2022-12-29T09:35:00Z">
        <w:r w:rsidDel="003B2CC6">
          <w:delText>r</w:delText>
        </w:r>
        <w:r w:rsidR="00E73C65" w:rsidDel="003B2CC6">
          <w:delText>*</w:delText>
        </w:r>
        <w:r w:rsidDel="003B2CC6">
          <w:delText>in</w:delText>
        </w:r>
      </w:del>
      <w:del w:id="32" w:author="Malambré, Julia | Wissensfabrik" w:date="2022-12-29T09:34:00Z">
        <w:r w:rsidR="00E73C65" w:rsidDel="003B2CC6">
          <w:delText>nen</w:delText>
        </w:r>
      </w:del>
      <w:r>
        <w:t xml:space="preserve"> in den Unterricht letztlich erfolgt, sollte vor Projektstart gemeinsam besprochen werden (siehe auch Kapitel 5).</w:t>
      </w:r>
    </w:p>
    <w:p w14:paraId="6FC0599B" w14:textId="77777777" w:rsidR="00C276EF" w:rsidRDefault="00E22815">
      <w:pPr>
        <w:pStyle w:val="berschrift2"/>
      </w:pPr>
      <w:bookmarkStart w:id="33" w:name="_Toc123192643"/>
      <w:r>
        <w:t>Inhalte des Moduls</w:t>
      </w:r>
      <w:bookmarkEnd w:id="33"/>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34" w:name="_Toc433292501"/>
      <w:bookmarkStart w:id="35" w:name="_Toc123192644"/>
      <w:r>
        <w:t>Unterrichtliche Umsetzung</w:t>
      </w:r>
      <w:bookmarkEnd w:id="34"/>
      <w:bookmarkEnd w:id="35"/>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36" w:name="_Toc123192645"/>
      <w:r>
        <w:t>Einbettung in verschiedene Fächer und Themen</w:t>
      </w:r>
      <w:bookmarkEnd w:id="36"/>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37" w:name="_Toc433292503"/>
      <w:bookmarkStart w:id="38" w:name="_Toc123192646"/>
      <w:r>
        <w:t>Anschlussthemen, Literatur und Links</w:t>
      </w:r>
      <w:bookmarkEnd w:id="37"/>
      <w:bookmarkEnd w:id="38"/>
    </w:p>
    <w:p w14:paraId="732E5498" w14:textId="77777777" w:rsidR="00C276EF" w:rsidRDefault="00E22815" w:rsidP="00DE7F70">
      <w:pPr>
        <w:jc w:val="both"/>
      </w:pPr>
      <w:r>
        <w:t xml:space="preserve">Am Ende jeder Modulbeschreibung finden sich Anregungen für eine Vertiefung oder Weiterführung der Themenstellung. So verweisen wir auf IT2School-Module, die sich als Anschlussmodule eigenen und wir liefern allgemeine Vorschläge für den weiteren </w:t>
      </w:r>
      <w:r>
        <w:lastRenderedPageBreak/>
        <w:t>Unterrichtsverlauf. Darüber hinaus gibt es zahlreiche Links und Literaturtipps mit weiterführenden Informationen.</w:t>
      </w:r>
    </w:p>
    <w:p w14:paraId="537051CA" w14:textId="77777777" w:rsidR="00C276EF" w:rsidRDefault="00E22815">
      <w:pPr>
        <w:pStyle w:val="berschrift1"/>
      </w:pPr>
      <w:bookmarkStart w:id="39" w:name="_Toc433292504"/>
      <w:bookmarkStart w:id="40" w:name="_Toc123192647"/>
      <w:r>
        <w:t>Kommentare zu den Arbeitsmaterialien</w:t>
      </w:r>
      <w:bookmarkEnd w:id="39"/>
      <w:bookmarkEnd w:id="40"/>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w:t>
      </w:r>
      <w:proofErr w:type="spellStart"/>
      <w:r w:rsidR="00F639B9">
        <w:t>innen</w:t>
      </w:r>
      <w:r>
        <w:t>n</w:t>
      </w:r>
      <w:proofErr w:type="spellEnd"/>
      <w:r>
        <w:t xml:space="preserve"> notwendig ist.</w:t>
      </w:r>
    </w:p>
    <w:p w14:paraId="04A5B5F3" w14:textId="77777777" w:rsidR="00C276EF" w:rsidRDefault="00E22815">
      <w:pPr>
        <w:spacing w:before="240" w:after="0"/>
        <w:rPr>
          <w:b/>
        </w:rPr>
      </w:pPr>
      <w:r>
        <w:rPr>
          <w:b/>
        </w:rPr>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41" w:name="_Toc431894978"/>
      <w:bookmarkStart w:id="42" w:name="_Toc433292505"/>
      <w:bookmarkStart w:id="43" w:name="_Toc123192648"/>
      <w:r>
        <w:t>Die Akteure des Projekts und ihre Rolle</w:t>
      </w:r>
      <w:bookmarkEnd w:id="41"/>
      <w:bookmarkEnd w:id="42"/>
      <w:r>
        <w:t>n</w:t>
      </w:r>
      <w:bookmarkEnd w:id="43"/>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lastRenderedPageBreak/>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178701E4" w:rsidR="00C276EF" w:rsidRDefault="00E22815">
            <w:r>
              <w:t>Unternehmens-vertreter</w:t>
            </w:r>
            <w:ins w:id="44" w:author="Malambré, Julia | Wissensfabrik" w:date="2022-12-29T09:40:00Z">
              <w:r w:rsidR="005A5E2D">
                <w:t>*in</w:t>
              </w:r>
            </w:ins>
            <w:del w:id="45" w:author="Malambré, Julia | Wissensfabrik" w:date="2022-12-29T09:40:00Z">
              <w:r w:rsidDel="005A5E2D">
                <w:delText>in und Unternehmens-vertreter</w:delText>
              </w:r>
            </w:del>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68B2D02F" w:rsidR="00C276EF" w:rsidRDefault="00C276EF" w:rsidP="005A5E2D">
      <w:pPr>
        <w:pStyle w:val="berschrift1"/>
        <w:numPr>
          <w:ilvl w:val="0"/>
          <w:numId w:val="0"/>
        </w:numPr>
        <w:spacing w:before="360" w:line="259" w:lineRule="auto"/>
        <w:ind w:left="432" w:hanging="431"/>
        <w:rPr>
          <w:ins w:id="46" w:author="Malambré, Julia | Wissensfabrik" w:date="2022-12-29T09:40:00Z"/>
        </w:rPr>
      </w:pPr>
      <w:bookmarkStart w:id="47" w:name="_Toc433292506"/>
    </w:p>
    <w:p w14:paraId="2EE99642" w14:textId="19203513" w:rsidR="005A5E2D" w:rsidRDefault="005A5E2D" w:rsidP="005A5E2D">
      <w:pPr>
        <w:rPr>
          <w:ins w:id="48" w:author="Malambré, Julia | Wissensfabrik" w:date="2022-12-29T09:40:00Z"/>
        </w:rPr>
      </w:pPr>
    </w:p>
    <w:p w14:paraId="03A0D746" w14:textId="3D8C5ACA" w:rsidR="005A5E2D" w:rsidRDefault="005A5E2D" w:rsidP="005A5E2D">
      <w:pPr>
        <w:rPr>
          <w:ins w:id="49" w:author="Malambré, Julia | Wissensfabrik" w:date="2022-12-29T09:40:00Z"/>
        </w:rPr>
      </w:pPr>
    </w:p>
    <w:p w14:paraId="4C83CB14" w14:textId="77777777" w:rsidR="005A5E2D" w:rsidRPr="005A5E2D" w:rsidRDefault="005A5E2D">
      <w:pPr>
        <w:pPrChange w:id="50" w:author="Malambré, Julia | Wissensfabrik" w:date="2022-12-29T09:40:00Z">
          <w:pPr>
            <w:pStyle w:val="berschrift1"/>
            <w:numPr>
              <w:numId w:val="0"/>
            </w:numPr>
            <w:spacing w:before="360" w:line="259" w:lineRule="auto"/>
            <w:ind w:left="0" w:firstLine="0"/>
          </w:pPr>
        </w:pPrChange>
      </w:pPr>
    </w:p>
    <w:p w14:paraId="2D1B73B0" w14:textId="77777777" w:rsidR="00C276EF" w:rsidRDefault="00E22815">
      <w:pPr>
        <w:pStyle w:val="berschrift1"/>
        <w:spacing w:before="360" w:line="259" w:lineRule="auto"/>
      </w:pPr>
      <w:bookmarkStart w:id="51" w:name="_Toc123192649"/>
      <w:r>
        <w:lastRenderedPageBreak/>
        <w:t>Bestandteile von IT2School</w:t>
      </w:r>
      <w:bookmarkEnd w:id="47"/>
      <w:r>
        <w:t>-Infobox</w:t>
      </w:r>
      <w:bookmarkEnd w:id="5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6"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7"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lastRenderedPageBreak/>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1"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52"/>
            <w:commentRangeStart w:id="53"/>
            <w:r>
              <w:rPr>
                <w:noProof/>
                <w:szCs w:val="20"/>
              </w:rPr>
              <w:drawing>
                <wp:inline distT="0" distB="0" distL="0" distR="0" wp14:anchorId="419D987D" wp14:editId="7D1F5D50">
                  <wp:extent cx="1765709" cy="1371600"/>
                  <wp:effectExtent l="0" t="0" r="635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2" cstate="print">
                            <a:extLst>
                              <a:ext uri="{28A0092B-C50C-407E-A947-70E740481C1C}">
                                <a14:useLocalDpi xmlns:a14="http://schemas.microsoft.com/office/drawing/2010/main"/>
                              </a:ext>
                            </a:extLst>
                          </a:blip>
                          <a:stretch/>
                        </pic:blipFill>
                        <pic:spPr bwMode="auto">
                          <a:xfrm>
                            <a:off x="0" y="0"/>
                            <a:ext cx="1785688" cy="1387119"/>
                          </a:xfrm>
                          <a:prstGeom prst="rect">
                            <a:avLst/>
                          </a:prstGeom>
                        </pic:spPr>
                      </pic:pic>
                    </a:graphicData>
                  </a:graphic>
                </wp:inline>
              </w:drawing>
            </w:r>
            <w:commentRangeEnd w:id="52"/>
            <w:r w:rsidR="00125EBE">
              <w:rPr>
                <w:rStyle w:val="Kommentarzeichen"/>
              </w:rPr>
              <w:commentReference w:id="52"/>
            </w:r>
            <w:commentRangeEnd w:id="53"/>
            <w:r w:rsidR="0095489D">
              <w:rPr>
                <w:rStyle w:val="Kommentarzeichen"/>
              </w:rPr>
              <w:commentReference w:id="53"/>
            </w:r>
          </w:p>
        </w:tc>
      </w:tr>
    </w:tbl>
    <w:p w14:paraId="32C9EDFF" w14:textId="644C0870" w:rsidR="00C276EF" w:rsidRDefault="00C276EF">
      <w:pPr>
        <w:spacing w:line="259" w:lineRule="auto"/>
        <w:rPr>
          <w:ins w:id="54" w:author="Malambré, Julia | Wissensfabrik" w:date="2022-12-29T09:46:00Z"/>
          <w:b/>
          <w:lang w:val="en-US"/>
        </w:rPr>
      </w:pPr>
    </w:p>
    <w:p w14:paraId="53EC9A1C" w14:textId="77777777" w:rsidR="005A5E2D" w:rsidRDefault="005A5E2D">
      <w:pPr>
        <w:spacing w:line="259" w:lineRule="auto"/>
        <w:rPr>
          <w:ins w:id="55" w:author="Malambré, Julia | Wissensfabrik" w:date="2022-12-29T09:45:00Z"/>
          <w:b/>
          <w:lang w:val="en-US"/>
        </w:rPr>
      </w:pPr>
    </w:p>
    <w:p w14:paraId="65EFE0E2" w14:textId="77777777" w:rsidR="005A5E2D" w:rsidRDefault="005A5E2D">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lastRenderedPageBreak/>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3"/>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bl>
    <w:p w14:paraId="4E9305AB" w14:textId="77777777" w:rsidR="005A5E2D" w:rsidRDefault="005A5E2D">
      <w:pPr>
        <w:rPr>
          <w:ins w:id="56" w:author="Malambré, Julia | Wissensfabrik" w:date="2022-12-29T09:44:00Z"/>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lastRenderedPageBreak/>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7"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3346230A" w14:textId="6937512E" w:rsidR="00283316" w:rsidRDefault="00283316">
      <w:pPr>
        <w:spacing w:line="259" w:lineRule="auto"/>
        <w:rPr>
          <w:b/>
          <w:lang w:val="en-US"/>
        </w:rPr>
      </w:pP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0CEDAAE4" w:rsidR="00C276EF" w:rsidRDefault="00C276EF">
      <w:pPr>
        <w:rPr>
          <w:ins w:id="57" w:author="Malambré, Julia | Wissensfabrik" w:date="2022-12-29T09:42:00Z"/>
          <w:b/>
          <w:lang w:val="en-US"/>
        </w:rPr>
      </w:pPr>
    </w:p>
    <w:p w14:paraId="67F9C1D4" w14:textId="77777777" w:rsidR="005A5E2D" w:rsidRDefault="005A5E2D">
      <w:pPr>
        <w:rPr>
          <w:ins w:id="58" w:author="Malambré, Julia | Wissensfabrik" w:date="2022-12-29T09:42:00Z"/>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5A5E2D">
      <w:pPr>
        <w:rPr>
          <w:b/>
          <w:lang w:val="en-US"/>
        </w:rPr>
      </w:pPr>
    </w:p>
    <w:sectPr w:rsidR="00C276EF">
      <w:footerReference w:type="default" r:id="rId46"/>
      <w:headerReference w:type="first" r:id="rId47"/>
      <w:footerReference w:type="first" r:id="rId48"/>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lambré, Julia | Wissensfabrik" w:date="2022-12-28T17:03:00Z" w:initials="MJ|W">
    <w:p w14:paraId="31E6A65E" w14:textId="77777777" w:rsidR="00114F86" w:rsidRDefault="00114F86" w:rsidP="00BF6942">
      <w:pPr>
        <w:pStyle w:val="Kommentartext"/>
      </w:pPr>
      <w:r>
        <w:rPr>
          <w:rStyle w:val="Kommentarzeichen"/>
        </w:rPr>
        <w:annotationRef/>
      </w:r>
      <w:r>
        <w:t>Der Text zu E4 muss angepasst werden.</w:t>
      </w:r>
    </w:p>
  </w:comment>
  <w:comment w:id="10" w:author="Ira Diethelm" w:date="2022-12-29T07:28:00Z" w:initials="ID">
    <w:p w14:paraId="0F645551" w14:textId="77777777" w:rsidR="00F639B9" w:rsidRDefault="00F639B9" w:rsidP="00A646AB">
      <w:pPr>
        <w:pStyle w:val="Kommentartext"/>
      </w:pPr>
      <w:r>
        <w:rPr>
          <w:rStyle w:val="Kommentarzeichen"/>
        </w:rPr>
        <w:annotationRef/>
      </w:r>
      <w:r>
        <w:t>So besser?</w:t>
      </w:r>
    </w:p>
  </w:comment>
  <w:comment w:id="11" w:author="Malambré, Julia | Wissensfabrik" w:date="2022-12-29T09:30:00Z" w:initials="MJ|W">
    <w:p w14:paraId="08D5D3CF" w14:textId="77777777" w:rsidR="003B2CC6" w:rsidRDefault="003B2CC6" w:rsidP="00842B1E">
      <w:pPr>
        <w:pStyle w:val="Kommentartext"/>
      </w:pPr>
      <w:r>
        <w:rPr>
          <w:rStyle w:val="Kommentarzeichen"/>
        </w:rPr>
        <w:annotationRef/>
      </w:r>
      <w:r>
        <w:t>Ja.</w:t>
      </w:r>
    </w:p>
  </w:comment>
  <w:comment w:id="12" w:author="Ira Diethelm" w:date="2022-12-27T08:48:00Z" w:initials="ID">
    <w:p w14:paraId="782636F5" w14:textId="3DAD7986" w:rsidR="00CF1138" w:rsidRDefault="00CF1138" w:rsidP="00340873">
      <w:pPr>
        <w:pStyle w:val="Kommentartext"/>
      </w:pPr>
      <w:r>
        <w:rPr>
          <w:rStyle w:val="Kommentarzeichen"/>
        </w:rPr>
        <w:annotationRef/>
      </w:r>
      <w:r>
        <w:t>Die letzten zwei Zeilen wackeln manchmal bei mir…. Wordfehler?</w:t>
      </w:r>
    </w:p>
  </w:comment>
  <w:comment w:id="13" w:author="Malambré, Julia | Wissensfabrik" w:date="2022-12-29T09:30:00Z" w:initials="MJ|W">
    <w:p w14:paraId="61C3EC08" w14:textId="77777777" w:rsidR="003B2CC6" w:rsidRDefault="003B2CC6" w:rsidP="004A28A7">
      <w:pPr>
        <w:pStyle w:val="Kommentartext"/>
      </w:pPr>
      <w:r>
        <w:rPr>
          <w:rStyle w:val="Kommentarzeichen"/>
        </w:rPr>
        <w:annotationRef/>
      </w:r>
      <w:r>
        <w:t>Passt alles.</w:t>
      </w:r>
    </w:p>
  </w:comment>
  <w:comment w:id="16" w:author="Malambré, Julia | Wissensfabrik" w:date="2022-12-28T17:11:00Z" w:initials="MJ|W">
    <w:p w14:paraId="028A6B57" w14:textId="4D4EC7E7" w:rsidR="0095489D" w:rsidRDefault="0095489D" w:rsidP="00776237">
      <w:pPr>
        <w:pStyle w:val="Kommentartext"/>
      </w:pPr>
      <w:r>
        <w:rPr>
          <w:rStyle w:val="Kommentarzeichen"/>
        </w:rPr>
        <w:annotationRef/>
      </w:r>
      <w:r>
        <w:t xml:space="preserve">Den Hinweis auf die KI-Module habe ich verallgemeinert, da der Ordner zu den KI-Modulen nicht einzeln zu kaufen ist. </w:t>
      </w:r>
    </w:p>
  </w:comment>
  <w:comment w:id="17" w:author="Ira Diethelm" w:date="2022-12-29T07:52:00Z" w:initials="ID">
    <w:p w14:paraId="693697BD" w14:textId="77777777" w:rsidR="0019191D" w:rsidRDefault="0019191D" w:rsidP="00440C3B">
      <w:pPr>
        <w:pStyle w:val="Kommentartext"/>
      </w:pPr>
      <w:r>
        <w:rPr>
          <w:rStyle w:val="Kommentarzeichen"/>
        </w:rPr>
        <w:annotationRef/>
      </w:r>
      <w:r>
        <w:t>Nein? Wie erhalten die alten Schulen dann den neuen KI Ordner?</w:t>
      </w:r>
    </w:p>
  </w:comment>
  <w:comment w:id="18" w:author="Malambré, Julia | Wissensfabrik" w:date="2022-12-29T09:31:00Z" w:initials="MJ|W">
    <w:p w14:paraId="2727F416" w14:textId="77777777" w:rsidR="003B2CC6" w:rsidRDefault="003B2CC6" w:rsidP="00A4665A">
      <w:pPr>
        <w:pStyle w:val="Kommentartext"/>
      </w:pPr>
      <w:r>
        <w:rPr>
          <w:rStyle w:val="Kommentarzeichen"/>
        </w:rPr>
        <w:annotationRef/>
      </w:r>
      <w:r>
        <w:t>KI kann nur als Klassensatz mit Ordner bestellt werden. Der Ordner ist also automatisch mit dabei.</w:t>
      </w:r>
    </w:p>
  </w:comment>
  <w:comment w:id="52" w:author="Ira Diethelm" w:date="2022-12-27T08:28:00Z" w:initials="ID">
    <w:p w14:paraId="64F81986" w14:textId="06A26868" w:rsidR="00125EBE" w:rsidRDefault="00125EBE" w:rsidP="00E72E3B">
      <w:pPr>
        <w:pStyle w:val="Kommentartext"/>
      </w:pPr>
      <w:r>
        <w:rPr>
          <w:rStyle w:val="Kommentarzeichen"/>
        </w:rPr>
        <w:annotationRef/>
      </w:r>
      <w:r>
        <w:t>Das bild würde ich behalten. Irgendwas ist ja in der Kiste.</w:t>
      </w:r>
    </w:p>
  </w:comment>
  <w:comment w:id="53" w:author="Malambré, Julia | Wissensfabrik" w:date="2022-12-28T17:14:00Z" w:initials="MJ|W">
    <w:p w14:paraId="26A70F5E" w14:textId="77777777" w:rsidR="0095489D" w:rsidRDefault="0095489D" w:rsidP="00286C23">
      <w:pPr>
        <w:pStyle w:val="Kommentartext"/>
      </w:pPr>
      <w:r>
        <w:rPr>
          <w:rStyle w:val="Kommentarzeichen"/>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A65E" w15:done="0"/>
  <w15:commentEx w15:paraId="0F645551" w15:paraIdParent="31E6A65E" w15:done="0"/>
  <w15:commentEx w15:paraId="08D5D3CF" w15:paraIdParent="31E6A65E" w15:done="0"/>
  <w15:commentEx w15:paraId="782636F5" w15:done="0"/>
  <w15:commentEx w15:paraId="61C3EC08" w15:paraIdParent="782636F5" w15:done="0"/>
  <w15:commentEx w15:paraId="028A6B57" w15:done="0"/>
  <w15:commentEx w15:paraId="693697BD" w15:paraIdParent="028A6B57" w15:done="0"/>
  <w15:commentEx w15:paraId="2727F416" w15:paraIdParent="028A6B57" w15:done="0"/>
  <w15:commentEx w15:paraId="64F81986" w15:done="0"/>
  <w15:commentEx w15:paraId="26A70F5E" w15:paraIdParent="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F578" w16cex:dateUtc="2022-12-28T16:03:00Z"/>
  <w16cex:commentExtensible w16cex:durableId="2757C01A" w16cex:dateUtc="2022-12-29T06:28:00Z"/>
  <w16cex:commentExtensible w16cex:durableId="2757DCAC" w16cex:dateUtc="2022-12-29T08:30:00Z"/>
  <w16cex:commentExtensible w16cex:durableId="27552FD5" w16cex:dateUtc="2022-12-27T07:48:00Z"/>
  <w16cex:commentExtensible w16cex:durableId="2757DCBC" w16cex:dateUtc="2022-12-29T08:30:00Z"/>
  <w16cex:commentExtensible w16cex:durableId="2756F72D" w16cex:dateUtc="2022-12-28T16:11:00Z"/>
  <w16cex:commentExtensible w16cex:durableId="2757C5C7" w16cex:dateUtc="2022-12-29T06:52:00Z"/>
  <w16cex:commentExtensible w16cex:durableId="2757DCFD" w16cex:dateUtc="2022-12-29T08:31:00Z"/>
  <w16cex:commentExtensible w16cex:durableId="27552B23" w16cex:dateUtc="2022-12-27T07:28:00Z"/>
  <w16cex:commentExtensible w16cex:durableId="2756F7EF" w16cex:dateUtc="2022-12-28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A65E" w16cid:durableId="2756F578"/>
  <w16cid:commentId w16cid:paraId="0F645551" w16cid:durableId="2757C01A"/>
  <w16cid:commentId w16cid:paraId="08D5D3CF" w16cid:durableId="2757DCAC"/>
  <w16cid:commentId w16cid:paraId="782636F5" w16cid:durableId="27552FD5"/>
  <w16cid:commentId w16cid:paraId="61C3EC08" w16cid:durableId="2757DCBC"/>
  <w16cid:commentId w16cid:paraId="028A6B57" w16cid:durableId="2756F72D"/>
  <w16cid:commentId w16cid:paraId="693697BD" w16cid:durableId="2757C5C7"/>
  <w16cid:commentId w16cid:paraId="2727F416" w16cid:durableId="2757DCFD"/>
  <w16cid:commentId w16cid:paraId="64F81986" w16cid:durableId="27552B23"/>
  <w16cid:commentId w16cid:paraId="26A70F5E" w16cid:durableId="2756F7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6225C" w14:textId="77777777" w:rsidR="00CE0809" w:rsidRDefault="00CE0809">
      <w:pPr>
        <w:spacing w:after="0" w:line="240" w:lineRule="auto"/>
      </w:pPr>
      <w:r>
        <w:separator/>
      </w:r>
    </w:p>
  </w:endnote>
  <w:endnote w:type="continuationSeparator" w:id="0">
    <w:p w14:paraId="30565F65" w14:textId="77777777" w:rsidR="00CE0809" w:rsidRDefault="00CE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57728" behindDoc="0" locked="0" layoutInCell="1" allowOverlap="1" wp14:anchorId="2CA3F24C" wp14:editId="5459E03C">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5772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4656" behindDoc="0" locked="0" layoutInCell="1" allowOverlap="1" wp14:anchorId="303D99E0" wp14:editId="7605B197">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993A1ED" id="Gerade Verbindung 7"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1606B1B2"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zuletzt aktualisiert am 2</w:t>
    </w:r>
    <w:r w:rsidR="00F639B9">
      <w:rPr>
        <w:sz w:val="18"/>
      </w:rPr>
      <w:t>9</w:t>
    </w:r>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EA6286D"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B789" w14:textId="77777777" w:rsidR="00CE0809" w:rsidRDefault="00CE0809">
      <w:r>
        <w:separator/>
      </w:r>
    </w:p>
  </w:footnote>
  <w:footnote w:type="continuationSeparator" w:id="0">
    <w:p w14:paraId="74D074A5" w14:textId="77777777" w:rsidR="00CE0809" w:rsidRDefault="00CE0809">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5680" behindDoc="0" locked="0" layoutInCell="1" allowOverlap="1" wp14:anchorId="65550E7F" wp14:editId="537AE6B7">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05EA010" id="Gerader Verbinder 15" o:spid="_x0000_s1026" style="position:absolute;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83316"/>
    <w:rsid w:val="003B2CC6"/>
    <w:rsid w:val="003D35C4"/>
    <w:rsid w:val="004B3FE9"/>
    <w:rsid w:val="004C0310"/>
    <w:rsid w:val="004D30B8"/>
    <w:rsid w:val="00556ED5"/>
    <w:rsid w:val="005A5E2D"/>
    <w:rsid w:val="005E6A1F"/>
    <w:rsid w:val="00653193"/>
    <w:rsid w:val="00787914"/>
    <w:rsid w:val="008079CD"/>
    <w:rsid w:val="00822B07"/>
    <w:rsid w:val="00881F08"/>
    <w:rsid w:val="00932D0E"/>
    <w:rsid w:val="0095489D"/>
    <w:rsid w:val="009559BA"/>
    <w:rsid w:val="00A622DE"/>
    <w:rsid w:val="00C076D8"/>
    <w:rsid w:val="00C276EF"/>
    <w:rsid w:val="00C524FC"/>
    <w:rsid w:val="00C93125"/>
    <w:rsid w:val="00CE0809"/>
    <w:rsid w:val="00CF1138"/>
    <w:rsid w:val="00D05FE5"/>
    <w:rsid w:val="00DB5093"/>
    <w:rsid w:val="00DE7F70"/>
    <w:rsid w:val="00E22815"/>
    <w:rsid w:val="00E73C65"/>
    <w:rsid w:val="00ED4CCD"/>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eg"/></Relationships>
</file>

<file path=word/_rels/footer2.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jpeg"/><Relationship Id="rId1" Type="http://schemas.openxmlformats.org/officeDocument/2006/relationships/image" Target="media/image40.jpe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2992</Words>
  <Characters>18851</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15</cp:revision>
  <dcterms:created xsi:type="dcterms:W3CDTF">2022-12-27T07:30:00Z</dcterms:created>
  <dcterms:modified xsi:type="dcterms:W3CDTF">2022-12-29T08:49:00Z</dcterms:modified>
</cp:coreProperties>
</file>