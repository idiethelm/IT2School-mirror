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4199A" w14:textId="2D0C17D6" w:rsidR="00C276EF" w:rsidRDefault="00C276EF">
      <w:pPr>
        <w:pStyle w:val="Untertitel"/>
        <w:rPr>
          <w:i w:val="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8"/>
      </w:tblGrid>
      <w:tr w:rsidR="00C276EF" w14:paraId="187E155F" w14:textId="77777777">
        <w:trPr>
          <w:trHeight w:val="8891"/>
        </w:trPr>
        <w:tc>
          <w:tcPr>
            <w:tcW w:w="9061" w:type="dxa"/>
            <w:vAlign w:val="center"/>
          </w:tcPr>
          <w:p w14:paraId="21F6EA0F" w14:textId="3A48168D" w:rsidR="00C276EF" w:rsidRDefault="00822B07">
            <w:r>
              <w:rPr>
                <w:i/>
                <w:noProof/>
              </w:rPr>
              <w:drawing>
                <wp:anchor distT="0" distB="0" distL="114300" distR="114300" simplePos="0" relativeHeight="251606016" behindDoc="0" locked="0" layoutInCell="1" allowOverlap="1" wp14:anchorId="0D094DBC" wp14:editId="4DB77F37">
                  <wp:simplePos x="0" y="0"/>
                  <wp:positionH relativeFrom="column">
                    <wp:posOffset>506730</wp:posOffset>
                  </wp:positionH>
                  <wp:positionV relativeFrom="paragraph">
                    <wp:posOffset>1804670</wp:posOffset>
                  </wp:positionV>
                  <wp:extent cx="4355465" cy="4154805"/>
                  <wp:effectExtent l="0" t="0" r="6985" b="0"/>
                  <wp:wrapNone/>
                  <wp:docPr id="65" name="Grafik 65" descr="Ein Bild, das Spielzeug, drinnen, Puppe, Automa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Spielzeug, drinnen, Puppe, Automat enthält.&#10;&#10;Automatisch generierte Beschreibung"/>
                          <pic:cNvPicPr/>
                        </pic:nvPicPr>
                        <pic:blipFill>
                          <a:blip r:embed="rId7" cstate="print">
                            <a:extLst>
                              <a:ext uri="{28A0092B-C50C-407E-A947-70E740481C1C}">
                                <a14:useLocalDpi xmlns:a14="http://schemas.microsoft.com/office/drawing/2010/main"/>
                              </a:ext>
                            </a:extLst>
                          </a:blip>
                          <a:stretch>
                            <a:fillRect/>
                          </a:stretch>
                        </pic:blipFill>
                        <pic:spPr>
                          <a:xfrm>
                            <a:off x="0" y="0"/>
                            <a:ext cx="4355465" cy="4154805"/>
                          </a:xfrm>
                          <a:prstGeom prst="rect">
                            <a:avLst/>
                          </a:prstGeom>
                        </pic:spPr>
                      </pic:pic>
                    </a:graphicData>
                  </a:graphic>
                  <wp14:sizeRelH relativeFrom="margin">
                    <wp14:pctWidth>0</wp14:pctWidth>
                  </wp14:sizeRelH>
                  <wp14:sizeRelV relativeFrom="margin">
                    <wp14:pctHeight>0</wp14:pctHeight>
                  </wp14:sizeRelV>
                </wp:anchor>
              </w:drawing>
            </w:r>
            <w:r w:rsidR="00E22815">
              <w:rPr>
                <w:noProof/>
              </w:rPr>
              <mc:AlternateContent>
                <mc:Choice Requires="wpg">
                  <w:drawing>
                    <wp:anchor distT="0" distB="0" distL="114300" distR="114300" simplePos="0" relativeHeight="251653632" behindDoc="0" locked="0" layoutInCell="1" allowOverlap="1" wp14:anchorId="22F4A2BD" wp14:editId="1E13E47C">
                      <wp:simplePos x="0" y="0"/>
                      <wp:positionH relativeFrom="column">
                        <wp:posOffset>-113664</wp:posOffset>
                      </wp:positionH>
                      <wp:positionV relativeFrom="paragraph">
                        <wp:posOffset>327659</wp:posOffset>
                      </wp:positionV>
                      <wp:extent cx="4380864" cy="1119504"/>
                      <wp:effectExtent l="0" t="0" r="634" b="4444"/>
                      <wp:wrapNone/>
                      <wp:docPr id="11" name="Gruppieren 26"/>
                      <wp:cNvGraphicFramePr/>
                      <a:graphic xmlns:a="http://schemas.openxmlformats.org/drawingml/2006/main">
                        <a:graphicData uri="http://schemas.microsoft.com/office/word/2010/wordprocessingGroup">
                          <wpg:wgp>
                            <wpg:cNvGrpSpPr/>
                            <wpg:grpSpPr bwMode="auto">
                              <a:xfrm>
                                <a:off x="0" y="0"/>
                                <a:ext cx="4380865" cy="1119505"/>
                                <a:chOff x="0" y="0"/>
                                <a:chExt cx="4381500" cy="1120389"/>
                              </a:xfrm>
                            </wpg:grpSpPr>
                            <wps:wsp>
                              <wps:cNvPr id="1" name="Rechteck 1"/>
                              <wps:cNvSpPr/>
                              <wps:spPr bwMode="auto">
                                <a:xfrm>
                                  <a:off x="914400" y="691764"/>
                                  <a:ext cx="3467100" cy="428625"/>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64F909" w14:textId="77777777" w:rsidR="00C276EF" w:rsidRDefault="00E22815">
                                    <w:pPr>
                                      <w:spacing w:line="240" w:lineRule="auto"/>
                                      <w:jc w:val="center"/>
                                    </w:pPr>
                                    <w:r>
                                      <w:rPr>
                                        <w:b/>
                                        <w:color w:val="FFFFFF" w:themeColor="background1"/>
                                        <w:sz w:val="40"/>
                                      </w:rPr>
                                      <w:t>Gemeinsam IT entdecken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hteck 2"/>
                              <wps:cNvSpPr>
                                <a:spLocks/>
                              </wps:cNvSpPr>
                              <wps:spPr bwMode="auto">
                                <a:xfrm>
                                  <a:off x="0" y="0"/>
                                  <a:ext cx="4229100" cy="1095375"/>
                                </a:xfrm>
                                <a:prstGeom prst="rect">
                                  <a:avLst/>
                                </a:prstGeom>
                                <a:noFill/>
                                <a:ln w="9525">
                                  <a:noFill/>
                                  <a:miter lim="800000"/>
                                  <a:headEnd/>
                                  <a:tailEnd/>
                                </a:ln>
                              </wps:spPr>
                              <wps:txbx>
                                <w:txbxContent>
                                  <w:p w14:paraId="141329E8" w14:textId="77777777" w:rsidR="00C276EF" w:rsidRDefault="00E22815">
                                    <w:pPr>
                                      <w:pStyle w:val="Kopfzeile"/>
                                      <w:rPr>
                                        <w:rFonts w:ascii="Helvetica 55" w:hAnsi="Helvetica 55"/>
                                        <w:b/>
                                        <w:sz w:val="88"/>
                                        <w:szCs w:val="88"/>
                                      </w:rPr>
                                    </w:pPr>
                                    <w:r>
                                      <w:rPr>
                                        <w:rFonts w:ascii="Helvetica 55" w:hAnsi="Helvetica 55"/>
                                        <w:b/>
                                        <w:sz w:val="88"/>
                                        <w:szCs w:val="88"/>
                                      </w:rPr>
                                      <w:t>IT2School</w:t>
                                    </w:r>
                                  </w:p>
                                  <w:p w14:paraId="3E3B6B38" w14:textId="77777777" w:rsidR="00C276EF" w:rsidRDefault="00C276EF">
                                    <w:pPr>
                                      <w:spacing w:line="240" w:lineRule="auto"/>
                                      <w:jc w:val="both"/>
                                      <w:rPr>
                                        <w:sz w:val="18"/>
                                        <w:szCs w:val="15"/>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2F4A2BD" id="Gruppieren 26" o:spid="_x0000_s1026" style="position:absolute;margin-left:-8.95pt;margin-top:25.8pt;width:344.95pt;height:88.15pt;z-index:251653632;mso-width-relative:margin;mso-height-relative:margin" coordsize="43815,11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">
                      <v:rect id="Rechteck 1" o:spid="_x0000_s1027" style="position:absolute;left:9144;top:6917;width:34671;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" fillcolor="#ffc000" stroked="f" strokeweight="1pt">
                        <v:textbox>
                          <w:txbxContent>
                            <w:p w14:paraId="2F64F909" w14:textId="77777777" w:rsidR="00C276EF" w:rsidRDefault="00E22815">
                              <w:pPr>
                                <w:spacing w:line="240" w:lineRule="auto"/>
                                <w:jc w:val="center"/>
                              </w:pPr>
                              <w:r>
                                <w:rPr>
                                  <w:b/>
                                  <w:color w:val="FFFFFF" w:themeColor="background1"/>
                                  <w:sz w:val="40"/>
                                </w:rPr>
                                <w:t>Gemeinsam IT entdecken</w:t>
                              </w:r>
                            </w:p>
                          </w:txbxContent>
                        </v:textbox>
                      </v:rect>
                      <v:rect id="Rechteck 2" o:spid="_x0000_s1028" style="position:absolute;width:42291;height:10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" filled="f" stroked="f">
                        <v:textbox>
                          <w:txbxContent>
                            <w:p w14:paraId="141329E8" w14:textId="77777777" w:rsidR="00C276EF" w:rsidRDefault="00E22815">
                              <w:pPr>
                                <w:pStyle w:val="Kopfzeile"/>
                                <w:rPr>
                                  <w:rFonts w:ascii="Helvetica 55" w:hAnsi="Helvetica 55"/>
                                  <w:b/>
                                  <w:sz w:val="88"/>
                                  <w:szCs w:val="88"/>
                                </w:rPr>
                              </w:pPr>
                              <w:r>
                                <w:rPr>
                                  <w:rFonts w:ascii="Helvetica 55" w:hAnsi="Helvetica 55"/>
                                  <w:b/>
                                  <w:sz w:val="88"/>
                                  <w:szCs w:val="88"/>
                                </w:rPr>
                                <w:t>IT2School</w:t>
                              </w:r>
                            </w:p>
                            <w:p w14:paraId="3E3B6B38" w14:textId="77777777" w:rsidR="00C276EF" w:rsidRDefault="00C276EF">
                              <w:pPr>
                                <w:spacing w:line="240" w:lineRule="auto"/>
                                <w:jc w:val="both"/>
                                <w:rPr>
                                  <w:sz w:val="18"/>
                                  <w:szCs w:val="15"/>
                                </w:rPr>
                              </w:pPr>
                            </w:p>
                          </w:txbxContent>
                        </v:textbox>
                      </v:rect>
                    </v:group>
                  </w:pict>
                </mc:Fallback>
              </mc:AlternateContent>
            </w:r>
          </w:p>
        </w:tc>
      </w:tr>
    </w:tbl>
    <w:p w14:paraId="33C24A26" w14:textId="77777777" w:rsidR="00822B07" w:rsidRDefault="00E22815">
      <w:pPr>
        <w:spacing w:line="259" w:lineRule="auto"/>
        <w:rPr>
          <w:rFonts w:ascii="Helvetica 55" w:eastAsia="Times New Roman" w:hAnsi="Helvetica 55" w:cs="Times New Roman"/>
          <w:b/>
          <w:color w:val="000000"/>
          <w:sz w:val="56"/>
          <w:szCs w:val="56"/>
        </w:rPr>
      </w:pPr>
      <w:r>
        <w:rPr>
          <w:rFonts w:ascii="Helvetica 55" w:eastAsia="Times New Roman" w:hAnsi="Helvetica 55" w:cs="Times New Roman"/>
          <w:b/>
          <w:color w:val="000000"/>
          <w:sz w:val="36"/>
          <w:szCs w:val="56"/>
        </w:rPr>
        <w:br/>
      </w:r>
    </w:p>
    <w:p w14:paraId="3806A1C6" w14:textId="42E3AF21" w:rsidR="00C276EF" w:rsidRDefault="00E22815">
      <w:pPr>
        <w:spacing w:line="259" w:lineRule="auto"/>
      </w:pPr>
      <w:r>
        <w:rPr>
          <w:rFonts w:ascii="Helvetica 55" w:eastAsia="Times New Roman" w:hAnsi="Helvetica 55" w:cs="Times New Roman"/>
          <w:b/>
          <w:color w:val="000000"/>
          <w:sz w:val="56"/>
          <w:szCs w:val="56"/>
        </w:rPr>
        <w:t>Einleitung</w:t>
      </w:r>
      <w:r>
        <w:t xml:space="preserve"> </w:t>
      </w:r>
      <w:r>
        <w:br w:type="page"/>
      </w:r>
    </w:p>
    <w:sdt>
      <w:sdtPr>
        <w:id w:val="-851097492"/>
        <w:docPartObj>
          <w:docPartGallery w:val="Table of Contents"/>
          <w:docPartUnique/>
        </w:docPartObj>
      </w:sdtPr>
      <w:sdtContent>
        <w:p w14:paraId="7178EE9C" w14:textId="77777777" w:rsidR="00C276EF" w:rsidRDefault="00E22815">
          <w:pPr>
            <w:rPr>
              <w:rStyle w:val="WF-InhaltsverzeichnisZchn"/>
            </w:rPr>
          </w:pPr>
          <w:r>
            <w:rPr>
              <w:rStyle w:val="WF-InhaltsverzeichnisZchn"/>
            </w:rPr>
            <w:t>Inhalt</w:t>
          </w:r>
        </w:p>
        <w:p w14:paraId="4766D407" w14:textId="77777777" w:rsidR="00C276EF" w:rsidRDefault="00E22815">
          <w:pPr>
            <w:pStyle w:val="Verzeichnis1"/>
            <w:tabs>
              <w:tab w:val="left" w:pos="440"/>
              <w:tab w:val="right" w:leader="dot" w:pos="8834"/>
            </w:tabs>
            <w:rPr>
              <w:rFonts w:ascii="Arial" w:hAnsi="Arial"/>
              <w:bCs w:val="0"/>
              <w:sz w:val="22"/>
            </w:rPr>
          </w:pPr>
          <w:r>
            <w:rPr>
              <w:bCs w:val="0"/>
            </w:rPr>
            <w:fldChar w:fldCharType="begin"/>
          </w:r>
          <w:r>
            <w:instrText xml:space="preserve"> TOC \o "1-3" \h \z \u </w:instrText>
          </w:r>
          <w:r>
            <w:rPr>
              <w:bCs w:val="0"/>
            </w:rPr>
            <w:fldChar w:fldCharType="separate"/>
          </w:r>
          <w:hyperlink w:anchor="_Toc443309734" w:tooltip="Current Document" w:history="1">
            <w:r>
              <w:rPr>
                <w:rStyle w:val="Hyperlink"/>
              </w:rPr>
              <w:t>1</w:t>
            </w:r>
            <w:r>
              <w:rPr>
                <w:rFonts w:ascii="Arial" w:hAnsi="Arial"/>
                <w:bCs w:val="0"/>
                <w:sz w:val="22"/>
              </w:rPr>
              <w:tab/>
            </w:r>
            <w:r>
              <w:rPr>
                <w:rStyle w:val="Hyperlink"/>
              </w:rPr>
              <w:t>Einführung</w:t>
            </w:r>
            <w:r>
              <w:tab/>
            </w:r>
            <w:r>
              <w:fldChar w:fldCharType="begin"/>
            </w:r>
            <w:r>
              <w:instrText xml:space="preserve"> PAGEREF _Toc443309734 \h </w:instrText>
            </w:r>
            <w:r>
              <w:fldChar w:fldCharType="separate"/>
            </w:r>
            <w:r>
              <w:t>3</w:t>
            </w:r>
            <w:r>
              <w:fldChar w:fldCharType="end"/>
            </w:r>
          </w:hyperlink>
        </w:p>
        <w:p w14:paraId="4EE0E609" w14:textId="77777777" w:rsidR="00C276EF" w:rsidRDefault="00000000">
          <w:pPr>
            <w:pStyle w:val="Verzeichnis1"/>
            <w:tabs>
              <w:tab w:val="left" w:pos="440"/>
              <w:tab w:val="right" w:leader="dot" w:pos="8834"/>
            </w:tabs>
            <w:rPr>
              <w:rFonts w:ascii="Arial" w:hAnsi="Arial"/>
              <w:bCs w:val="0"/>
              <w:sz w:val="22"/>
            </w:rPr>
          </w:pPr>
          <w:hyperlink w:anchor="_Toc443309735" w:tooltip="Current Document" w:history="1">
            <w:r w:rsidR="00E22815">
              <w:rPr>
                <w:rStyle w:val="Hyperlink"/>
              </w:rPr>
              <w:t>2</w:t>
            </w:r>
            <w:r w:rsidR="00E22815">
              <w:rPr>
                <w:rFonts w:ascii="Arial" w:hAnsi="Arial"/>
                <w:bCs w:val="0"/>
                <w:sz w:val="22"/>
              </w:rPr>
              <w:tab/>
            </w:r>
            <w:r w:rsidR="00E22815">
              <w:rPr>
                <w:rStyle w:val="Hyperlink"/>
              </w:rPr>
              <w:t xml:space="preserve">Die Module von IT2School </w:t>
            </w:r>
            <w:r w:rsidR="00E22815">
              <w:rPr>
                <w:rStyle w:val="Hyperlink"/>
              </w:rPr>
              <w:noBreakHyphen/>
              <w:t xml:space="preserve"> eine Übersicht</w:t>
            </w:r>
            <w:r w:rsidR="00E22815">
              <w:tab/>
            </w:r>
            <w:r w:rsidR="00E22815">
              <w:fldChar w:fldCharType="begin"/>
            </w:r>
            <w:r w:rsidR="00E22815">
              <w:instrText xml:space="preserve"> PAGEREF _Toc443309735 \h </w:instrText>
            </w:r>
            <w:r w:rsidR="00E22815">
              <w:fldChar w:fldCharType="separate"/>
            </w:r>
            <w:r w:rsidR="00E22815">
              <w:t>4</w:t>
            </w:r>
            <w:r w:rsidR="00E22815">
              <w:fldChar w:fldCharType="end"/>
            </w:r>
          </w:hyperlink>
        </w:p>
        <w:p w14:paraId="24E5CAC7" w14:textId="77777777" w:rsidR="00C276EF" w:rsidRDefault="00000000">
          <w:pPr>
            <w:pStyle w:val="Verzeichnis1"/>
            <w:tabs>
              <w:tab w:val="left" w:pos="440"/>
              <w:tab w:val="right" w:leader="dot" w:pos="8834"/>
            </w:tabs>
            <w:rPr>
              <w:rFonts w:ascii="Arial" w:hAnsi="Arial"/>
              <w:bCs w:val="0"/>
              <w:sz w:val="22"/>
            </w:rPr>
          </w:pPr>
          <w:hyperlink w:anchor="_Toc443309736" w:tooltip="Current Document" w:history="1">
            <w:r w:rsidR="00E22815">
              <w:rPr>
                <w:rStyle w:val="Hyperlink"/>
              </w:rPr>
              <w:t>3</w:t>
            </w:r>
            <w:r w:rsidR="00E22815">
              <w:rPr>
                <w:rFonts w:ascii="Arial" w:hAnsi="Arial"/>
                <w:bCs w:val="0"/>
                <w:sz w:val="22"/>
              </w:rPr>
              <w:tab/>
            </w:r>
            <w:r w:rsidR="00E22815">
              <w:rPr>
                <w:rStyle w:val="Hyperlink"/>
              </w:rPr>
              <w:t>Aufbau der Module</w:t>
            </w:r>
            <w:r w:rsidR="00E22815">
              <w:tab/>
            </w:r>
            <w:r w:rsidR="00E22815">
              <w:fldChar w:fldCharType="begin"/>
            </w:r>
            <w:r w:rsidR="00E22815">
              <w:instrText xml:space="preserve"> PAGEREF _Toc443309736 \h </w:instrText>
            </w:r>
            <w:r w:rsidR="00E22815">
              <w:fldChar w:fldCharType="separate"/>
            </w:r>
            <w:r w:rsidR="00E22815">
              <w:t>6</w:t>
            </w:r>
            <w:r w:rsidR="00E22815">
              <w:fldChar w:fldCharType="end"/>
            </w:r>
          </w:hyperlink>
        </w:p>
        <w:p w14:paraId="1EA0F02A" w14:textId="77777777" w:rsidR="00C276EF" w:rsidRDefault="00000000">
          <w:pPr>
            <w:pStyle w:val="Verzeichnis2"/>
            <w:tabs>
              <w:tab w:val="left" w:pos="880"/>
              <w:tab w:val="right" w:leader="dot" w:pos="8834"/>
            </w:tabs>
            <w:rPr>
              <w:rFonts w:ascii="Arial" w:hAnsi="Arial"/>
              <w:bCs w:val="0"/>
              <w:sz w:val="22"/>
            </w:rPr>
          </w:pPr>
          <w:hyperlink w:anchor="_Toc443309737" w:tooltip="Current Document" w:history="1">
            <w:r w:rsidR="00E22815">
              <w:rPr>
                <w:rStyle w:val="Hyperlink"/>
              </w:rPr>
              <w:t>3.1</w:t>
            </w:r>
            <w:r w:rsidR="00E22815">
              <w:rPr>
                <w:rFonts w:ascii="Arial" w:hAnsi="Arial"/>
                <w:bCs w:val="0"/>
                <w:sz w:val="22"/>
              </w:rPr>
              <w:tab/>
            </w:r>
            <w:r w:rsidR="00E22815">
              <w:rPr>
                <w:rStyle w:val="Hyperlink"/>
              </w:rPr>
              <w:t>Einleitung</w:t>
            </w:r>
            <w:r w:rsidR="00E22815">
              <w:tab/>
            </w:r>
            <w:r w:rsidR="00E22815">
              <w:fldChar w:fldCharType="begin"/>
            </w:r>
            <w:r w:rsidR="00E22815">
              <w:instrText xml:space="preserve"> PAGEREF _Toc443309737 \h </w:instrText>
            </w:r>
            <w:r w:rsidR="00E22815">
              <w:fldChar w:fldCharType="separate"/>
            </w:r>
            <w:r w:rsidR="00E22815">
              <w:t>8</w:t>
            </w:r>
            <w:r w:rsidR="00E22815">
              <w:fldChar w:fldCharType="end"/>
            </w:r>
          </w:hyperlink>
        </w:p>
        <w:p w14:paraId="1F2A33C2" w14:textId="77777777" w:rsidR="00C276EF" w:rsidRDefault="00000000">
          <w:pPr>
            <w:pStyle w:val="Verzeichnis2"/>
            <w:tabs>
              <w:tab w:val="left" w:pos="880"/>
              <w:tab w:val="right" w:leader="dot" w:pos="8834"/>
            </w:tabs>
            <w:rPr>
              <w:rFonts w:ascii="Arial" w:hAnsi="Arial"/>
              <w:bCs w:val="0"/>
              <w:sz w:val="22"/>
            </w:rPr>
          </w:pPr>
          <w:hyperlink w:anchor="_Toc443309738" w:tooltip="Current Document" w:history="1">
            <w:r w:rsidR="00E22815">
              <w:rPr>
                <w:rStyle w:val="Hyperlink"/>
              </w:rPr>
              <w:t>3.2</w:t>
            </w:r>
            <w:r w:rsidR="00E22815">
              <w:rPr>
                <w:rFonts w:ascii="Arial" w:hAnsi="Arial"/>
                <w:bCs w:val="0"/>
                <w:sz w:val="22"/>
              </w:rPr>
              <w:tab/>
            </w:r>
            <w:r w:rsidR="00E22815">
              <w:rPr>
                <w:rStyle w:val="Hyperlink"/>
              </w:rPr>
              <w:t>Bedeutung und Ziele des Moduls</w:t>
            </w:r>
            <w:r w:rsidR="00E22815">
              <w:tab/>
            </w:r>
            <w:r w:rsidR="00E22815">
              <w:fldChar w:fldCharType="begin"/>
            </w:r>
            <w:r w:rsidR="00E22815">
              <w:instrText xml:space="preserve"> PAGEREF _Toc443309738 \h </w:instrText>
            </w:r>
            <w:r w:rsidR="00E22815">
              <w:fldChar w:fldCharType="separate"/>
            </w:r>
            <w:r w:rsidR="00E22815">
              <w:t>8</w:t>
            </w:r>
            <w:r w:rsidR="00E22815">
              <w:fldChar w:fldCharType="end"/>
            </w:r>
          </w:hyperlink>
        </w:p>
        <w:p w14:paraId="31104B4E" w14:textId="77777777" w:rsidR="00C276EF" w:rsidRDefault="00000000">
          <w:pPr>
            <w:pStyle w:val="Verzeichnis2"/>
            <w:tabs>
              <w:tab w:val="left" w:pos="880"/>
              <w:tab w:val="right" w:leader="dot" w:pos="8834"/>
            </w:tabs>
            <w:rPr>
              <w:rFonts w:ascii="Arial" w:hAnsi="Arial"/>
              <w:bCs w:val="0"/>
              <w:sz w:val="22"/>
            </w:rPr>
          </w:pPr>
          <w:hyperlink w:anchor="_Toc443309739" w:tooltip="Current Document" w:history="1">
            <w:r w:rsidR="00E22815">
              <w:rPr>
                <w:rStyle w:val="Hyperlink"/>
              </w:rPr>
              <w:t>3.3</w:t>
            </w:r>
            <w:r w:rsidR="00E22815">
              <w:rPr>
                <w:rFonts w:ascii="Arial" w:hAnsi="Arial"/>
                <w:bCs w:val="0"/>
                <w:sz w:val="22"/>
              </w:rPr>
              <w:tab/>
            </w:r>
            <w:r w:rsidR="00E22815">
              <w:rPr>
                <w:rStyle w:val="Hyperlink"/>
              </w:rPr>
              <w:t>Die Rolle der Unternehmensvertreterin oder des Unternehmensvertreters</w:t>
            </w:r>
            <w:r w:rsidR="00E22815">
              <w:tab/>
            </w:r>
            <w:r w:rsidR="00E22815">
              <w:fldChar w:fldCharType="begin"/>
            </w:r>
            <w:r w:rsidR="00E22815">
              <w:instrText xml:space="preserve"> PAGEREF _Toc443309739 \h </w:instrText>
            </w:r>
            <w:r w:rsidR="00E22815">
              <w:fldChar w:fldCharType="separate"/>
            </w:r>
            <w:r w:rsidR="00E22815">
              <w:t>8</w:t>
            </w:r>
            <w:r w:rsidR="00E22815">
              <w:fldChar w:fldCharType="end"/>
            </w:r>
          </w:hyperlink>
        </w:p>
        <w:p w14:paraId="5925C128" w14:textId="77777777" w:rsidR="00C276EF" w:rsidRDefault="00000000">
          <w:pPr>
            <w:pStyle w:val="Verzeichnis2"/>
            <w:tabs>
              <w:tab w:val="left" w:pos="880"/>
              <w:tab w:val="right" w:leader="dot" w:pos="8834"/>
            </w:tabs>
            <w:rPr>
              <w:rFonts w:ascii="Arial" w:hAnsi="Arial"/>
              <w:bCs w:val="0"/>
              <w:sz w:val="22"/>
            </w:rPr>
          </w:pPr>
          <w:hyperlink w:anchor="_Toc443309740" w:tooltip="Current Document" w:history="1">
            <w:r w:rsidR="00E22815">
              <w:rPr>
                <w:rStyle w:val="Hyperlink"/>
              </w:rPr>
              <w:t>3.4</w:t>
            </w:r>
            <w:r w:rsidR="00E22815">
              <w:rPr>
                <w:rFonts w:ascii="Arial" w:hAnsi="Arial"/>
                <w:bCs w:val="0"/>
                <w:sz w:val="22"/>
              </w:rPr>
              <w:tab/>
            </w:r>
            <w:r w:rsidR="00E22815">
              <w:rPr>
                <w:rStyle w:val="Hyperlink"/>
              </w:rPr>
              <w:t>Inhalte des Moduls</w:t>
            </w:r>
            <w:r w:rsidR="00E22815">
              <w:tab/>
            </w:r>
            <w:r w:rsidR="00E22815">
              <w:fldChar w:fldCharType="begin"/>
            </w:r>
            <w:r w:rsidR="00E22815">
              <w:instrText xml:space="preserve"> PAGEREF _Toc443309740 \h </w:instrText>
            </w:r>
            <w:r w:rsidR="00E22815">
              <w:fldChar w:fldCharType="separate"/>
            </w:r>
            <w:r w:rsidR="00E22815">
              <w:t>8</w:t>
            </w:r>
            <w:r w:rsidR="00E22815">
              <w:fldChar w:fldCharType="end"/>
            </w:r>
          </w:hyperlink>
        </w:p>
        <w:p w14:paraId="187002DC" w14:textId="77777777" w:rsidR="00C276EF" w:rsidRDefault="00000000">
          <w:pPr>
            <w:pStyle w:val="Verzeichnis2"/>
            <w:tabs>
              <w:tab w:val="left" w:pos="880"/>
              <w:tab w:val="right" w:leader="dot" w:pos="8834"/>
            </w:tabs>
            <w:rPr>
              <w:rFonts w:ascii="Arial" w:hAnsi="Arial"/>
              <w:bCs w:val="0"/>
              <w:sz w:val="22"/>
            </w:rPr>
          </w:pPr>
          <w:hyperlink w:anchor="_Toc443309741" w:tooltip="Current Document" w:history="1">
            <w:r w:rsidR="00E22815">
              <w:rPr>
                <w:rStyle w:val="Hyperlink"/>
              </w:rPr>
              <w:t>3.5</w:t>
            </w:r>
            <w:r w:rsidR="00E22815">
              <w:rPr>
                <w:rFonts w:ascii="Arial" w:hAnsi="Arial"/>
                <w:bCs w:val="0"/>
                <w:sz w:val="22"/>
              </w:rPr>
              <w:tab/>
            </w:r>
            <w:r w:rsidR="00E22815">
              <w:rPr>
                <w:rStyle w:val="Hyperlink"/>
              </w:rPr>
              <w:t>Unterrichtliche Umsetzung</w:t>
            </w:r>
            <w:r w:rsidR="00E22815">
              <w:tab/>
            </w:r>
            <w:r w:rsidR="00E22815">
              <w:fldChar w:fldCharType="begin"/>
            </w:r>
            <w:r w:rsidR="00E22815">
              <w:instrText xml:space="preserve"> PAGEREF _Toc443309741 \h </w:instrText>
            </w:r>
            <w:r w:rsidR="00E22815">
              <w:fldChar w:fldCharType="separate"/>
            </w:r>
            <w:r w:rsidR="00E22815">
              <w:t>8</w:t>
            </w:r>
            <w:r w:rsidR="00E22815">
              <w:fldChar w:fldCharType="end"/>
            </w:r>
          </w:hyperlink>
        </w:p>
        <w:p w14:paraId="1C2A77E8" w14:textId="77777777" w:rsidR="00C276EF" w:rsidRDefault="00000000">
          <w:pPr>
            <w:pStyle w:val="Verzeichnis2"/>
            <w:tabs>
              <w:tab w:val="left" w:pos="880"/>
              <w:tab w:val="right" w:leader="dot" w:pos="8834"/>
            </w:tabs>
            <w:rPr>
              <w:rFonts w:ascii="Arial" w:hAnsi="Arial"/>
              <w:bCs w:val="0"/>
              <w:sz w:val="22"/>
            </w:rPr>
          </w:pPr>
          <w:hyperlink w:anchor="_Toc443309742" w:tooltip="Current Document" w:history="1">
            <w:r w:rsidR="00E22815">
              <w:rPr>
                <w:rStyle w:val="Hyperlink"/>
              </w:rPr>
              <w:t>3.6</w:t>
            </w:r>
            <w:r w:rsidR="00E22815">
              <w:rPr>
                <w:rFonts w:ascii="Arial" w:hAnsi="Arial"/>
                <w:bCs w:val="0"/>
                <w:sz w:val="22"/>
              </w:rPr>
              <w:tab/>
            </w:r>
            <w:r w:rsidR="00E22815">
              <w:rPr>
                <w:rStyle w:val="Hyperlink"/>
              </w:rPr>
              <w:t>Einbettung in verschiedene Fächer und Themen</w:t>
            </w:r>
            <w:r w:rsidR="00E22815">
              <w:tab/>
            </w:r>
            <w:r w:rsidR="00E22815">
              <w:fldChar w:fldCharType="begin"/>
            </w:r>
            <w:r w:rsidR="00E22815">
              <w:instrText xml:space="preserve"> PAGEREF _Toc443309742 \h </w:instrText>
            </w:r>
            <w:r w:rsidR="00E22815">
              <w:fldChar w:fldCharType="separate"/>
            </w:r>
            <w:r w:rsidR="00E22815">
              <w:t>9</w:t>
            </w:r>
            <w:r w:rsidR="00E22815">
              <w:fldChar w:fldCharType="end"/>
            </w:r>
          </w:hyperlink>
        </w:p>
        <w:p w14:paraId="2446CBC9" w14:textId="77777777" w:rsidR="00C276EF" w:rsidRDefault="00000000">
          <w:pPr>
            <w:pStyle w:val="Verzeichnis2"/>
            <w:tabs>
              <w:tab w:val="left" w:pos="880"/>
              <w:tab w:val="right" w:leader="dot" w:pos="8834"/>
            </w:tabs>
            <w:rPr>
              <w:rFonts w:ascii="Arial" w:hAnsi="Arial"/>
              <w:bCs w:val="0"/>
              <w:sz w:val="22"/>
            </w:rPr>
          </w:pPr>
          <w:hyperlink w:anchor="_Toc443309743" w:tooltip="Current Document" w:history="1">
            <w:r w:rsidR="00E22815">
              <w:rPr>
                <w:rStyle w:val="Hyperlink"/>
              </w:rPr>
              <w:t>3.7</w:t>
            </w:r>
            <w:r w:rsidR="00E22815">
              <w:rPr>
                <w:rFonts w:ascii="Arial" w:hAnsi="Arial"/>
                <w:bCs w:val="0"/>
                <w:sz w:val="22"/>
              </w:rPr>
              <w:tab/>
            </w:r>
            <w:r w:rsidR="00E22815">
              <w:rPr>
                <w:rStyle w:val="Hyperlink"/>
              </w:rPr>
              <w:t>Anschlussthemen, Literatur und Links</w:t>
            </w:r>
            <w:r w:rsidR="00E22815">
              <w:tab/>
            </w:r>
            <w:r w:rsidR="00E22815">
              <w:fldChar w:fldCharType="begin"/>
            </w:r>
            <w:r w:rsidR="00E22815">
              <w:instrText xml:space="preserve"> PAGEREF _Toc443309743 \h </w:instrText>
            </w:r>
            <w:r w:rsidR="00E22815">
              <w:fldChar w:fldCharType="separate"/>
            </w:r>
            <w:r w:rsidR="00E22815">
              <w:t>9</w:t>
            </w:r>
            <w:r w:rsidR="00E22815">
              <w:fldChar w:fldCharType="end"/>
            </w:r>
          </w:hyperlink>
        </w:p>
        <w:p w14:paraId="4B04A2F4" w14:textId="77777777" w:rsidR="00C276EF" w:rsidRDefault="00000000">
          <w:pPr>
            <w:pStyle w:val="Verzeichnis1"/>
            <w:tabs>
              <w:tab w:val="left" w:pos="440"/>
              <w:tab w:val="right" w:leader="dot" w:pos="8834"/>
            </w:tabs>
            <w:rPr>
              <w:rFonts w:ascii="Arial" w:hAnsi="Arial"/>
              <w:bCs w:val="0"/>
              <w:sz w:val="22"/>
            </w:rPr>
          </w:pPr>
          <w:hyperlink w:anchor="_Toc443309744" w:tooltip="Current Document" w:history="1">
            <w:r w:rsidR="00E22815">
              <w:rPr>
                <w:rStyle w:val="Hyperlink"/>
              </w:rPr>
              <w:t>4</w:t>
            </w:r>
            <w:r w:rsidR="00E22815">
              <w:rPr>
                <w:rFonts w:ascii="Arial" w:hAnsi="Arial"/>
                <w:bCs w:val="0"/>
                <w:sz w:val="22"/>
              </w:rPr>
              <w:tab/>
            </w:r>
            <w:r w:rsidR="00E22815">
              <w:rPr>
                <w:rStyle w:val="Hyperlink"/>
              </w:rPr>
              <w:t>Kommentare zu den Arbeitsmaterialien</w:t>
            </w:r>
            <w:r w:rsidR="00E22815">
              <w:tab/>
            </w:r>
            <w:r w:rsidR="00E22815">
              <w:fldChar w:fldCharType="begin"/>
            </w:r>
            <w:r w:rsidR="00E22815">
              <w:instrText xml:space="preserve"> PAGEREF _Toc443309744 \h </w:instrText>
            </w:r>
            <w:r w:rsidR="00E22815">
              <w:fldChar w:fldCharType="separate"/>
            </w:r>
            <w:r w:rsidR="00E22815">
              <w:t>9</w:t>
            </w:r>
            <w:r w:rsidR="00E22815">
              <w:fldChar w:fldCharType="end"/>
            </w:r>
          </w:hyperlink>
        </w:p>
        <w:p w14:paraId="0BEC48AE" w14:textId="77777777" w:rsidR="00C276EF" w:rsidRDefault="00000000">
          <w:pPr>
            <w:pStyle w:val="Verzeichnis1"/>
            <w:tabs>
              <w:tab w:val="left" w:pos="440"/>
              <w:tab w:val="right" w:leader="dot" w:pos="8834"/>
            </w:tabs>
            <w:rPr>
              <w:rFonts w:ascii="Arial" w:hAnsi="Arial"/>
              <w:bCs w:val="0"/>
              <w:sz w:val="22"/>
            </w:rPr>
          </w:pPr>
          <w:hyperlink w:anchor="_Toc443309745" w:tooltip="Current Document" w:history="1">
            <w:r w:rsidR="00E22815">
              <w:rPr>
                <w:rStyle w:val="Hyperlink"/>
              </w:rPr>
              <w:t>5</w:t>
            </w:r>
            <w:r w:rsidR="00E22815">
              <w:rPr>
                <w:rFonts w:ascii="Arial" w:hAnsi="Arial"/>
                <w:bCs w:val="0"/>
                <w:sz w:val="22"/>
              </w:rPr>
              <w:tab/>
            </w:r>
            <w:r w:rsidR="00E22815">
              <w:rPr>
                <w:rStyle w:val="Hyperlink"/>
              </w:rPr>
              <w:t>Die Akteure des Projekts und ihre Rollen</w:t>
            </w:r>
            <w:r w:rsidR="00E22815">
              <w:tab/>
            </w:r>
            <w:r w:rsidR="00E22815">
              <w:fldChar w:fldCharType="begin"/>
            </w:r>
            <w:r w:rsidR="00E22815">
              <w:instrText xml:space="preserve"> PAGEREF _Toc443309745 \h </w:instrText>
            </w:r>
            <w:r w:rsidR="00E22815">
              <w:fldChar w:fldCharType="separate"/>
            </w:r>
            <w:r w:rsidR="00E22815">
              <w:t>10</w:t>
            </w:r>
            <w:r w:rsidR="00E22815">
              <w:fldChar w:fldCharType="end"/>
            </w:r>
          </w:hyperlink>
        </w:p>
        <w:p w14:paraId="02ACED1E" w14:textId="77777777" w:rsidR="00C276EF" w:rsidRDefault="00000000">
          <w:pPr>
            <w:pStyle w:val="Verzeichnis1"/>
            <w:tabs>
              <w:tab w:val="left" w:pos="440"/>
              <w:tab w:val="right" w:leader="dot" w:pos="8834"/>
            </w:tabs>
            <w:rPr>
              <w:rFonts w:ascii="Arial" w:hAnsi="Arial"/>
              <w:bCs w:val="0"/>
              <w:sz w:val="22"/>
            </w:rPr>
          </w:pPr>
          <w:hyperlink w:anchor="_Toc443309746" w:tooltip="Current Document" w:history="1">
            <w:r w:rsidR="00E22815">
              <w:rPr>
                <w:rStyle w:val="Hyperlink"/>
              </w:rPr>
              <w:t>6</w:t>
            </w:r>
            <w:r w:rsidR="00E22815">
              <w:rPr>
                <w:rFonts w:ascii="Arial" w:hAnsi="Arial"/>
                <w:bCs w:val="0"/>
                <w:sz w:val="22"/>
              </w:rPr>
              <w:tab/>
            </w:r>
            <w:r w:rsidR="00E22815">
              <w:rPr>
                <w:rStyle w:val="Hyperlink"/>
              </w:rPr>
              <w:t>Bestandteile von IT2School-Infobox</w:t>
            </w:r>
            <w:r w:rsidR="00E22815">
              <w:tab/>
            </w:r>
            <w:r w:rsidR="00E22815">
              <w:fldChar w:fldCharType="begin"/>
            </w:r>
            <w:r w:rsidR="00E22815">
              <w:instrText xml:space="preserve"> PAGEREF _Toc443309746 \h </w:instrText>
            </w:r>
            <w:r w:rsidR="00E22815">
              <w:fldChar w:fldCharType="separate"/>
            </w:r>
            <w:r w:rsidR="00E22815">
              <w:t>11</w:t>
            </w:r>
            <w:r w:rsidR="00E22815">
              <w:fldChar w:fldCharType="end"/>
            </w:r>
          </w:hyperlink>
        </w:p>
        <w:p w14:paraId="3F114A53" w14:textId="77777777" w:rsidR="00C276EF" w:rsidRDefault="00E22815">
          <w:r>
            <w:rPr>
              <w:b/>
              <w:bCs w:val="0"/>
            </w:rPr>
            <w:fldChar w:fldCharType="end"/>
          </w:r>
        </w:p>
      </w:sdtContent>
    </w:sdt>
    <w:p w14:paraId="155D355D" w14:textId="77777777" w:rsidR="00C276EF" w:rsidRDefault="00E22815">
      <w:r>
        <w:br w:type="page"/>
      </w:r>
    </w:p>
    <w:p w14:paraId="33D4E7C9" w14:textId="77777777" w:rsidR="00C276EF" w:rsidRDefault="00E22815">
      <w:pPr>
        <w:pStyle w:val="berschrift1"/>
      </w:pPr>
      <w:bookmarkStart w:id="0" w:name="_Toc433292495"/>
      <w:bookmarkStart w:id="1" w:name="_Toc443309734"/>
      <w:r>
        <w:lastRenderedPageBreak/>
        <w:t>Einführung</w:t>
      </w:r>
      <w:bookmarkEnd w:id="0"/>
      <w:bookmarkEnd w:id="1"/>
    </w:p>
    <w:p w14:paraId="09CCC9F0" w14:textId="77777777" w:rsidR="00C276EF" w:rsidRDefault="00E22815" w:rsidP="00DE7F70">
      <w:pPr>
        <w:jc w:val="both"/>
      </w:pPr>
      <w:r>
        <w:t>Informatik und Informationstechnologie (IT) beschreiben im Allgemeinen die Verarbeitung von Informationen und Daten mit speziellen Systemen. Dies passiert überall, oft aber versteckt. In diesem Projekt können Schülerinnen und Schüler unterschiedlicher Schulstufen Informatik und IT suchen, erforschen, ausprobieren und spielend entdecken. Sie werden so zu Experten, die IT kreativ einsetzen, Neues erfinden und eigene Ideen umsetzen. Ziel ist es, Informatik auf spielerische Weise zu vermitteln. Kinder und Jugendliche sollen Informatiksysteme verstehen und hinterfragen, aktiv gestalten und selbstbewusst mit ihr interagieren.</w:t>
      </w:r>
    </w:p>
    <w:p w14:paraId="106BAD58" w14:textId="77777777" w:rsidR="00C276EF" w:rsidRDefault="00E22815" w:rsidP="00DE7F70">
      <w:pPr>
        <w:jc w:val="both"/>
      </w:pPr>
      <w:r>
        <w:rPr>
          <w:noProof/>
        </w:rPr>
        <mc:AlternateContent>
          <mc:Choice Requires="wpg">
            <w:drawing>
              <wp:anchor distT="0" distB="0" distL="114300" distR="114300" simplePos="0" relativeHeight="251604992" behindDoc="1" locked="0" layoutInCell="1" allowOverlap="1" wp14:anchorId="7C3128E2" wp14:editId="04FA5D04">
                <wp:simplePos x="0" y="0"/>
                <wp:positionH relativeFrom="margin">
                  <wp:align>right</wp:align>
                </wp:positionH>
                <wp:positionV relativeFrom="paragraph">
                  <wp:posOffset>3809</wp:posOffset>
                </wp:positionV>
                <wp:extent cx="3205479" cy="1428750"/>
                <wp:effectExtent l="0" t="0" r="13969" b="19049"/>
                <wp:wrapTight wrapText="bothSides">
                  <wp:wrapPolygon edited="1">
                    <wp:start x="255" y="0"/>
                    <wp:lineTo x="0" y="576"/>
                    <wp:lineTo x="0" y="21024"/>
                    <wp:lineTo x="126" y="21600"/>
                    <wp:lineTo x="21435" y="21600"/>
                    <wp:lineTo x="21564" y="21024"/>
                    <wp:lineTo x="21564" y="576"/>
                    <wp:lineTo x="21307" y="0"/>
                    <wp:lineTo x="255" y="0"/>
                  </wp:wrapPolygon>
                </wp:wrapTight>
                <wp:docPr id="12" name="Diagramm 9"/>
                <wp:cNvGraphicFramePr/>
                <a:graphic xmlns:a="http://schemas.openxmlformats.org/drawingml/2006/main">
                  <a:graphicData uri="http://schemas.microsoft.com/office/word/2010/wordprocessingGroup">
                    <wpg:wgp>
                      <wpg:cNvGrpSpPr/>
                      <wpg:grpSpPr bwMode="auto">
                        <a:xfrm>
                          <a:off x="0" y="0"/>
                          <a:ext cx="0" cy="0"/>
                          <a:chOff x="0" y="0"/>
                          <a:chExt cx="0" cy="0"/>
                        </a:xfrm>
                      </wpg:grpSpPr>
                      <wpg:grpSp>
                        <wpg:cNvPr id="3" name="Gruppieren 3"/>
                        <wpg:cNvGrpSpPr/>
                        <wpg:grpSpPr bwMode="auto">
                          <a:xfrm>
                            <a:off x="444182" y="-444182"/>
                            <a:ext cx="714375" cy="1602740"/>
                            <a:chOff x="0" y="0"/>
                            <a:chExt cx="714375" cy="1602740"/>
                          </a:xfrm>
                        </wpg:grpSpPr>
                        <wps:wsp>
                          <wps:cNvPr id="4" name="Rechteck: eine Ecke abgerundet 4"/>
                          <wps:cNvSpPr/>
                          <wps:spPr bwMode="auto">
                            <a:xfrm rot="16199999">
                              <a:off x="0" y="0"/>
                              <a:ext cx="714375" cy="1602740"/>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5" name="Rechteck 5"/>
                          <wps:cNvSpPr/>
                          <wps:spPr bwMode="auto">
                            <a:xfrm rot="21600000">
                              <a:off x="-444182" y="444182"/>
                              <a:ext cx="1602740" cy="535781"/>
                            </a:xfrm>
                            <a:prstGeom prst="rect">
                              <a:avLst/>
                            </a:prstGeom>
                            <a:noFill/>
                            <a:ln>
                              <a:noFill/>
                            </a:ln>
                          </wps:spPr>
                          <wps:txbx>
                            <w:txbxContent>
                              <w:p w14:paraId="27BF7018" w14:textId="77777777" w:rsidR="00C276EF" w:rsidRDefault="00E22815">
                                <w:r>
                                  <w:rPr>
                                    <w:rFonts w:ascii="Arial" w:hAnsi="Arial"/>
                                    <w:b/>
                                    <w:color w:val="000000"/>
                                    <w:szCs w:val="21"/>
                                  </w:rPr>
                                  <w:t>Kommunikation erkunden</w:t>
                                </w:r>
                              </w:p>
                            </w:txbxContent>
                          </wps:txbx>
                          <wps:bodyPr spcFirstLastPara="0" vert="horz" wrap="square" lIns="78232" tIns="78232" rIns="78232" bIns="78232" numCol="1" spcCol="1270" anchor="ctr" anchorCtr="0">
                            <a:noAutofit/>
                          </wps:bodyPr>
                        </wps:wsp>
                      </wpg:grpSp>
                      <wpg:grpSp>
                        <wpg:cNvPr id="6" name="Gruppieren 6"/>
                        <wpg:cNvGrpSpPr/>
                        <wpg:grpSpPr bwMode="auto">
                          <a:xfrm>
                            <a:off x="1602740" y="0"/>
                            <a:ext cx="1602740" cy="714375"/>
                            <a:chOff x="0" y="0"/>
                            <a:chExt cx="1602740" cy="714375"/>
                          </a:xfrm>
                        </wpg:grpSpPr>
                        <wps:wsp>
                          <wps:cNvPr id="7" name="Rechteck: eine Ecke abgerundet 7"/>
                          <wps:cNvSpPr/>
                          <wps:spPr bwMode="auto">
                            <a:xfrm>
                              <a:off x="0" y="0"/>
                              <a:ext cx="1602740" cy="714375"/>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8" name="Rechteck 8"/>
                          <wps:cNvSpPr/>
                          <wps:spPr bwMode="auto">
                            <a:xfrm>
                              <a:off x="0" y="0"/>
                              <a:ext cx="1602740" cy="535781"/>
                            </a:xfrm>
                            <a:prstGeom prst="rect">
                              <a:avLst/>
                            </a:prstGeom>
                            <a:noFill/>
                            <a:ln>
                              <a:noFill/>
                            </a:ln>
                          </wps:spPr>
                          <wps:txbx>
                            <w:txbxContent>
                              <w:p w14:paraId="799F754B" w14:textId="77777777" w:rsidR="00C276EF" w:rsidRDefault="00E22815">
                                <w:r>
                                  <w:rPr>
                                    <w:rFonts w:ascii="Arial" w:hAnsi="Arial"/>
                                    <w:b/>
                                    <w:color w:val="000000"/>
                                    <w:szCs w:val="21"/>
                                  </w:rPr>
                                  <w:t xml:space="preserve">IT </w:t>
                                </w:r>
                                <w:proofErr w:type="gramStart"/>
                                <w:r>
                                  <w:rPr>
                                    <w:rFonts w:ascii="Arial" w:hAnsi="Arial"/>
                                    <w:b/>
                                    <w:color w:val="000000"/>
                                    <w:szCs w:val="21"/>
                                  </w:rPr>
                                  <w:t>selber</w:t>
                                </w:r>
                                <w:proofErr w:type="gramEnd"/>
                                <w:r>
                                  <w:rPr>
                                    <w:rFonts w:ascii="Arial" w:hAnsi="Arial"/>
                                    <w:b/>
                                    <w:color w:val="000000"/>
                                    <w:szCs w:val="21"/>
                                  </w:rPr>
                                  <w:t xml:space="preserve"> machen und teilen</w:t>
                                </w:r>
                              </w:p>
                            </w:txbxContent>
                          </wps:txbx>
                          <wps:bodyPr spcFirstLastPara="0" vert="horz" wrap="square" lIns="78232" tIns="78232" rIns="78232" bIns="78232" numCol="1" spcCol="1270" anchor="ctr" anchorCtr="0">
                            <a:noAutofit/>
                          </wps:bodyPr>
                        </wps:wsp>
                      </wpg:grpSp>
                      <wpg:grpSp>
                        <wpg:cNvPr id="9" name="Gruppieren 9"/>
                        <wpg:cNvGrpSpPr/>
                        <wpg:grpSpPr bwMode="auto">
                          <a:xfrm>
                            <a:off x="0" y="714375"/>
                            <a:ext cx="1602740" cy="714375"/>
                            <a:chOff x="0" y="0"/>
                            <a:chExt cx="1602740" cy="714375"/>
                          </a:xfrm>
                        </wpg:grpSpPr>
                        <wps:wsp>
                          <wps:cNvPr id="13" name="Rechteck: eine Ecke abgerundet 13"/>
                          <wps:cNvSpPr/>
                          <wps:spPr bwMode="auto">
                            <a:xfrm rot="10800000">
                              <a:off x="0" y="0"/>
                              <a:ext cx="1602740" cy="714375"/>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14" name="Rechteck 14"/>
                          <wps:cNvSpPr/>
                          <wps:spPr bwMode="auto">
                            <a:xfrm rot="21600000">
                              <a:off x="0" y="178592"/>
                              <a:ext cx="1602740" cy="535781"/>
                            </a:xfrm>
                            <a:prstGeom prst="rect">
                              <a:avLst/>
                            </a:prstGeom>
                            <a:noFill/>
                            <a:ln>
                              <a:noFill/>
                            </a:ln>
                          </wps:spPr>
                          <wps:txbx>
                            <w:txbxContent>
                              <w:p w14:paraId="0E6B9514" w14:textId="77777777" w:rsidR="00C276EF" w:rsidRDefault="00E22815">
                                <w:r>
                                  <w:rPr>
                                    <w:rFonts w:ascii="Arial" w:hAnsi="Arial"/>
                                    <w:b/>
                                    <w:color w:val="000000"/>
                                    <w:szCs w:val="21"/>
                                  </w:rPr>
                                  <w:t>IT spielend entdecken</w:t>
                                </w:r>
                              </w:p>
                            </w:txbxContent>
                          </wps:txbx>
                          <wps:bodyPr spcFirstLastPara="0" vert="horz" wrap="square" lIns="78232" tIns="78232" rIns="78232" bIns="78232" numCol="1" spcCol="1270" anchor="ctr" anchorCtr="0">
                            <a:noAutofit/>
                          </wps:bodyPr>
                        </wps:wsp>
                      </wpg:grpSp>
                      <wpg:grpSp>
                        <wpg:cNvPr id="15" name="Gruppieren 15"/>
                        <wpg:cNvGrpSpPr/>
                        <wpg:grpSpPr bwMode="auto">
                          <a:xfrm>
                            <a:off x="2046922" y="270192"/>
                            <a:ext cx="714375" cy="1602740"/>
                            <a:chOff x="0" y="0"/>
                            <a:chExt cx="714375" cy="1602740"/>
                          </a:xfrm>
                        </wpg:grpSpPr>
                        <wps:wsp>
                          <wps:cNvPr id="16" name="Rechteck: eine Ecke abgerundet 16"/>
                          <wps:cNvSpPr/>
                          <wps:spPr bwMode="auto">
                            <a:xfrm rot="5400000">
                              <a:off x="0" y="0"/>
                              <a:ext cx="714375" cy="1602740"/>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17" name="Rechteck 17"/>
                          <wps:cNvSpPr/>
                          <wps:spPr bwMode="auto">
                            <a:xfrm>
                              <a:off x="-444182" y="622776"/>
                              <a:ext cx="1602740" cy="535781"/>
                            </a:xfrm>
                            <a:prstGeom prst="rect">
                              <a:avLst/>
                            </a:prstGeom>
                            <a:noFill/>
                            <a:ln>
                              <a:noFill/>
                            </a:ln>
                          </wps:spPr>
                          <wps:txbx>
                            <w:txbxContent>
                              <w:p w14:paraId="3168532D" w14:textId="77777777" w:rsidR="00C276EF" w:rsidRDefault="00E22815">
                                <w:r>
                                  <w:rPr>
                                    <w:rFonts w:ascii="Arial" w:hAnsi="Arial"/>
                                    <w:b/>
                                    <w:color w:val="000000"/>
                                    <w:szCs w:val="21"/>
                                  </w:rPr>
                                  <w:t xml:space="preserve">Daten erforschen     </w:t>
                                </w:r>
                              </w:p>
                            </w:txbxContent>
                          </wps:txbx>
                          <wps:bodyPr spcFirstLastPara="0" vert="horz" wrap="square" lIns="78232" tIns="78232" rIns="78232" bIns="78232" numCol="1" spcCol="1270" anchor="ctr" anchorCtr="0">
                            <a:noAutofit/>
                          </wps:bodyPr>
                        </wps:wsp>
                      </wpg:grpSp>
                      <wpg:grpSp>
                        <wpg:cNvPr id="18" name="Gruppieren 18"/>
                        <wpg:cNvGrpSpPr/>
                        <wpg:grpSpPr bwMode="auto">
                          <a:xfrm>
                            <a:off x="1076754" y="556744"/>
                            <a:ext cx="1051971" cy="315260"/>
                            <a:chOff x="0" y="0"/>
                            <a:chExt cx="1051971" cy="315260"/>
                          </a:xfrm>
                        </wpg:grpSpPr>
                        <wps:wsp>
                          <wps:cNvPr id="19" name="Rechteck: abgerundete Ecken 19"/>
                          <wps:cNvSpPr/>
                          <wps:spPr bwMode="auto">
                            <a:xfrm>
                              <a:off x="0" y="0"/>
                              <a:ext cx="1051971" cy="315260"/>
                            </a:xfrm>
                            <a:prstGeom prst="roundRect">
                              <a:avLst>
                                <a:gd name="adj" fmla="val 16667"/>
                              </a:avLst>
                            </a:prstGeom>
                            <a:solidFill>
                              <a:schemeClr val="bg1"/>
                            </a:solidFill>
                            <a:ln w="12700" cap="flat" cmpd="sng" algn="ctr">
                              <a:noFill/>
                              <a:prstDash val="solid"/>
                              <a:miter lim="800000"/>
                            </a:ln>
                          </wps:spPr>
                          <wps:style>
                            <a:lnRef idx="2">
                              <a:srgbClr val="000000"/>
                            </a:lnRef>
                            <a:fillRef idx="1">
                              <a:srgbClr val="000000"/>
                            </a:fillRef>
                            <a:effectRef idx="0">
                              <a:srgbClr val="000000"/>
                            </a:effectRef>
                            <a:fontRef idx="minor"/>
                          </wps:style>
                          <wps:bodyPr rot="0">
                            <a:prstTxWarp prst="textNoShape">
                              <a:avLst/>
                            </a:prstTxWarp>
                            <a:noAutofit/>
                          </wps:bodyPr>
                        </wps:wsp>
                        <wps:wsp>
                          <wps:cNvPr id="20" name="Rechteck 20"/>
                          <wps:cNvSpPr/>
                          <wps:spPr bwMode="auto">
                            <a:xfrm>
                              <a:off x="15389" y="15390"/>
                              <a:ext cx="1021191" cy="284480"/>
                            </a:xfrm>
                            <a:prstGeom prst="rect">
                              <a:avLst/>
                            </a:prstGeom>
                            <a:noFill/>
                            <a:ln>
                              <a:noFill/>
                            </a:ln>
                          </wps:spPr>
                          <wps:txbx>
                            <w:txbxContent>
                              <w:p w14:paraId="14DBBE2B" w14:textId="77777777" w:rsidR="00C276EF" w:rsidRDefault="00E22815" w:rsidP="00DE7F70">
                                <w:pPr>
                                  <w:jc w:val="center"/>
                                </w:pPr>
                                <w:r>
                                  <w:rPr>
                                    <w:rFonts w:ascii="Arial" w:hAnsi="Arial"/>
                                    <w:b/>
                                    <w:color w:val="000000"/>
                                    <w:szCs w:val="21"/>
                                  </w:rPr>
                                  <w:t>IT2School</w:t>
                                </w:r>
                              </w:p>
                            </w:txbxContent>
                          </wps:txbx>
                          <wps:bodyPr spcFirstLastPara="0" vert="horz" wrap="square" lIns="41910" tIns="41910" rIns="41910" bIns="41910" numCol="1" spcCol="1270"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7C3128E2" id="Diagramm 9" o:spid="_x0000_s1029" style="position:absolute;left:0;text-align:left;margin-left:201.2pt;margin-top:.3pt;width:252.4pt;height:112.5pt;z-index:-251711488;mso-position-horizontal:right;mso-position-horizontal-relative:margin;mso-width-relative:margin;mso-height-relative:margin" coordsize="0,0" wrapcoords="255 -10 0 566 0 21014 126 21590 21431 21590 21560 21014 21560 566 21303 -10 255 -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">
                <v:group id="Gruppieren 3" o:spid="_x0000_s1030" style="position:absolute;left:444182;top:-444182;width:714375;height:1602740" coordsize="7143,16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Rechteck: eine Ecke abgerundet 4" o:spid="_x0000_s1031" style="position:absolute;width:7144;height:16026;rotation:-5898241fd;visibility:visible;mso-wrap-style:square;v-text-anchor:top" coordsize="714375,160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" path="m,l595310,v65758,,119065,53307,119065,119065l714375,1602740,,1602740,,xe" fillcolor="#ffc000" strokecolor="white [3212]" strokeweight="1pt">
                    <v:stroke joinstyle="miter"/>
                    <v:path arrowok="t" o:connecttype="custom" o:connectlocs="0,0;595310,0;714375,119065;714375,1602740;0,1602740;0,0" o:connectangles="0,0,0,0,0,0"/>
                  </v:shape>
                  <v:rect id="Rechteck 5" o:spid="_x0000_s1032" style="position:absolute;left:-4441;top:4441;width:16026;height:5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" filled="f" stroked="f">
                    <v:textbox inset="6.16pt,6.16pt,6.16pt,6.16pt">
                      <w:txbxContent>
                        <w:p w14:paraId="27BF7018" w14:textId="77777777" w:rsidR="00C276EF" w:rsidRDefault="00E22815">
                          <w:r>
                            <w:rPr>
                              <w:rFonts w:ascii="Arial" w:hAnsi="Arial"/>
                              <w:b/>
                              <w:color w:val="000000"/>
                              <w:szCs w:val="21"/>
                            </w:rPr>
                            <w:t>Kommunikation erkunden</w:t>
                          </w:r>
                        </w:p>
                      </w:txbxContent>
                    </v:textbox>
                  </v:rect>
                </v:group>
                <v:group id="Gruppieren 6" o:spid="_x0000_s1033" style="position:absolute;left:1602740;width:1602740;height:714375" coordsize="16027,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Rechteck: eine Ecke abgerundet 7" o:spid="_x0000_s1034" style="position:absolute;width:16027;height:7143;visibility:visible;mso-wrap-style:square;v-text-anchor:top" coordsize="1602740,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" path="m,l1483675,v65758,,119065,53307,119065,119065l1602740,714375,,714375,,xe" fillcolor="#ffc000" strokecolor="white [3212]" strokeweight="1pt">
                    <v:stroke joinstyle="miter"/>
                    <v:path arrowok="t" o:connecttype="custom" o:connectlocs="0,0;1483675,0;1602740,119065;1602740,714375;0,714375;0,0" o:connectangles="0,0,0,0,0,0"/>
                  </v:shape>
                  <v:rect id="Rechteck 8" o:spid="_x0000_s1035" style="position:absolute;width:16027;height:5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" filled="f" stroked="f">
                    <v:textbox inset="6.16pt,6.16pt,6.16pt,6.16pt">
                      <w:txbxContent>
                        <w:p w14:paraId="799F754B" w14:textId="77777777" w:rsidR="00C276EF" w:rsidRDefault="00E22815">
                          <w:r>
                            <w:rPr>
                              <w:rFonts w:ascii="Arial" w:hAnsi="Arial"/>
                              <w:b/>
                              <w:color w:val="000000"/>
                              <w:szCs w:val="21"/>
                            </w:rPr>
                            <w:t xml:space="preserve">IT </w:t>
                          </w:r>
                          <w:proofErr w:type="gramStart"/>
                          <w:r>
                            <w:rPr>
                              <w:rFonts w:ascii="Arial" w:hAnsi="Arial"/>
                              <w:b/>
                              <w:color w:val="000000"/>
                              <w:szCs w:val="21"/>
                            </w:rPr>
                            <w:t>selber</w:t>
                          </w:r>
                          <w:proofErr w:type="gramEnd"/>
                          <w:r>
                            <w:rPr>
                              <w:rFonts w:ascii="Arial" w:hAnsi="Arial"/>
                              <w:b/>
                              <w:color w:val="000000"/>
                              <w:szCs w:val="21"/>
                            </w:rPr>
                            <w:t xml:space="preserve"> machen und teilen</w:t>
                          </w:r>
                        </w:p>
                      </w:txbxContent>
                    </v:textbox>
                  </v:rect>
                </v:group>
                <v:group id="Gruppieren 9" o:spid="_x0000_s1036" style="position:absolute;top:714375;width:1602740;height:714375" coordsize="16027,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Rechteck: eine Ecke abgerundet 13" o:spid="_x0000_s1037" style="position:absolute;width:16027;height:7143;rotation:180;visibility:visible;mso-wrap-style:square;v-text-anchor:top" coordsize="1602740,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" path="m,l1483675,v65758,,119065,53307,119065,119065l1602740,714375,,714375,,xe" fillcolor="#ffc000" strokecolor="white [3212]" strokeweight="1pt">
                    <v:stroke joinstyle="miter"/>
                    <v:path arrowok="t" o:connecttype="custom" o:connectlocs="0,0;1483675,0;1602740,119065;1602740,714375;0,714375;0,0" o:connectangles="0,0,0,0,0,0"/>
                  </v:shape>
                  <v:rect id="Rechteck 14" o:spid="_x0000_s1038" style="position:absolute;top:1785;width:16027;height:5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" filled="f" stroked="f">
                    <v:textbox inset="6.16pt,6.16pt,6.16pt,6.16pt">
                      <w:txbxContent>
                        <w:p w14:paraId="0E6B9514" w14:textId="77777777" w:rsidR="00C276EF" w:rsidRDefault="00E22815">
                          <w:r>
                            <w:rPr>
                              <w:rFonts w:ascii="Arial" w:hAnsi="Arial"/>
                              <w:b/>
                              <w:color w:val="000000"/>
                              <w:szCs w:val="21"/>
                            </w:rPr>
                            <w:t>IT spielend entdecken</w:t>
                          </w:r>
                        </w:p>
                      </w:txbxContent>
                    </v:textbox>
                  </v:rect>
                </v:group>
                <v:group id="Gruppieren 15" o:spid="_x0000_s1039" style="position:absolute;left:2046922;top:270192;width:714375;height:1602740" coordsize="7143,16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Rechteck: eine Ecke abgerundet 16" o:spid="_x0000_s1040" style="position:absolute;width:7144;height:16026;rotation:90;visibility:visible;mso-wrap-style:square;v-text-anchor:top" coordsize="714375,160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" path="m,l595310,v65758,,119065,53307,119065,119065l714375,1602740,,1602740,,xe" fillcolor="#ffc000" strokecolor="white [3212]" strokeweight="1pt">
                    <v:stroke joinstyle="miter"/>
                    <v:path arrowok="t" o:connecttype="custom" o:connectlocs="0,0;595310,0;714375,119065;714375,1602740;0,1602740;0,0" o:connectangles="0,0,0,0,0,0"/>
                  </v:shape>
                  <v:rect id="Rechteck 17" o:spid="_x0000_s1041" style="position:absolute;left:-4441;top:6227;width:16026;height:5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" filled="f" stroked="f">
                    <v:textbox inset="6.16pt,6.16pt,6.16pt,6.16pt">
                      <w:txbxContent>
                        <w:p w14:paraId="3168532D" w14:textId="77777777" w:rsidR="00C276EF" w:rsidRDefault="00E22815">
                          <w:r>
                            <w:rPr>
                              <w:rFonts w:ascii="Arial" w:hAnsi="Arial"/>
                              <w:b/>
                              <w:color w:val="000000"/>
                              <w:szCs w:val="21"/>
                            </w:rPr>
                            <w:t xml:space="preserve">Daten erforschen     </w:t>
                          </w:r>
                        </w:p>
                      </w:txbxContent>
                    </v:textbox>
                  </v:rect>
                </v:group>
                <v:group id="Gruppieren 18" o:spid="_x0000_s1042" style="position:absolute;left:1076754;top:556744;width:1051971;height:315260" coordsize="10519,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oundrect id="Rechteck: abgerundete Ecken 19" o:spid="_x0000_s1043" style="position:absolute;width:10519;height:31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" fillcolor="white [3212]" stroked="f" strokeweight="1pt">
                    <v:stroke joinstyle="miter"/>
                  </v:roundrect>
                  <v:rect id="Rechteck 20" o:spid="_x0000_s1044" style="position:absolute;left:153;top:153;width:10212;height:2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" filled="f" stroked="f">
                    <v:textbox inset="3.3pt,3.3pt,3.3pt,3.3pt">
                      <w:txbxContent>
                        <w:p w14:paraId="14DBBE2B" w14:textId="77777777" w:rsidR="00C276EF" w:rsidRDefault="00E22815" w:rsidP="00DE7F70">
                          <w:pPr>
                            <w:jc w:val="center"/>
                          </w:pPr>
                          <w:r>
                            <w:rPr>
                              <w:rFonts w:ascii="Arial" w:hAnsi="Arial"/>
                              <w:b/>
                              <w:color w:val="000000"/>
                              <w:szCs w:val="21"/>
                            </w:rPr>
                            <w:t>IT2School</w:t>
                          </w:r>
                        </w:p>
                      </w:txbxContent>
                    </v:textbox>
                  </v:rect>
                </v:group>
                <w10:wrap type="tight" anchorx="margin"/>
              </v:group>
            </w:pict>
          </mc:Fallback>
        </mc:AlternateContent>
      </w:r>
      <w:r>
        <w:t>Hierfür stellt das Projekt IT2School der Wissensfabrik mehrere Module zur Verfügung, die in vier Cluster unterteilt sind. Innerhalb dieser Cluster stehen sieben Basismodule und drei Aufbaumodule einsatzbereit zur Verfügung.</w:t>
      </w:r>
    </w:p>
    <w:p w14:paraId="0DE5C271" w14:textId="77777777" w:rsidR="00C276EF" w:rsidRDefault="00E22815" w:rsidP="00DE7F70">
      <w:pPr>
        <w:jc w:val="both"/>
      </w:pPr>
      <w:r>
        <w:t xml:space="preserve">In den Modulen werden die grundlegenden Themen der Informatik wie Kommunikation, Programmierung, Verständnis von Netzwerken, Zusammenspiel von Hard- und Softwarekomponenten und Darstellung von Informationen in den Blick genommen und für die Klassenstufen 4 bis 10 (Basismodule) bzw. 7 bis 13 (Aufbaumodule) aufbereitet. Bezüglich des Schwierigkeitsgrades, des Aufwandes oder der Einsatzdauer im Unterricht lassen sich die Module wie folgt einstufen: </w:t>
      </w:r>
    </w:p>
    <w:p w14:paraId="426128BD" w14:textId="77777777" w:rsidR="00C276EF" w:rsidRDefault="00E22815" w:rsidP="00DE7F70">
      <w:pPr>
        <w:ind w:left="1560" w:hanging="1559"/>
        <w:jc w:val="both"/>
      </w:pPr>
      <w:r>
        <w:rPr>
          <w:b/>
        </w:rPr>
        <w:t>Basis:</w:t>
      </w:r>
      <w:r>
        <w:rPr>
          <w:b/>
        </w:rPr>
        <w:tab/>
      </w:r>
      <w:r>
        <w:t>Ohne tiefergehende Vorkenntnisse auf Seiten der Lehrkräfte leicht durchführbar; Schnelles Erfolgserlebnis sowohl für Lehrkräfte als auch für Schülerinnen und Schülern.</w:t>
      </w:r>
    </w:p>
    <w:p w14:paraId="2464C3A3" w14:textId="77777777" w:rsidR="00C276EF" w:rsidRDefault="00E22815" w:rsidP="00DE7F70">
      <w:pPr>
        <w:ind w:left="1560" w:hanging="1559"/>
        <w:jc w:val="both"/>
      </w:pPr>
      <w:r>
        <w:rPr>
          <w:b/>
        </w:rPr>
        <w:t>Aufbau:</w:t>
      </w:r>
      <w:r>
        <w:rPr>
          <w:b/>
        </w:rPr>
        <w:tab/>
      </w:r>
      <w:r>
        <w:t>Mehr Vorbereitung oder Vorkenntnisse von Lehrkräften nötig; beschäftigt sich mit komplexeren Themen der Informatik und erzeugt längeres sowie tieferes Verständnis bei den Schülerinnen und Schülern.</w:t>
      </w:r>
    </w:p>
    <w:p w14:paraId="48B20A0C" w14:textId="77777777" w:rsidR="00C276EF" w:rsidRDefault="00E22815" w:rsidP="00DE7F70">
      <w:pPr>
        <w:ind w:left="1560" w:hanging="1559"/>
        <w:jc w:val="both"/>
      </w:pPr>
      <w:r>
        <w:rPr>
          <w:b/>
        </w:rPr>
        <w:t>Erweiterung:</w:t>
      </w:r>
      <w:r>
        <w:rPr>
          <w:b/>
        </w:rPr>
        <w:tab/>
      </w:r>
      <w:r>
        <w:t>Die Erweiterungsmodule bieten Ideen für weitere Themen und Projekte. Zum Teil werden die Module von einzelnen Unternehmen bereitgestellt.</w:t>
      </w:r>
    </w:p>
    <w:p w14:paraId="71385349" w14:textId="45A0E38A" w:rsidR="00C276EF" w:rsidRDefault="00E22815" w:rsidP="00DE7F70">
      <w:pPr>
        <w:jc w:val="both"/>
      </w:pPr>
      <w:r>
        <w:t>Die Basismodule können flexibel nach den Wünschen und Interessen der Lehrkräfte, Schülerinnen und Schüler sowie der beteiligten Unternehmensvertreterinnen und Unternehmensvertreter zusammengestellt werden. Es stehen sowohl Module bereit, die weitgehend ohne technischen Einsatz durchführbar sind, als auch solche, die sehr software- oder hardwareaffin sind. Auch der Einbezug der Unternehmensvertreterin/des Unternehmensvertreters ist flexibel gestaltbar. Die Aufbaumodule besitzen einen mehr oder weniger starken Bezug zu den B</w:t>
      </w:r>
      <w:r w:rsidR="008079CD">
        <w:t>as</w:t>
      </w:r>
      <w:r>
        <w:t>ismodulen und können im Anschluss durchgeführt werden. Dabei steht Ihnen auch bei den Aufbaumodulen genügend Spielraum für eigene Ideen und Wünsche zur Verfügung.</w:t>
      </w:r>
    </w:p>
    <w:p w14:paraId="18E00B10" w14:textId="77777777" w:rsidR="00C276EF" w:rsidRDefault="00E22815" w:rsidP="00DE7F70">
      <w:pPr>
        <w:jc w:val="both"/>
      </w:pPr>
      <w:r>
        <w:t>Im Unterschied zu anderen Aktivitäten zur Förderung von IT und Informatik in Schulen, die sich oft auf einen Aspekt (z.</w:t>
      </w:r>
      <w:r>
        <w:rPr>
          <w:bCs w:val="0"/>
          <w:spacing w:val="-19"/>
          <w:szCs w:val="21"/>
        </w:rPr>
        <w:t xml:space="preserve"> </w:t>
      </w:r>
      <w:r>
        <w:t xml:space="preserve">B. CS unplugged, Programmieren, </w:t>
      </w:r>
      <w:proofErr w:type="spellStart"/>
      <w:r>
        <w:t>Physical</w:t>
      </w:r>
      <w:proofErr w:type="spellEnd"/>
      <w:r>
        <w:t xml:space="preserve"> Computing oder Computational Thinking) konzentrieren oder nur Materialien bereitstellen, nimmt dieses Projekt die IT ganzheitlich in den Blick und bringt gemeinsam mit den Unternehmensvertreterinnen und Unternehmensvertretern die verschiedenen thematischen Facetten von Informatik in die Schule.</w:t>
      </w:r>
      <w:r>
        <w:br w:type="page"/>
      </w:r>
    </w:p>
    <w:p w14:paraId="66151BE2" w14:textId="77777777" w:rsidR="00C276EF" w:rsidRDefault="00E22815">
      <w:pPr>
        <w:pStyle w:val="berschrift1"/>
      </w:pPr>
      <w:bookmarkStart w:id="2" w:name="_Toc433292496"/>
      <w:bookmarkStart w:id="3" w:name="_Toc443309735"/>
      <w:r>
        <w:lastRenderedPageBreak/>
        <w:t xml:space="preserve">Die Module von IT2School </w:t>
      </w:r>
      <w:r>
        <w:noBreakHyphen/>
        <w:t xml:space="preserve"> eine Übersicht</w:t>
      </w:r>
      <w:bookmarkEnd w:id="2"/>
      <w:bookmarkEnd w:id="3"/>
    </w:p>
    <w:tbl>
      <w:tblPr>
        <w:tblStyle w:val="Stundenverlaufsskizzen"/>
        <w:tblW w:w="9067" w:type="dxa"/>
        <w:tblLayout w:type="fixed"/>
        <w:tblLook w:val="04A0" w:firstRow="1" w:lastRow="0" w:firstColumn="1" w:lastColumn="0" w:noHBand="0" w:noVBand="1"/>
      </w:tblPr>
      <w:tblGrid>
        <w:gridCol w:w="704"/>
        <w:gridCol w:w="2126"/>
        <w:gridCol w:w="4536"/>
        <w:gridCol w:w="1701"/>
      </w:tblGrid>
      <w:tr w:rsidR="00C276EF" w14:paraId="4DBD1BBA"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4"/>
          </w:tcPr>
          <w:p w14:paraId="52DB9A59" w14:textId="77777777" w:rsidR="00C276EF" w:rsidRDefault="00E22815">
            <w:pPr>
              <w:rPr>
                <w:sz w:val="24"/>
              </w:rPr>
            </w:pPr>
            <w:r>
              <w:rPr>
                <w:sz w:val="24"/>
              </w:rPr>
              <w:t>Basismodule</w:t>
            </w:r>
          </w:p>
        </w:tc>
      </w:tr>
      <w:tr w:rsidR="00C276EF" w14:paraId="3C60D7AD"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ADD8EC7" w14:textId="77777777" w:rsidR="00C276EF" w:rsidRDefault="00E22815">
            <w:r>
              <w:t>Nr.</w:t>
            </w:r>
          </w:p>
        </w:tc>
        <w:tc>
          <w:tcPr>
            <w:tcW w:w="2126" w:type="dxa"/>
          </w:tcPr>
          <w:p w14:paraId="50BB4AD3"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Titel</w:t>
            </w:r>
          </w:p>
        </w:tc>
        <w:tc>
          <w:tcPr>
            <w:tcW w:w="4536" w:type="dxa"/>
          </w:tcPr>
          <w:p w14:paraId="3C32551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Thema</w:t>
            </w:r>
          </w:p>
        </w:tc>
        <w:tc>
          <w:tcPr>
            <w:tcW w:w="1701" w:type="dxa"/>
          </w:tcPr>
          <w:p w14:paraId="71F76EC1"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Klassenstufe</w:t>
            </w:r>
          </w:p>
        </w:tc>
      </w:tr>
      <w:tr w:rsidR="00C276EF" w14:paraId="2B36B0A6" w14:textId="77777777" w:rsidTr="00C276EF">
        <w:trPr>
          <w:trHeight w:val="119"/>
        </w:trPr>
        <w:tc>
          <w:tcPr>
            <w:cnfStyle w:val="001000000000" w:firstRow="0" w:lastRow="0" w:firstColumn="1" w:lastColumn="0" w:oddVBand="0" w:evenVBand="0" w:oddHBand="0" w:evenHBand="0" w:firstRowFirstColumn="0" w:firstRowLastColumn="0" w:lastRowFirstColumn="0" w:lastRowLastColumn="0"/>
            <w:tcW w:w="704" w:type="dxa"/>
          </w:tcPr>
          <w:p w14:paraId="6A3EE189" w14:textId="77777777" w:rsidR="00C276EF" w:rsidRDefault="00E22815">
            <w:pPr>
              <w:rPr>
                <w:szCs w:val="20"/>
              </w:rPr>
            </w:pPr>
            <w:r>
              <w:rPr>
                <w:szCs w:val="20"/>
              </w:rPr>
              <w:t>B1</w:t>
            </w:r>
          </w:p>
        </w:tc>
        <w:tc>
          <w:tcPr>
            <w:tcW w:w="2126" w:type="dxa"/>
          </w:tcPr>
          <w:p w14:paraId="095F2EDF"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Vom Blinzeln zum Verschlüsseln</w:t>
            </w:r>
          </w:p>
        </w:tc>
        <w:tc>
          <w:tcPr>
            <w:tcW w:w="4536" w:type="dxa"/>
          </w:tcPr>
          <w:p w14:paraId="2395DC48" w14:textId="77777777"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 xml:space="preserve">In diesem Modul entdecken die Schülerinnen und Schüler die analogen Wurzeln der IT: Sie erstellen ein </w:t>
            </w:r>
            <w:proofErr w:type="spellStart"/>
            <w:r>
              <w:rPr>
                <w:szCs w:val="20"/>
              </w:rPr>
              <w:t>Blinzelprotokoll</w:t>
            </w:r>
            <w:proofErr w:type="spellEnd"/>
            <w:r>
              <w:rPr>
                <w:szCs w:val="20"/>
              </w:rPr>
              <w:t>, haben die Möglichkeit einen Morseapparat und ein Dosentelefon zu bauen und befassen sich mit der Übertragung und Verschlüsselung von Informationen.</w:t>
            </w:r>
          </w:p>
        </w:tc>
        <w:tc>
          <w:tcPr>
            <w:tcW w:w="1701" w:type="dxa"/>
          </w:tcPr>
          <w:p w14:paraId="473083A2"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4. </w:t>
            </w:r>
            <w:r>
              <w:rPr>
                <w:szCs w:val="20"/>
              </w:rPr>
              <w:noBreakHyphen/>
              <w:t xml:space="preserve"> 10. Klasse</w:t>
            </w:r>
          </w:p>
        </w:tc>
      </w:tr>
      <w:tr w:rsidR="00C276EF" w14:paraId="31F1D88E" w14:textId="77777777" w:rsidTr="00C276EF">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704" w:type="dxa"/>
          </w:tcPr>
          <w:p w14:paraId="6C239F20" w14:textId="77777777" w:rsidR="00C276EF" w:rsidRDefault="00E22815">
            <w:pPr>
              <w:rPr>
                <w:szCs w:val="20"/>
              </w:rPr>
            </w:pPr>
            <w:r>
              <w:rPr>
                <w:szCs w:val="20"/>
              </w:rPr>
              <w:t>B2</w:t>
            </w:r>
          </w:p>
        </w:tc>
        <w:tc>
          <w:tcPr>
            <w:tcW w:w="2126" w:type="dxa"/>
          </w:tcPr>
          <w:p w14:paraId="2D9C9220" w14:textId="77777777" w:rsidR="00C276EF" w:rsidRDefault="00E22815">
            <w:pPr>
              <w:cnfStyle w:val="000000100000" w:firstRow="0" w:lastRow="0" w:firstColumn="0" w:lastColumn="0" w:oddVBand="0" w:evenVBand="0" w:oddHBand="1" w:evenHBand="0" w:firstRowFirstColumn="0" w:firstRowLastColumn="0" w:lastRowFirstColumn="0" w:lastRowLastColumn="0"/>
              <w:rPr>
                <w:szCs w:val="20"/>
              </w:rPr>
            </w:pPr>
            <w:r>
              <w:rPr>
                <w:szCs w:val="20"/>
              </w:rPr>
              <w:t>Die Internetversteher</w:t>
            </w:r>
          </w:p>
        </w:tc>
        <w:tc>
          <w:tcPr>
            <w:tcW w:w="4536" w:type="dxa"/>
          </w:tcPr>
          <w:p w14:paraId="6A9EA712" w14:textId="77777777"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Dieses Modul erklärt altersgerecht die Funktionsweise des Internets anhand von Pappmodellen und einem Rollenspiel. </w:t>
            </w:r>
          </w:p>
        </w:tc>
        <w:tc>
          <w:tcPr>
            <w:tcW w:w="1701" w:type="dxa"/>
          </w:tcPr>
          <w:p w14:paraId="637C4863"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4. </w:t>
            </w:r>
            <w:r>
              <w:rPr>
                <w:szCs w:val="20"/>
              </w:rPr>
              <w:noBreakHyphen/>
              <w:t xml:space="preserve"> 10 Klasse</w:t>
            </w:r>
          </w:p>
        </w:tc>
      </w:tr>
      <w:tr w:rsidR="00C276EF" w14:paraId="04C46386"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260D8A37" w14:textId="77777777" w:rsidR="00C276EF" w:rsidRDefault="00E22815">
            <w:pPr>
              <w:rPr>
                <w:szCs w:val="20"/>
              </w:rPr>
            </w:pPr>
            <w:r>
              <w:rPr>
                <w:szCs w:val="20"/>
              </w:rPr>
              <w:t>B3</w:t>
            </w:r>
          </w:p>
        </w:tc>
        <w:tc>
          <w:tcPr>
            <w:tcW w:w="2126" w:type="dxa"/>
          </w:tcPr>
          <w:p w14:paraId="707C3685"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Codes im Supermarkt und Unternehmen</w:t>
            </w:r>
          </w:p>
        </w:tc>
        <w:tc>
          <w:tcPr>
            <w:tcW w:w="4536" w:type="dxa"/>
          </w:tcPr>
          <w:p w14:paraId="684484A6" w14:textId="5845168D"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Dieses Modul befasst sich mit der Funktionsweise und den Einsatzmöglichkeiten von optischen Codes. Die Schülerinnen und Schüler erfahren, wo sie überall zu finden sind, wie man sie erstellt und welche Informationen sie bereitstellen.</w:t>
            </w:r>
          </w:p>
        </w:tc>
        <w:tc>
          <w:tcPr>
            <w:tcW w:w="1701" w:type="dxa"/>
          </w:tcPr>
          <w:p w14:paraId="27A1C9B8"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7. </w:t>
            </w:r>
            <w:r>
              <w:rPr>
                <w:szCs w:val="20"/>
              </w:rPr>
              <w:noBreakHyphen/>
              <w:t xml:space="preserve"> 10. Klasse</w:t>
            </w:r>
          </w:p>
        </w:tc>
      </w:tr>
      <w:tr w:rsidR="00C276EF" w14:paraId="4B2B3292"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D2AD0AF" w14:textId="77777777" w:rsidR="00C276EF" w:rsidRDefault="00E22815">
            <w:pPr>
              <w:rPr>
                <w:szCs w:val="20"/>
              </w:rPr>
            </w:pPr>
            <w:r>
              <w:rPr>
                <w:szCs w:val="20"/>
              </w:rPr>
              <w:t>B4</w:t>
            </w:r>
          </w:p>
        </w:tc>
        <w:tc>
          <w:tcPr>
            <w:tcW w:w="2126" w:type="dxa"/>
          </w:tcPr>
          <w:p w14:paraId="6E94D4F0" w14:textId="0E45A54F" w:rsidR="00C276EF" w:rsidRDefault="00C076D8">
            <w:pPr>
              <w:cnfStyle w:val="000000100000" w:firstRow="0" w:lastRow="0" w:firstColumn="0" w:lastColumn="0" w:oddVBand="0" w:evenVBand="0" w:oddHBand="1" w:evenHBand="0" w:firstRowFirstColumn="0" w:firstRowLastColumn="0" w:lastRowFirstColumn="0" w:lastRowLastColumn="0"/>
              <w:rPr>
                <w:szCs w:val="20"/>
              </w:rPr>
            </w:pPr>
            <w:r w:rsidRPr="00C076D8">
              <w:rPr>
                <w:szCs w:val="20"/>
              </w:rPr>
              <w:t xml:space="preserve">3D-Druck, Modellierung und </w:t>
            </w:r>
            <w:proofErr w:type="spellStart"/>
            <w:r w:rsidRPr="00C076D8">
              <w:rPr>
                <w:szCs w:val="20"/>
              </w:rPr>
              <w:t>Augmented</w:t>
            </w:r>
            <w:proofErr w:type="spellEnd"/>
            <w:r w:rsidRPr="00C076D8">
              <w:rPr>
                <w:szCs w:val="20"/>
              </w:rPr>
              <w:t>/Virtual Reality</w:t>
            </w:r>
          </w:p>
        </w:tc>
        <w:tc>
          <w:tcPr>
            <w:tcW w:w="4536" w:type="dxa"/>
          </w:tcPr>
          <w:p w14:paraId="5EB9F5B2" w14:textId="77777777"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In diesem Modul lernen die Schülerinnen und Schüler nicht nur die Möglichkeiten des 3D-Drucks kennen, sondern können selbst eigene Figuren modellieren und erhalten die Möglichkeit diese auszudrucken.</w:t>
            </w:r>
          </w:p>
        </w:tc>
        <w:tc>
          <w:tcPr>
            <w:tcW w:w="1701" w:type="dxa"/>
          </w:tcPr>
          <w:p w14:paraId="1F1386E8"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4. </w:t>
            </w:r>
            <w:r>
              <w:rPr>
                <w:szCs w:val="20"/>
              </w:rPr>
              <w:noBreakHyphen/>
              <w:t xml:space="preserve"> 10 Klasse</w:t>
            </w:r>
          </w:p>
        </w:tc>
      </w:tr>
      <w:tr w:rsidR="00C276EF" w14:paraId="48267A1A"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533FDF08" w14:textId="77777777" w:rsidR="00C276EF" w:rsidRDefault="00E22815">
            <w:pPr>
              <w:rPr>
                <w:szCs w:val="20"/>
              </w:rPr>
            </w:pPr>
            <w:r>
              <w:rPr>
                <w:szCs w:val="20"/>
              </w:rPr>
              <w:t>B5</w:t>
            </w:r>
          </w:p>
        </w:tc>
        <w:tc>
          <w:tcPr>
            <w:tcW w:w="2126" w:type="dxa"/>
          </w:tcPr>
          <w:p w14:paraId="545C277F"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Leichter Programmiereinstieg</w:t>
            </w:r>
          </w:p>
        </w:tc>
        <w:tc>
          <w:tcPr>
            <w:tcW w:w="4536" w:type="dxa"/>
          </w:tcPr>
          <w:p w14:paraId="6E641B0F" w14:textId="77777777"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Dieses Modul liefert einen Einstieg in die Programmierumgebung „Scratch“. Sie ist speziell für Kinder und Jugendliche entwickelt worden und bietet daher einen einfachen und intuitiven Einstieg in das Programmieren.</w:t>
            </w:r>
          </w:p>
          <w:p w14:paraId="116F0C2F" w14:textId="77777777" w:rsidR="00C276EF" w:rsidRDefault="00C276EF" w:rsidP="00DE7F70">
            <w:pPr>
              <w:jc w:val="both"/>
              <w:cnfStyle w:val="000000000000" w:firstRow="0" w:lastRow="0" w:firstColumn="0" w:lastColumn="0" w:oddVBand="0" w:evenVBand="0" w:oddHBand="0" w:evenHBand="0" w:firstRowFirstColumn="0" w:firstRowLastColumn="0" w:lastRowFirstColumn="0" w:lastRowLastColumn="0"/>
              <w:rPr>
                <w:szCs w:val="20"/>
              </w:rPr>
            </w:pPr>
          </w:p>
          <w:p w14:paraId="6C3312C1" w14:textId="77777777"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b/>
                <w:szCs w:val="20"/>
              </w:rPr>
              <w:t>Hinweis:</w:t>
            </w:r>
            <w:r>
              <w:rPr>
                <w:szCs w:val="20"/>
              </w:rPr>
              <w:t xml:space="preserve"> Wir empfehlen dringend dieses Modul durch B6 zu erweitern, da die Schülerinnen und Schüler so weitere kreative Möglichkeiten zu Entwicklung eigener Projekte erhalten.</w:t>
            </w:r>
          </w:p>
        </w:tc>
        <w:tc>
          <w:tcPr>
            <w:tcW w:w="1701" w:type="dxa"/>
          </w:tcPr>
          <w:p w14:paraId="7E63725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4. </w:t>
            </w:r>
            <w:r>
              <w:rPr>
                <w:szCs w:val="20"/>
              </w:rPr>
              <w:noBreakHyphen/>
              <w:t xml:space="preserve"> 10. Klasse</w:t>
            </w:r>
          </w:p>
        </w:tc>
      </w:tr>
      <w:tr w:rsidR="00C276EF" w14:paraId="73E206B0"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7271316" w14:textId="77777777" w:rsidR="00C276EF" w:rsidRDefault="00E22815">
            <w:pPr>
              <w:rPr>
                <w:szCs w:val="20"/>
              </w:rPr>
            </w:pPr>
            <w:r>
              <w:rPr>
                <w:szCs w:val="20"/>
              </w:rPr>
              <w:t>B6</w:t>
            </w:r>
          </w:p>
        </w:tc>
        <w:tc>
          <w:tcPr>
            <w:tcW w:w="2126" w:type="dxa"/>
          </w:tcPr>
          <w:p w14:paraId="0113EC17" w14:textId="42DDE9B0" w:rsidR="00C276EF" w:rsidRDefault="00C076D8">
            <w:pPr>
              <w:cnfStyle w:val="000000100000" w:firstRow="0" w:lastRow="0" w:firstColumn="0" w:lastColumn="0" w:oddVBand="0" w:evenVBand="0" w:oddHBand="1" w:evenHBand="0" w:firstRowFirstColumn="0" w:firstRowLastColumn="0" w:lastRowFirstColumn="0" w:lastRowLastColumn="0"/>
              <w:rPr>
                <w:szCs w:val="20"/>
              </w:rPr>
            </w:pPr>
            <w:proofErr w:type="spellStart"/>
            <w:r w:rsidRPr="00C076D8">
              <w:rPr>
                <w:szCs w:val="20"/>
              </w:rPr>
              <w:t>MocoMoco</w:t>
            </w:r>
            <w:proofErr w:type="spellEnd"/>
            <w:r w:rsidRPr="00C076D8">
              <w:rPr>
                <w:szCs w:val="20"/>
              </w:rPr>
              <w:t xml:space="preserve"> –</w:t>
            </w:r>
            <w:r>
              <w:rPr>
                <w:szCs w:val="20"/>
              </w:rPr>
              <w:t xml:space="preserve"> </w:t>
            </w:r>
            <w:r w:rsidR="00E22815">
              <w:rPr>
                <w:szCs w:val="20"/>
              </w:rPr>
              <w:t>Mein besonderer Anschluss</w:t>
            </w:r>
          </w:p>
        </w:tc>
        <w:tc>
          <w:tcPr>
            <w:tcW w:w="4536" w:type="dxa"/>
          </w:tcPr>
          <w:p w14:paraId="7454F190" w14:textId="77777777"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In diesem Modul erfahren die Schülerinnen und Schüler, wie Eingabegeräte funktionieren. Mithilfe des mitgelieferten Controllers können in Sekundenschnelle leitende Alltagsgegenstände als Eingabegeräte an den Computer angeschlossen werden </w:t>
            </w:r>
            <w:r>
              <w:rPr>
                <w:szCs w:val="20"/>
              </w:rPr>
              <w:noBreakHyphen/>
              <w:t xml:space="preserve"> sogar Mitschülerinnen und Mitschüler oder Lehrkräfte. So tun sich viele kreative Möglichkeiten auf, Eingabegeräte selbst zu gestalten und anschließend dafür eigenständig </w:t>
            </w:r>
            <w:r>
              <w:rPr>
                <w:szCs w:val="20"/>
              </w:rPr>
              <w:lastRenderedPageBreak/>
              <w:t>Programme zu schreiben.</w:t>
            </w:r>
          </w:p>
        </w:tc>
        <w:tc>
          <w:tcPr>
            <w:tcW w:w="1701" w:type="dxa"/>
          </w:tcPr>
          <w:p w14:paraId="79C41EE4"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lastRenderedPageBreak/>
              <w:t xml:space="preserve">4. </w:t>
            </w:r>
            <w:r>
              <w:rPr>
                <w:szCs w:val="20"/>
              </w:rPr>
              <w:noBreakHyphen/>
              <w:t xml:space="preserve"> 10. Klasse</w:t>
            </w:r>
          </w:p>
        </w:tc>
      </w:tr>
      <w:tr w:rsidR="00C276EF" w14:paraId="4864AFE5"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41278380" w14:textId="77777777" w:rsidR="00C276EF" w:rsidRDefault="00E22815">
            <w:pPr>
              <w:rPr>
                <w:szCs w:val="20"/>
              </w:rPr>
            </w:pPr>
            <w:r>
              <w:rPr>
                <w:szCs w:val="20"/>
              </w:rPr>
              <w:t>B7</w:t>
            </w:r>
          </w:p>
        </w:tc>
        <w:tc>
          <w:tcPr>
            <w:tcW w:w="2126" w:type="dxa"/>
          </w:tcPr>
          <w:p w14:paraId="23EC9F31" w14:textId="592015B7" w:rsidR="00C276EF" w:rsidRDefault="00E22815">
            <w:pPr>
              <w:cnfStyle w:val="000000000000" w:firstRow="0" w:lastRow="0" w:firstColumn="0" w:lastColumn="0" w:oddVBand="0" w:evenVBand="0" w:oddHBand="0" w:evenHBand="0" w:firstRowFirstColumn="0" w:firstRowLastColumn="0" w:lastRowFirstColumn="0" w:lastRowLastColumn="0"/>
              <w:rPr>
                <w:szCs w:val="20"/>
              </w:rPr>
            </w:pPr>
            <w:del w:id="4" w:author="Ira Diethelm" w:date="2022-12-27T08:09:00Z">
              <w:r w:rsidDel="00DE7F70">
                <w:rPr>
                  <w:szCs w:val="20"/>
                </w:rPr>
                <w:delText>App Inventor</w:delText>
              </w:r>
            </w:del>
            <w:ins w:id="5" w:author="Ira Diethelm" w:date="2022-12-27T08:09:00Z">
              <w:r w:rsidR="00DE7F70">
                <w:rPr>
                  <w:szCs w:val="20"/>
                </w:rPr>
                <w:t xml:space="preserve"> Meine App – App Inventor</w:t>
              </w:r>
            </w:ins>
          </w:p>
        </w:tc>
        <w:tc>
          <w:tcPr>
            <w:tcW w:w="4536" w:type="dxa"/>
          </w:tcPr>
          <w:p w14:paraId="47A3DE89" w14:textId="77777777"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Die Schülerinnen und Schüler haben die Möglichkeit mit der Entwicklungsumgebung App Inventor, eine eigene kleine App für Android-Smartphones zu programmieren.</w:t>
            </w:r>
          </w:p>
        </w:tc>
        <w:tc>
          <w:tcPr>
            <w:tcW w:w="1701" w:type="dxa"/>
          </w:tcPr>
          <w:p w14:paraId="749D0F66"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7. </w:t>
            </w:r>
            <w:r>
              <w:rPr>
                <w:szCs w:val="20"/>
              </w:rPr>
              <w:noBreakHyphen/>
              <w:t xml:space="preserve"> 10.Klasse</w:t>
            </w:r>
          </w:p>
        </w:tc>
      </w:tr>
      <w:tr w:rsidR="00C276EF" w14:paraId="77134547"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9BCB723" w14:textId="77777777" w:rsidR="00C276EF" w:rsidRDefault="00E22815">
            <w:pPr>
              <w:rPr>
                <w:szCs w:val="20"/>
              </w:rPr>
            </w:pPr>
            <w:r>
              <w:rPr>
                <w:szCs w:val="20"/>
              </w:rPr>
              <w:t>B8</w:t>
            </w:r>
          </w:p>
        </w:tc>
        <w:tc>
          <w:tcPr>
            <w:tcW w:w="2126" w:type="dxa"/>
          </w:tcPr>
          <w:p w14:paraId="37CA967A" w14:textId="34FB7084" w:rsidR="00C276EF" w:rsidRDefault="00C076D8">
            <w:pP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Der </w:t>
            </w:r>
            <w:r w:rsidR="00E22815">
              <w:rPr>
                <w:szCs w:val="20"/>
              </w:rPr>
              <w:t xml:space="preserve">Calliope </w:t>
            </w:r>
            <w:r>
              <w:rPr>
                <w:szCs w:val="20"/>
              </w:rPr>
              <w:t>m</w:t>
            </w:r>
            <w:r w:rsidR="00E22815">
              <w:rPr>
                <w:szCs w:val="20"/>
              </w:rPr>
              <w:t>ini</w:t>
            </w:r>
            <w:r>
              <w:rPr>
                <w:szCs w:val="20"/>
              </w:rPr>
              <w:t xml:space="preserve"> Mikrocontroller</w:t>
            </w:r>
          </w:p>
        </w:tc>
        <w:tc>
          <w:tcPr>
            <w:tcW w:w="4536" w:type="dxa"/>
          </w:tcPr>
          <w:p w14:paraId="71FB9B36" w14:textId="77777777"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Im Rahmen dieses Moduls lernen die Schülerinnen und Schüler die Hardware des Calliope Mini näher kennen und befassen sich spielerisch mit dem Programmieren.</w:t>
            </w:r>
          </w:p>
        </w:tc>
        <w:tc>
          <w:tcPr>
            <w:tcW w:w="1701" w:type="dxa"/>
          </w:tcPr>
          <w:p w14:paraId="5C7E5F1A"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4. </w:t>
            </w:r>
            <w:r>
              <w:rPr>
                <w:szCs w:val="20"/>
              </w:rPr>
              <w:noBreakHyphen/>
              <w:t xml:space="preserve"> 10. Klasse</w:t>
            </w:r>
          </w:p>
        </w:tc>
      </w:tr>
    </w:tbl>
    <w:p w14:paraId="3955B705" w14:textId="77777777" w:rsidR="00C276EF" w:rsidRDefault="00C276EF"/>
    <w:tbl>
      <w:tblPr>
        <w:tblStyle w:val="Stundenverlaufsskizzen"/>
        <w:tblW w:w="9067" w:type="dxa"/>
        <w:tblLayout w:type="fixed"/>
        <w:tblLook w:val="04A0" w:firstRow="1" w:lastRow="0" w:firstColumn="1" w:lastColumn="0" w:noHBand="0" w:noVBand="1"/>
      </w:tblPr>
      <w:tblGrid>
        <w:gridCol w:w="704"/>
        <w:gridCol w:w="2126"/>
        <w:gridCol w:w="4536"/>
        <w:gridCol w:w="1701"/>
      </w:tblGrid>
      <w:tr w:rsidR="00C276EF" w14:paraId="4773D6E1"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4"/>
          </w:tcPr>
          <w:p w14:paraId="285B08F8" w14:textId="77777777" w:rsidR="00C276EF" w:rsidRDefault="00E22815">
            <w:pPr>
              <w:rPr>
                <w:sz w:val="24"/>
              </w:rPr>
            </w:pPr>
            <w:r>
              <w:rPr>
                <w:sz w:val="24"/>
              </w:rPr>
              <w:t>Aufbaumodule</w:t>
            </w:r>
          </w:p>
        </w:tc>
      </w:tr>
      <w:tr w:rsidR="00C276EF" w14:paraId="3823748F"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20745D6" w14:textId="77777777" w:rsidR="00C276EF" w:rsidRDefault="00E22815">
            <w:r>
              <w:t>Nr.</w:t>
            </w:r>
          </w:p>
        </w:tc>
        <w:tc>
          <w:tcPr>
            <w:tcW w:w="2126" w:type="dxa"/>
          </w:tcPr>
          <w:p w14:paraId="2C0F034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Titel</w:t>
            </w:r>
          </w:p>
        </w:tc>
        <w:tc>
          <w:tcPr>
            <w:tcW w:w="4536" w:type="dxa"/>
          </w:tcPr>
          <w:p w14:paraId="56FC864A"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Thema</w:t>
            </w:r>
          </w:p>
        </w:tc>
        <w:tc>
          <w:tcPr>
            <w:tcW w:w="1701" w:type="dxa"/>
          </w:tcPr>
          <w:p w14:paraId="30B8AF22"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Klassenstufe</w:t>
            </w:r>
          </w:p>
        </w:tc>
      </w:tr>
      <w:tr w:rsidR="00C276EF" w14:paraId="1BAE3A24" w14:textId="77777777" w:rsidTr="00C276EF">
        <w:trPr>
          <w:trHeight w:val="119"/>
        </w:trPr>
        <w:tc>
          <w:tcPr>
            <w:cnfStyle w:val="001000000000" w:firstRow="0" w:lastRow="0" w:firstColumn="1" w:lastColumn="0" w:oddVBand="0" w:evenVBand="0" w:oddHBand="0" w:evenHBand="0" w:firstRowFirstColumn="0" w:firstRowLastColumn="0" w:lastRowFirstColumn="0" w:lastRowLastColumn="0"/>
            <w:tcW w:w="704" w:type="dxa"/>
          </w:tcPr>
          <w:p w14:paraId="433B572F" w14:textId="77777777" w:rsidR="00C276EF" w:rsidRDefault="00E22815">
            <w:pPr>
              <w:rPr>
                <w:szCs w:val="20"/>
              </w:rPr>
            </w:pPr>
            <w:r>
              <w:rPr>
                <w:szCs w:val="20"/>
              </w:rPr>
              <w:t>A1</w:t>
            </w:r>
          </w:p>
        </w:tc>
        <w:tc>
          <w:tcPr>
            <w:tcW w:w="2126" w:type="dxa"/>
          </w:tcPr>
          <w:p w14:paraId="568C799E"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Vom Mobilfunk zu Big Data</w:t>
            </w:r>
          </w:p>
        </w:tc>
        <w:tc>
          <w:tcPr>
            <w:tcW w:w="4536" w:type="dxa"/>
          </w:tcPr>
          <w:p w14:paraId="6622908B" w14:textId="77777777"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Dieses Modul kann direkt auf die Inhalte des Basismoduls B2 aufbauen und erklärt inhaltlich zum einen die Funktionsweise des Mobilfunks und zum anderen die Möglichkeiten zur Verarbeitung und Auswertung von Mobilfunkdaten. Hierdurch ergibt sich ein anschaulicher Übergang vom Mobilfunk zu Big Data und den gesellschaftlichen Auswirkungen von IT im Alltag.</w:t>
            </w:r>
          </w:p>
        </w:tc>
        <w:tc>
          <w:tcPr>
            <w:tcW w:w="1701" w:type="dxa"/>
          </w:tcPr>
          <w:p w14:paraId="570FFEC9"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7. </w:t>
            </w:r>
            <w:r>
              <w:rPr>
                <w:szCs w:val="20"/>
              </w:rPr>
              <w:noBreakHyphen/>
              <w:t xml:space="preserve"> 13.Klasse</w:t>
            </w:r>
          </w:p>
        </w:tc>
      </w:tr>
      <w:tr w:rsidR="00C276EF" w14:paraId="38333F92" w14:textId="77777777" w:rsidTr="00C276EF">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704" w:type="dxa"/>
          </w:tcPr>
          <w:p w14:paraId="05F937BF" w14:textId="77777777" w:rsidR="00C276EF" w:rsidRDefault="00E22815">
            <w:pPr>
              <w:rPr>
                <w:szCs w:val="20"/>
              </w:rPr>
            </w:pPr>
            <w:r>
              <w:rPr>
                <w:szCs w:val="20"/>
              </w:rPr>
              <w:t>A2</w:t>
            </w:r>
          </w:p>
        </w:tc>
        <w:tc>
          <w:tcPr>
            <w:tcW w:w="2126" w:type="dxa"/>
          </w:tcPr>
          <w:p w14:paraId="44DC447F" w14:textId="77777777" w:rsidR="00C276EF" w:rsidRDefault="00E22815">
            <w:pPr>
              <w:cnfStyle w:val="000000100000" w:firstRow="0" w:lastRow="0" w:firstColumn="0" w:lastColumn="0" w:oddVBand="0" w:evenVBand="0" w:oddHBand="1" w:evenHBand="0" w:firstRowFirstColumn="0" w:firstRowLastColumn="0" w:lastRowFirstColumn="0" w:lastRowLastColumn="0"/>
              <w:rPr>
                <w:szCs w:val="20"/>
              </w:rPr>
            </w:pPr>
            <w:r>
              <w:rPr>
                <w:szCs w:val="20"/>
              </w:rPr>
              <w:t>Kryptologie</w:t>
            </w:r>
          </w:p>
        </w:tc>
        <w:tc>
          <w:tcPr>
            <w:tcW w:w="4536" w:type="dxa"/>
          </w:tcPr>
          <w:p w14:paraId="513C991F" w14:textId="77777777"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In diesem Modul lernen die Schülerinnen und Schüler Möglichkeiten und Anwendungsbereiche der Kryptologie kennen. Neu erworbenes Wissen wird dabei praktisch angewendet und die Schülerinnen und Schüler können zum Abschluss ihre eigenen Daten und Kommunikationswege absichern.</w:t>
            </w:r>
          </w:p>
        </w:tc>
        <w:tc>
          <w:tcPr>
            <w:tcW w:w="1701" w:type="dxa"/>
          </w:tcPr>
          <w:p w14:paraId="1CCB241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7. </w:t>
            </w:r>
            <w:r>
              <w:rPr>
                <w:szCs w:val="20"/>
              </w:rPr>
              <w:noBreakHyphen/>
              <w:t xml:space="preserve"> 13.Klasse</w:t>
            </w:r>
          </w:p>
        </w:tc>
      </w:tr>
      <w:tr w:rsidR="00C276EF" w14:paraId="0DC2FFB0"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211AA200" w14:textId="77777777" w:rsidR="00C276EF" w:rsidRDefault="00E22815">
            <w:pPr>
              <w:rPr>
                <w:szCs w:val="20"/>
              </w:rPr>
            </w:pPr>
            <w:r>
              <w:rPr>
                <w:szCs w:val="20"/>
              </w:rPr>
              <w:t>A3</w:t>
            </w:r>
          </w:p>
        </w:tc>
        <w:tc>
          <w:tcPr>
            <w:tcW w:w="2126" w:type="dxa"/>
          </w:tcPr>
          <w:p w14:paraId="15C5AB4D"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Programmieren II</w:t>
            </w:r>
          </w:p>
        </w:tc>
        <w:tc>
          <w:tcPr>
            <w:tcW w:w="4536" w:type="dxa"/>
          </w:tcPr>
          <w:p w14:paraId="5B495F85" w14:textId="77777777"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Eine Vertiefung der gemachten Programmiererfahrungen anhand der Basismodule B5 + B6 und B7 kann mit diesem Modul erfolgen. Die Schülerinnen und Schüler beschäftigen sich spielerisch mit der textuellen Programmierung in Python und können sich in eigenen Projekten kreativ entfalten.</w:t>
            </w:r>
          </w:p>
        </w:tc>
        <w:tc>
          <w:tcPr>
            <w:tcW w:w="1701" w:type="dxa"/>
          </w:tcPr>
          <w:p w14:paraId="28E25426"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10. </w:t>
            </w:r>
            <w:r>
              <w:rPr>
                <w:szCs w:val="20"/>
              </w:rPr>
              <w:noBreakHyphen/>
              <w:t xml:space="preserve"> 13.Klasse</w:t>
            </w:r>
          </w:p>
        </w:tc>
      </w:tr>
    </w:tbl>
    <w:p w14:paraId="0CD7BA2A" w14:textId="77777777" w:rsidR="00C276EF" w:rsidRDefault="00C276EF"/>
    <w:tbl>
      <w:tblPr>
        <w:tblStyle w:val="Stundenverlaufsskizzen"/>
        <w:tblW w:w="8988" w:type="dxa"/>
        <w:tblLayout w:type="fixed"/>
        <w:tblLook w:val="04A0" w:firstRow="1" w:lastRow="0" w:firstColumn="1" w:lastColumn="0" w:noHBand="0" w:noVBand="1"/>
      </w:tblPr>
      <w:tblGrid>
        <w:gridCol w:w="5"/>
        <w:gridCol w:w="698"/>
        <w:gridCol w:w="2110"/>
        <w:gridCol w:w="4499"/>
        <w:gridCol w:w="1671"/>
        <w:gridCol w:w="5"/>
      </w:tblGrid>
      <w:tr w:rsidR="00C276EF" w14:paraId="61B5B6A2" w14:textId="77777777" w:rsidTr="003D35C4">
        <w:trPr>
          <w:gridAfter w:val="1"/>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8" w:type="dxa"/>
            <w:gridSpan w:val="5"/>
          </w:tcPr>
          <w:p w14:paraId="4B0D8BB7" w14:textId="037EC0F1" w:rsidR="00C276EF" w:rsidRDefault="00556ED5">
            <w:pPr>
              <w:rPr>
                <w:sz w:val="24"/>
              </w:rPr>
            </w:pPr>
            <w:ins w:id="6" w:author="Ira Diethelm" w:date="2022-12-27T08:25:00Z">
              <w:r>
                <w:rPr>
                  <w:sz w:val="24"/>
                </w:rPr>
                <w:t>Erweiterungs</w:t>
              </w:r>
            </w:ins>
            <w:r w:rsidR="00E22815">
              <w:rPr>
                <w:sz w:val="24"/>
              </w:rPr>
              <w:t>module</w:t>
            </w:r>
          </w:p>
        </w:tc>
      </w:tr>
      <w:tr w:rsidR="00C276EF" w14:paraId="50FCA041" w14:textId="77777777" w:rsidTr="003D35C4">
        <w:trPr>
          <w:gridAfter w:val="1"/>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gridSpan w:val="2"/>
          </w:tcPr>
          <w:p w14:paraId="132C45D0" w14:textId="77777777" w:rsidR="00C276EF" w:rsidRDefault="00E22815">
            <w:r>
              <w:t>Nr.</w:t>
            </w:r>
          </w:p>
        </w:tc>
        <w:tc>
          <w:tcPr>
            <w:tcW w:w="2112" w:type="dxa"/>
          </w:tcPr>
          <w:p w14:paraId="247EF1B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Titel</w:t>
            </w:r>
          </w:p>
        </w:tc>
        <w:tc>
          <w:tcPr>
            <w:tcW w:w="4504" w:type="dxa"/>
          </w:tcPr>
          <w:p w14:paraId="350ABE76"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Thema</w:t>
            </w:r>
          </w:p>
        </w:tc>
        <w:tc>
          <w:tcPr>
            <w:tcW w:w="1673" w:type="dxa"/>
          </w:tcPr>
          <w:p w14:paraId="78398051"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Klassenstufe</w:t>
            </w:r>
          </w:p>
        </w:tc>
      </w:tr>
      <w:tr w:rsidR="00C276EF" w14:paraId="4B1F9901" w14:textId="77777777" w:rsidTr="003D35C4">
        <w:trPr>
          <w:gridAfter w:val="1"/>
          <w:trHeight w:val="119"/>
        </w:trPr>
        <w:tc>
          <w:tcPr>
            <w:cnfStyle w:val="001000000000" w:firstRow="0" w:lastRow="0" w:firstColumn="1" w:lastColumn="0" w:oddVBand="0" w:evenVBand="0" w:oddHBand="0" w:evenHBand="0" w:firstRowFirstColumn="0" w:firstRowLastColumn="0" w:lastRowFirstColumn="0" w:lastRowLastColumn="0"/>
            <w:tcW w:w="699" w:type="dxa"/>
            <w:gridSpan w:val="2"/>
          </w:tcPr>
          <w:p w14:paraId="069CCF22" w14:textId="20AD7011" w:rsidR="00C276EF" w:rsidRDefault="00556ED5" w:rsidP="00556ED5">
            <w:pPr>
              <w:rPr>
                <w:szCs w:val="20"/>
              </w:rPr>
            </w:pPr>
            <w:ins w:id="7" w:author="Ira Diethelm" w:date="2022-12-27T08:25:00Z">
              <w:r>
                <w:rPr>
                  <w:szCs w:val="20"/>
                </w:rPr>
                <w:t>E</w:t>
              </w:r>
            </w:ins>
            <w:r w:rsidR="00E22815">
              <w:rPr>
                <w:szCs w:val="20"/>
              </w:rPr>
              <w:t>1</w:t>
            </w:r>
          </w:p>
        </w:tc>
        <w:tc>
          <w:tcPr>
            <w:tcW w:w="2112" w:type="dxa"/>
          </w:tcPr>
          <w:p w14:paraId="48C305F2" w14:textId="3EB721B8" w:rsidR="00C276EF" w:rsidRDefault="003D35C4">
            <w:pPr>
              <w:cnfStyle w:val="000000000000" w:firstRow="0" w:lastRow="0" w:firstColumn="0" w:lastColumn="0" w:oddVBand="0" w:evenVBand="0" w:oddHBand="0" w:evenHBand="0" w:firstRowFirstColumn="0" w:firstRowLastColumn="0" w:lastRowFirstColumn="0" w:lastRowLastColumn="0"/>
              <w:rPr>
                <w:szCs w:val="20"/>
              </w:rPr>
            </w:pPr>
            <w:ins w:id="8" w:author="Ira Diethelm" w:date="2022-12-27T08:32:00Z">
              <w:r>
                <w:rPr>
                  <w:szCs w:val="20"/>
                </w:rPr>
                <w:t>IT kinderleicht</w:t>
              </w:r>
            </w:ins>
          </w:p>
        </w:tc>
        <w:tc>
          <w:tcPr>
            <w:tcW w:w="4504" w:type="dxa"/>
          </w:tcPr>
          <w:p w14:paraId="7CC7F066" w14:textId="7095E073" w:rsidR="00C276EF" w:rsidRDefault="003D35C4" w:rsidP="00DE7F70">
            <w:pPr>
              <w:jc w:val="both"/>
              <w:cnfStyle w:val="000000000000" w:firstRow="0" w:lastRow="0" w:firstColumn="0" w:lastColumn="0" w:oddVBand="0" w:evenVBand="0" w:oddHBand="0" w:evenHBand="0" w:firstRowFirstColumn="0" w:firstRowLastColumn="0" w:lastRowFirstColumn="0" w:lastRowLastColumn="0"/>
              <w:rPr>
                <w:szCs w:val="20"/>
              </w:rPr>
            </w:pPr>
            <w:ins w:id="9" w:author="Ira Diethelm" w:date="2022-12-27T08:32:00Z">
              <w:r>
                <w:t xml:space="preserve">Dieses Erweiterungsmodul stellt  verschiedene Möglichkeiten vor, wie auch schon jüngere Kinder auf spielerische Weise IT entdecken können. Hierfür bieten sich beispielsweise die </w:t>
              </w:r>
            </w:ins>
            <w:ins w:id="10" w:author="Ira Diethelm" w:date="2022-12-27T08:33:00Z">
              <w:r>
                <w:t xml:space="preserve">kleine Roboter oder </w:t>
              </w:r>
            </w:ins>
            <w:proofErr w:type="spellStart"/>
            <w:ins w:id="11" w:author="Ira Diethelm" w:date="2022-12-27T08:32:00Z">
              <w:r>
                <w:t>Littlebits</w:t>
              </w:r>
              <w:proofErr w:type="spellEnd"/>
              <w:r>
                <w:t xml:space="preserve"> an. Die kleinen, </w:t>
              </w:r>
              <w:r>
                <w:lastRenderedPageBreak/>
                <w:t xml:space="preserve">elektronischen Bauelemente lassen sich magnetisch miteinander verbinden, wodurch einfache Schaltkreise entstehen. Hierdurch wird ein spielerischer Zugang zu den Grundlagen der </w:t>
              </w:r>
              <w:proofErr w:type="spellStart"/>
              <w:r>
                <w:t>Elektonik</w:t>
              </w:r>
              <w:proofErr w:type="spellEnd"/>
              <w:r>
                <w:t xml:space="preserve"> und Programmierung ermöglicht.</w:t>
              </w:r>
            </w:ins>
          </w:p>
        </w:tc>
        <w:tc>
          <w:tcPr>
            <w:tcW w:w="1673" w:type="dxa"/>
          </w:tcPr>
          <w:p w14:paraId="1D5E70F1" w14:textId="60B873F0" w:rsidR="00C276EF" w:rsidRDefault="00787914" w:rsidP="00787914">
            <w:pPr>
              <w:cnfStyle w:val="000000000000" w:firstRow="0" w:lastRow="0" w:firstColumn="0" w:lastColumn="0" w:oddVBand="0" w:evenVBand="0" w:oddHBand="0" w:evenHBand="0" w:firstRowFirstColumn="0" w:firstRowLastColumn="0" w:lastRowFirstColumn="0" w:lastRowLastColumn="0"/>
              <w:rPr>
                <w:szCs w:val="20"/>
              </w:rPr>
              <w:pPrChange w:id="12" w:author="Ira Diethelm" w:date="2022-12-27T08:43:00Z">
                <w:pPr>
                  <w:jc w:val="center"/>
                  <w:cnfStyle w:val="000000000000" w:firstRow="0" w:lastRow="0" w:firstColumn="0" w:lastColumn="0" w:oddVBand="0" w:evenVBand="0" w:oddHBand="0" w:evenHBand="0" w:firstRowFirstColumn="0" w:firstRowLastColumn="0" w:lastRowFirstColumn="0" w:lastRowLastColumn="0"/>
                </w:pPr>
              </w:pPrChange>
            </w:pPr>
            <w:ins w:id="13" w:author="Ira Diethelm" w:date="2022-12-27T08:44:00Z">
              <w:r>
                <w:rPr>
                  <w:szCs w:val="20"/>
                </w:rPr>
                <w:lastRenderedPageBreak/>
                <w:t>Kita oder Vorschule</w:t>
              </w:r>
            </w:ins>
            <w:ins w:id="14" w:author="Ira Diethelm" w:date="2022-12-27T08:43:00Z">
              <w:r>
                <w:rPr>
                  <w:szCs w:val="20"/>
                </w:rPr>
                <w:t xml:space="preserve"> bis</w:t>
              </w:r>
            </w:ins>
            <w:ins w:id="15" w:author="Ira Diethelm" w:date="2022-12-27T08:44:00Z">
              <w:r>
                <w:rPr>
                  <w:szCs w:val="20"/>
                </w:rPr>
                <w:t xml:space="preserve"> </w:t>
              </w:r>
            </w:ins>
            <w:ins w:id="16" w:author="Ira Diethelm" w:date="2022-12-27T08:43:00Z">
              <w:r>
                <w:rPr>
                  <w:szCs w:val="20"/>
                </w:rPr>
                <w:t>ca.</w:t>
              </w:r>
            </w:ins>
            <w:r w:rsidR="00E22815">
              <w:rPr>
                <w:szCs w:val="20"/>
              </w:rPr>
              <w:t xml:space="preserve"> </w:t>
            </w:r>
            <w:ins w:id="17" w:author="Ira Diethelm" w:date="2022-12-27T08:43:00Z">
              <w:r>
                <w:rPr>
                  <w:szCs w:val="20"/>
                </w:rPr>
                <w:t>6</w:t>
              </w:r>
            </w:ins>
            <w:r w:rsidR="00E22815">
              <w:rPr>
                <w:szCs w:val="20"/>
              </w:rPr>
              <w:t>. Klasse</w:t>
            </w:r>
          </w:p>
        </w:tc>
      </w:tr>
      <w:tr w:rsidR="00C276EF" w14:paraId="05DD2E8D" w14:textId="77777777" w:rsidTr="003D35C4">
        <w:trPr>
          <w:gridAfter w:val="1"/>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699" w:type="dxa"/>
            <w:gridSpan w:val="2"/>
          </w:tcPr>
          <w:p w14:paraId="163D91D5" w14:textId="4FAE1110" w:rsidR="00C276EF" w:rsidRDefault="00556ED5">
            <w:pPr>
              <w:rPr>
                <w:szCs w:val="20"/>
              </w:rPr>
            </w:pPr>
            <w:ins w:id="18" w:author="Ira Diethelm" w:date="2022-12-27T08:25:00Z">
              <w:r>
                <w:rPr>
                  <w:szCs w:val="20"/>
                </w:rPr>
                <w:t>E</w:t>
              </w:r>
            </w:ins>
            <w:r w:rsidR="00E22815">
              <w:rPr>
                <w:szCs w:val="20"/>
              </w:rPr>
              <w:t>2</w:t>
            </w:r>
          </w:p>
        </w:tc>
        <w:tc>
          <w:tcPr>
            <w:tcW w:w="2112" w:type="dxa"/>
          </w:tcPr>
          <w:p w14:paraId="53106362" w14:textId="2B8F68CF" w:rsidR="00C276EF" w:rsidRDefault="00ED4CCD">
            <w:pPr>
              <w:cnfStyle w:val="000000100000" w:firstRow="0" w:lastRow="0" w:firstColumn="0" w:lastColumn="0" w:oddVBand="0" w:evenVBand="0" w:oddHBand="1" w:evenHBand="0" w:firstRowFirstColumn="0" w:firstRowLastColumn="0" w:lastRowFirstColumn="0" w:lastRowLastColumn="0"/>
              <w:rPr>
                <w:szCs w:val="20"/>
              </w:rPr>
            </w:pPr>
            <w:ins w:id="19" w:author="Ira Diethelm" w:date="2022-12-27T08:35:00Z">
              <w:r>
                <w:rPr>
                  <w:szCs w:val="20"/>
                </w:rPr>
                <w:t>Wearables</w:t>
              </w:r>
            </w:ins>
          </w:p>
        </w:tc>
        <w:tc>
          <w:tcPr>
            <w:tcW w:w="4504" w:type="dxa"/>
          </w:tcPr>
          <w:p w14:paraId="36C1799F" w14:textId="5CE71F54" w:rsidR="00C276EF" w:rsidRDefault="00ED4CCD" w:rsidP="00ED4CCD">
            <w:pPr>
              <w:jc w:val="both"/>
              <w:cnfStyle w:val="000000100000" w:firstRow="0" w:lastRow="0" w:firstColumn="0" w:lastColumn="0" w:oddVBand="0" w:evenVBand="0" w:oddHBand="1" w:evenHBand="0" w:firstRowFirstColumn="0" w:firstRowLastColumn="0" w:lastRowFirstColumn="0" w:lastRowLastColumn="0"/>
              <w:rPr>
                <w:szCs w:val="20"/>
              </w:rPr>
            </w:pPr>
            <w:ins w:id="20" w:author="Ira Diethelm" w:date="2022-12-27T08:35:00Z">
              <w:r w:rsidRPr="00ED4CCD">
                <w:rPr>
                  <w:szCs w:val="20"/>
                </w:rPr>
                <w:t xml:space="preserve">In diesem Modul befassen sich die Schülerinnen und Schüler mit tragbaren und interaktiven Systemen und Controllern, wie sie beispielsweise in smarten Kleidungsstücken und Accessoires oder Smart Watches und </w:t>
              </w:r>
              <w:proofErr w:type="spellStart"/>
              <w:r w:rsidRPr="00ED4CCD">
                <w:rPr>
                  <w:szCs w:val="20"/>
                </w:rPr>
                <w:t>FitnessTrackern</w:t>
              </w:r>
              <w:proofErr w:type="spellEnd"/>
              <w:r w:rsidRPr="00ED4CCD">
                <w:rPr>
                  <w:szCs w:val="20"/>
                </w:rPr>
                <w:t xml:space="preserve"> Anwendung finden. Sie haben die Möglichkeit in eigenen Projekten selbst smarte Kleidung zu designen und zu erstellen.</w:t>
              </w:r>
            </w:ins>
          </w:p>
        </w:tc>
        <w:tc>
          <w:tcPr>
            <w:tcW w:w="1673" w:type="dxa"/>
          </w:tcPr>
          <w:p w14:paraId="3763AC7E" w14:textId="4B8F528C" w:rsidR="00C276EF" w:rsidRDefault="00787914">
            <w:pPr>
              <w:jc w:val="center"/>
              <w:cnfStyle w:val="000000100000" w:firstRow="0" w:lastRow="0" w:firstColumn="0" w:lastColumn="0" w:oddVBand="0" w:evenVBand="0" w:oddHBand="1" w:evenHBand="0" w:firstRowFirstColumn="0" w:firstRowLastColumn="0" w:lastRowFirstColumn="0" w:lastRowLastColumn="0"/>
              <w:rPr>
                <w:szCs w:val="20"/>
              </w:rPr>
            </w:pPr>
            <w:ins w:id="21" w:author="Ira Diethelm" w:date="2022-12-27T08:44:00Z">
              <w:r>
                <w:rPr>
                  <w:szCs w:val="20"/>
                </w:rPr>
                <w:t>8</w:t>
              </w:r>
            </w:ins>
            <w:r w:rsidR="00E22815">
              <w:rPr>
                <w:szCs w:val="20"/>
              </w:rPr>
              <w:t xml:space="preserve">. </w:t>
            </w:r>
            <w:r w:rsidR="00E22815">
              <w:rPr>
                <w:szCs w:val="20"/>
              </w:rPr>
              <w:noBreakHyphen/>
              <w:t xml:space="preserve"> 13. Klasse</w:t>
            </w:r>
          </w:p>
        </w:tc>
      </w:tr>
      <w:tr w:rsidR="00000000" w14:paraId="50B228CD" w14:textId="77777777" w:rsidTr="003D35C4">
        <w:trPr>
          <w:gridBefore w:val="1"/>
          <w:trHeight w:val="28"/>
          <w:ins w:id="22" w:author="Ira Diethelm" w:date="2022-12-27T08:25:00Z"/>
        </w:trPr>
        <w:tc>
          <w:tcPr>
            <w:cnfStyle w:val="001000000000" w:firstRow="0" w:lastRow="0" w:firstColumn="1" w:lastColumn="0" w:oddVBand="0" w:evenVBand="0" w:oddHBand="0" w:evenHBand="0" w:firstRowFirstColumn="0" w:firstRowLastColumn="0" w:lastRowFirstColumn="0" w:lastRowLastColumn="0"/>
            <w:tcW w:w="699" w:type="dxa"/>
          </w:tcPr>
          <w:p w14:paraId="4C4412A5" w14:textId="4CCECAC7" w:rsidR="00556ED5" w:rsidRDefault="00556ED5">
            <w:pPr>
              <w:rPr>
                <w:ins w:id="23" w:author="Ira Diethelm" w:date="2022-12-27T08:25:00Z"/>
                <w:szCs w:val="20"/>
              </w:rPr>
            </w:pPr>
            <w:ins w:id="24" w:author="Ira Diethelm" w:date="2022-12-27T08:26:00Z">
              <w:r>
                <w:rPr>
                  <w:szCs w:val="20"/>
                </w:rPr>
                <w:t>E3</w:t>
              </w:r>
            </w:ins>
          </w:p>
        </w:tc>
        <w:tc>
          <w:tcPr>
            <w:tcW w:w="2112" w:type="dxa"/>
          </w:tcPr>
          <w:p w14:paraId="6A8C1AEE" w14:textId="5630AB82" w:rsidR="00556ED5" w:rsidRDefault="00ED4CCD">
            <w:pPr>
              <w:cnfStyle w:val="000000000000" w:firstRow="0" w:lastRow="0" w:firstColumn="0" w:lastColumn="0" w:oddVBand="0" w:evenVBand="0" w:oddHBand="0" w:evenHBand="0" w:firstRowFirstColumn="0" w:firstRowLastColumn="0" w:lastRowFirstColumn="0" w:lastRowLastColumn="0"/>
              <w:rPr>
                <w:ins w:id="25" w:author="Ira Diethelm" w:date="2022-12-27T08:25:00Z"/>
                <w:szCs w:val="20"/>
              </w:rPr>
            </w:pPr>
            <w:ins w:id="26" w:author="Ira Diethelm" w:date="2022-12-27T08:36:00Z">
              <w:r>
                <w:rPr>
                  <w:szCs w:val="20"/>
                </w:rPr>
                <w:t>Robotik</w:t>
              </w:r>
            </w:ins>
          </w:p>
        </w:tc>
        <w:tc>
          <w:tcPr>
            <w:tcW w:w="4504" w:type="dxa"/>
          </w:tcPr>
          <w:p w14:paraId="1BF2183F" w14:textId="078E9CA8" w:rsidR="00556ED5" w:rsidRDefault="00ED4CCD" w:rsidP="00ED4CCD">
            <w:pPr>
              <w:jc w:val="both"/>
              <w:cnfStyle w:val="000000000000" w:firstRow="0" w:lastRow="0" w:firstColumn="0" w:lastColumn="0" w:oddVBand="0" w:evenVBand="0" w:oddHBand="0" w:evenHBand="0" w:firstRowFirstColumn="0" w:firstRowLastColumn="0" w:lastRowFirstColumn="0" w:lastRowLastColumn="0"/>
              <w:rPr>
                <w:ins w:id="27" w:author="Ira Diethelm" w:date="2022-12-27T08:25:00Z"/>
              </w:rPr>
            </w:pPr>
            <w:ins w:id="28" w:author="Ira Diethelm" w:date="2022-12-27T08:36:00Z">
              <w:r>
                <w:t>In diesem Modul erhalten die Schülerinnen und Schüler eine Anleitung, wie der kleine Roboter selbst gebaut werden kann</w:t>
              </w:r>
            </w:ins>
            <w:ins w:id="29" w:author="Ira Diethelm" w:date="2022-12-27T08:38:00Z">
              <w:r>
                <w:t xml:space="preserve">, </w:t>
              </w:r>
              <w:r>
                <w:t xml:space="preserve">der einem BB8 aus </w:t>
              </w:r>
              <w:proofErr w:type="spellStart"/>
              <w:r>
                <w:t>StarWars</w:t>
              </w:r>
              <w:proofErr w:type="spellEnd"/>
              <w:r>
                <w:t xml:space="preserve"> ähnelt</w:t>
              </w:r>
            </w:ins>
            <w:ins w:id="30" w:author="Ira Diethelm" w:date="2022-12-27T08:36:00Z">
              <w:r>
                <w:t>.</w:t>
              </w:r>
            </w:ins>
            <w:ins w:id="31" w:author="Ira Diethelm" w:date="2022-12-27T08:37:00Z">
              <w:r>
                <w:t xml:space="preserve"> </w:t>
              </w:r>
            </w:ins>
            <w:ins w:id="32" w:author="Ira Diethelm" w:date="2022-12-27T08:36:00Z">
              <w:r>
                <w:t xml:space="preserve">Mit Hilfe von verschiedensten Materialien wie Styroporkugeln und Pappmaché, sowie einem </w:t>
              </w:r>
              <w:proofErr w:type="spellStart"/>
              <w:r>
                <w:t>Blu</w:t>
              </w:r>
            </w:ins>
            <w:ins w:id="33" w:author="Ira Diethelm" w:date="2022-12-27T08:37:00Z">
              <w:r>
                <w:t>C</w:t>
              </w:r>
            </w:ins>
            <w:ins w:id="34" w:author="Ira Diethelm" w:date="2022-12-27T08:36:00Z">
              <w:r>
                <w:t>o</w:t>
              </w:r>
            </w:ins>
            <w:ins w:id="35" w:author="Ira Diethelm" w:date="2022-12-27T08:37:00Z">
              <w:r>
                <w:t>L</w:t>
              </w:r>
            </w:ins>
            <w:ins w:id="36" w:author="Ira Diethelm" w:date="2022-12-27T08:36:00Z">
              <w:r>
                <w:t>ight</w:t>
              </w:r>
              <w:proofErr w:type="spellEnd"/>
              <w:r>
                <w:t xml:space="preserve">-Controller oder einem Arduino-Board kann </w:t>
              </w:r>
            </w:ins>
            <w:ins w:id="37" w:author="Ira Diethelm" w:date="2022-12-27T08:38:00Z">
              <w:r>
                <w:t xml:space="preserve">der </w:t>
              </w:r>
            </w:ins>
            <w:ins w:id="38" w:author="Ira Diethelm" w:date="2022-12-27T08:36:00Z">
              <w:r>
                <w:t>Roboter</w:t>
              </w:r>
            </w:ins>
            <w:ins w:id="39" w:author="Ira Diethelm" w:date="2022-12-27T08:38:00Z">
              <w:r>
                <w:t xml:space="preserve"> programmiert und mithilfe einer </w:t>
              </w:r>
            </w:ins>
            <w:ins w:id="40" w:author="Ira Diethelm" w:date="2022-12-27T08:36:00Z">
              <w:r>
                <w:t xml:space="preserve"> programmierten App über das Smartphone gesteuert werden.</w:t>
              </w:r>
            </w:ins>
          </w:p>
        </w:tc>
        <w:tc>
          <w:tcPr>
            <w:tcW w:w="1673" w:type="dxa"/>
            <w:gridSpan w:val="2"/>
          </w:tcPr>
          <w:p w14:paraId="3198DF10" w14:textId="4A38C11E" w:rsidR="00556ED5" w:rsidRDefault="00787914">
            <w:pPr>
              <w:jc w:val="center"/>
              <w:cnfStyle w:val="000000000000" w:firstRow="0" w:lastRow="0" w:firstColumn="0" w:lastColumn="0" w:oddVBand="0" w:evenVBand="0" w:oddHBand="0" w:evenHBand="0" w:firstRowFirstColumn="0" w:firstRowLastColumn="0" w:lastRowFirstColumn="0" w:lastRowLastColumn="0"/>
              <w:rPr>
                <w:ins w:id="41" w:author="Ira Diethelm" w:date="2022-12-27T08:25:00Z"/>
                <w:szCs w:val="20"/>
              </w:rPr>
            </w:pPr>
            <w:ins w:id="42" w:author="Ira Diethelm" w:date="2022-12-27T08:46:00Z">
              <w:r>
                <w:rPr>
                  <w:szCs w:val="20"/>
                </w:rPr>
                <w:t>6. – 13. Klasse</w:t>
              </w:r>
            </w:ins>
          </w:p>
        </w:tc>
      </w:tr>
      <w:tr w:rsidR="004B3FE9" w14:paraId="0053AC8E" w14:textId="77777777" w:rsidTr="003D35C4">
        <w:trPr>
          <w:gridBefore w:val="1"/>
          <w:cnfStyle w:val="000000100000" w:firstRow="0" w:lastRow="0" w:firstColumn="0" w:lastColumn="0" w:oddVBand="0" w:evenVBand="0" w:oddHBand="1" w:evenHBand="0" w:firstRowFirstColumn="0" w:firstRowLastColumn="0" w:lastRowFirstColumn="0" w:lastRowLastColumn="0"/>
          <w:trHeight w:val="28"/>
          <w:ins w:id="43" w:author="Ira Diethelm" w:date="2022-12-27T08:25:00Z"/>
        </w:trPr>
        <w:tc>
          <w:tcPr>
            <w:cnfStyle w:val="001000000000" w:firstRow="0" w:lastRow="0" w:firstColumn="1" w:lastColumn="0" w:oddVBand="0" w:evenVBand="0" w:oddHBand="0" w:evenHBand="0" w:firstRowFirstColumn="0" w:firstRowLastColumn="0" w:lastRowFirstColumn="0" w:lastRowLastColumn="0"/>
            <w:tcW w:w="699" w:type="dxa"/>
          </w:tcPr>
          <w:p w14:paraId="78197C64" w14:textId="5C7C2067" w:rsidR="00556ED5" w:rsidRDefault="00556ED5">
            <w:pPr>
              <w:rPr>
                <w:ins w:id="44" w:author="Ira Diethelm" w:date="2022-12-27T08:25:00Z"/>
                <w:szCs w:val="20"/>
              </w:rPr>
            </w:pPr>
            <w:ins w:id="45" w:author="Ira Diethelm" w:date="2022-12-27T08:26:00Z">
              <w:r>
                <w:rPr>
                  <w:szCs w:val="20"/>
                </w:rPr>
                <w:t>E4</w:t>
              </w:r>
            </w:ins>
          </w:p>
        </w:tc>
        <w:tc>
          <w:tcPr>
            <w:tcW w:w="2112" w:type="dxa"/>
          </w:tcPr>
          <w:p w14:paraId="04C607A3" w14:textId="6DFA45FB" w:rsidR="00556ED5" w:rsidRDefault="00ED4CCD">
            <w:pPr>
              <w:cnfStyle w:val="000000100000" w:firstRow="0" w:lastRow="0" w:firstColumn="0" w:lastColumn="0" w:oddVBand="0" w:evenVBand="0" w:oddHBand="1" w:evenHBand="0" w:firstRowFirstColumn="0" w:firstRowLastColumn="0" w:lastRowFirstColumn="0" w:lastRowLastColumn="0"/>
              <w:rPr>
                <w:ins w:id="46" w:author="Ira Diethelm" w:date="2022-12-27T08:25:00Z"/>
                <w:szCs w:val="20"/>
              </w:rPr>
            </w:pPr>
            <w:proofErr w:type="spellStart"/>
            <w:ins w:id="47" w:author="Ira Diethelm" w:date="2022-12-27T08:39:00Z">
              <w:r>
                <w:rPr>
                  <w:szCs w:val="20"/>
                </w:rPr>
                <w:t>Thimble</w:t>
              </w:r>
              <w:proofErr w:type="spellEnd"/>
              <w:r>
                <w:rPr>
                  <w:szCs w:val="20"/>
                </w:rPr>
                <w:t xml:space="preserve"> – Webseiten</w:t>
              </w:r>
            </w:ins>
          </w:p>
        </w:tc>
        <w:tc>
          <w:tcPr>
            <w:tcW w:w="4504" w:type="dxa"/>
          </w:tcPr>
          <w:p w14:paraId="3C1F9CB5" w14:textId="1D50D8D7" w:rsidR="00556ED5" w:rsidRDefault="00ED4CCD" w:rsidP="00DE7F70">
            <w:pPr>
              <w:jc w:val="both"/>
              <w:cnfStyle w:val="000000100000" w:firstRow="0" w:lastRow="0" w:firstColumn="0" w:lastColumn="0" w:oddVBand="0" w:evenVBand="0" w:oddHBand="1" w:evenHBand="0" w:firstRowFirstColumn="0" w:firstRowLastColumn="0" w:lastRowFirstColumn="0" w:lastRowLastColumn="0"/>
              <w:rPr>
                <w:ins w:id="48" w:author="Ira Diethelm" w:date="2022-12-27T08:25:00Z"/>
              </w:rPr>
            </w:pPr>
            <w:proofErr w:type="spellStart"/>
            <w:ins w:id="49" w:author="Ira Diethelm" w:date="2022-12-27T08:39:00Z">
              <w:r>
                <w:t>Thimble</w:t>
              </w:r>
              <w:proofErr w:type="spellEnd"/>
              <w:r>
                <w:t xml:space="preserve"> ist ein einfach zu bedienender Online-Editor zur Erstellung von Webseiten von Mozilla. Die Schülerinnen und Schüler können mit </w:t>
              </w:r>
              <w:proofErr w:type="spellStart"/>
              <w:r>
                <w:t>Thimble</w:t>
              </w:r>
              <w:proofErr w:type="spellEnd"/>
              <w:r>
                <w:t xml:space="preserve"> nicht nur Webseiten mittels HTML (Hypertext-Markup-Language) erzeugen, sondern auch online abspeichern und veröffentlichen. Dabei steht ihnen während der Nutzung von </w:t>
              </w:r>
              <w:proofErr w:type="spellStart"/>
              <w:r>
                <w:t>Thimble</w:t>
              </w:r>
              <w:proofErr w:type="spellEnd"/>
              <w:r>
                <w:t xml:space="preserve"> eine Live-Vorschau zur Verfügung. Dies bietet den Vorteil, dass die Schülerinnen und Schüler nicht nur unter Anleitung, sondern auch experiment</w:t>
              </w:r>
              <w:r>
                <w:t>ell</w:t>
              </w:r>
              <w:r>
                <w:t xml:space="preserve"> vorgehen können.</w:t>
              </w:r>
            </w:ins>
          </w:p>
        </w:tc>
        <w:tc>
          <w:tcPr>
            <w:tcW w:w="1673" w:type="dxa"/>
            <w:gridSpan w:val="2"/>
          </w:tcPr>
          <w:p w14:paraId="23CB90D7" w14:textId="0E87A851" w:rsidR="00556ED5" w:rsidRDefault="00787914">
            <w:pPr>
              <w:jc w:val="center"/>
              <w:cnfStyle w:val="000000100000" w:firstRow="0" w:lastRow="0" w:firstColumn="0" w:lastColumn="0" w:oddVBand="0" w:evenVBand="0" w:oddHBand="1" w:evenHBand="0" w:firstRowFirstColumn="0" w:firstRowLastColumn="0" w:lastRowFirstColumn="0" w:lastRowLastColumn="0"/>
              <w:rPr>
                <w:ins w:id="50" w:author="Ira Diethelm" w:date="2022-12-27T08:25:00Z"/>
                <w:szCs w:val="20"/>
              </w:rPr>
            </w:pPr>
            <w:ins w:id="51" w:author="Ira Diethelm" w:date="2022-12-27T08:46:00Z">
              <w:r>
                <w:rPr>
                  <w:szCs w:val="20"/>
                </w:rPr>
                <w:t xml:space="preserve">6. – 13. </w:t>
              </w:r>
              <w:commentRangeStart w:id="52"/>
              <w:r>
                <w:rPr>
                  <w:szCs w:val="20"/>
                </w:rPr>
                <w:t>Klasse</w:t>
              </w:r>
            </w:ins>
            <w:commentRangeEnd w:id="52"/>
            <w:ins w:id="53" w:author="Ira Diethelm" w:date="2022-12-27T08:48:00Z">
              <w:r w:rsidR="00CF1138">
                <w:rPr>
                  <w:rStyle w:val="Kommentarzeichen"/>
                </w:rPr>
                <w:commentReference w:id="52"/>
              </w:r>
            </w:ins>
          </w:p>
        </w:tc>
      </w:tr>
    </w:tbl>
    <w:p w14:paraId="114F835C" w14:textId="59CF2754" w:rsidR="00C276EF" w:rsidRDefault="00C276EF"/>
    <w:tbl>
      <w:tblPr>
        <w:tblStyle w:val="Stundenverlaufsskizzen"/>
        <w:tblW w:w="9067" w:type="dxa"/>
        <w:tblLayout w:type="fixed"/>
        <w:tblLook w:val="04A0" w:firstRow="1" w:lastRow="0" w:firstColumn="1" w:lastColumn="0" w:noHBand="0" w:noVBand="1"/>
      </w:tblPr>
      <w:tblGrid>
        <w:gridCol w:w="704"/>
        <w:gridCol w:w="2126"/>
        <w:gridCol w:w="4536"/>
        <w:gridCol w:w="1701"/>
      </w:tblGrid>
      <w:tr w:rsidR="00DE7F70" w14:paraId="522DE245" w14:textId="77777777" w:rsidTr="007F1129">
        <w:trPr>
          <w:cnfStyle w:val="100000000000" w:firstRow="1" w:lastRow="0" w:firstColumn="0" w:lastColumn="0" w:oddVBand="0" w:evenVBand="0" w:oddHBand="0" w:evenHBand="0" w:firstRowFirstColumn="0" w:firstRowLastColumn="0" w:lastRowFirstColumn="0" w:lastRowLastColumn="0"/>
          <w:ins w:id="54" w:author="Ira Diethelm" w:date="2022-12-27T08:15:00Z"/>
        </w:trPr>
        <w:tc>
          <w:tcPr>
            <w:cnfStyle w:val="001000000000" w:firstRow="0" w:lastRow="0" w:firstColumn="1" w:lastColumn="0" w:oddVBand="0" w:evenVBand="0" w:oddHBand="0" w:evenHBand="0" w:firstRowFirstColumn="0" w:firstRowLastColumn="0" w:lastRowFirstColumn="0" w:lastRowLastColumn="0"/>
            <w:tcW w:w="9067" w:type="dxa"/>
            <w:gridSpan w:val="4"/>
          </w:tcPr>
          <w:p w14:paraId="646A0425" w14:textId="4B99BC14" w:rsidR="00DE7F70" w:rsidRDefault="00556ED5" w:rsidP="007F1129">
            <w:pPr>
              <w:rPr>
                <w:ins w:id="55" w:author="Ira Diethelm" w:date="2022-12-27T08:15:00Z"/>
                <w:sz w:val="24"/>
              </w:rPr>
            </w:pPr>
            <w:ins w:id="56" w:author="Ira Diethelm" w:date="2022-12-27T08:25:00Z">
              <w:r>
                <w:rPr>
                  <w:sz w:val="24"/>
                </w:rPr>
                <w:t>Methoden</w:t>
              </w:r>
            </w:ins>
            <w:ins w:id="57" w:author="Ira Diethelm" w:date="2022-12-27T08:15:00Z">
              <w:r w:rsidR="00DE7F70">
                <w:rPr>
                  <w:sz w:val="24"/>
                </w:rPr>
                <w:t>module</w:t>
              </w:r>
            </w:ins>
          </w:p>
        </w:tc>
      </w:tr>
      <w:tr w:rsidR="00DE7F70" w14:paraId="043E5970" w14:textId="77777777" w:rsidTr="007F1129">
        <w:trPr>
          <w:cnfStyle w:val="000000100000" w:firstRow="0" w:lastRow="0" w:firstColumn="0" w:lastColumn="0" w:oddVBand="0" w:evenVBand="0" w:oddHBand="1" w:evenHBand="0" w:firstRowFirstColumn="0" w:firstRowLastColumn="0" w:lastRowFirstColumn="0" w:lastRowLastColumn="0"/>
          <w:ins w:id="58" w:author="Ira Diethelm" w:date="2022-12-27T08:15:00Z"/>
        </w:trPr>
        <w:tc>
          <w:tcPr>
            <w:cnfStyle w:val="001000000000" w:firstRow="0" w:lastRow="0" w:firstColumn="1" w:lastColumn="0" w:oddVBand="0" w:evenVBand="0" w:oddHBand="0" w:evenHBand="0" w:firstRowFirstColumn="0" w:firstRowLastColumn="0" w:lastRowFirstColumn="0" w:lastRowLastColumn="0"/>
            <w:tcW w:w="704" w:type="dxa"/>
          </w:tcPr>
          <w:p w14:paraId="454E614F" w14:textId="77777777" w:rsidR="00DE7F70" w:rsidRDefault="00DE7F70" w:rsidP="007F1129">
            <w:pPr>
              <w:rPr>
                <w:ins w:id="59" w:author="Ira Diethelm" w:date="2022-12-27T08:15:00Z"/>
              </w:rPr>
            </w:pPr>
            <w:ins w:id="60" w:author="Ira Diethelm" w:date="2022-12-27T08:15:00Z">
              <w:r>
                <w:t>Nr.</w:t>
              </w:r>
            </w:ins>
          </w:p>
        </w:tc>
        <w:tc>
          <w:tcPr>
            <w:tcW w:w="2126" w:type="dxa"/>
          </w:tcPr>
          <w:p w14:paraId="6AF7F148" w14:textId="77777777" w:rsidR="00DE7F70" w:rsidRDefault="00DE7F70" w:rsidP="007F1129">
            <w:pPr>
              <w:jc w:val="center"/>
              <w:cnfStyle w:val="000000100000" w:firstRow="0" w:lastRow="0" w:firstColumn="0" w:lastColumn="0" w:oddVBand="0" w:evenVBand="0" w:oddHBand="1" w:evenHBand="0" w:firstRowFirstColumn="0" w:firstRowLastColumn="0" w:lastRowFirstColumn="0" w:lastRowLastColumn="0"/>
              <w:rPr>
                <w:ins w:id="61" w:author="Ira Diethelm" w:date="2022-12-27T08:15:00Z"/>
                <w:b/>
              </w:rPr>
            </w:pPr>
            <w:ins w:id="62" w:author="Ira Diethelm" w:date="2022-12-27T08:15:00Z">
              <w:r>
                <w:rPr>
                  <w:b/>
                </w:rPr>
                <w:t>Titel</w:t>
              </w:r>
            </w:ins>
          </w:p>
        </w:tc>
        <w:tc>
          <w:tcPr>
            <w:tcW w:w="4536" w:type="dxa"/>
          </w:tcPr>
          <w:p w14:paraId="44F05257" w14:textId="77777777" w:rsidR="00DE7F70" w:rsidRDefault="00DE7F70" w:rsidP="007F1129">
            <w:pPr>
              <w:jc w:val="center"/>
              <w:cnfStyle w:val="000000100000" w:firstRow="0" w:lastRow="0" w:firstColumn="0" w:lastColumn="0" w:oddVBand="0" w:evenVBand="0" w:oddHBand="1" w:evenHBand="0" w:firstRowFirstColumn="0" w:firstRowLastColumn="0" w:lastRowFirstColumn="0" w:lastRowLastColumn="0"/>
              <w:rPr>
                <w:ins w:id="63" w:author="Ira Diethelm" w:date="2022-12-27T08:15:00Z"/>
                <w:b/>
              </w:rPr>
            </w:pPr>
            <w:ins w:id="64" w:author="Ira Diethelm" w:date="2022-12-27T08:15:00Z">
              <w:r>
                <w:rPr>
                  <w:b/>
                </w:rPr>
                <w:t>Thema</w:t>
              </w:r>
            </w:ins>
          </w:p>
        </w:tc>
        <w:tc>
          <w:tcPr>
            <w:tcW w:w="1701" w:type="dxa"/>
          </w:tcPr>
          <w:p w14:paraId="52939EC2" w14:textId="77777777" w:rsidR="00DE7F70" w:rsidRDefault="00DE7F70" w:rsidP="007F1129">
            <w:pPr>
              <w:jc w:val="center"/>
              <w:cnfStyle w:val="000000100000" w:firstRow="0" w:lastRow="0" w:firstColumn="0" w:lastColumn="0" w:oddVBand="0" w:evenVBand="0" w:oddHBand="1" w:evenHBand="0" w:firstRowFirstColumn="0" w:firstRowLastColumn="0" w:lastRowFirstColumn="0" w:lastRowLastColumn="0"/>
              <w:rPr>
                <w:ins w:id="65" w:author="Ira Diethelm" w:date="2022-12-27T08:15:00Z"/>
                <w:b/>
              </w:rPr>
            </w:pPr>
            <w:ins w:id="66" w:author="Ira Diethelm" w:date="2022-12-27T08:15:00Z">
              <w:r>
                <w:rPr>
                  <w:b/>
                </w:rPr>
                <w:t>Klassenstufe</w:t>
              </w:r>
            </w:ins>
          </w:p>
        </w:tc>
      </w:tr>
      <w:tr w:rsidR="00DE7F70" w14:paraId="71827A40" w14:textId="77777777" w:rsidTr="007F1129">
        <w:trPr>
          <w:trHeight w:val="119"/>
          <w:ins w:id="67" w:author="Ira Diethelm" w:date="2022-12-27T08:15:00Z"/>
        </w:trPr>
        <w:tc>
          <w:tcPr>
            <w:cnfStyle w:val="001000000000" w:firstRow="0" w:lastRow="0" w:firstColumn="1" w:lastColumn="0" w:oddVBand="0" w:evenVBand="0" w:oddHBand="0" w:evenHBand="0" w:firstRowFirstColumn="0" w:firstRowLastColumn="0" w:lastRowFirstColumn="0" w:lastRowLastColumn="0"/>
            <w:tcW w:w="704" w:type="dxa"/>
          </w:tcPr>
          <w:p w14:paraId="66F9D2CF" w14:textId="7467B7BD" w:rsidR="00DE7F70" w:rsidRDefault="00556ED5" w:rsidP="007F1129">
            <w:pPr>
              <w:rPr>
                <w:ins w:id="68" w:author="Ira Diethelm" w:date="2022-12-27T08:15:00Z"/>
                <w:szCs w:val="20"/>
              </w:rPr>
            </w:pPr>
            <w:ins w:id="69" w:author="Ira Diethelm" w:date="2022-12-27T08:24:00Z">
              <w:r>
                <w:rPr>
                  <w:szCs w:val="20"/>
                </w:rPr>
                <w:t>M</w:t>
              </w:r>
            </w:ins>
            <w:ins w:id="70" w:author="Ira Diethelm" w:date="2022-12-27T08:15:00Z">
              <w:r w:rsidR="00DE7F70">
                <w:rPr>
                  <w:szCs w:val="20"/>
                </w:rPr>
                <w:t>1</w:t>
              </w:r>
            </w:ins>
          </w:p>
        </w:tc>
        <w:tc>
          <w:tcPr>
            <w:tcW w:w="2126" w:type="dxa"/>
          </w:tcPr>
          <w:p w14:paraId="19194716" w14:textId="77777777" w:rsidR="00DE7F70" w:rsidRDefault="00DE7F70" w:rsidP="007F1129">
            <w:pPr>
              <w:cnfStyle w:val="000000000000" w:firstRow="0" w:lastRow="0" w:firstColumn="0" w:lastColumn="0" w:oddVBand="0" w:evenVBand="0" w:oddHBand="0" w:evenHBand="0" w:firstRowFirstColumn="0" w:firstRowLastColumn="0" w:lastRowFirstColumn="0" w:lastRowLastColumn="0"/>
              <w:rPr>
                <w:ins w:id="71" w:author="Ira Diethelm" w:date="2022-12-27T08:15:00Z"/>
                <w:szCs w:val="20"/>
              </w:rPr>
            </w:pPr>
            <w:ins w:id="72" w:author="Ira Diethelm" w:date="2022-12-27T08:15:00Z">
              <w:r>
                <w:rPr>
                  <w:szCs w:val="20"/>
                </w:rPr>
                <w:t>Design Thinking</w:t>
              </w:r>
            </w:ins>
          </w:p>
        </w:tc>
        <w:tc>
          <w:tcPr>
            <w:tcW w:w="4536" w:type="dxa"/>
          </w:tcPr>
          <w:p w14:paraId="79C8E271" w14:textId="77777777" w:rsidR="00DE7F70" w:rsidRDefault="00DE7F70" w:rsidP="007F1129">
            <w:pPr>
              <w:jc w:val="both"/>
              <w:cnfStyle w:val="000000000000" w:firstRow="0" w:lastRow="0" w:firstColumn="0" w:lastColumn="0" w:oddVBand="0" w:evenVBand="0" w:oddHBand="0" w:evenHBand="0" w:firstRowFirstColumn="0" w:firstRowLastColumn="0" w:lastRowFirstColumn="0" w:lastRowLastColumn="0"/>
              <w:rPr>
                <w:ins w:id="73" w:author="Ira Diethelm" w:date="2022-12-27T08:15:00Z"/>
                <w:szCs w:val="20"/>
              </w:rPr>
            </w:pPr>
            <w:ins w:id="74" w:author="Ira Diethelm" w:date="2022-12-27T08:15:00Z">
              <w:r>
                <w:t>Dieses Modul führt in die Innovationsmethode Design Thinking ein. Mit Hilfe dieser Methode lassen sich neue Produkte und innovative Ideen umsetzen.</w:t>
              </w:r>
            </w:ins>
          </w:p>
        </w:tc>
        <w:tc>
          <w:tcPr>
            <w:tcW w:w="1701" w:type="dxa"/>
          </w:tcPr>
          <w:p w14:paraId="2AA405E2" w14:textId="77777777" w:rsidR="00DE7F70" w:rsidRDefault="00DE7F70" w:rsidP="007F1129">
            <w:pPr>
              <w:jc w:val="center"/>
              <w:cnfStyle w:val="000000000000" w:firstRow="0" w:lastRow="0" w:firstColumn="0" w:lastColumn="0" w:oddVBand="0" w:evenVBand="0" w:oddHBand="0" w:evenHBand="0" w:firstRowFirstColumn="0" w:firstRowLastColumn="0" w:lastRowFirstColumn="0" w:lastRowLastColumn="0"/>
              <w:rPr>
                <w:ins w:id="75" w:author="Ira Diethelm" w:date="2022-12-27T08:15:00Z"/>
                <w:szCs w:val="20"/>
              </w:rPr>
            </w:pPr>
            <w:ins w:id="76" w:author="Ira Diethelm" w:date="2022-12-27T08:15:00Z">
              <w:r>
                <w:rPr>
                  <w:szCs w:val="20"/>
                </w:rPr>
                <w:t xml:space="preserve">4. </w:t>
              </w:r>
              <w:r>
                <w:rPr>
                  <w:szCs w:val="20"/>
                </w:rPr>
                <w:noBreakHyphen/>
                <w:t xml:space="preserve"> 13. Klasse</w:t>
              </w:r>
            </w:ins>
          </w:p>
        </w:tc>
      </w:tr>
      <w:tr w:rsidR="00DE7F70" w14:paraId="2CE11EDD" w14:textId="77777777" w:rsidTr="007F1129">
        <w:trPr>
          <w:cnfStyle w:val="000000100000" w:firstRow="0" w:lastRow="0" w:firstColumn="0" w:lastColumn="0" w:oddVBand="0" w:evenVBand="0" w:oddHBand="1" w:evenHBand="0" w:firstRowFirstColumn="0" w:firstRowLastColumn="0" w:lastRowFirstColumn="0" w:lastRowLastColumn="0"/>
          <w:trHeight w:val="28"/>
          <w:ins w:id="77" w:author="Ira Diethelm" w:date="2022-12-27T08:15:00Z"/>
        </w:trPr>
        <w:tc>
          <w:tcPr>
            <w:cnfStyle w:val="001000000000" w:firstRow="0" w:lastRow="0" w:firstColumn="1" w:lastColumn="0" w:oddVBand="0" w:evenVBand="0" w:oddHBand="0" w:evenHBand="0" w:firstRowFirstColumn="0" w:firstRowLastColumn="0" w:lastRowFirstColumn="0" w:lastRowLastColumn="0"/>
            <w:tcW w:w="704" w:type="dxa"/>
          </w:tcPr>
          <w:p w14:paraId="3598F092" w14:textId="5EE7BC5E" w:rsidR="00DE7F70" w:rsidRDefault="00556ED5" w:rsidP="007F1129">
            <w:pPr>
              <w:rPr>
                <w:ins w:id="78" w:author="Ira Diethelm" w:date="2022-12-27T08:15:00Z"/>
                <w:szCs w:val="20"/>
              </w:rPr>
            </w:pPr>
            <w:ins w:id="79" w:author="Ira Diethelm" w:date="2022-12-27T08:24:00Z">
              <w:r>
                <w:rPr>
                  <w:szCs w:val="20"/>
                </w:rPr>
                <w:t>M</w:t>
              </w:r>
            </w:ins>
            <w:ins w:id="80" w:author="Ira Diethelm" w:date="2022-12-27T08:15:00Z">
              <w:r w:rsidR="00DE7F70">
                <w:rPr>
                  <w:szCs w:val="20"/>
                </w:rPr>
                <w:t>2</w:t>
              </w:r>
            </w:ins>
          </w:p>
        </w:tc>
        <w:tc>
          <w:tcPr>
            <w:tcW w:w="2126" w:type="dxa"/>
          </w:tcPr>
          <w:p w14:paraId="4751ECAD" w14:textId="77777777" w:rsidR="00DE7F70" w:rsidRDefault="00DE7F70" w:rsidP="007F1129">
            <w:pPr>
              <w:cnfStyle w:val="000000100000" w:firstRow="0" w:lastRow="0" w:firstColumn="0" w:lastColumn="0" w:oddVBand="0" w:evenVBand="0" w:oddHBand="1" w:evenHBand="0" w:firstRowFirstColumn="0" w:firstRowLastColumn="0" w:lastRowFirstColumn="0" w:lastRowLastColumn="0"/>
              <w:rPr>
                <w:ins w:id="81" w:author="Ira Diethelm" w:date="2022-12-27T08:15:00Z"/>
                <w:szCs w:val="20"/>
              </w:rPr>
            </w:pPr>
            <w:ins w:id="82" w:author="Ira Diethelm" w:date="2022-12-27T08:15:00Z">
              <w:r>
                <w:rPr>
                  <w:szCs w:val="20"/>
                </w:rPr>
                <w:t>Projektmethode</w:t>
              </w:r>
            </w:ins>
          </w:p>
        </w:tc>
        <w:tc>
          <w:tcPr>
            <w:tcW w:w="4536" w:type="dxa"/>
          </w:tcPr>
          <w:p w14:paraId="2CF1884F" w14:textId="77777777" w:rsidR="00DE7F70" w:rsidRDefault="00DE7F70" w:rsidP="007F1129">
            <w:pPr>
              <w:jc w:val="both"/>
              <w:cnfStyle w:val="000000100000" w:firstRow="0" w:lastRow="0" w:firstColumn="0" w:lastColumn="0" w:oddVBand="0" w:evenVBand="0" w:oddHBand="1" w:evenHBand="0" w:firstRowFirstColumn="0" w:firstRowLastColumn="0" w:lastRowFirstColumn="0" w:lastRowLastColumn="0"/>
              <w:rPr>
                <w:ins w:id="83" w:author="Ira Diethelm" w:date="2022-12-27T08:15:00Z"/>
                <w:szCs w:val="20"/>
              </w:rPr>
            </w:pPr>
            <w:ins w:id="84" w:author="Ira Diethelm" w:date="2022-12-27T08:15:00Z">
              <w:r>
                <w:t xml:space="preserve">Dieses Modul führt in den projektorientierten Unterricht ein. Dies ist eine Form des </w:t>
              </w:r>
              <w:r>
                <w:lastRenderedPageBreak/>
                <w:t xml:space="preserve">handlungsorientierten Unterrichts bei dem Schülerinnen und Schüler eine Aufgabe oder eine Problemstellung selbständig </w:t>
              </w:r>
              <w:r>
                <w:noBreakHyphen/>
                <w:t xml:space="preserve"> von der Planung über die Durchführung bis zur Präsentation </w:t>
              </w:r>
              <w:r>
                <w:noBreakHyphen/>
                <w:t xml:space="preserve"> innerhalb einer Gruppe bearbeiten</w:t>
              </w:r>
            </w:ins>
          </w:p>
        </w:tc>
        <w:tc>
          <w:tcPr>
            <w:tcW w:w="1701" w:type="dxa"/>
          </w:tcPr>
          <w:p w14:paraId="490701E9" w14:textId="77777777" w:rsidR="00DE7F70" w:rsidRDefault="00DE7F70" w:rsidP="007F1129">
            <w:pPr>
              <w:jc w:val="center"/>
              <w:cnfStyle w:val="000000100000" w:firstRow="0" w:lastRow="0" w:firstColumn="0" w:lastColumn="0" w:oddVBand="0" w:evenVBand="0" w:oddHBand="1" w:evenHBand="0" w:firstRowFirstColumn="0" w:firstRowLastColumn="0" w:lastRowFirstColumn="0" w:lastRowLastColumn="0"/>
              <w:rPr>
                <w:ins w:id="85" w:author="Ira Diethelm" w:date="2022-12-27T08:15:00Z"/>
                <w:szCs w:val="20"/>
              </w:rPr>
            </w:pPr>
            <w:ins w:id="86" w:author="Ira Diethelm" w:date="2022-12-27T08:15:00Z">
              <w:r>
                <w:rPr>
                  <w:szCs w:val="20"/>
                </w:rPr>
                <w:lastRenderedPageBreak/>
                <w:t xml:space="preserve">4. </w:t>
              </w:r>
              <w:r>
                <w:rPr>
                  <w:szCs w:val="20"/>
                </w:rPr>
                <w:noBreakHyphen/>
                <w:t xml:space="preserve"> 13. Klasse</w:t>
              </w:r>
            </w:ins>
          </w:p>
        </w:tc>
      </w:tr>
    </w:tbl>
    <w:p w14:paraId="4EC5783D" w14:textId="77777777" w:rsidR="00DE7F70" w:rsidRDefault="00DE7F70">
      <w:pPr>
        <w:jc w:val="both"/>
        <w:rPr>
          <w:ins w:id="87" w:author="Ira Diethelm" w:date="2022-12-27T08:15:00Z"/>
        </w:rPr>
      </w:pPr>
    </w:p>
    <w:p w14:paraId="11876E26" w14:textId="77777777" w:rsidR="00ED4CCD" w:rsidRDefault="00A622DE" w:rsidP="00DE7F70">
      <w:pPr>
        <w:jc w:val="both"/>
        <w:rPr>
          <w:ins w:id="88" w:author="Ira Diethelm" w:date="2022-12-27T08:40:00Z"/>
        </w:rPr>
      </w:pPr>
      <w:r>
        <w:t xml:space="preserve">Die </w:t>
      </w:r>
      <w:ins w:id="89" w:author="Ira Diethelm" w:date="2022-12-27T08:10:00Z">
        <w:r w:rsidR="00DE7F70">
          <w:t xml:space="preserve">hier aufgeführten </w:t>
        </w:r>
      </w:ins>
      <w:r>
        <w:t>Module sind auf zwei Ordner aufgeteilt</w:t>
      </w:r>
      <w:r w:rsidR="00F20FF3">
        <w:t>:</w:t>
      </w:r>
      <w:r>
        <w:t xml:space="preserve"> Im Ordner Basismodule sind die</w:t>
      </w:r>
      <w:r w:rsidR="00F20FF3">
        <w:t xml:space="preserve"> acht Basismodule enthalten. Im Ordner Aufbau-, Erweiterungs- und Methodenmodule sind die drei Aufbaumodule, die vier Erweiterungsmodule und zwei Methodenmodule enthalten.</w:t>
      </w:r>
      <w:ins w:id="90" w:author="Ira Diethelm" w:date="2022-12-27T08:10:00Z">
        <w:r w:rsidR="00DE7F70">
          <w:t xml:space="preserve"> </w:t>
        </w:r>
      </w:ins>
      <w:ins w:id="91" w:author="Ira Diethelm" w:date="2022-12-27T08:40:00Z">
        <w:r w:rsidR="00ED4CCD">
          <w:t xml:space="preserve">Weitere Erweiterungsmodule, die von oder für unsere Partner erstellt wurden, stehen online zur Verfügung. </w:t>
        </w:r>
      </w:ins>
    </w:p>
    <w:p w14:paraId="7B24A099" w14:textId="37BFED55" w:rsidR="00A622DE" w:rsidRDefault="00DE7F70" w:rsidP="00DE7F70">
      <w:pPr>
        <w:jc w:val="both"/>
      </w:pPr>
      <w:ins w:id="92" w:author="Ira Diethelm" w:date="2022-12-27T08:10:00Z">
        <w:r>
          <w:t xml:space="preserve">Darüber hinaus </w:t>
        </w:r>
      </w:ins>
      <w:ins w:id="93" w:author="Ira Diethelm" w:date="2022-12-27T08:11:00Z">
        <w:r>
          <w:t xml:space="preserve">sind in einem weiteren Ordner </w:t>
        </w:r>
      </w:ins>
      <w:ins w:id="94" w:author="Ira Diethelm" w:date="2022-12-27T08:40:00Z">
        <w:r w:rsidR="00ED4CCD">
          <w:t>Basis- und Aufbau</w:t>
        </w:r>
      </w:ins>
      <w:ins w:id="95" w:author="Ira Diethelm" w:date="2022-12-27T08:41:00Z">
        <w:r w:rsidR="00ED4CCD">
          <w:t>m</w:t>
        </w:r>
      </w:ins>
      <w:ins w:id="96" w:author="Ira Diethelm" w:date="2022-12-27T08:11:00Z">
        <w:r>
          <w:t>odule zum Thema Künstliche Intelligenz enthalten.</w:t>
        </w:r>
      </w:ins>
      <w:ins w:id="97" w:author="Ira Diethelm" w:date="2022-12-27T08:41:00Z">
        <w:r w:rsidR="00ED4CCD">
          <w:t xml:space="preserve"> </w:t>
        </w:r>
      </w:ins>
    </w:p>
    <w:p w14:paraId="326F1360" w14:textId="77777777" w:rsidR="00C276EF" w:rsidRDefault="00E22815">
      <w:pPr>
        <w:pStyle w:val="berschrift1"/>
      </w:pPr>
      <w:bookmarkStart w:id="98" w:name="_Toc433292497"/>
      <w:bookmarkStart w:id="99" w:name="_Toc443309736"/>
      <w:r>
        <w:t>Aufbau der Module</w:t>
      </w:r>
      <w:bookmarkEnd w:id="98"/>
      <w:bookmarkEnd w:id="99"/>
    </w:p>
    <w:p w14:paraId="6A471121" w14:textId="1F915260" w:rsidR="00283316" w:rsidRDefault="00E22815" w:rsidP="00DE7F70">
      <w:pPr>
        <w:jc w:val="both"/>
      </w:pPr>
      <w:commentRangeStart w:id="100"/>
      <w:r>
        <w:rPr>
          <w:noProof/>
        </w:rPr>
        <w:drawing>
          <wp:anchor distT="0" distB="0" distL="114300" distR="114300" simplePos="0" relativeHeight="251710464" behindDoc="1" locked="0" layoutInCell="1" allowOverlap="1" wp14:anchorId="13CF201F" wp14:editId="1A511EFD">
            <wp:simplePos x="0" y="0"/>
            <wp:positionH relativeFrom="margin">
              <wp:posOffset>3175</wp:posOffset>
            </wp:positionH>
            <wp:positionV relativeFrom="paragraph">
              <wp:posOffset>1372870</wp:posOffset>
            </wp:positionV>
            <wp:extent cx="5607050" cy="4052570"/>
            <wp:effectExtent l="0" t="0" r="0" b="5080"/>
            <wp:wrapTight wrapText="bothSides">
              <wp:wrapPolygon edited="1">
                <wp:start x="0" y="0"/>
                <wp:lineTo x="0" y="21524"/>
                <wp:lineTo x="21539" y="21524"/>
                <wp:lineTo x="21539" y="0"/>
                <wp:lineTo x="0" y="0"/>
              </wp:wrapPolygon>
            </wp:wrapTight>
            <wp:docPr id="5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um.jpg"/>
                    <pic:cNvPicPr>
                      <a:picLocks noChangeAspect="1"/>
                    </pic:cNvPicPr>
                  </pic:nvPicPr>
                  <pic:blipFill>
                    <a:blip r:embed="rId12" cstate="email">
                      <a:extLst>
                        <a:ext uri="{28A0092B-C50C-407E-A947-70E740481C1C}">
                          <a14:useLocalDpi xmlns:a14="http://schemas.microsoft.com/office/drawing/2010/main"/>
                        </a:ext>
                      </a:extLst>
                    </a:blip>
                    <a:stretch>
                      <a:fillRect/>
                    </a:stretch>
                  </pic:blipFill>
                  <pic:spPr bwMode="auto">
                    <a:xfrm>
                      <a:off x="0" y="0"/>
                      <a:ext cx="5607050" cy="4052570"/>
                    </a:xfrm>
                    <a:prstGeom prst="rect">
                      <a:avLst/>
                    </a:prstGeom>
                  </pic:spPr>
                </pic:pic>
              </a:graphicData>
            </a:graphic>
            <wp14:sizeRelH relativeFrom="margin">
              <wp14:pctWidth>0</wp14:pctWidth>
            </wp14:sizeRelH>
          </wp:anchor>
        </w:drawing>
      </w:r>
      <w:commentRangeEnd w:id="100"/>
      <w:r w:rsidR="004B3FE9">
        <w:rPr>
          <w:rStyle w:val="Kommentarzeichen"/>
        </w:rPr>
        <w:commentReference w:id="100"/>
      </w:r>
      <w:r>
        <w:t xml:space="preserve">Das Modul </w:t>
      </w:r>
      <w:r>
        <w:rPr>
          <w:i/>
        </w:rPr>
        <w:t xml:space="preserve">B1 </w:t>
      </w:r>
      <w:r>
        <w:rPr>
          <w:i/>
        </w:rPr>
        <w:noBreakHyphen/>
        <w:t xml:space="preserve"> Vom Blinzeln zum Verschlüsseln</w:t>
      </w:r>
      <w:r>
        <w:t xml:space="preserve"> bildet die Basis für alle Module. Es bietet einen einfachen und vor allem analogen Einstieg in die Grundlagen der Informatik. Einige der Module sind sowohl für die Schülerinnen und Schüler als auch für die Lehrkraft einfach in der Umsetzung und können ohne weitere Vorkenntnisse durchgeführt werden. Andere Module benötigen tiefergehendes Wissen seitens der Lehrkraft, beispielsweise im Umgang mit dem </w:t>
      </w:r>
      <w:r>
        <w:rPr>
          <w:i/>
        </w:rPr>
        <w:t>App Inventor</w:t>
      </w:r>
      <w:r>
        <w:t xml:space="preserve"> in Modul B7. Zudem unterscheiden sich die Module in ihrem methodischen Charakter: Einige sind durch Arbeitsblätter klar strukturiert, andere offen und projektorientiert.</w:t>
      </w:r>
    </w:p>
    <w:p w14:paraId="4369153A" w14:textId="2E6C94EC" w:rsidR="00283316" w:rsidRDefault="00E22815" w:rsidP="00DE7F70">
      <w:pPr>
        <w:jc w:val="both"/>
        <w:rPr>
          <w:ins w:id="101" w:author="Ira Diethelm" w:date="2022-12-27T08:48:00Z"/>
        </w:rPr>
      </w:pPr>
      <w:r>
        <w:lastRenderedPageBreak/>
        <w:t xml:space="preserve">Je nachdem, wie der Unterricht gestaltet werden soll (geführt oder projektorientiert) und wie umfassend die Kenntnisse im Bereich der Informatik bereits sind, können passgenaue Module ausgewählt werden. Daraus ergeben sich </w:t>
      </w:r>
      <w:proofErr w:type="gramStart"/>
      <w:r>
        <w:t>ganz unterschiedliche</w:t>
      </w:r>
      <w:proofErr w:type="gramEnd"/>
      <w:r>
        <w:t xml:space="preserve"> mögliche Verläufe. Hier einige Beispiele:</w:t>
      </w:r>
    </w:p>
    <w:p w14:paraId="1699F8F4" w14:textId="77777777" w:rsidR="004B3FE9" w:rsidRDefault="004B3FE9" w:rsidP="00DE7F70">
      <w:pPr>
        <w:jc w:val="both"/>
      </w:pPr>
    </w:p>
    <w:p w14:paraId="31601DAD" w14:textId="4B5938B2" w:rsidR="00283316" w:rsidDel="00DE7F70" w:rsidRDefault="00283316" w:rsidP="00283316">
      <w:pPr>
        <w:rPr>
          <w:del w:id="102" w:author="Ira Diethelm" w:date="2022-12-27T08:13:00Z"/>
        </w:rPr>
      </w:pPr>
      <w:del w:id="103" w:author="Ira Diethelm" w:date="2022-12-27T08:13:00Z">
        <w:r w:rsidDel="00DE7F70">
          <w:br w:type="page"/>
        </w:r>
      </w:del>
    </w:p>
    <w:p w14:paraId="4F5F33E3" w14:textId="5C28DE78" w:rsidR="00283316" w:rsidDel="00DE7F70" w:rsidRDefault="00283316">
      <w:pPr>
        <w:rPr>
          <w:del w:id="104" w:author="Ira Diethelm" w:date="2022-12-27T08:13:00Z"/>
        </w:rPr>
      </w:pPr>
    </w:p>
    <w:p w14:paraId="12567498" w14:textId="77777777" w:rsidR="00C276EF" w:rsidRDefault="00E22815">
      <w:pPr>
        <w:rPr>
          <w:b/>
        </w:rPr>
      </w:pPr>
      <w:r>
        <w:rPr>
          <w:b/>
        </w:rPr>
        <w:t>Beispiel 1: Leichter Einstieg ohne Technik</w:t>
      </w:r>
    </w:p>
    <w:p w14:paraId="19C398A1" w14:textId="77777777" w:rsidR="00C276EF" w:rsidRDefault="00E22815" w:rsidP="00DE7F70">
      <w:pPr>
        <w:jc w:val="both"/>
      </w:pPr>
      <w:r>
        <w:t>Haben Sie selbst noch wenig Kenntnisse im Bereich der Informatik oder haben Sie vielleicht keine gute technische Ausstattung, dann können Sie folgenden Verlauf nehmen:</w:t>
      </w:r>
    </w:p>
    <w:tbl>
      <w:tblPr>
        <w:tblStyle w:val="Tabellenraster"/>
        <w:tblW w:w="88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6"/>
        <w:gridCol w:w="918"/>
        <w:gridCol w:w="2336"/>
        <w:gridCol w:w="918"/>
        <w:gridCol w:w="2336"/>
      </w:tblGrid>
      <w:tr w:rsidR="00C276EF" w14:paraId="680DC502" w14:textId="77777777">
        <w:tc>
          <w:tcPr>
            <w:tcW w:w="2336" w:type="dxa"/>
            <w:vAlign w:val="center"/>
          </w:tcPr>
          <w:p w14:paraId="7FC30ECF" w14:textId="405BDEB5" w:rsidR="00C276EF" w:rsidRDefault="00D05FE5">
            <w:pPr>
              <w:jc w:val="center"/>
            </w:pPr>
            <w:r>
              <w:rPr>
                <w:noProof/>
              </w:rPr>
              <w:drawing>
                <wp:inline distT="0" distB="0" distL="0" distR="0" wp14:anchorId="3A1C50B6" wp14:editId="59DCC5AF">
                  <wp:extent cx="1337987" cy="942975"/>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13" cstate="print">
                            <a:extLst>
                              <a:ext uri="{28A0092B-C50C-407E-A947-70E740481C1C}">
                                <a14:useLocalDpi xmlns:a14="http://schemas.microsoft.com/office/drawing/2010/main"/>
                              </a:ext>
                            </a:extLst>
                          </a:blip>
                          <a:stretch>
                            <a:fillRect/>
                          </a:stretch>
                        </pic:blipFill>
                        <pic:spPr>
                          <a:xfrm>
                            <a:off x="0" y="0"/>
                            <a:ext cx="1348746" cy="950558"/>
                          </a:xfrm>
                          <a:prstGeom prst="rect">
                            <a:avLst/>
                          </a:prstGeom>
                        </pic:spPr>
                      </pic:pic>
                    </a:graphicData>
                  </a:graphic>
                </wp:inline>
              </w:drawing>
            </w:r>
          </w:p>
        </w:tc>
        <w:tc>
          <w:tcPr>
            <w:tcW w:w="918" w:type="dxa"/>
            <w:vAlign w:val="center"/>
          </w:tcPr>
          <w:p w14:paraId="791C0F7C" w14:textId="77777777" w:rsidR="00C276EF" w:rsidRDefault="00E22815">
            <w:pPr>
              <w:jc w:val="center"/>
              <w:rPr>
                <w:sz w:val="48"/>
                <w:szCs w:val="48"/>
              </w:rPr>
            </w:pPr>
            <w:r>
              <w:rPr>
                <w:sz w:val="48"/>
                <w:szCs w:val="48"/>
              </w:rPr>
              <w:t>→</w:t>
            </w:r>
          </w:p>
        </w:tc>
        <w:tc>
          <w:tcPr>
            <w:tcW w:w="2336" w:type="dxa"/>
            <w:vAlign w:val="center"/>
          </w:tcPr>
          <w:p w14:paraId="448B04A7" w14:textId="7F36824C" w:rsidR="00C276EF" w:rsidRDefault="00D05FE5">
            <w:pPr>
              <w:jc w:val="center"/>
            </w:pPr>
            <w:r>
              <w:rPr>
                <w:noProof/>
              </w:rPr>
              <w:drawing>
                <wp:inline distT="0" distB="0" distL="0" distR="0" wp14:anchorId="5A8A076E" wp14:editId="7C4BFDDE">
                  <wp:extent cx="1324471" cy="933450"/>
                  <wp:effectExtent l="0" t="0" r="9525" b="0"/>
                  <wp:docPr id="69" name="Grafik 6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14" cstate="print">
                            <a:extLst>
                              <a:ext uri="{28A0092B-C50C-407E-A947-70E740481C1C}">
                                <a14:useLocalDpi xmlns:a14="http://schemas.microsoft.com/office/drawing/2010/main"/>
                              </a:ext>
                            </a:extLst>
                          </a:blip>
                          <a:stretch>
                            <a:fillRect/>
                          </a:stretch>
                        </pic:blipFill>
                        <pic:spPr>
                          <a:xfrm>
                            <a:off x="0" y="0"/>
                            <a:ext cx="1352882" cy="953473"/>
                          </a:xfrm>
                          <a:prstGeom prst="rect">
                            <a:avLst/>
                          </a:prstGeom>
                        </pic:spPr>
                      </pic:pic>
                    </a:graphicData>
                  </a:graphic>
                </wp:inline>
              </w:drawing>
            </w:r>
          </w:p>
        </w:tc>
        <w:tc>
          <w:tcPr>
            <w:tcW w:w="918" w:type="dxa"/>
            <w:vAlign w:val="center"/>
          </w:tcPr>
          <w:p w14:paraId="243E5735" w14:textId="77777777" w:rsidR="00C276EF" w:rsidRDefault="00E22815">
            <w:pPr>
              <w:jc w:val="center"/>
            </w:pPr>
            <w:r>
              <w:rPr>
                <w:sz w:val="48"/>
                <w:szCs w:val="48"/>
              </w:rPr>
              <w:t>→</w:t>
            </w:r>
          </w:p>
        </w:tc>
        <w:tc>
          <w:tcPr>
            <w:tcW w:w="2336" w:type="dxa"/>
            <w:vAlign w:val="center"/>
          </w:tcPr>
          <w:p w14:paraId="06A44C3F" w14:textId="6BDCBC4F" w:rsidR="00C276EF" w:rsidRDefault="00D05FE5">
            <w:pPr>
              <w:jc w:val="center"/>
            </w:pPr>
            <w:r>
              <w:rPr>
                <w:noProof/>
              </w:rPr>
              <w:drawing>
                <wp:inline distT="0" distB="0" distL="0" distR="0" wp14:anchorId="58E60950" wp14:editId="0C0029D7">
                  <wp:extent cx="1314450" cy="926388"/>
                  <wp:effectExtent l="0" t="0" r="0" b="7620"/>
                  <wp:docPr id="70" name="Grafik 70" descr="Ein Bild, das Tex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Visitenkarte enthält.&#10;&#10;Automatisch generierte Beschreibung"/>
                          <pic:cNvPicPr/>
                        </pic:nvPicPr>
                        <pic:blipFill>
                          <a:blip r:embed="rId15" cstate="print">
                            <a:extLst>
                              <a:ext uri="{28A0092B-C50C-407E-A947-70E740481C1C}">
                                <a14:useLocalDpi xmlns:a14="http://schemas.microsoft.com/office/drawing/2010/main"/>
                              </a:ext>
                            </a:extLst>
                          </a:blip>
                          <a:stretch>
                            <a:fillRect/>
                          </a:stretch>
                        </pic:blipFill>
                        <pic:spPr>
                          <a:xfrm>
                            <a:off x="0" y="0"/>
                            <a:ext cx="1358548" cy="957467"/>
                          </a:xfrm>
                          <a:prstGeom prst="rect">
                            <a:avLst/>
                          </a:prstGeom>
                        </pic:spPr>
                      </pic:pic>
                    </a:graphicData>
                  </a:graphic>
                </wp:inline>
              </w:drawing>
            </w:r>
          </w:p>
        </w:tc>
      </w:tr>
    </w:tbl>
    <w:p w14:paraId="734BB970" w14:textId="77777777" w:rsidR="00C276EF" w:rsidRDefault="00E22815" w:rsidP="00DE7F70">
      <w:pPr>
        <w:spacing w:before="240"/>
        <w:jc w:val="both"/>
        <w:rPr>
          <w:b/>
        </w:rPr>
      </w:pPr>
      <w:r>
        <w:t>Diese drei Module benötigen keinen Computer und sind besonders für einen leichten Einstieg zu empfehlen</w:t>
      </w:r>
      <w:r>
        <w:rPr>
          <w:b/>
        </w:rPr>
        <w:t>.</w:t>
      </w:r>
    </w:p>
    <w:p w14:paraId="3B15E41D" w14:textId="77777777" w:rsidR="00C276EF" w:rsidRDefault="00C276EF">
      <w:pPr>
        <w:rPr>
          <w:b/>
        </w:rPr>
      </w:pPr>
    </w:p>
    <w:p w14:paraId="51DD1210" w14:textId="77777777" w:rsidR="00C276EF" w:rsidRDefault="00E22815">
      <w:pPr>
        <w:rPr>
          <w:b/>
        </w:rPr>
      </w:pPr>
      <w:r>
        <w:rPr>
          <w:b/>
        </w:rPr>
        <w:t>Beispiel 2: Projektwoche</w:t>
      </w:r>
    </w:p>
    <w:p w14:paraId="290ACE60" w14:textId="77777777" w:rsidR="00C276EF" w:rsidRDefault="00E22815" w:rsidP="00DE7F70">
      <w:pPr>
        <w:jc w:val="both"/>
      </w:pPr>
      <w:r>
        <w:t>Wenn Sie keinen wöchentlichen Informatik-Unterricht haben, besteht die Möglichkeit einzelne Module auch als Projektwoche anzubieten. Dabei können einige Module auch kombiniert werden, wie in diesem Beispiel:</w:t>
      </w:r>
    </w:p>
    <w:tbl>
      <w:tblPr>
        <w:tblStyle w:val="Tabellenraster"/>
        <w:tblW w:w="88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6"/>
        <w:gridCol w:w="918"/>
        <w:gridCol w:w="2336"/>
        <w:gridCol w:w="918"/>
        <w:gridCol w:w="2336"/>
      </w:tblGrid>
      <w:tr w:rsidR="00932D0E" w14:paraId="1396B34A" w14:textId="77777777">
        <w:tc>
          <w:tcPr>
            <w:tcW w:w="2336" w:type="dxa"/>
            <w:vAlign w:val="center"/>
          </w:tcPr>
          <w:p w14:paraId="1E9BF532" w14:textId="13DB419B" w:rsidR="00C276EF" w:rsidRDefault="00D05FE5">
            <w:pPr>
              <w:jc w:val="center"/>
            </w:pPr>
            <w:r>
              <w:rPr>
                <w:noProof/>
              </w:rPr>
              <w:drawing>
                <wp:inline distT="0" distB="0" distL="0" distR="0" wp14:anchorId="0871A5A3" wp14:editId="0AEC106C">
                  <wp:extent cx="1190625" cy="839119"/>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16" cstate="print">
                            <a:extLst>
                              <a:ext uri="{28A0092B-C50C-407E-A947-70E740481C1C}">
                                <a14:useLocalDpi xmlns:a14="http://schemas.microsoft.com/office/drawing/2010/main"/>
                              </a:ext>
                            </a:extLst>
                          </a:blip>
                          <a:stretch>
                            <a:fillRect/>
                          </a:stretch>
                        </pic:blipFill>
                        <pic:spPr>
                          <a:xfrm>
                            <a:off x="0" y="0"/>
                            <a:ext cx="1214769" cy="856135"/>
                          </a:xfrm>
                          <a:prstGeom prst="rect">
                            <a:avLst/>
                          </a:prstGeom>
                        </pic:spPr>
                      </pic:pic>
                    </a:graphicData>
                  </a:graphic>
                </wp:inline>
              </w:drawing>
            </w:r>
          </w:p>
        </w:tc>
        <w:tc>
          <w:tcPr>
            <w:tcW w:w="918" w:type="dxa"/>
            <w:vAlign w:val="center"/>
          </w:tcPr>
          <w:p w14:paraId="601A3B1B" w14:textId="77777777" w:rsidR="00C276EF" w:rsidRDefault="00E22815">
            <w:pPr>
              <w:jc w:val="center"/>
              <w:rPr>
                <w:sz w:val="48"/>
                <w:szCs w:val="48"/>
              </w:rPr>
            </w:pPr>
            <w:r>
              <w:rPr>
                <w:sz w:val="48"/>
                <w:szCs w:val="48"/>
              </w:rPr>
              <w:t>+</w:t>
            </w:r>
          </w:p>
        </w:tc>
        <w:tc>
          <w:tcPr>
            <w:tcW w:w="2336" w:type="dxa"/>
            <w:vAlign w:val="center"/>
          </w:tcPr>
          <w:p w14:paraId="695A60A2" w14:textId="321A1B81" w:rsidR="00C276EF" w:rsidRDefault="00932D0E">
            <w:pPr>
              <w:jc w:val="center"/>
            </w:pPr>
            <w:r>
              <w:rPr>
                <w:noProof/>
              </w:rPr>
              <w:drawing>
                <wp:inline distT="0" distB="0" distL="0" distR="0" wp14:anchorId="1BC0D545" wp14:editId="054B888F">
                  <wp:extent cx="1277014" cy="900000"/>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1277014" cy="900000"/>
                          </a:xfrm>
                          <a:prstGeom prst="rect">
                            <a:avLst/>
                          </a:prstGeom>
                          <a:noFill/>
                          <a:ln>
                            <a:noFill/>
                          </a:ln>
                        </pic:spPr>
                      </pic:pic>
                    </a:graphicData>
                  </a:graphic>
                </wp:inline>
              </w:drawing>
            </w:r>
          </w:p>
        </w:tc>
        <w:tc>
          <w:tcPr>
            <w:tcW w:w="918" w:type="dxa"/>
            <w:vAlign w:val="center"/>
          </w:tcPr>
          <w:p w14:paraId="4B3A2149" w14:textId="77777777" w:rsidR="00C276EF" w:rsidRDefault="00E22815">
            <w:pPr>
              <w:jc w:val="center"/>
            </w:pPr>
            <w:r>
              <w:rPr>
                <w:sz w:val="48"/>
                <w:szCs w:val="48"/>
              </w:rPr>
              <w:t>+</w:t>
            </w:r>
          </w:p>
        </w:tc>
        <w:tc>
          <w:tcPr>
            <w:tcW w:w="2336" w:type="dxa"/>
            <w:vAlign w:val="center"/>
          </w:tcPr>
          <w:p w14:paraId="101BBFB8" w14:textId="1C49510E" w:rsidR="00C276EF" w:rsidRDefault="00D05FE5">
            <w:pPr>
              <w:jc w:val="center"/>
            </w:pPr>
            <w:r>
              <w:rPr>
                <w:noProof/>
              </w:rPr>
              <w:drawing>
                <wp:inline distT="0" distB="0" distL="0" distR="0" wp14:anchorId="05D893E4" wp14:editId="60AE4993">
                  <wp:extent cx="1195592" cy="771277"/>
                  <wp:effectExtent l="0" t="0" r="5080" b="0"/>
                  <wp:docPr id="72" name="Grafik 7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enthält.&#10;&#10;Automatisch generierte Beschreibung"/>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1226110" cy="790964"/>
                          </a:xfrm>
                          <a:prstGeom prst="rect">
                            <a:avLst/>
                          </a:prstGeom>
                          <a:ln>
                            <a:noFill/>
                          </a:ln>
                          <a:extLst>
                            <a:ext uri="{53640926-AAD7-44D8-BBD7-CCE9431645EC}">
                              <a14:shadowObscured xmlns:a14="http://schemas.microsoft.com/office/drawing/2010/main"/>
                            </a:ext>
                          </a:extLst>
                        </pic:spPr>
                      </pic:pic>
                    </a:graphicData>
                  </a:graphic>
                </wp:inline>
              </w:drawing>
            </w:r>
          </w:p>
        </w:tc>
      </w:tr>
    </w:tbl>
    <w:p w14:paraId="1768CF43" w14:textId="77777777" w:rsidR="00C276EF" w:rsidRDefault="00E22815">
      <w:pPr>
        <w:spacing w:before="240"/>
        <w:rPr>
          <w:b/>
        </w:rPr>
      </w:pPr>
      <w:r>
        <w:rPr>
          <w:b/>
        </w:rPr>
        <w:t>Beispiel 3: Thema Programmieren</w:t>
      </w:r>
    </w:p>
    <w:p w14:paraId="2AE40BB7" w14:textId="77777777" w:rsidR="00C276EF" w:rsidRDefault="00E22815" w:rsidP="00DE7F70">
      <w:pPr>
        <w:jc w:val="both"/>
      </w:pPr>
      <w:r>
        <w:t>Möchten Sie einen Schwerpunkt auf das Thema Programmieren legen, ist folgender Verlauf denkbar:</w:t>
      </w:r>
    </w:p>
    <w:tbl>
      <w:tblPr>
        <w:tblStyle w:val="Tabellenraster"/>
        <w:tblW w:w="88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822"/>
        <w:gridCol w:w="2394"/>
        <w:gridCol w:w="822"/>
        <w:gridCol w:w="2574"/>
      </w:tblGrid>
      <w:tr w:rsidR="00C276EF" w14:paraId="526DD41B" w14:textId="77777777">
        <w:tc>
          <w:tcPr>
            <w:tcW w:w="2336" w:type="dxa"/>
            <w:vAlign w:val="center"/>
          </w:tcPr>
          <w:p w14:paraId="09A2452C" w14:textId="36D7E179" w:rsidR="00C276EF" w:rsidRDefault="00D05FE5">
            <w:pPr>
              <w:jc w:val="center"/>
            </w:pPr>
            <w:r>
              <w:rPr>
                <w:noProof/>
              </w:rPr>
              <w:drawing>
                <wp:inline distT="0" distB="0" distL="0" distR="0" wp14:anchorId="73FB5F7E" wp14:editId="0D8B4955">
                  <wp:extent cx="1190625" cy="839119"/>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16" cstate="print">
                            <a:extLst>
                              <a:ext uri="{28A0092B-C50C-407E-A947-70E740481C1C}">
                                <a14:useLocalDpi xmlns:a14="http://schemas.microsoft.com/office/drawing/2010/main"/>
                              </a:ext>
                            </a:extLst>
                          </a:blip>
                          <a:stretch>
                            <a:fillRect/>
                          </a:stretch>
                        </pic:blipFill>
                        <pic:spPr>
                          <a:xfrm>
                            <a:off x="0" y="0"/>
                            <a:ext cx="1214769" cy="856135"/>
                          </a:xfrm>
                          <a:prstGeom prst="rect">
                            <a:avLst/>
                          </a:prstGeom>
                        </pic:spPr>
                      </pic:pic>
                    </a:graphicData>
                  </a:graphic>
                </wp:inline>
              </w:drawing>
            </w:r>
          </w:p>
        </w:tc>
        <w:tc>
          <w:tcPr>
            <w:tcW w:w="918" w:type="dxa"/>
            <w:vAlign w:val="center"/>
          </w:tcPr>
          <w:p w14:paraId="31446CB9" w14:textId="77777777" w:rsidR="00C276EF" w:rsidRDefault="00E22815">
            <w:pPr>
              <w:jc w:val="center"/>
              <w:rPr>
                <w:sz w:val="48"/>
                <w:szCs w:val="48"/>
              </w:rPr>
            </w:pPr>
            <w:r>
              <w:rPr>
                <w:sz w:val="48"/>
                <w:szCs w:val="48"/>
              </w:rPr>
              <w:t>→</w:t>
            </w:r>
          </w:p>
        </w:tc>
        <w:tc>
          <w:tcPr>
            <w:tcW w:w="2336" w:type="dxa"/>
            <w:vAlign w:val="center"/>
          </w:tcPr>
          <w:p w14:paraId="290BB07A" w14:textId="43A20971" w:rsidR="00C276EF" w:rsidRDefault="00D05FE5">
            <w:pPr>
              <w:jc w:val="center"/>
            </w:pPr>
            <w:r>
              <w:rPr>
                <w:noProof/>
              </w:rPr>
              <w:drawing>
                <wp:inline distT="0" distB="0" distL="0" distR="0" wp14:anchorId="05005A2A" wp14:editId="61D351CB">
                  <wp:extent cx="1447800" cy="730861"/>
                  <wp:effectExtent l="0" t="0" r="0" b="0"/>
                  <wp:docPr id="79" name="Grafik 79" descr="Ein Bild, das Tex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descr="Ein Bild, das Text, Visitenkarte enthält.&#10;&#10;Automatisch generierte Beschreibung"/>
                          <pic:cNvPicPr>
                            <a:picLocks noChangeAspect="1"/>
                          </pic:cNvPicPr>
                        </pic:nvPicPr>
                        <pic:blipFill rotWithShape="1">
                          <a:blip r:embed="rId19" cstate="print">
                            <a:extLst>
                              <a:ext uri="{28A0092B-C50C-407E-A947-70E740481C1C}">
                                <a14:useLocalDpi xmlns:a14="http://schemas.microsoft.com/office/drawing/2010/main"/>
                              </a:ext>
                            </a:extLst>
                          </a:blip>
                          <a:srcRect/>
                          <a:stretch/>
                        </pic:blipFill>
                        <pic:spPr bwMode="auto">
                          <a:xfrm>
                            <a:off x="0" y="0"/>
                            <a:ext cx="1454456" cy="734221"/>
                          </a:xfrm>
                          <a:prstGeom prst="rect">
                            <a:avLst/>
                          </a:prstGeom>
                          <a:ln>
                            <a:noFill/>
                          </a:ln>
                          <a:extLst>
                            <a:ext uri="{53640926-AAD7-44D8-BBD7-CCE9431645EC}">
                              <a14:shadowObscured xmlns:a14="http://schemas.microsoft.com/office/drawing/2010/main"/>
                            </a:ext>
                          </a:extLst>
                        </pic:spPr>
                      </pic:pic>
                    </a:graphicData>
                  </a:graphic>
                </wp:inline>
              </w:drawing>
            </w:r>
          </w:p>
        </w:tc>
        <w:tc>
          <w:tcPr>
            <w:tcW w:w="918" w:type="dxa"/>
            <w:vAlign w:val="center"/>
          </w:tcPr>
          <w:p w14:paraId="407E05CC" w14:textId="77777777" w:rsidR="00C276EF" w:rsidRDefault="00E22815">
            <w:pPr>
              <w:jc w:val="center"/>
            </w:pPr>
            <w:r>
              <w:rPr>
                <w:sz w:val="48"/>
                <w:szCs w:val="48"/>
              </w:rPr>
              <w:t>→</w:t>
            </w:r>
          </w:p>
        </w:tc>
        <w:tc>
          <w:tcPr>
            <w:tcW w:w="2336" w:type="dxa"/>
            <w:vAlign w:val="center"/>
          </w:tcPr>
          <w:p w14:paraId="3DB135E8" w14:textId="77777777" w:rsidR="00C276EF" w:rsidRDefault="00E22815">
            <w:r>
              <w:rPr>
                <w:noProof/>
              </w:rPr>
              <w:drawing>
                <wp:inline distT="0" distB="0" distL="0" distR="0" wp14:anchorId="2CC0487D" wp14:editId="67A9A92B">
                  <wp:extent cx="1555042" cy="755014"/>
                  <wp:effectExtent l="0" t="0" r="7619" b="6984"/>
                  <wp:docPr id="22"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ython.jpg"/>
                          <pic:cNvPicPr>
                            <a:picLocks noChangeAspect="1"/>
                          </pic:cNvPicPr>
                        </pic:nvPicPr>
                        <pic:blipFill>
                          <a:blip r:embed="rId20" cstate="print">
                            <a:extLst>
                              <a:ext uri="{28A0092B-C50C-407E-A947-70E740481C1C}">
                                <a14:useLocalDpi xmlns:a14="http://schemas.microsoft.com/office/drawing/2010/main"/>
                              </a:ext>
                            </a:extLst>
                          </a:blip>
                          <a:stretch/>
                        </pic:blipFill>
                        <pic:spPr bwMode="auto">
                          <a:xfrm>
                            <a:off x="0" y="0"/>
                            <a:ext cx="1562629" cy="758698"/>
                          </a:xfrm>
                          <a:prstGeom prst="rect">
                            <a:avLst/>
                          </a:prstGeom>
                        </pic:spPr>
                      </pic:pic>
                    </a:graphicData>
                  </a:graphic>
                </wp:inline>
              </w:drawing>
            </w:r>
          </w:p>
        </w:tc>
      </w:tr>
    </w:tbl>
    <w:p w14:paraId="5A6EECF1" w14:textId="77777777" w:rsidR="00C276EF" w:rsidRDefault="00E22815">
      <w:pPr>
        <w:spacing w:before="240"/>
        <w:rPr>
          <w:b/>
        </w:rPr>
      </w:pPr>
      <w:r>
        <w:rPr>
          <w:b/>
        </w:rPr>
        <w:t>Beispiel 4: Daten, Information und Sicherheit</w:t>
      </w:r>
    </w:p>
    <w:p w14:paraId="6C84D149" w14:textId="77777777" w:rsidR="00C276EF" w:rsidRDefault="00E22815" w:rsidP="00DE7F70">
      <w:pPr>
        <w:jc w:val="both"/>
      </w:pPr>
      <w:r>
        <w:t>Wenn Sie sich eher mit der Darstellung und Verwendung von Daten und Informationen in informatischen Systemen beschäftigen wollen und auch das Thema der Daten- und Informationssicherheit als wichtig empfinden, dann bietet sich folgender Verlauf an:</w:t>
      </w:r>
    </w:p>
    <w:tbl>
      <w:tblPr>
        <w:tblStyle w:val="Tabellenraster"/>
        <w:tblW w:w="87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456"/>
        <w:gridCol w:w="1654"/>
        <w:gridCol w:w="456"/>
        <w:gridCol w:w="1997"/>
        <w:gridCol w:w="456"/>
        <w:gridCol w:w="2110"/>
      </w:tblGrid>
      <w:tr w:rsidR="00C276EF" w14:paraId="1281BFAD" w14:textId="77777777">
        <w:tc>
          <w:tcPr>
            <w:tcW w:w="1786" w:type="dxa"/>
            <w:vAlign w:val="center"/>
          </w:tcPr>
          <w:p w14:paraId="3E5DC166" w14:textId="72B9B28F" w:rsidR="00C276EF" w:rsidRDefault="00D05FE5">
            <w:pPr>
              <w:jc w:val="center"/>
            </w:pPr>
            <w:r>
              <w:rPr>
                <w:noProof/>
              </w:rPr>
              <w:lastRenderedPageBreak/>
              <w:drawing>
                <wp:inline distT="0" distB="0" distL="0" distR="0" wp14:anchorId="6BFB625C" wp14:editId="39CDEF65">
                  <wp:extent cx="1145172" cy="807085"/>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21" cstate="print">
                            <a:extLst>
                              <a:ext uri="{28A0092B-C50C-407E-A947-70E740481C1C}">
                                <a14:useLocalDpi xmlns:a14="http://schemas.microsoft.com/office/drawing/2010/main"/>
                              </a:ext>
                            </a:extLst>
                          </a:blip>
                          <a:stretch>
                            <a:fillRect/>
                          </a:stretch>
                        </pic:blipFill>
                        <pic:spPr>
                          <a:xfrm>
                            <a:off x="0" y="0"/>
                            <a:ext cx="1155250" cy="814188"/>
                          </a:xfrm>
                          <a:prstGeom prst="rect">
                            <a:avLst/>
                          </a:prstGeom>
                        </pic:spPr>
                      </pic:pic>
                    </a:graphicData>
                  </a:graphic>
                </wp:inline>
              </w:drawing>
            </w:r>
          </w:p>
        </w:tc>
        <w:tc>
          <w:tcPr>
            <w:tcW w:w="551" w:type="dxa"/>
            <w:vAlign w:val="center"/>
          </w:tcPr>
          <w:p w14:paraId="2DD144D7" w14:textId="77777777" w:rsidR="00C276EF" w:rsidRDefault="00E22815">
            <w:pPr>
              <w:jc w:val="center"/>
              <w:rPr>
                <w:sz w:val="36"/>
                <w:szCs w:val="36"/>
              </w:rPr>
            </w:pPr>
            <w:r>
              <w:rPr>
                <w:sz w:val="36"/>
                <w:szCs w:val="36"/>
              </w:rPr>
              <w:t>→</w:t>
            </w:r>
          </w:p>
        </w:tc>
        <w:tc>
          <w:tcPr>
            <w:tcW w:w="1786" w:type="dxa"/>
            <w:vAlign w:val="center"/>
          </w:tcPr>
          <w:p w14:paraId="504ABD54" w14:textId="2988F7DC" w:rsidR="00C276EF" w:rsidRDefault="00D05FE5">
            <w:pPr>
              <w:jc w:val="center"/>
            </w:pPr>
            <w:r>
              <w:rPr>
                <w:noProof/>
              </w:rPr>
              <w:drawing>
                <wp:inline distT="0" distB="0" distL="0" distR="0" wp14:anchorId="2853C010" wp14:editId="2FFBF204">
                  <wp:extent cx="1028700" cy="724999"/>
                  <wp:effectExtent l="0" t="0" r="0" b="0"/>
                  <wp:docPr id="75" name="Grafik 75" descr="Ein Bild, das Tex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Visitenkarte enthält.&#10;&#10;Automatisch generierte Beschreibung"/>
                          <pic:cNvPicPr/>
                        </pic:nvPicPr>
                        <pic:blipFill>
                          <a:blip r:embed="rId22" cstate="print">
                            <a:extLst>
                              <a:ext uri="{28A0092B-C50C-407E-A947-70E740481C1C}">
                                <a14:useLocalDpi xmlns:a14="http://schemas.microsoft.com/office/drawing/2010/main"/>
                              </a:ext>
                            </a:extLst>
                          </a:blip>
                          <a:stretch>
                            <a:fillRect/>
                          </a:stretch>
                        </pic:blipFill>
                        <pic:spPr>
                          <a:xfrm>
                            <a:off x="0" y="0"/>
                            <a:ext cx="1047583" cy="738308"/>
                          </a:xfrm>
                          <a:prstGeom prst="rect">
                            <a:avLst/>
                          </a:prstGeom>
                        </pic:spPr>
                      </pic:pic>
                    </a:graphicData>
                  </a:graphic>
                </wp:inline>
              </w:drawing>
            </w:r>
          </w:p>
        </w:tc>
        <w:tc>
          <w:tcPr>
            <w:tcW w:w="551" w:type="dxa"/>
            <w:vAlign w:val="center"/>
          </w:tcPr>
          <w:p w14:paraId="5E4E1575" w14:textId="77777777" w:rsidR="00C276EF" w:rsidRDefault="00E22815">
            <w:pPr>
              <w:jc w:val="center"/>
              <w:rPr>
                <w:sz w:val="36"/>
                <w:szCs w:val="36"/>
              </w:rPr>
            </w:pPr>
            <w:r>
              <w:rPr>
                <w:sz w:val="36"/>
                <w:szCs w:val="36"/>
              </w:rPr>
              <w:t>→</w:t>
            </w:r>
          </w:p>
        </w:tc>
        <w:tc>
          <w:tcPr>
            <w:tcW w:w="1786" w:type="dxa"/>
            <w:vAlign w:val="center"/>
          </w:tcPr>
          <w:p w14:paraId="749A1074" w14:textId="77777777" w:rsidR="00C276EF" w:rsidRDefault="00E22815">
            <w:r>
              <w:rPr>
                <w:noProof/>
              </w:rPr>
              <w:drawing>
                <wp:inline distT="0" distB="0" distL="0" distR="0" wp14:anchorId="0133883A" wp14:editId="30FDB8B1">
                  <wp:extent cx="1257813" cy="610702"/>
                  <wp:effectExtent l="0" t="0" r="0" b="0"/>
                  <wp:docPr id="25"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bilfunk.jpg"/>
                          <pic:cNvPicPr>
                            <a:picLocks noChangeAspect="1"/>
                          </pic:cNvPicPr>
                        </pic:nvPicPr>
                        <pic:blipFill>
                          <a:blip r:embed="rId23" cstate="print">
                            <a:extLst>
                              <a:ext uri="{28A0092B-C50C-407E-A947-70E740481C1C}">
                                <a14:useLocalDpi xmlns:a14="http://schemas.microsoft.com/office/drawing/2010/main"/>
                              </a:ext>
                            </a:extLst>
                          </a:blip>
                          <a:stretch/>
                        </pic:blipFill>
                        <pic:spPr bwMode="auto">
                          <a:xfrm>
                            <a:off x="0" y="0"/>
                            <a:ext cx="1276050" cy="619558"/>
                          </a:xfrm>
                          <a:prstGeom prst="rect">
                            <a:avLst/>
                          </a:prstGeom>
                        </pic:spPr>
                      </pic:pic>
                    </a:graphicData>
                  </a:graphic>
                </wp:inline>
              </w:drawing>
            </w:r>
          </w:p>
        </w:tc>
        <w:tc>
          <w:tcPr>
            <w:tcW w:w="551" w:type="dxa"/>
            <w:vAlign w:val="center"/>
          </w:tcPr>
          <w:p w14:paraId="55762202" w14:textId="77777777" w:rsidR="00C276EF" w:rsidRDefault="00E22815">
            <w:pPr>
              <w:jc w:val="center"/>
            </w:pPr>
            <w:r>
              <w:rPr>
                <w:sz w:val="36"/>
                <w:szCs w:val="36"/>
              </w:rPr>
              <w:t>→</w:t>
            </w:r>
          </w:p>
        </w:tc>
        <w:tc>
          <w:tcPr>
            <w:tcW w:w="1786" w:type="dxa"/>
            <w:vAlign w:val="center"/>
          </w:tcPr>
          <w:p w14:paraId="300387E9" w14:textId="77777777" w:rsidR="00C276EF" w:rsidRDefault="00E22815">
            <w:pPr>
              <w:jc w:val="center"/>
            </w:pPr>
            <w:r>
              <w:rPr>
                <w:noProof/>
              </w:rPr>
              <w:drawing>
                <wp:inline distT="0" distB="0" distL="0" distR="0" wp14:anchorId="10A32ACF" wp14:editId="5EADF145">
                  <wp:extent cx="1333499" cy="647450"/>
                  <wp:effectExtent l="0" t="0" r="0" b="634"/>
                  <wp:docPr id="26"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ryptologie.jpg"/>
                          <pic:cNvPicPr>
                            <a:picLocks noChangeAspect="1"/>
                          </pic:cNvPicPr>
                        </pic:nvPicPr>
                        <pic:blipFill>
                          <a:blip r:embed="rId24" cstate="print">
                            <a:extLst>
                              <a:ext uri="{28A0092B-C50C-407E-A947-70E740481C1C}">
                                <a14:useLocalDpi xmlns:a14="http://schemas.microsoft.com/office/drawing/2010/main"/>
                              </a:ext>
                            </a:extLst>
                          </a:blip>
                          <a:stretch/>
                        </pic:blipFill>
                        <pic:spPr bwMode="auto">
                          <a:xfrm>
                            <a:off x="0" y="0"/>
                            <a:ext cx="1342535" cy="651838"/>
                          </a:xfrm>
                          <a:prstGeom prst="rect">
                            <a:avLst/>
                          </a:prstGeom>
                        </pic:spPr>
                      </pic:pic>
                    </a:graphicData>
                  </a:graphic>
                </wp:inline>
              </w:drawing>
            </w:r>
          </w:p>
        </w:tc>
      </w:tr>
    </w:tbl>
    <w:p w14:paraId="381D0E3D" w14:textId="77777777" w:rsidR="00C276EF" w:rsidRDefault="00E22815" w:rsidP="00DE7F70">
      <w:pPr>
        <w:rPr>
          <w:b/>
        </w:rPr>
      </w:pPr>
      <w:r>
        <w:rPr>
          <w:b/>
        </w:rPr>
        <w:t>Beispiel 5: IT spielend entdecken</w:t>
      </w:r>
    </w:p>
    <w:p w14:paraId="4DB81413" w14:textId="19739368" w:rsidR="00C276EF" w:rsidRDefault="00E22815" w:rsidP="00DE7F70">
      <w:pPr>
        <w:jc w:val="both"/>
      </w:pPr>
      <w:r>
        <w:t xml:space="preserve">Soll in </w:t>
      </w:r>
      <w:r w:rsidR="000F5067">
        <w:t>I</w:t>
      </w:r>
      <w:r>
        <w:t xml:space="preserve">hrem Unterricht das spielerische </w:t>
      </w:r>
      <w:r w:rsidR="00D05FE5">
        <w:t>E</w:t>
      </w:r>
      <w:r>
        <w:t>ntdecken und das kreative Gestalten im Mittelpunkt stehen, dann können Sie folgende Module auswählen:</w:t>
      </w:r>
    </w:p>
    <w:tbl>
      <w:tblPr>
        <w:tblStyle w:val="Tabellenraster"/>
        <w:tblW w:w="87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6"/>
        <w:gridCol w:w="454"/>
        <w:gridCol w:w="1886"/>
        <w:gridCol w:w="313"/>
        <w:gridCol w:w="1900"/>
        <w:gridCol w:w="454"/>
        <w:gridCol w:w="2215"/>
      </w:tblGrid>
      <w:tr w:rsidR="00C276EF" w14:paraId="2C0C3E39" w14:textId="77777777">
        <w:tc>
          <w:tcPr>
            <w:tcW w:w="1786" w:type="dxa"/>
            <w:vAlign w:val="center"/>
          </w:tcPr>
          <w:p w14:paraId="29E6F58B" w14:textId="54C5D851" w:rsidR="00C276EF" w:rsidRDefault="00D05FE5">
            <w:pPr>
              <w:jc w:val="center"/>
            </w:pPr>
            <w:r>
              <w:rPr>
                <w:noProof/>
              </w:rPr>
              <w:drawing>
                <wp:inline distT="0" distB="0" distL="0" distR="0" wp14:anchorId="69FADCCE" wp14:editId="2D3B99A9">
                  <wp:extent cx="1089660" cy="768305"/>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a:picLocks noChangeAspect="1"/>
                          </pic:cNvPicPr>
                        </pic:nvPicPr>
                        <pic:blipFill>
                          <a:blip r:embed="rId25" cstate="print">
                            <a:extLst>
                              <a:ext uri="{28A0092B-C50C-407E-A947-70E740481C1C}">
                                <a14:useLocalDpi xmlns:a14="http://schemas.microsoft.com/office/drawing/2010/main"/>
                              </a:ext>
                            </a:extLst>
                          </a:blip>
                          <a:stretch>
                            <a:fillRect/>
                          </a:stretch>
                        </pic:blipFill>
                        <pic:spPr>
                          <a:xfrm>
                            <a:off x="0" y="0"/>
                            <a:ext cx="1092676" cy="770432"/>
                          </a:xfrm>
                          <a:prstGeom prst="rect">
                            <a:avLst/>
                          </a:prstGeom>
                        </pic:spPr>
                      </pic:pic>
                    </a:graphicData>
                  </a:graphic>
                </wp:inline>
              </w:drawing>
            </w:r>
          </w:p>
        </w:tc>
        <w:tc>
          <w:tcPr>
            <w:tcW w:w="551" w:type="dxa"/>
            <w:vAlign w:val="center"/>
          </w:tcPr>
          <w:p w14:paraId="1C66AAC4" w14:textId="77777777" w:rsidR="00C276EF" w:rsidRDefault="00E22815">
            <w:pPr>
              <w:jc w:val="center"/>
              <w:rPr>
                <w:sz w:val="36"/>
                <w:szCs w:val="36"/>
              </w:rPr>
            </w:pPr>
            <w:r>
              <w:rPr>
                <w:sz w:val="36"/>
                <w:szCs w:val="36"/>
              </w:rPr>
              <w:t>→</w:t>
            </w:r>
          </w:p>
        </w:tc>
        <w:tc>
          <w:tcPr>
            <w:tcW w:w="1786" w:type="dxa"/>
            <w:vAlign w:val="center"/>
          </w:tcPr>
          <w:p w14:paraId="29B1EFCE" w14:textId="551ADDAB" w:rsidR="00C276EF" w:rsidRDefault="00D05FE5">
            <w:pPr>
              <w:jc w:val="center"/>
            </w:pPr>
            <w:r>
              <w:rPr>
                <w:noProof/>
              </w:rPr>
              <w:drawing>
                <wp:inline distT="0" distB="0" distL="0" distR="0" wp14:anchorId="176DA416" wp14:editId="643C9E2E">
                  <wp:extent cx="1190625" cy="839119"/>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16" cstate="print">
                            <a:extLst>
                              <a:ext uri="{28A0092B-C50C-407E-A947-70E740481C1C}">
                                <a14:useLocalDpi xmlns:a14="http://schemas.microsoft.com/office/drawing/2010/main"/>
                              </a:ext>
                            </a:extLst>
                          </a:blip>
                          <a:stretch>
                            <a:fillRect/>
                          </a:stretch>
                        </pic:blipFill>
                        <pic:spPr>
                          <a:xfrm>
                            <a:off x="0" y="0"/>
                            <a:ext cx="1214769" cy="856135"/>
                          </a:xfrm>
                          <a:prstGeom prst="rect">
                            <a:avLst/>
                          </a:prstGeom>
                        </pic:spPr>
                      </pic:pic>
                    </a:graphicData>
                  </a:graphic>
                </wp:inline>
              </w:drawing>
            </w:r>
          </w:p>
        </w:tc>
        <w:tc>
          <w:tcPr>
            <w:tcW w:w="551" w:type="dxa"/>
            <w:vAlign w:val="center"/>
          </w:tcPr>
          <w:p w14:paraId="2A497A12" w14:textId="77777777" w:rsidR="00C276EF" w:rsidRDefault="00E22815">
            <w:pPr>
              <w:jc w:val="center"/>
              <w:rPr>
                <w:sz w:val="36"/>
                <w:szCs w:val="36"/>
              </w:rPr>
            </w:pPr>
            <w:r>
              <w:rPr>
                <w:sz w:val="36"/>
                <w:szCs w:val="36"/>
              </w:rPr>
              <w:t>+</w:t>
            </w:r>
          </w:p>
        </w:tc>
        <w:tc>
          <w:tcPr>
            <w:tcW w:w="1786" w:type="dxa"/>
            <w:vAlign w:val="center"/>
          </w:tcPr>
          <w:p w14:paraId="5FDCBBE9" w14:textId="099EED80" w:rsidR="00C276EF" w:rsidRDefault="00D05FE5">
            <w:pPr>
              <w:jc w:val="center"/>
            </w:pPr>
            <w:r>
              <w:rPr>
                <w:noProof/>
              </w:rPr>
              <w:drawing>
                <wp:inline distT="0" distB="0" distL="0" distR="0" wp14:anchorId="446FD598" wp14:editId="12F49BA0">
                  <wp:extent cx="1195592" cy="771277"/>
                  <wp:effectExtent l="0" t="0" r="5080" b="0"/>
                  <wp:docPr id="77" name="Grafik 7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enthält.&#10;&#10;Automatisch generierte Beschreibung"/>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1226110" cy="790964"/>
                          </a:xfrm>
                          <a:prstGeom prst="rect">
                            <a:avLst/>
                          </a:prstGeom>
                          <a:ln>
                            <a:noFill/>
                          </a:ln>
                          <a:extLst>
                            <a:ext uri="{53640926-AAD7-44D8-BBD7-CCE9431645EC}">
                              <a14:shadowObscured xmlns:a14="http://schemas.microsoft.com/office/drawing/2010/main"/>
                            </a:ext>
                          </a:extLst>
                        </pic:spPr>
                      </pic:pic>
                    </a:graphicData>
                  </a:graphic>
                </wp:inline>
              </w:drawing>
            </w:r>
          </w:p>
        </w:tc>
        <w:tc>
          <w:tcPr>
            <w:tcW w:w="551" w:type="dxa"/>
            <w:vAlign w:val="center"/>
          </w:tcPr>
          <w:p w14:paraId="3221BC67" w14:textId="77777777" w:rsidR="00C276EF" w:rsidRDefault="00E22815">
            <w:pPr>
              <w:jc w:val="center"/>
            </w:pPr>
            <w:r>
              <w:rPr>
                <w:sz w:val="36"/>
                <w:szCs w:val="36"/>
              </w:rPr>
              <w:t>→</w:t>
            </w:r>
          </w:p>
        </w:tc>
        <w:tc>
          <w:tcPr>
            <w:tcW w:w="1786" w:type="dxa"/>
            <w:vAlign w:val="center"/>
          </w:tcPr>
          <w:p w14:paraId="53457E54" w14:textId="77777777" w:rsidR="00C276EF" w:rsidRDefault="00E22815">
            <w:r>
              <w:rPr>
                <w:noProof/>
              </w:rPr>
              <w:drawing>
                <wp:inline distT="0" distB="0" distL="0" distR="0" wp14:anchorId="63A7B64B" wp14:editId="34094353">
                  <wp:extent cx="1411606" cy="676274"/>
                  <wp:effectExtent l="0" t="0" r="0" b="0"/>
                  <wp:docPr id="30"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obotik.jpg"/>
                          <pic:cNvPicPr>
                            <a:picLocks noChangeAspect="1"/>
                          </pic:cNvPicPr>
                        </pic:nvPicPr>
                        <pic:blipFill>
                          <a:blip r:embed="rId26" cstate="print">
                            <a:extLst>
                              <a:ext uri="{28A0092B-C50C-407E-A947-70E740481C1C}">
                                <a14:useLocalDpi xmlns:a14="http://schemas.microsoft.com/office/drawing/2010/main"/>
                              </a:ext>
                            </a:extLst>
                          </a:blip>
                          <a:stretch/>
                        </pic:blipFill>
                        <pic:spPr bwMode="auto">
                          <a:xfrm>
                            <a:off x="0" y="0"/>
                            <a:ext cx="1414755" cy="677783"/>
                          </a:xfrm>
                          <a:prstGeom prst="rect">
                            <a:avLst/>
                          </a:prstGeom>
                        </pic:spPr>
                      </pic:pic>
                    </a:graphicData>
                  </a:graphic>
                </wp:inline>
              </w:drawing>
            </w:r>
          </w:p>
        </w:tc>
      </w:tr>
    </w:tbl>
    <w:p w14:paraId="6CBBE526" w14:textId="77777777" w:rsidR="00C276EF" w:rsidRDefault="00E22815" w:rsidP="00DE7F70">
      <w:pPr>
        <w:spacing w:before="240"/>
        <w:jc w:val="both"/>
      </w:pPr>
      <w:r>
        <w:t>Im Folgenden wird der Aufbau aller Basis- und Aufbaumodule beschrieben.</w:t>
      </w:r>
    </w:p>
    <w:p w14:paraId="7F52D7D7" w14:textId="0BD959A2" w:rsidR="00C276EF" w:rsidRDefault="00E22815">
      <w:pPr>
        <w:pStyle w:val="berschrift2"/>
      </w:pPr>
      <w:bookmarkStart w:id="105" w:name="_Toc443309737"/>
      <w:r>
        <w:t>Einleitung</w:t>
      </w:r>
      <w:bookmarkEnd w:id="105"/>
      <w:ins w:id="106" w:author="Ira Diethelm" w:date="2022-12-27T08:14:00Z">
        <w:r w:rsidR="00DE7F70">
          <w:t xml:space="preserve"> des Moduls</w:t>
        </w:r>
      </w:ins>
    </w:p>
    <w:p w14:paraId="282F48D2" w14:textId="77777777" w:rsidR="00C276EF" w:rsidRDefault="00E22815" w:rsidP="00DE7F70">
      <w:pPr>
        <w:jc w:val="both"/>
      </w:pPr>
      <w:r>
        <w:t>Jede Modulbeschreibung wird mit einem Steckbrief eingeleitet, dem die wichtigsten Kerninformationen entnommen werden können. So wird der inhaltliche Anspruch des Moduls umrissen und es finden sich hier Erläuterungen zur Zielgruppe beziehungsweise der empfohlenen Klassenstufe, zum geschätzten Zeitaufwand, zu Lernzielen, Vorkenntnissen und Voraussetzungen sowie dem benötigten Material.</w:t>
      </w:r>
    </w:p>
    <w:p w14:paraId="3909618D" w14:textId="77777777" w:rsidR="00C276EF" w:rsidRDefault="00E22815">
      <w:pPr>
        <w:pStyle w:val="berschrift2"/>
      </w:pPr>
      <w:bookmarkStart w:id="107" w:name="_Toc443309738"/>
      <w:r>
        <w:t>Bedeutung und Ziele des Moduls</w:t>
      </w:r>
      <w:bookmarkEnd w:id="107"/>
    </w:p>
    <w:p w14:paraId="37F04014" w14:textId="77777777" w:rsidR="00C276EF" w:rsidRDefault="00E22815" w:rsidP="00DE7F70">
      <w:pPr>
        <w:jc w:val="both"/>
      </w:pPr>
      <w:r>
        <w:t>Bedeutsamkeit und Begründung des Themas sowie dessen Zielsetzungen stellen wesentliche Aspekte bei der Planung des Unterrichts dar. Lehrkräfte erfahren daher in diesem Abschnitt mehr über die wichtigsten Inhalte und Alltagsbezüge des Moduls, sodass es schnell und einfach mit den Lehrplänen abgeglichen werden kann.</w:t>
      </w:r>
    </w:p>
    <w:p w14:paraId="16D721A6" w14:textId="77777777" w:rsidR="00C276EF" w:rsidRDefault="00E22815">
      <w:pPr>
        <w:pStyle w:val="berschrift2"/>
      </w:pPr>
      <w:bookmarkStart w:id="108" w:name="_Toc443309739"/>
      <w:r>
        <w:t>Die Rolle der Unternehmensvertreterin oder des Unternehmensvertreters</w:t>
      </w:r>
      <w:bookmarkEnd w:id="108"/>
    </w:p>
    <w:p w14:paraId="5632A3BC" w14:textId="77777777" w:rsidR="00C276EF" w:rsidRDefault="00E22815" w:rsidP="00DE7F70">
      <w:pPr>
        <w:jc w:val="both"/>
      </w:pPr>
      <w:r>
        <w:t>Die Einbindung der Unternehmensvertreterin/des Unternehmensvertreters kann bei den verschiedenen Modulen variieren. Daher werden in diesem Abschnitt verschiedene Möglichkeiten erörtert. In welcher Form die Einbindung der Unternehmensvertreterin/des Vertreters in den Unterricht letztlich erfolgt, sollte vor Projektstart gemeinsam besprochen werden (siehe auch Kapitel 5).</w:t>
      </w:r>
    </w:p>
    <w:p w14:paraId="6FC0599B" w14:textId="77777777" w:rsidR="00C276EF" w:rsidRDefault="00E22815">
      <w:pPr>
        <w:pStyle w:val="berschrift2"/>
      </w:pPr>
      <w:bookmarkStart w:id="109" w:name="_Toc443309740"/>
      <w:r>
        <w:t>Inhalte des Moduls</w:t>
      </w:r>
      <w:bookmarkEnd w:id="109"/>
    </w:p>
    <w:p w14:paraId="413A883E" w14:textId="77777777" w:rsidR="00C276EF" w:rsidRDefault="00E22815" w:rsidP="00DE7F70">
      <w:pPr>
        <w:jc w:val="both"/>
      </w:pPr>
      <w:r>
        <w:t>Um die Orientierung über mögliche Unterrichtverläufe zu erleichtern, erklären und gliedern wir hier das Thema kurz und bündig. Das verschafft einen Gesamtüberblick und ermöglicht es, gezielter in die Module einzusteigen.</w:t>
      </w:r>
    </w:p>
    <w:p w14:paraId="7D8992F4" w14:textId="77777777" w:rsidR="00C276EF" w:rsidRDefault="00E22815">
      <w:pPr>
        <w:pStyle w:val="berschrift2"/>
      </w:pPr>
      <w:bookmarkStart w:id="110" w:name="_Toc433292501"/>
      <w:bookmarkStart w:id="111" w:name="_Toc443309741"/>
      <w:r>
        <w:lastRenderedPageBreak/>
        <w:t>Unterrichtliche Umsetzung</w:t>
      </w:r>
      <w:bookmarkEnd w:id="110"/>
      <w:bookmarkEnd w:id="111"/>
    </w:p>
    <w:p w14:paraId="21D79214" w14:textId="77777777" w:rsidR="00C276EF" w:rsidRDefault="00E22815" w:rsidP="00DE7F70">
      <w:pPr>
        <w:jc w:val="both"/>
      </w:pPr>
      <w:r>
        <w:t>Die methodisch-didaktischen Hinweise geben einen Überblick, wie das Modul im Unterricht umgesetzt werden kann. Folgende Informationen sind hier zu finden:</w:t>
      </w:r>
    </w:p>
    <w:p w14:paraId="660BD16B" w14:textId="77777777" w:rsidR="00C276EF" w:rsidRDefault="00E22815">
      <w:pPr>
        <w:pStyle w:val="Listenabsatz"/>
        <w:numPr>
          <w:ilvl w:val="0"/>
          <w:numId w:val="16"/>
        </w:numPr>
      </w:pPr>
      <w:r>
        <w:t>zum benötigten Zeitrahmen,</w:t>
      </w:r>
    </w:p>
    <w:p w14:paraId="6E6DF300" w14:textId="77777777" w:rsidR="00C276EF" w:rsidRDefault="00E22815">
      <w:pPr>
        <w:pStyle w:val="Listenabsatz"/>
        <w:numPr>
          <w:ilvl w:val="0"/>
          <w:numId w:val="16"/>
        </w:numPr>
      </w:pPr>
      <w:r>
        <w:t>zu geeigneten Sozialformen und Methoden,</w:t>
      </w:r>
    </w:p>
    <w:p w14:paraId="0B102DE1" w14:textId="77777777" w:rsidR="00C276EF" w:rsidRDefault="00E22815">
      <w:pPr>
        <w:pStyle w:val="Listenabsatz"/>
        <w:numPr>
          <w:ilvl w:val="0"/>
          <w:numId w:val="16"/>
        </w:numPr>
      </w:pPr>
      <w:r>
        <w:t>zur Einbindung der Unternehmensvertreterin/des Unternehmensvertreters,</w:t>
      </w:r>
    </w:p>
    <w:p w14:paraId="06BCD35A" w14:textId="77777777" w:rsidR="00C276EF" w:rsidRDefault="00E22815">
      <w:pPr>
        <w:pStyle w:val="Listenabsatz"/>
        <w:numPr>
          <w:ilvl w:val="0"/>
          <w:numId w:val="16"/>
        </w:numPr>
      </w:pPr>
      <w:r>
        <w:t>eine exemplarische Beschreibung des Unterrichtsgeschehens sowie</w:t>
      </w:r>
    </w:p>
    <w:p w14:paraId="1504E988" w14:textId="77777777" w:rsidR="00C276EF" w:rsidRDefault="00E22815">
      <w:pPr>
        <w:pStyle w:val="Listenabsatz"/>
        <w:numPr>
          <w:ilvl w:val="0"/>
          <w:numId w:val="16"/>
        </w:numPr>
      </w:pPr>
      <w:r>
        <w:t>eine Übersicht über das benötigte Material.</w:t>
      </w:r>
    </w:p>
    <w:p w14:paraId="787FC4F8" w14:textId="77777777" w:rsidR="00C276EF" w:rsidRDefault="00E22815" w:rsidP="00DE7F70">
      <w:pPr>
        <w:jc w:val="both"/>
      </w:pPr>
      <w:r>
        <w:t>Dieser tabellarische Überblick hilft, die Planung schnell und einfach vorzunehmen.</w:t>
      </w:r>
    </w:p>
    <w:p w14:paraId="58B451A2" w14:textId="77777777" w:rsidR="00C276EF" w:rsidRDefault="00E22815">
      <w:pPr>
        <w:pStyle w:val="berschrift2"/>
      </w:pPr>
      <w:bookmarkStart w:id="112" w:name="_Toc443309742"/>
      <w:r>
        <w:t>Einbettung in verschiedene Fächer und Themen</w:t>
      </w:r>
      <w:bookmarkEnd w:id="112"/>
    </w:p>
    <w:p w14:paraId="18AC914A" w14:textId="77777777" w:rsidR="00C276EF" w:rsidRDefault="00E22815" w:rsidP="00DE7F70">
      <w:pPr>
        <w:jc w:val="both"/>
      </w:pPr>
      <w:r>
        <w:t xml:space="preserve">Auch wenn eine direkte Anbindung von IT2School an die verschiedenen Curricula der Bundesländer nicht leistbar ist, haben wir versucht, die wichtigsten Kompetenzfelder der Module zu extrahieren und mit den Bildungsstandards und Curricula verschiedener Bundesländer abzugleichen. Das Ergebnis findet sich in diesem Abschnitt wieder und zeigt Möglichkeiten auf, wie die IT-Themen (auch außerhalb des </w:t>
      </w:r>
      <w:proofErr w:type="spellStart"/>
      <w:r>
        <w:t>Informatikunterrrichts</w:t>
      </w:r>
      <w:proofErr w:type="spellEnd"/>
      <w:r>
        <w:t xml:space="preserve"> in anderen Fächern) eingebunden werden können.</w:t>
      </w:r>
    </w:p>
    <w:p w14:paraId="2F4E8AC4" w14:textId="77777777" w:rsidR="00C276EF" w:rsidRDefault="00E22815">
      <w:pPr>
        <w:pStyle w:val="berschrift2"/>
      </w:pPr>
      <w:bookmarkStart w:id="113" w:name="_Toc433292503"/>
      <w:bookmarkStart w:id="114" w:name="_Toc443309743"/>
      <w:r>
        <w:t>Anschlussthemen, Literatur und Links</w:t>
      </w:r>
      <w:bookmarkEnd w:id="113"/>
      <w:bookmarkEnd w:id="114"/>
    </w:p>
    <w:p w14:paraId="732E5498" w14:textId="77777777" w:rsidR="00C276EF" w:rsidRDefault="00E22815" w:rsidP="00DE7F70">
      <w:pPr>
        <w:jc w:val="both"/>
      </w:pPr>
      <w:r>
        <w:t>Am Ende jeder Modulbeschreibung finden sich Anregungen für eine Vertiefung oder Weiterführung der Themenstellung. So verweisen wir auf IT2School-Module, die sich als Anschlussmodule eigenen und wir liefern allgemeine Vorschläge für den weiteren Unterrichtsverlauf. Darüber hinaus gibt es zahlreiche Links und Literaturtipps mit weiterführenden Informationen.</w:t>
      </w:r>
    </w:p>
    <w:p w14:paraId="537051CA" w14:textId="77777777" w:rsidR="00C276EF" w:rsidRDefault="00E22815">
      <w:pPr>
        <w:pStyle w:val="berschrift1"/>
      </w:pPr>
      <w:bookmarkStart w:id="115" w:name="_Toc433292504"/>
      <w:bookmarkStart w:id="116" w:name="_Toc443309744"/>
      <w:r>
        <w:t>Kommentare zu den Arbeitsmaterialien</w:t>
      </w:r>
      <w:bookmarkEnd w:id="115"/>
      <w:bookmarkEnd w:id="116"/>
    </w:p>
    <w:p w14:paraId="16FE94EB" w14:textId="77777777" w:rsidR="00C276EF" w:rsidRDefault="00E22815" w:rsidP="00DE7F70">
      <w:pPr>
        <w:jc w:val="both"/>
      </w:pPr>
      <w:r>
        <w:t xml:space="preserve">Die Arbeitsmaterialien helfen Schülerinnen und Schülern, sich eine Thematik zu erarbeiten und leiten mit Arbeitsaufträgen zur kreativen Umsetzung und Gestaltung an. Alle Arbeitsmaterialien für Schülerinnen und Schüler sind in der Kopfzeile </w:t>
      </w:r>
      <w:r>
        <w:rPr>
          <w:b/>
          <w:i/>
          <w:color w:val="FFC000" w:themeColor="accent4"/>
        </w:rPr>
        <w:t>orange</w:t>
      </w:r>
      <w:r>
        <w:rPr>
          <w:color w:val="FFC000" w:themeColor="accent4"/>
        </w:rPr>
        <w:t xml:space="preserve"> </w:t>
      </w:r>
      <w:r>
        <w:t xml:space="preserve">gekennzeichnet. Die Arbeitsmaterialien für Lehrkräfte beinhalten weiterführende Informationen oder Lösungen zu den Aufgabenstellungen. Diese Arbeitsmaterialien sind </w:t>
      </w:r>
      <w:r>
        <w:rPr>
          <w:b/>
          <w:i/>
          <w:color w:val="538135" w:themeColor="accent6" w:themeShade="BF"/>
        </w:rPr>
        <w:t>grün</w:t>
      </w:r>
      <w:r>
        <w:rPr>
          <w:color w:val="538135" w:themeColor="accent6" w:themeShade="BF"/>
        </w:rPr>
        <w:t xml:space="preserve"> </w:t>
      </w:r>
      <w:r>
        <w:t xml:space="preserve">gekennzeichnet. </w:t>
      </w:r>
      <w:r>
        <w:rPr>
          <w:b/>
          <w:i/>
          <w:color w:val="2F5496" w:themeColor="accent5" w:themeShade="BF"/>
        </w:rPr>
        <w:t>Blau</w:t>
      </w:r>
      <w:r>
        <w:rPr>
          <w:color w:val="00B0F0"/>
        </w:rPr>
        <w:t xml:space="preserve"> </w:t>
      </w:r>
      <w:r>
        <w:t>gekennzeichnet sind Zusatzmaterialien, die von den Lehrkräften als Alternativen zu den vorgeschlagenen Materialien genutzt werden können.</w:t>
      </w:r>
    </w:p>
    <w:p w14:paraId="3FA3A961" w14:textId="77777777" w:rsidR="00C276EF" w:rsidRDefault="00E22815" w:rsidP="00DE7F70">
      <w:pPr>
        <w:jc w:val="both"/>
      </w:pPr>
      <w:r>
        <w:t xml:space="preserve">Weitere Kennzeichnungen betreffen die Schulstufe: So sind Arbeitsblätter, die für die Grundschule konzipiert wurden, an der Abkürzung </w:t>
      </w:r>
      <w:r>
        <w:rPr>
          <w:i/>
        </w:rPr>
        <w:t>GS</w:t>
      </w:r>
      <w:r>
        <w:t xml:space="preserve"> zu erkennen, die für die Sekundarstufe tragen die Abkürzung </w:t>
      </w:r>
      <w:r>
        <w:rPr>
          <w:i/>
        </w:rPr>
        <w:t>Sek. I</w:t>
      </w:r>
      <w:r>
        <w:t xml:space="preserve">. Bei allen Arbeitsmaterialien ohne eine solche Kennzeichnung kann anhand des Leistungsstandes der Klasse selbst entschieden werden, ob die Materialien geeignet sind. Die Kennzeichnungen </w:t>
      </w:r>
      <w:proofErr w:type="spellStart"/>
      <w:r>
        <w:rPr>
          <w:i/>
        </w:rPr>
        <w:t>SuS</w:t>
      </w:r>
      <w:proofErr w:type="spellEnd"/>
      <w:r>
        <w:t xml:space="preserve"> (für Schülerinnen und Schüler) und </w:t>
      </w:r>
      <w:r>
        <w:rPr>
          <w:i/>
        </w:rPr>
        <w:t>L</w:t>
      </w:r>
      <w:r>
        <w:t xml:space="preserve"> (für Lehrkräfte) werden gebraucht, weil bei einigen Arbeitsmaterialien selbst bei gleicher Benennung eine Differenzierung zwischen Lehrkräften und Schülerinnen und Schülern notwendig ist.</w:t>
      </w:r>
    </w:p>
    <w:p w14:paraId="04A5B5F3" w14:textId="77777777" w:rsidR="00C276EF" w:rsidRDefault="00E22815">
      <w:pPr>
        <w:spacing w:before="240" w:after="0"/>
        <w:rPr>
          <w:b/>
        </w:rPr>
      </w:pPr>
      <w:r>
        <w:rPr>
          <w:b/>
        </w:rPr>
        <w:lastRenderedPageBreak/>
        <w:t>Legende</w:t>
      </w:r>
    </w:p>
    <w:p w14:paraId="6441D83C" w14:textId="77777777" w:rsidR="00C276EF" w:rsidRDefault="00E22815">
      <w:pPr>
        <w:spacing w:after="0"/>
      </w:pPr>
      <w:r>
        <w:rPr>
          <w:rFonts w:ascii="Segoe UI Symbol" w:hAnsi="Segoe UI Symbol" w:cs="Segoe UI Symbol"/>
          <w:color w:val="FFC000"/>
          <w:sz w:val="32"/>
        </w:rPr>
        <w:t xml:space="preserve">☻ </w:t>
      </w:r>
      <w:r>
        <w:t>Material für Schülerinnen und Schüler (GS/ Sek I)</w:t>
      </w:r>
    </w:p>
    <w:p w14:paraId="4D114F09" w14:textId="77777777" w:rsidR="00C276EF" w:rsidRDefault="00E22815">
      <w:pPr>
        <w:spacing w:after="0"/>
      </w:pPr>
      <w:r>
        <w:rPr>
          <w:rFonts w:ascii="Segoe UI Symbol" w:hAnsi="Segoe UI Symbol" w:cs="Segoe UI Symbol"/>
          <w:color w:val="538135" w:themeColor="accent6" w:themeShade="BF"/>
          <w:sz w:val="32"/>
        </w:rPr>
        <w:t>☻</w:t>
      </w:r>
      <w:r>
        <w:rPr>
          <w:rFonts w:ascii="Segoe UI Symbol" w:hAnsi="Segoe UI Symbol" w:cs="Segoe UI Symbol"/>
          <w:color w:val="00B050"/>
          <w:sz w:val="32"/>
        </w:rPr>
        <w:t xml:space="preserve"> </w:t>
      </w:r>
      <w:r>
        <w:t>Material für Lehrkräfte sowie Unternehmensvertreterinnen und Unternehmensvertreter</w:t>
      </w:r>
    </w:p>
    <w:p w14:paraId="2C11F2EC" w14:textId="77777777" w:rsidR="00C276EF" w:rsidRDefault="00E22815">
      <w:r>
        <w:rPr>
          <w:rFonts w:ascii="Segoe UI Symbol" w:hAnsi="Segoe UI Symbol" w:cs="Segoe UI Symbol"/>
          <w:color w:val="2F5496" w:themeColor="accent5" w:themeShade="BF"/>
          <w:sz w:val="32"/>
        </w:rPr>
        <w:t>☻</w:t>
      </w:r>
      <w:r>
        <w:rPr>
          <w:rFonts w:ascii="Segoe UI Symbol" w:hAnsi="Segoe UI Symbol" w:cs="Segoe UI Symbol"/>
          <w:color w:val="00B0F0"/>
          <w:sz w:val="32"/>
        </w:rPr>
        <w:t xml:space="preserve"> </w:t>
      </w:r>
      <w:r>
        <w:t>Zusatzmaterial</w:t>
      </w:r>
    </w:p>
    <w:p w14:paraId="47A11BBB" w14:textId="77777777" w:rsidR="00C276EF" w:rsidRDefault="00E22815">
      <w:pPr>
        <w:pStyle w:val="berschrift1"/>
      </w:pPr>
      <w:bookmarkStart w:id="117" w:name="_Toc431894978"/>
      <w:bookmarkStart w:id="118" w:name="_Toc433292505"/>
      <w:bookmarkStart w:id="119" w:name="_Toc443309745"/>
      <w:r>
        <w:t>Die Akteure des Projekts und ihre Rolle</w:t>
      </w:r>
      <w:bookmarkEnd w:id="117"/>
      <w:bookmarkEnd w:id="118"/>
      <w:r>
        <w:t>n</w:t>
      </w:r>
      <w:bookmarkEnd w:id="119"/>
    </w:p>
    <w:p w14:paraId="0AB1A02A" w14:textId="77777777" w:rsidR="00C276EF" w:rsidRDefault="00E22815" w:rsidP="00DE7F70">
      <w:pPr>
        <w:jc w:val="both"/>
      </w:pPr>
      <w:r>
        <w:t>Im Rahmen des Leuchtturmprojekts IT2School der Wissensfabrik können zwischen Schulen und Unternehmen Bildungspartnerschaften abgeschlossen werden. Die Ausgestaltung dieser Bildungspartnerschaft kann sehr individuell sein, gleichwohl ist es hilfreich die Rollen, die die Projektbeteiligten einnehmen können, genau zu definieren und abzugrenzen.</w:t>
      </w:r>
    </w:p>
    <w:p w14:paraId="5B5A2CD2" w14:textId="77777777" w:rsidR="00C276EF" w:rsidRDefault="00E22815" w:rsidP="00DE7F70">
      <w:pPr>
        <w:jc w:val="both"/>
      </w:pPr>
      <w:r>
        <w:t xml:space="preserve">Im Vordergrund stehen die </w:t>
      </w:r>
      <w:r>
        <w:rPr>
          <w:b/>
        </w:rPr>
        <w:t>Lernenden</w:t>
      </w:r>
      <w:r>
        <w:t>. Ihnen wird in diesem Projekt Raum gegeben, IT und die Grundlagen der Informatik zu entdecken und spielerisch auszuprobieren. Darüber hinaus besteht durch die gemeinsame Umsetzung des Projekts mit einem Unternehmen die Möglichkeit, die Arbeitswelt von heute und deren realen IT-Anwendungen zu erkunden.</w:t>
      </w:r>
    </w:p>
    <w:p w14:paraId="2D764BA8" w14:textId="77777777" w:rsidR="00C276EF" w:rsidRDefault="00E22815" w:rsidP="00DE7F70">
      <w:pPr>
        <w:jc w:val="both"/>
      </w:pPr>
      <w:r>
        <w:t xml:space="preserve">Die </w:t>
      </w:r>
      <w:r>
        <w:rPr>
          <w:b/>
        </w:rPr>
        <w:t>Lehrkraft</w:t>
      </w:r>
      <w:r>
        <w:t xml:space="preserve"> sollte sich als Lernbegleiter verstehen. Sie schafft ein Umfeld, in dem Schülerinnen und Schüler die handlungsorientierten Projekte umsetzen können. Darüber hinaus wählt die Lehrkraft die Module und Inhalte passend zum Leistungs- und Wissensstand der Klasse aus.</w:t>
      </w:r>
    </w:p>
    <w:p w14:paraId="2E413DEE" w14:textId="77777777" w:rsidR="00C276EF" w:rsidRDefault="00E22815" w:rsidP="00DE7F70">
      <w:pPr>
        <w:jc w:val="both"/>
      </w:pPr>
      <w:r>
        <w:t xml:space="preserve">Das Tandem aus </w:t>
      </w:r>
      <w:r>
        <w:rPr>
          <w:b/>
        </w:rPr>
        <w:t>Lehrkraft</w:t>
      </w:r>
      <w:r>
        <w:t xml:space="preserve"> und </w:t>
      </w:r>
      <w:r>
        <w:rPr>
          <w:b/>
        </w:rPr>
        <w:t>Unternehmensvertreterin/Unternehmensvertreter</w:t>
      </w:r>
      <w:r>
        <w:t xml:space="preserve"> bestimmt gemeinsam den Umfang und die Ausgestaltung der Bildungspartnerschaft.</w:t>
      </w:r>
    </w:p>
    <w:p w14:paraId="17F19B65" w14:textId="77777777" w:rsidR="00C276EF" w:rsidRDefault="00E22815" w:rsidP="00DE7F70">
      <w:pPr>
        <w:jc w:val="both"/>
      </w:pPr>
      <w:r>
        <w:t xml:space="preserve">Die besondere Position </w:t>
      </w:r>
      <w:r>
        <w:rPr>
          <w:b/>
        </w:rPr>
        <w:t>der Unternehmensvertreterin/des Unternehmensvertreters</w:t>
      </w:r>
      <w:r>
        <w:t xml:space="preserve"> zeigt sich durch die vielen Rollen, die er oder sie übernehmen kann:</w:t>
      </w:r>
    </w:p>
    <w:p w14:paraId="2AE3338E" w14:textId="77777777" w:rsidR="00C276EF" w:rsidRDefault="00E22815" w:rsidP="00DE7F70">
      <w:pPr>
        <w:jc w:val="both"/>
      </w:pPr>
      <w:r>
        <w:t xml:space="preserve">Als </w:t>
      </w:r>
      <w:r>
        <w:rPr>
          <w:i/>
        </w:rPr>
        <w:t>Multiplikator</w:t>
      </w:r>
      <w:r>
        <w:t xml:space="preserve"> für die Inhalte von IT2School besucht der Unternehmensvertreter/die Vertreterin Fortbildungen und gibt das Wissen an die Partnerschule weiter. In Absprache mit Lehrkräften der Partnerschule besteht zudem die Möglichkeit, dass der Unternehmensvertreter/die Unternehmensvertreterin einen aktiven Part (</w:t>
      </w:r>
      <w:r>
        <w:rPr>
          <w:i/>
        </w:rPr>
        <w:t>Co-Teacher</w:t>
      </w:r>
      <w:r>
        <w:t xml:space="preserve">) bei der Umsetzung der Module in der Klasse übernimmt. Die Verantwortung für den Unterricht bleibt dabei stets bei der Lehrkraft. </w:t>
      </w:r>
    </w:p>
    <w:p w14:paraId="693D9B76" w14:textId="77777777" w:rsidR="00C276EF" w:rsidRDefault="00E22815" w:rsidP="00DE7F70">
      <w:pPr>
        <w:jc w:val="both"/>
      </w:pPr>
      <w:r>
        <w:t xml:space="preserve">Als </w:t>
      </w:r>
      <w:r>
        <w:rPr>
          <w:i/>
        </w:rPr>
        <w:t>Special-Guest</w:t>
      </w:r>
      <w:r>
        <w:t xml:space="preserve"> kann der Unternehmensvertreter/die Unternehmensvertreterin im Unterricht über die IT-Praxis in der eigenen Firma berichten.</w:t>
      </w:r>
    </w:p>
    <w:p w14:paraId="7B81E5A4" w14:textId="77777777" w:rsidR="00C276EF" w:rsidRDefault="00E22815" w:rsidP="00DE7F70">
      <w:pPr>
        <w:jc w:val="both"/>
      </w:pPr>
      <w:r>
        <w:t xml:space="preserve">Als </w:t>
      </w:r>
      <w:r>
        <w:rPr>
          <w:i/>
        </w:rPr>
        <w:t>Gastgeber</w:t>
      </w:r>
      <w:r>
        <w:t xml:space="preserve"> kann er/sie zu einzelnen Schwerpunkten gemeinsam mit den Schülerinnen und Schülern Exkursionen zum Unternehmen planen und durchführen. </w:t>
      </w:r>
    </w:p>
    <w:p w14:paraId="4153B45F" w14:textId="3EFCAF81" w:rsidR="00C276EF" w:rsidRDefault="00E22815" w:rsidP="00DE7F70">
      <w:pPr>
        <w:jc w:val="both"/>
      </w:pPr>
      <w:r>
        <w:t xml:space="preserve">Es ist auch möglich, dass </w:t>
      </w:r>
      <w:r w:rsidR="000F5067">
        <w:t>Lehrkräfte an</w:t>
      </w:r>
      <w:r>
        <w:t xml:space="preserve"> Fortbildungen zu IT2School teilnehmen. Die Fortbildung für die Lehrkraft wird dabei durch das Partnerunternehmen finanziert. Die Umsetzung des Projekts kann dann nach gemeinsamer Absprache mit dem Unternehmensvertreter/der Unternehmensvertreterin geplant werden. </w:t>
      </w:r>
    </w:p>
    <w:tbl>
      <w:tblPr>
        <w:tblStyle w:val="Stundenverlaufsskizzen"/>
        <w:tblW w:w="8900" w:type="dxa"/>
        <w:tblLook w:val="04A0" w:firstRow="1" w:lastRow="0" w:firstColumn="1" w:lastColumn="0" w:noHBand="0" w:noVBand="1"/>
      </w:tblPr>
      <w:tblGrid>
        <w:gridCol w:w="1984"/>
        <w:gridCol w:w="1814"/>
        <w:gridCol w:w="5102"/>
      </w:tblGrid>
      <w:tr w:rsidR="00C276EF" w14:paraId="3B4C302B"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33B7AA7" w14:textId="77777777" w:rsidR="00C276EF" w:rsidRDefault="00E22815">
            <w:r>
              <w:t>Akteur</w:t>
            </w:r>
          </w:p>
        </w:tc>
        <w:tc>
          <w:tcPr>
            <w:tcW w:w="1814" w:type="dxa"/>
          </w:tcPr>
          <w:p w14:paraId="5BDD1FD9" w14:textId="77777777" w:rsidR="00C276EF" w:rsidRDefault="00E22815">
            <w:pPr>
              <w:cnfStyle w:val="100000000000" w:firstRow="1" w:lastRow="0" w:firstColumn="0" w:lastColumn="0" w:oddVBand="0" w:evenVBand="0" w:oddHBand="0" w:evenHBand="0" w:firstRowFirstColumn="0" w:firstRowLastColumn="0" w:lastRowFirstColumn="0" w:lastRowLastColumn="0"/>
            </w:pPr>
            <w:r>
              <w:t>Rolle</w:t>
            </w:r>
          </w:p>
        </w:tc>
        <w:tc>
          <w:tcPr>
            <w:tcW w:w="5102" w:type="dxa"/>
          </w:tcPr>
          <w:p w14:paraId="4D1BB71A" w14:textId="77777777" w:rsidR="00C276EF" w:rsidRDefault="00E22815">
            <w:pPr>
              <w:cnfStyle w:val="100000000000" w:firstRow="1" w:lastRow="0" w:firstColumn="0" w:lastColumn="0" w:oddVBand="0" w:evenVBand="0" w:oddHBand="0" w:evenHBand="0" w:firstRowFirstColumn="0" w:firstRowLastColumn="0" w:lastRowFirstColumn="0" w:lastRowLastColumn="0"/>
            </w:pPr>
            <w:r>
              <w:t>Funktion/Aufgabe</w:t>
            </w:r>
          </w:p>
        </w:tc>
      </w:tr>
      <w:tr w:rsidR="00C276EF" w14:paraId="12FBF1DF"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4E0C5A6" w14:textId="77777777" w:rsidR="00C276EF" w:rsidRDefault="00E22815">
            <w:r>
              <w:t>Schülerinnen und Schüler</w:t>
            </w:r>
          </w:p>
        </w:tc>
        <w:tc>
          <w:tcPr>
            <w:tcW w:w="1814" w:type="dxa"/>
          </w:tcPr>
          <w:p w14:paraId="6E0B5DF3" w14:textId="7777777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Lernende</w:t>
            </w:r>
          </w:p>
        </w:tc>
        <w:tc>
          <w:tcPr>
            <w:tcW w:w="5102" w:type="dxa"/>
          </w:tcPr>
          <w:p w14:paraId="45201BCD" w14:textId="77777777" w:rsidR="00C276EF" w:rsidRDefault="00E22815">
            <w:pPr>
              <w:pStyle w:val="Listenabsatz"/>
              <w:numPr>
                <w:ilvl w:val="0"/>
                <w:numId w:val="37"/>
              </w:numPr>
              <w:spacing w:after="0" w:line="276" w:lineRule="auto"/>
              <w:cnfStyle w:val="000000100000" w:firstRow="0" w:lastRow="0" w:firstColumn="0" w:lastColumn="0" w:oddVBand="0" w:evenVBand="0" w:oddHBand="1" w:evenHBand="0" w:firstRowFirstColumn="0" w:firstRowLastColumn="0" w:lastRowFirstColumn="0" w:lastRowLastColumn="0"/>
            </w:pPr>
            <w:r>
              <w:t>werden aktiv in die Planungen mit einbezogen</w:t>
            </w:r>
          </w:p>
          <w:p w14:paraId="7BD7704B" w14:textId="77777777" w:rsidR="00C276EF" w:rsidRDefault="00E22815">
            <w:pPr>
              <w:pStyle w:val="Listenabsatz"/>
              <w:numPr>
                <w:ilvl w:val="0"/>
                <w:numId w:val="37"/>
              </w:numPr>
              <w:spacing w:after="0" w:line="276" w:lineRule="auto"/>
              <w:cnfStyle w:val="000000100000" w:firstRow="0" w:lastRow="0" w:firstColumn="0" w:lastColumn="0" w:oddVBand="0" w:evenVBand="0" w:oddHBand="1" w:evenHBand="0" w:firstRowFirstColumn="0" w:firstRowLastColumn="0" w:lastRowFirstColumn="0" w:lastRowLastColumn="0"/>
            </w:pPr>
            <w:r>
              <w:lastRenderedPageBreak/>
              <w:t>haben im Rahmen der Module die Möglichkeit, handlungsorientiert in Projekten IT zu entdecken</w:t>
            </w:r>
          </w:p>
        </w:tc>
      </w:tr>
      <w:tr w:rsidR="00C276EF" w14:paraId="26AE7767" w14:textId="77777777" w:rsidTr="00C276EF">
        <w:tc>
          <w:tcPr>
            <w:cnfStyle w:val="001000000000" w:firstRow="0" w:lastRow="0" w:firstColumn="1" w:lastColumn="0" w:oddVBand="0" w:evenVBand="0" w:oddHBand="0" w:evenHBand="0" w:firstRowFirstColumn="0" w:firstRowLastColumn="0" w:lastRowFirstColumn="0" w:lastRowLastColumn="0"/>
            <w:tcW w:w="1984" w:type="dxa"/>
          </w:tcPr>
          <w:p w14:paraId="667ABEF7" w14:textId="77777777" w:rsidR="00C276EF" w:rsidRDefault="00E22815">
            <w:r>
              <w:lastRenderedPageBreak/>
              <w:t>Lehrkraft</w:t>
            </w:r>
          </w:p>
        </w:tc>
        <w:tc>
          <w:tcPr>
            <w:tcW w:w="1814" w:type="dxa"/>
          </w:tcPr>
          <w:p w14:paraId="0DFD0A76" w14:textId="77777777" w:rsidR="00C276EF" w:rsidRDefault="00E22815">
            <w:pPr>
              <w:pStyle w:val="Listenabsatz"/>
              <w:numPr>
                <w:ilvl w:val="0"/>
                <w:numId w:val="2"/>
              </w:numPr>
              <w:spacing w:after="0" w:line="276" w:lineRule="auto"/>
              <w:ind w:left="305" w:hanging="218"/>
              <w:cnfStyle w:val="000000000000" w:firstRow="0" w:lastRow="0" w:firstColumn="0" w:lastColumn="0" w:oddVBand="0" w:evenVBand="0" w:oddHBand="0" w:evenHBand="0" w:firstRowFirstColumn="0" w:firstRowLastColumn="0" w:lastRowFirstColumn="0" w:lastRowLastColumn="0"/>
            </w:pPr>
            <w:r>
              <w:t>Lernbegleiter</w:t>
            </w:r>
          </w:p>
          <w:p w14:paraId="3F870697" w14:textId="77777777" w:rsidR="00C276EF" w:rsidRDefault="00C276EF">
            <w:pPr>
              <w:cnfStyle w:val="000000000000" w:firstRow="0" w:lastRow="0" w:firstColumn="0" w:lastColumn="0" w:oddVBand="0" w:evenVBand="0" w:oddHBand="0" w:evenHBand="0" w:firstRowFirstColumn="0" w:firstRowLastColumn="0" w:lastRowFirstColumn="0" w:lastRowLastColumn="0"/>
            </w:pPr>
          </w:p>
        </w:tc>
        <w:tc>
          <w:tcPr>
            <w:tcW w:w="5102" w:type="dxa"/>
          </w:tcPr>
          <w:p w14:paraId="3A14B1C3" w14:textId="77777777" w:rsidR="00C276EF" w:rsidRDefault="00E22815">
            <w:pPr>
              <w:pStyle w:val="Listenabsatz"/>
              <w:numPr>
                <w:ilvl w:val="0"/>
                <w:numId w:val="37"/>
              </w:numPr>
              <w:spacing w:after="0" w:line="276" w:lineRule="auto"/>
              <w:cnfStyle w:val="000000000000" w:firstRow="0" w:lastRow="0" w:firstColumn="0" w:lastColumn="0" w:oddVBand="0" w:evenVBand="0" w:oddHBand="0" w:evenHBand="0" w:firstRowFirstColumn="0" w:firstRowLastColumn="0" w:lastRowFirstColumn="0" w:lastRowLastColumn="0"/>
            </w:pPr>
            <w:r>
              <w:t>wählt die Inhalte entsprechend des Wissenstands der Klasse</w:t>
            </w:r>
          </w:p>
          <w:p w14:paraId="46F456B0" w14:textId="77777777" w:rsidR="00C276EF" w:rsidRDefault="00E22815">
            <w:pPr>
              <w:pStyle w:val="Listenabsatz"/>
              <w:numPr>
                <w:ilvl w:val="0"/>
                <w:numId w:val="37"/>
              </w:numPr>
              <w:spacing w:after="0" w:line="276" w:lineRule="auto"/>
              <w:cnfStyle w:val="000000000000" w:firstRow="0" w:lastRow="0" w:firstColumn="0" w:lastColumn="0" w:oddVBand="0" w:evenVBand="0" w:oddHBand="0" w:evenHBand="0" w:firstRowFirstColumn="0" w:firstRowLastColumn="0" w:lastRowFirstColumn="0" w:lastRowLastColumn="0"/>
            </w:pPr>
            <w:r>
              <w:t>unterstützt die Schülerinnen und Schüler bei der Umsetzung und lässt ihnen Freiraum zum eigenständigen Entdecken von IT</w:t>
            </w:r>
          </w:p>
        </w:tc>
      </w:tr>
      <w:tr w:rsidR="00C276EF" w14:paraId="45F8854B"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E277F9D" w14:textId="77777777" w:rsidR="00C276EF" w:rsidRDefault="00E22815">
            <w:r>
              <w:t>Unternehmens-vertreterin und Unternehmens-vertreter</w:t>
            </w:r>
          </w:p>
        </w:tc>
        <w:tc>
          <w:tcPr>
            <w:tcW w:w="1814" w:type="dxa"/>
          </w:tcPr>
          <w:p w14:paraId="1C5771AB" w14:textId="7777777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Multiplikator</w:t>
            </w:r>
          </w:p>
          <w:p w14:paraId="61B07979" w14:textId="7777777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Co-Teacher</w:t>
            </w:r>
          </w:p>
          <w:p w14:paraId="4A30F451" w14:textId="7777777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Special-Guest</w:t>
            </w:r>
          </w:p>
          <w:p w14:paraId="5319ADB4" w14:textId="7777777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Gastgeber</w:t>
            </w:r>
          </w:p>
        </w:tc>
        <w:tc>
          <w:tcPr>
            <w:tcW w:w="5102" w:type="dxa"/>
          </w:tcPr>
          <w:p w14:paraId="1B29A9E9" w14:textId="77777777" w:rsidR="00C276EF" w:rsidRDefault="00E22815">
            <w:pPr>
              <w:cnfStyle w:val="000000100000" w:firstRow="0" w:lastRow="0" w:firstColumn="0" w:lastColumn="0" w:oddVBand="0" w:evenVBand="0" w:oddHBand="1" w:evenHBand="0" w:firstRowFirstColumn="0" w:firstRowLastColumn="0" w:lastRowFirstColumn="0" w:lastRowLastColumn="0"/>
            </w:pPr>
            <w:r>
              <w:t>Je nach Rolle</w:t>
            </w:r>
          </w:p>
          <w:p w14:paraId="2868091E" w14:textId="77777777"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 xml:space="preserve">schult Lehrkräfte </w:t>
            </w:r>
          </w:p>
          <w:p w14:paraId="3A328397" w14:textId="08594A03"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unters</w:t>
            </w:r>
            <w:r w:rsidR="000F5067">
              <w:t>t</w:t>
            </w:r>
            <w:r>
              <w:t xml:space="preserve">ützt Lehrkräfte </w:t>
            </w:r>
          </w:p>
          <w:p w14:paraId="3EEEFA78" w14:textId="77777777"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berichtet aus der IT-Praxis</w:t>
            </w:r>
          </w:p>
          <w:p w14:paraId="710B936D" w14:textId="77777777"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ermöglicht Schülerinnen und Schülern einen Einblick in die Arbeitswelt</w:t>
            </w:r>
          </w:p>
          <w:p w14:paraId="6423A186" w14:textId="77777777"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ermöglicht Betriebserkundungen</w:t>
            </w:r>
          </w:p>
        </w:tc>
      </w:tr>
    </w:tbl>
    <w:p w14:paraId="6A1E727F" w14:textId="77777777" w:rsidR="00C276EF" w:rsidRDefault="00C276EF">
      <w:pPr>
        <w:pStyle w:val="berschrift1"/>
        <w:numPr>
          <w:ilvl w:val="0"/>
          <w:numId w:val="0"/>
        </w:numPr>
        <w:spacing w:before="360" w:line="259" w:lineRule="auto"/>
        <w:ind w:left="432"/>
      </w:pPr>
      <w:bookmarkStart w:id="120" w:name="_Toc433292506"/>
    </w:p>
    <w:p w14:paraId="2D1B73B0" w14:textId="77777777" w:rsidR="00C276EF" w:rsidRDefault="00E22815">
      <w:pPr>
        <w:pStyle w:val="berschrift1"/>
        <w:spacing w:before="360" w:line="259" w:lineRule="auto"/>
      </w:pPr>
      <w:bookmarkStart w:id="121" w:name="_Toc443309746"/>
      <w:r>
        <w:t>Bestandteile von IT2School</w:t>
      </w:r>
      <w:bookmarkEnd w:id="120"/>
      <w:r>
        <w:t>-Infobox</w:t>
      </w:r>
      <w:bookmarkEnd w:id="121"/>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361D12F3"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113202F4" w14:textId="77777777" w:rsidR="00C276EF" w:rsidRDefault="00E22815">
            <w:r>
              <w:t xml:space="preserve">Modul B1 Blinzeln </w:t>
            </w:r>
          </w:p>
          <w:p w14:paraId="46A80037" w14:textId="77777777" w:rsidR="00C276EF" w:rsidRDefault="00E22815">
            <w:r>
              <w:rPr>
                <w:b w:val="0"/>
              </w:rPr>
              <w:t>Vom Blinzeln zum Verschlüsseln</w:t>
            </w:r>
          </w:p>
        </w:tc>
      </w:tr>
      <w:tr w:rsidR="00C276EF" w14:paraId="67139028"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146CCD5F" w14:textId="77777777" w:rsidR="00C276EF" w:rsidRDefault="00E22815">
            <w:pPr>
              <w:rPr>
                <w:b/>
              </w:rPr>
            </w:pPr>
            <w:r>
              <w:rPr>
                <w:b/>
              </w:rPr>
              <w:t>Material</w:t>
            </w:r>
          </w:p>
        </w:tc>
        <w:tc>
          <w:tcPr>
            <w:tcW w:w="3022" w:type="dxa"/>
          </w:tcPr>
          <w:p w14:paraId="2D0F67DD"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Stückzahl</w:t>
            </w:r>
            <w:r>
              <w:rPr>
                <w:rStyle w:val="Funotenzeichen"/>
                <w:b/>
              </w:rPr>
              <w:footnoteReference w:id="1"/>
            </w:r>
          </w:p>
        </w:tc>
        <w:tc>
          <w:tcPr>
            <w:tcW w:w="3023" w:type="dxa"/>
          </w:tcPr>
          <w:p w14:paraId="43106586"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08DB96A4"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748E3D7F" w14:textId="77777777" w:rsidR="00C276EF" w:rsidRDefault="00E22815">
            <w:pPr>
              <w:rPr>
                <w:b/>
                <w:szCs w:val="20"/>
              </w:rPr>
            </w:pPr>
            <w:r>
              <w:rPr>
                <w:szCs w:val="20"/>
              </w:rPr>
              <w:t>Modulbeschreibung inkl. Arbeitsmaterialien</w:t>
            </w:r>
          </w:p>
        </w:tc>
        <w:tc>
          <w:tcPr>
            <w:tcW w:w="3022" w:type="dxa"/>
          </w:tcPr>
          <w:p w14:paraId="0FDA31B8"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0B207A2"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rPr>
                <w:szCs w:val="20"/>
              </w:rPr>
            </w:pPr>
          </w:p>
        </w:tc>
      </w:tr>
      <w:tr w:rsidR="00C276EF" w14:paraId="7FDF6C0C"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B2EBB50" w14:textId="77777777" w:rsidR="00C276EF" w:rsidRDefault="00E22815">
            <w:pPr>
              <w:rPr>
                <w:szCs w:val="20"/>
              </w:rPr>
            </w:pPr>
            <w:r>
              <w:rPr>
                <w:szCs w:val="20"/>
              </w:rPr>
              <w:t>Morseapparat</w:t>
            </w:r>
          </w:p>
          <w:p w14:paraId="7AD4CC91" w14:textId="77777777" w:rsidR="00C276EF" w:rsidRDefault="00C276EF">
            <w:pPr>
              <w:rPr>
                <w:szCs w:val="20"/>
              </w:rPr>
            </w:pPr>
          </w:p>
          <w:p w14:paraId="50B8D514" w14:textId="77777777" w:rsidR="00C276EF" w:rsidRDefault="00E22815">
            <w:pPr>
              <w:rPr>
                <w:b/>
                <w:szCs w:val="20"/>
              </w:rPr>
            </w:pPr>
            <w:r>
              <w:rPr>
                <w:szCs w:val="20"/>
              </w:rPr>
              <w:t xml:space="preserve">Material für einen einfachen Morseapparat (GS) oder einen </w:t>
            </w:r>
            <w:proofErr w:type="spellStart"/>
            <w:r>
              <w:rPr>
                <w:szCs w:val="20"/>
              </w:rPr>
              <w:t>Crosslink</w:t>
            </w:r>
            <w:proofErr w:type="spellEnd"/>
            <w:r>
              <w:rPr>
                <w:szCs w:val="20"/>
              </w:rPr>
              <w:t>-Morseapparat (Sek I)</w:t>
            </w:r>
          </w:p>
        </w:tc>
        <w:tc>
          <w:tcPr>
            <w:tcW w:w="3022" w:type="dxa"/>
          </w:tcPr>
          <w:p w14:paraId="5DD34A96"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Holzbrettchen (ca. 10 x 4 cm)</w:t>
            </w:r>
          </w:p>
          <w:p w14:paraId="0DE15308"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Lämpchen 4,5V</w:t>
            </w:r>
          </w:p>
          <w:p w14:paraId="183B1B06"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Flachbatterien 4,5V</w:t>
            </w:r>
          </w:p>
          <w:p w14:paraId="2E8862BD"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Klingeldraht</w:t>
            </w:r>
          </w:p>
          <w:p w14:paraId="4140B0EC"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4 Reißzwecken</w:t>
            </w:r>
          </w:p>
          <w:p w14:paraId="69D0136A"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8 Büroklammern</w:t>
            </w:r>
          </w:p>
          <w:p w14:paraId="6E85C6DC"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6 kleine Nägel (abhängig von der Dicke des Holzes)</w:t>
            </w:r>
          </w:p>
          <w:p w14:paraId="1D2AE1B5"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Klebestreifen</w:t>
            </w:r>
          </w:p>
          <w:p w14:paraId="112192EE" w14:textId="77777777" w:rsidR="00C276EF" w:rsidRDefault="00C276EF">
            <w:pPr>
              <w:cnfStyle w:val="000000100000" w:firstRow="0" w:lastRow="0" w:firstColumn="0" w:lastColumn="0" w:oddVBand="0" w:evenVBand="0" w:oddHBand="1" w:evenHBand="0" w:firstRowFirstColumn="0" w:firstRowLastColumn="0" w:lastRowFirstColumn="0" w:lastRowLastColumn="0"/>
            </w:pPr>
          </w:p>
          <w:p w14:paraId="500E7473" w14:textId="77777777" w:rsidR="00C276EF" w:rsidRDefault="00E22815">
            <w:pPr>
              <w:cnfStyle w:val="000000100000" w:firstRow="0" w:lastRow="0" w:firstColumn="0" w:lastColumn="0" w:oddVBand="0" w:evenVBand="0" w:oddHBand="1" w:evenHBand="0" w:firstRowFirstColumn="0" w:firstRowLastColumn="0" w:lastRowFirstColumn="0" w:lastRowLastColumn="0"/>
            </w:pPr>
            <w:r>
              <w:rPr>
                <w:b/>
                <w:szCs w:val="20"/>
              </w:rPr>
              <w:t>Klassensatz:</w:t>
            </w:r>
            <w:r>
              <w:rPr>
                <w:szCs w:val="20"/>
              </w:rPr>
              <w:t xml:space="preserve"> 10 x</w:t>
            </w:r>
          </w:p>
        </w:tc>
        <w:tc>
          <w:tcPr>
            <w:tcW w:w="3023" w:type="dxa"/>
            <w:vAlign w:val="center"/>
          </w:tcPr>
          <w:p w14:paraId="55963E43"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noProof/>
                <w:szCs w:val="20"/>
              </w:rPr>
              <w:drawing>
                <wp:inline distT="0" distB="0" distL="0" distR="0" wp14:anchorId="62688617" wp14:editId="5EED105F">
                  <wp:extent cx="1800000" cy="1263453"/>
                  <wp:effectExtent l="0" t="0" r="0" b="0"/>
                  <wp:docPr id="31"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rse-Apparat.jpg"/>
                          <pic:cNvPicPr>
                            <a:picLocks noChangeAspect="1"/>
                          </pic:cNvPicPr>
                        </pic:nvPicPr>
                        <pic:blipFill>
                          <a:blip r:embed="rId27" cstate="print">
                            <a:extLst>
                              <a:ext uri="{28A0092B-C50C-407E-A947-70E740481C1C}">
                                <a14:useLocalDpi xmlns:a14="http://schemas.microsoft.com/office/drawing/2010/main"/>
                              </a:ext>
                            </a:extLst>
                          </a:blip>
                          <a:stretch/>
                        </pic:blipFill>
                        <pic:spPr bwMode="auto">
                          <a:xfrm>
                            <a:off x="0" y="0"/>
                            <a:ext cx="1800000" cy="1263454"/>
                          </a:xfrm>
                          <a:prstGeom prst="rect">
                            <a:avLst/>
                          </a:prstGeom>
                        </pic:spPr>
                      </pic:pic>
                    </a:graphicData>
                  </a:graphic>
                </wp:inline>
              </w:drawing>
            </w:r>
          </w:p>
        </w:tc>
      </w:tr>
    </w:tbl>
    <w:p w14:paraId="39411526" w14:textId="77777777" w:rsidR="00C276EF" w:rsidRDefault="00C276EF"/>
    <w:p w14:paraId="10D53856" w14:textId="77777777" w:rsidR="00C276EF" w:rsidRDefault="00C276EF"/>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3FB7E274"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5EDEF370" w14:textId="77777777" w:rsidR="00C276EF" w:rsidRDefault="00E22815">
            <w:r>
              <w:lastRenderedPageBreak/>
              <w:t xml:space="preserve">Modul B2 Internet </w:t>
            </w:r>
          </w:p>
          <w:p w14:paraId="2A2DF25F" w14:textId="77777777" w:rsidR="00C276EF" w:rsidRDefault="00E22815">
            <w:r>
              <w:rPr>
                <w:b w:val="0"/>
              </w:rPr>
              <w:t>Die Internetversteher</w:t>
            </w:r>
          </w:p>
        </w:tc>
      </w:tr>
      <w:tr w:rsidR="00C276EF" w14:paraId="014121F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C7761F9" w14:textId="77777777" w:rsidR="00C276EF" w:rsidRDefault="00E22815">
            <w:pPr>
              <w:rPr>
                <w:b/>
              </w:rPr>
            </w:pPr>
            <w:r>
              <w:rPr>
                <w:b/>
              </w:rPr>
              <w:t>Material</w:t>
            </w:r>
          </w:p>
        </w:tc>
        <w:tc>
          <w:tcPr>
            <w:tcW w:w="3022" w:type="dxa"/>
          </w:tcPr>
          <w:p w14:paraId="5AF63B2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33488C75"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4F46900E"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3AC018A8" w14:textId="77777777" w:rsidR="00C276EF" w:rsidRDefault="00E22815">
            <w:pPr>
              <w:rPr>
                <w:b/>
                <w:szCs w:val="20"/>
              </w:rPr>
            </w:pPr>
            <w:r>
              <w:rPr>
                <w:szCs w:val="20"/>
              </w:rPr>
              <w:t>Modulbeschreibung inkl. Arbeitsmaterialien</w:t>
            </w:r>
          </w:p>
        </w:tc>
        <w:tc>
          <w:tcPr>
            <w:tcW w:w="3022" w:type="dxa"/>
          </w:tcPr>
          <w:p w14:paraId="767EB368"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75B581EE"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pPr>
          </w:p>
        </w:tc>
      </w:tr>
      <w:tr w:rsidR="00C276EF" w14:paraId="6F1C22AB"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1114805" w14:textId="77777777" w:rsidR="00C276EF" w:rsidRDefault="00E22815">
            <w:pPr>
              <w:rPr>
                <w:b/>
                <w:szCs w:val="20"/>
              </w:rPr>
            </w:pPr>
            <w:r>
              <w:rPr>
                <w:szCs w:val="20"/>
              </w:rPr>
              <w:t>Pappaufsteller</w:t>
            </w:r>
          </w:p>
        </w:tc>
        <w:tc>
          <w:tcPr>
            <w:tcW w:w="3022" w:type="dxa"/>
          </w:tcPr>
          <w:p w14:paraId="6F04C6F9"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9 x Router</w:t>
            </w:r>
          </w:p>
          <w:p w14:paraId="25523286"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Webserver (Frag Finn)</w:t>
            </w:r>
          </w:p>
          <w:p w14:paraId="5D690017"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Webserver (Schule)</w:t>
            </w:r>
          </w:p>
          <w:p w14:paraId="20356227"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DNS</w:t>
            </w:r>
          </w:p>
          <w:p w14:paraId="3B0325F2"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Provider</w:t>
            </w:r>
          </w:p>
          <w:p w14:paraId="02D37C1A"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x Heim-Internetrouter</w:t>
            </w:r>
          </w:p>
          <w:p w14:paraId="064C93FE"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bCs w:val="0"/>
                <w:szCs w:val="20"/>
              </w:rPr>
              <w:t>4 x Client</w:t>
            </w:r>
          </w:p>
        </w:tc>
        <w:tc>
          <w:tcPr>
            <w:tcW w:w="3023" w:type="dxa"/>
            <w:vAlign w:val="center"/>
          </w:tcPr>
          <w:p w14:paraId="42D620A3" w14:textId="77777777" w:rsidR="00C276EF" w:rsidRDefault="00C276EF">
            <w:pPr>
              <w:jc w:val="center"/>
              <w:cnfStyle w:val="000000100000" w:firstRow="0" w:lastRow="0" w:firstColumn="0" w:lastColumn="0" w:oddVBand="0" w:evenVBand="0" w:oddHBand="1" w:evenHBand="0" w:firstRowFirstColumn="0" w:firstRowLastColumn="0" w:lastRowFirstColumn="0" w:lastRowLastColumn="0"/>
            </w:pPr>
          </w:p>
          <w:p w14:paraId="2BAEE1E0" w14:textId="0A2B6C15" w:rsidR="00C276EF" w:rsidRDefault="000F5067">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1DB92DE" wp14:editId="5111FC57">
                  <wp:extent cx="1476000" cy="1107126"/>
                  <wp:effectExtent l="0" t="0" r="0" b="0"/>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pic:nvPicPr>
                        <pic:blipFill>
                          <a:blip r:embed="rId28" cstate="print">
                            <a:extLst>
                              <a:ext uri="{28A0092B-C50C-407E-A947-70E740481C1C}">
                                <a14:useLocalDpi xmlns:a14="http://schemas.microsoft.com/office/drawing/2010/main"/>
                              </a:ext>
                            </a:extLst>
                          </a:blip>
                          <a:stretch>
                            <a:fillRect/>
                          </a:stretch>
                        </pic:blipFill>
                        <pic:spPr>
                          <a:xfrm>
                            <a:off x="0" y="0"/>
                            <a:ext cx="1476000" cy="1107126"/>
                          </a:xfrm>
                          <a:prstGeom prst="rect">
                            <a:avLst/>
                          </a:prstGeom>
                        </pic:spPr>
                      </pic:pic>
                    </a:graphicData>
                  </a:graphic>
                </wp:inline>
              </w:drawing>
            </w:r>
          </w:p>
        </w:tc>
      </w:tr>
      <w:tr w:rsidR="00C276EF" w14:paraId="46C83CD9"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256AE139" w14:textId="77777777" w:rsidR="00C276EF" w:rsidRDefault="00E22815">
            <w:pPr>
              <w:rPr>
                <w:b/>
                <w:szCs w:val="20"/>
              </w:rPr>
            </w:pPr>
            <w:r>
              <w:rPr>
                <w:szCs w:val="20"/>
              </w:rPr>
              <w:t>Websites für Pappaufsteller</w:t>
            </w:r>
          </w:p>
        </w:tc>
        <w:tc>
          <w:tcPr>
            <w:tcW w:w="3022" w:type="dxa"/>
          </w:tcPr>
          <w:p w14:paraId="104F1F27" w14:textId="77777777" w:rsidR="00C276EF" w:rsidRDefault="00E22815">
            <w:pPr>
              <w:pStyle w:val="Listenabsatz"/>
              <w:numPr>
                <w:ilvl w:val="0"/>
                <w:numId w:val="24"/>
              </w:numPr>
              <w:spacing w:after="0" w:line="240" w:lineRule="auto"/>
              <w:ind w:hanging="272"/>
              <w:cnfStyle w:val="000000000000" w:firstRow="0" w:lastRow="0" w:firstColumn="0" w:lastColumn="0" w:oddVBand="0" w:evenVBand="0" w:oddHBand="0" w:evenHBand="0" w:firstRowFirstColumn="0" w:firstRowLastColumn="0" w:lastRowFirstColumn="0" w:lastRowLastColumn="0"/>
              <w:rPr>
                <w:szCs w:val="20"/>
              </w:rPr>
            </w:pPr>
            <w:r>
              <w:rPr>
                <w:szCs w:val="20"/>
              </w:rPr>
              <w:t>1 x Schulhomepage</w:t>
            </w:r>
          </w:p>
          <w:p w14:paraId="466ACDAB" w14:textId="77777777" w:rsidR="00C276EF" w:rsidRDefault="00E22815">
            <w:pPr>
              <w:pStyle w:val="Listenabsatz"/>
              <w:numPr>
                <w:ilvl w:val="0"/>
                <w:numId w:val="24"/>
              </w:numPr>
              <w:spacing w:after="0" w:line="240" w:lineRule="auto"/>
              <w:ind w:hanging="272"/>
              <w:cnfStyle w:val="000000000000" w:firstRow="0" w:lastRow="0" w:firstColumn="0" w:lastColumn="0" w:oddVBand="0" w:evenVBand="0" w:oddHBand="0" w:evenHBand="0" w:firstRowFirstColumn="0" w:firstRowLastColumn="0" w:lastRowFirstColumn="0" w:lastRowLastColumn="0"/>
              <w:rPr>
                <w:szCs w:val="20"/>
              </w:rPr>
            </w:pPr>
            <w:r>
              <w:rPr>
                <w:szCs w:val="20"/>
              </w:rPr>
              <w:t>1 x Frag Finn-Website</w:t>
            </w:r>
          </w:p>
        </w:tc>
        <w:tc>
          <w:tcPr>
            <w:tcW w:w="3023" w:type="dxa"/>
            <w:vAlign w:val="center"/>
          </w:tcPr>
          <w:p w14:paraId="0A61034C"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3B7EA99" wp14:editId="511C6EC2">
                  <wp:extent cx="1400174" cy="1100137"/>
                  <wp:effectExtent l="0" t="0" r="0" b="5079"/>
                  <wp:docPr id="33"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a:picLocks noChangeAspect="1"/>
                          </pic:cNvPicPr>
                        </pic:nvPicPr>
                        <pic:blipFill>
                          <a:blip r:embed="rId29" cstate="print">
                            <a:extLst>
                              <a:ext uri="{28A0092B-C50C-407E-A947-70E740481C1C}">
                                <a14:useLocalDpi xmlns:a14="http://schemas.microsoft.com/office/drawing/2010/main"/>
                              </a:ext>
                            </a:extLst>
                          </a:blip>
                          <a:srcRect/>
                          <a:stretch/>
                        </pic:blipFill>
                        <pic:spPr bwMode="auto">
                          <a:xfrm>
                            <a:off x="0" y="0"/>
                            <a:ext cx="1402557" cy="1102010"/>
                          </a:xfrm>
                          <a:prstGeom prst="rect">
                            <a:avLst/>
                          </a:prstGeom>
                          <a:ln>
                            <a:noFill/>
                          </a:ln>
                        </pic:spPr>
                      </pic:pic>
                    </a:graphicData>
                  </a:graphic>
                </wp:inline>
              </w:drawing>
            </w:r>
          </w:p>
        </w:tc>
      </w:tr>
      <w:tr w:rsidR="00C276EF" w14:paraId="0D3E3D39"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AD31A31" w14:textId="77777777" w:rsidR="00C276EF" w:rsidRDefault="00E22815">
            <w:pPr>
              <w:rPr>
                <w:b/>
                <w:szCs w:val="20"/>
              </w:rPr>
            </w:pPr>
            <w:r>
              <w:rPr>
                <w:szCs w:val="20"/>
              </w:rPr>
              <w:t>Stationskarten</w:t>
            </w:r>
          </w:p>
        </w:tc>
        <w:tc>
          <w:tcPr>
            <w:tcW w:w="3022" w:type="dxa"/>
          </w:tcPr>
          <w:p w14:paraId="5FA0769B"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1 x Client</w:t>
            </w:r>
          </w:p>
          <w:p w14:paraId="29F309FA"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1 x Provider</w:t>
            </w:r>
          </w:p>
          <w:p w14:paraId="6BD28459"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1 x DNS</w:t>
            </w:r>
          </w:p>
          <w:p w14:paraId="062C43F2"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1 x Heim-Internetrouter</w:t>
            </w:r>
          </w:p>
          <w:p w14:paraId="6B3746E5"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1 x Webserver Schule</w:t>
            </w:r>
          </w:p>
          <w:p w14:paraId="42A7B0EF"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 xml:space="preserve">1 x Webserver Frag Finn </w:t>
            </w:r>
          </w:p>
          <w:p w14:paraId="363B9079"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20 x Router</w:t>
            </w:r>
          </w:p>
        </w:tc>
        <w:tc>
          <w:tcPr>
            <w:tcW w:w="3023" w:type="dxa"/>
            <w:vAlign w:val="center"/>
          </w:tcPr>
          <w:p w14:paraId="26224F05"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CB5A99A" wp14:editId="203844DA">
                  <wp:extent cx="1800000" cy="1151385"/>
                  <wp:effectExtent l="0" t="0" r="0" b="0"/>
                  <wp:docPr id="34"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pic:cNvPicPr>
                        </pic:nvPicPr>
                        <pic:blipFill>
                          <a:blip r:embed="rId30" cstate="print">
                            <a:extLst>
                              <a:ext uri="{28A0092B-C50C-407E-A947-70E740481C1C}">
                                <a14:useLocalDpi xmlns:a14="http://schemas.microsoft.com/office/drawing/2010/main"/>
                              </a:ext>
                            </a:extLst>
                          </a:blip>
                          <a:srcRect/>
                          <a:stretch/>
                        </pic:blipFill>
                        <pic:spPr bwMode="auto">
                          <a:xfrm>
                            <a:off x="0" y="0"/>
                            <a:ext cx="1800000" cy="1151386"/>
                          </a:xfrm>
                          <a:prstGeom prst="rect">
                            <a:avLst/>
                          </a:prstGeom>
                          <a:ln>
                            <a:noFill/>
                          </a:ln>
                        </pic:spPr>
                      </pic:pic>
                    </a:graphicData>
                  </a:graphic>
                </wp:inline>
              </w:drawing>
            </w:r>
          </w:p>
        </w:tc>
      </w:tr>
      <w:tr w:rsidR="00C276EF" w14:paraId="549B2DFD" w14:textId="77777777" w:rsidTr="00C276EF">
        <w:trPr>
          <w:trHeight w:val="3088"/>
        </w:trPr>
        <w:tc>
          <w:tcPr>
            <w:cnfStyle w:val="001000000000" w:firstRow="0" w:lastRow="0" w:firstColumn="1" w:lastColumn="0" w:oddVBand="0" w:evenVBand="0" w:oddHBand="0" w:evenHBand="0" w:firstRowFirstColumn="0" w:firstRowLastColumn="0" w:lastRowFirstColumn="0" w:lastRowLastColumn="0"/>
            <w:tcW w:w="3022" w:type="dxa"/>
          </w:tcPr>
          <w:p w14:paraId="27BF7559" w14:textId="77777777" w:rsidR="00C276EF" w:rsidRDefault="00E22815">
            <w:pPr>
              <w:rPr>
                <w:b/>
                <w:szCs w:val="20"/>
              </w:rPr>
            </w:pPr>
            <w:r>
              <w:rPr>
                <w:szCs w:val="20"/>
              </w:rPr>
              <w:t>Protokollheft</w:t>
            </w:r>
          </w:p>
        </w:tc>
        <w:tc>
          <w:tcPr>
            <w:tcW w:w="3022" w:type="dxa"/>
          </w:tcPr>
          <w:p w14:paraId="77058F4D"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2B57711D"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9B612BF" wp14:editId="421C079E">
                  <wp:extent cx="1397399" cy="1800000"/>
                  <wp:effectExtent l="0" t="0" r="0" b="0"/>
                  <wp:docPr id="35"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el_Protokollheft.png"/>
                          <pic:cNvPicPr>
                            <a:picLocks noChangeAspect="1"/>
                          </pic:cNvPicPr>
                        </pic:nvPicPr>
                        <pic:blipFill>
                          <a:blip r:embed="rId31" cstate="print">
                            <a:extLst>
                              <a:ext uri="{28A0092B-C50C-407E-A947-70E740481C1C}">
                                <a14:useLocalDpi xmlns:a14="http://schemas.microsoft.com/office/drawing/2010/main"/>
                              </a:ext>
                            </a:extLst>
                          </a:blip>
                          <a:stretch/>
                        </pic:blipFill>
                        <pic:spPr bwMode="auto">
                          <a:xfrm>
                            <a:off x="0" y="0"/>
                            <a:ext cx="1397400" cy="1800000"/>
                          </a:xfrm>
                          <a:prstGeom prst="rect">
                            <a:avLst/>
                          </a:prstGeom>
                        </pic:spPr>
                      </pic:pic>
                    </a:graphicData>
                  </a:graphic>
                </wp:inline>
              </w:drawing>
            </w:r>
          </w:p>
        </w:tc>
      </w:tr>
      <w:tr w:rsidR="00C276EF" w14:paraId="4D7BF841"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040358C" w14:textId="77777777" w:rsidR="00C276EF" w:rsidRDefault="00E22815">
            <w:pPr>
              <w:rPr>
                <w:b/>
                <w:szCs w:val="20"/>
              </w:rPr>
            </w:pPr>
            <w:r>
              <w:rPr>
                <w:szCs w:val="20"/>
              </w:rPr>
              <w:lastRenderedPageBreak/>
              <w:t>Gruppenkärtchen</w:t>
            </w:r>
          </w:p>
        </w:tc>
        <w:tc>
          <w:tcPr>
            <w:tcW w:w="3022" w:type="dxa"/>
          </w:tcPr>
          <w:p w14:paraId="1A53389E"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Router</w:t>
            </w:r>
          </w:p>
          <w:p w14:paraId="05AFC970"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Provider</w:t>
            </w:r>
          </w:p>
          <w:p w14:paraId="43CF7E77"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DNS</w:t>
            </w:r>
          </w:p>
          <w:p w14:paraId="0A337E97"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Heim-Internetrouter</w:t>
            </w:r>
          </w:p>
          <w:p w14:paraId="748C14C9"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Webserver</w:t>
            </w:r>
          </w:p>
          <w:p w14:paraId="3D064A1F"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Clients</w:t>
            </w:r>
          </w:p>
        </w:tc>
        <w:tc>
          <w:tcPr>
            <w:tcW w:w="3023" w:type="dxa"/>
            <w:vAlign w:val="center"/>
          </w:tcPr>
          <w:p w14:paraId="35565EB4"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A2C9BD0" wp14:editId="2D6D2012">
                  <wp:extent cx="1548984" cy="1800000"/>
                  <wp:effectExtent l="0" t="0" r="0" b="0"/>
                  <wp:docPr id="36"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pic:cNvPicPr>
                        </pic:nvPicPr>
                        <pic:blipFill>
                          <a:blip r:embed="rId32" cstate="print">
                            <a:extLst>
                              <a:ext uri="{28A0092B-C50C-407E-A947-70E740481C1C}">
                                <a14:useLocalDpi xmlns:a14="http://schemas.microsoft.com/office/drawing/2010/main"/>
                              </a:ext>
                            </a:extLst>
                          </a:blip>
                          <a:srcRect/>
                          <a:stretch/>
                        </pic:blipFill>
                        <pic:spPr bwMode="auto">
                          <a:xfrm>
                            <a:off x="0" y="0"/>
                            <a:ext cx="1548985" cy="1800000"/>
                          </a:xfrm>
                          <a:prstGeom prst="rect">
                            <a:avLst/>
                          </a:prstGeom>
                          <a:ln>
                            <a:noFill/>
                          </a:ln>
                        </pic:spPr>
                      </pic:pic>
                    </a:graphicData>
                  </a:graphic>
                </wp:inline>
              </w:drawing>
            </w:r>
          </w:p>
        </w:tc>
      </w:tr>
    </w:tbl>
    <w:p w14:paraId="27EFBFCA" w14:textId="77777777" w:rsidR="00C276EF" w:rsidRDefault="00C276EF">
      <w:pPr>
        <w:rPr>
          <w:sz w:val="20"/>
          <w:szCs w:val="20"/>
        </w:rPr>
      </w:pPr>
    </w:p>
    <w:p w14:paraId="339D6A9F" w14:textId="77777777" w:rsidR="00C276EF" w:rsidRDefault="00C276EF"/>
    <w:p w14:paraId="39101F1E" w14:textId="77777777" w:rsidR="00C276EF" w:rsidRDefault="00C276EF"/>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37078D00"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3A869512" w14:textId="77777777" w:rsidR="00C276EF" w:rsidRDefault="00E22815">
            <w:r>
              <w:t>Modul B3 Codes</w:t>
            </w:r>
          </w:p>
          <w:p w14:paraId="58119ED7" w14:textId="77777777" w:rsidR="00C276EF" w:rsidRDefault="00E22815">
            <w:r>
              <w:rPr>
                <w:b w:val="0"/>
              </w:rPr>
              <w:t>Codes im Supermarkt und im Unternehmen</w:t>
            </w:r>
          </w:p>
        </w:tc>
      </w:tr>
      <w:tr w:rsidR="00C276EF" w14:paraId="7C7BFFF4"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37B90C3F" w14:textId="77777777" w:rsidR="00C276EF" w:rsidRDefault="00E22815">
            <w:pPr>
              <w:rPr>
                <w:b/>
              </w:rPr>
            </w:pPr>
            <w:r>
              <w:rPr>
                <w:b/>
              </w:rPr>
              <w:t>Material</w:t>
            </w:r>
          </w:p>
        </w:tc>
        <w:tc>
          <w:tcPr>
            <w:tcW w:w="3022" w:type="dxa"/>
          </w:tcPr>
          <w:p w14:paraId="51179F28"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1241AC4F"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04520AB4"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3C1728C1" w14:textId="77777777" w:rsidR="00C276EF" w:rsidRDefault="00E22815">
            <w:pPr>
              <w:rPr>
                <w:b/>
                <w:szCs w:val="20"/>
              </w:rPr>
            </w:pPr>
            <w:r>
              <w:rPr>
                <w:szCs w:val="20"/>
              </w:rPr>
              <w:t>Modulbeschreibung inkl. Arbeitsmaterialien</w:t>
            </w:r>
          </w:p>
        </w:tc>
        <w:tc>
          <w:tcPr>
            <w:tcW w:w="3022" w:type="dxa"/>
          </w:tcPr>
          <w:p w14:paraId="5F834A5B"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AC86185"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rPr>
                <w:szCs w:val="20"/>
              </w:rPr>
            </w:pPr>
          </w:p>
        </w:tc>
      </w:tr>
      <w:tr w:rsidR="00C276EF" w14:paraId="5DCD9495"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5A7157A2" w14:textId="6A26A7CD" w:rsidR="00C276EF" w:rsidRDefault="000F5067">
            <w:pPr>
              <w:rPr>
                <w:b/>
                <w:szCs w:val="20"/>
              </w:rPr>
            </w:pPr>
            <w:r>
              <w:rPr>
                <w:szCs w:val="20"/>
              </w:rPr>
              <w:t>Miniprodukte</w:t>
            </w:r>
          </w:p>
        </w:tc>
        <w:tc>
          <w:tcPr>
            <w:tcW w:w="3022" w:type="dxa"/>
          </w:tcPr>
          <w:p w14:paraId="493BBD30"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p w14:paraId="13D5C464" w14:textId="77777777" w:rsidR="00C276EF" w:rsidRDefault="00C276EF">
            <w:pPr>
              <w:pStyle w:val="KeinLeerraum"/>
              <w:cnfStyle w:val="000000100000" w:firstRow="0" w:lastRow="0" w:firstColumn="0" w:lastColumn="0" w:oddVBand="0" w:evenVBand="0" w:oddHBand="1" w:evenHBand="0" w:firstRowFirstColumn="0" w:firstRowLastColumn="0" w:lastRowFirstColumn="0" w:lastRowLastColumn="0"/>
              <w:rPr>
                <w:szCs w:val="20"/>
              </w:rPr>
            </w:pPr>
          </w:p>
          <w:p w14:paraId="0ADBDDAA"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b/>
                <w:szCs w:val="20"/>
              </w:rPr>
              <w:t>Klassensatz:</w:t>
            </w:r>
            <w:r>
              <w:rPr>
                <w:szCs w:val="20"/>
              </w:rPr>
              <w:t xml:space="preserve"> 3 x</w:t>
            </w:r>
          </w:p>
        </w:tc>
        <w:tc>
          <w:tcPr>
            <w:tcW w:w="3023" w:type="dxa"/>
            <w:vAlign w:val="center"/>
          </w:tcPr>
          <w:p w14:paraId="2FD3721D" w14:textId="0D82BB9B" w:rsidR="00C276EF" w:rsidRDefault="00E22815" w:rsidP="00DE7F70">
            <w:pPr>
              <w:cnfStyle w:val="000000100000" w:firstRow="0" w:lastRow="0" w:firstColumn="0" w:lastColumn="0" w:oddVBand="0" w:evenVBand="0" w:oddHBand="1" w:evenHBand="0" w:firstRowFirstColumn="0" w:firstRowLastColumn="0" w:lastRowFirstColumn="0" w:lastRowLastColumn="0"/>
              <w:rPr>
                <w:szCs w:val="20"/>
              </w:rPr>
            </w:pPr>
            <w:commentRangeStart w:id="122"/>
            <w:del w:id="123" w:author="Malambré, Julia | Wissensfabrik" w:date="2022-12-12T15:10:00Z">
              <w:r w:rsidDel="000F5067">
                <w:rPr>
                  <w:noProof/>
                  <w:szCs w:val="20"/>
                </w:rPr>
                <w:drawing>
                  <wp:inline distT="0" distB="0" distL="0" distR="0" wp14:anchorId="419D987D" wp14:editId="6B63E493">
                    <wp:extent cx="1800000" cy="1398238"/>
                    <wp:effectExtent l="0" t="0" r="0" b="0"/>
                    <wp:docPr id="37"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SC_0371.jpg"/>
                            <pic:cNvPicPr>
                              <a:picLocks noChangeAspect="1"/>
                            </pic:cNvPicPr>
                          </pic:nvPicPr>
                          <pic:blipFill>
                            <a:blip r:embed="rId33" cstate="print">
                              <a:extLst>
                                <a:ext uri="{28A0092B-C50C-407E-A947-70E740481C1C}">
                                  <a14:useLocalDpi xmlns:a14="http://schemas.microsoft.com/office/drawing/2010/main"/>
                                </a:ext>
                              </a:extLst>
                            </a:blip>
                            <a:stretch/>
                          </pic:blipFill>
                          <pic:spPr bwMode="auto">
                            <a:xfrm>
                              <a:off x="0" y="0"/>
                              <a:ext cx="1800000" cy="1398239"/>
                            </a:xfrm>
                            <a:prstGeom prst="rect">
                              <a:avLst/>
                            </a:prstGeom>
                          </pic:spPr>
                        </pic:pic>
                      </a:graphicData>
                    </a:graphic>
                  </wp:inline>
                </w:drawing>
              </w:r>
            </w:del>
            <w:commentRangeEnd w:id="122"/>
            <w:r w:rsidR="00125EBE">
              <w:rPr>
                <w:rStyle w:val="Kommentarzeichen"/>
              </w:rPr>
              <w:commentReference w:id="122"/>
            </w:r>
          </w:p>
        </w:tc>
      </w:tr>
    </w:tbl>
    <w:p w14:paraId="32C9EDFF" w14:textId="77777777" w:rsidR="00C276EF" w:rsidRDefault="00C276EF">
      <w:pPr>
        <w:spacing w:line="259" w:lineRule="auto"/>
        <w:rPr>
          <w:b/>
          <w:lang w:val="en-US"/>
        </w:rPr>
      </w:pPr>
    </w:p>
    <w:p w14:paraId="07BC2FA0" w14:textId="77777777" w:rsidR="00C276EF" w:rsidRDefault="00C276EF">
      <w:pPr>
        <w:spacing w:line="259" w:lineRule="auto"/>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73410B9B"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597BB463" w14:textId="77777777" w:rsidR="00C276EF" w:rsidRDefault="00E22815">
            <w:pPr>
              <w:rPr>
                <w:szCs w:val="20"/>
              </w:rPr>
            </w:pPr>
            <w:r>
              <w:rPr>
                <w:szCs w:val="20"/>
              </w:rPr>
              <w:t xml:space="preserve">Modul B4 </w:t>
            </w:r>
            <w:r>
              <w:t>3D-Druck</w:t>
            </w:r>
          </w:p>
          <w:p w14:paraId="79C41AB2" w14:textId="77777777" w:rsidR="00C276EF" w:rsidRDefault="00E22815">
            <w:pPr>
              <w:rPr>
                <w:szCs w:val="20"/>
              </w:rPr>
            </w:pPr>
            <w:r>
              <w:rPr>
                <w:b w:val="0"/>
                <w:szCs w:val="20"/>
              </w:rPr>
              <w:t>3D-Modellierung und -Druck</w:t>
            </w:r>
          </w:p>
        </w:tc>
      </w:tr>
      <w:tr w:rsidR="00C276EF" w14:paraId="5410A867"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1673DB6" w14:textId="77777777" w:rsidR="00C276EF" w:rsidRDefault="00E22815">
            <w:pPr>
              <w:rPr>
                <w:b/>
                <w:szCs w:val="20"/>
              </w:rPr>
            </w:pPr>
            <w:r>
              <w:rPr>
                <w:b/>
                <w:szCs w:val="20"/>
              </w:rPr>
              <w:t>Material</w:t>
            </w:r>
          </w:p>
        </w:tc>
        <w:tc>
          <w:tcPr>
            <w:tcW w:w="3022" w:type="dxa"/>
          </w:tcPr>
          <w:p w14:paraId="10B7211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szCs w:val="20"/>
              </w:rPr>
            </w:pPr>
            <w:r>
              <w:rPr>
                <w:b/>
                <w:szCs w:val="20"/>
              </w:rPr>
              <w:t>Stück</w:t>
            </w:r>
          </w:p>
        </w:tc>
        <w:tc>
          <w:tcPr>
            <w:tcW w:w="3023" w:type="dxa"/>
          </w:tcPr>
          <w:p w14:paraId="5C7D757A"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szCs w:val="20"/>
              </w:rPr>
            </w:pPr>
            <w:r>
              <w:rPr>
                <w:b/>
                <w:szCs w:val="20"/>
              </w:rPr>
              <w:t>Bild</w:t>
            </w:r>
          </w:p>
        </w:tc>
      </w:tr>
      <w:tr w:rsidR="00C276EF" w14:paraId="1529E601"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1E196484" w14:textId="77777777" w:rsidR="00C276EF" w:rsidRDefault="00E22815">
            <w:pPr>
              <w:rPr>
                <w:b/>
                <w:szCs w:val="20"/>
              </w:rPr>
            </w:pPr>
            <w:r>
              <w:rPr>
                <w:szCs w:val="20"/>
              </w:rPr>
              <w:t>Modulbeschreibung inkl. Arbeitsmaterialien</w:t>
            </w:r>
          </w:p>
        </w:tc>
        <w:tc>
          <w:tcPr>
            <w:tcW w:w="3022" w:type="dxa"/>
          </w:tcPr>
          <w:p w14:paraId="4F31E169"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7A16198"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rPr>
                <w:szCs w:val="20"/>
              </w:rPr>
            </w:pPr>
          </w:p>
        </w:tc>
      </w:tr>
      <w:tr w:rsidR="00C276EF" w14:paraId="66454BDD"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369696B" w14:textId="77777777" w:rsidR="00C276EF" w:rsidRDefault="00E22815">
            <w:pPr>
              <w:rPr>
                <w:szCs w:val="20"/>
              </w:rPr>
            </w:pPr>
            <w:r>
              <w:rPr>
                <w:szCs w:val="20"/>
              </w:rPr>
              <w:t>VR-Brille</w:t>
            </w:r>
          </w:p>
        </w:tc>
        <w:tc>
          <w:tcPr>
            <w:tcW w:w="3022" w:type="dxa"/>
          </w:tcPr>
          <w:p w14:paraId="7DFDD20F" w14:textId="77777777" w:rsidR="00C276EF" w:rsidRDefault="00E22815">
            <w:pPr>
              <w:cnfStyle w:val="000000100000" w:firstRow="0" w:lastRow="0" w:firstColumn="0" w:lastColumn="0" w:oddVBand="0" w:evenVBand="0" w:oddHBand="1" w:evenHBand="0" w:firstRowFirstColumn="0" w:firstRowLastColumn="0" w:lastRowFirstColumn="0" w:lastRowLastColumn="0"/>
              <w:rPr>
                <w:szCs w:val="20"/>
              </w:rPr>
            </w:pPr>
            <w:r>
              <w:rPr>
                <w:szCs w:val="20"/>
              </w:rPr>
              <w:t>1 x</w:t>
            </w:r>
          </w:p>
          <w:p w14:paraId="0D707F64" w14:textId="77777777" w:rsidR="00C276EF" w:rsidRDefault="00C276EF">
            <w:pPr>
              <w:cnfStyle w:val="000000100000" w:firstRow="0" w:lastRow="0" w:firstColumn="0" w:lastColumn="0" w:oddVBand="0" w:evenVBand="0" w:oddHBand="1" w:evenHBand="0" w:firstRowFirstColumn="0" w:firstRowLastColumn="0" w:lastRowFirstColumn="0" w:lastRowLastColumn="0"/>
              <w:rPr>
                <w:rFonts w:ascii="Arial" w:hAnsi="Arial"/>
                <w:sz w:val="20"/>
                <w:szCs w:val="20"/>
              </w:rPr>
            </w:pPr>
          </w:p>
          <w:p w14:paraId="2FD3CF35" w14:textId="77777777" w:rsidR="00C276EF" w:rsidRDefault="00E22815">
            <w:pPr>
              <w:cnfStyle w:val="000000100000" w:firstRow="0" w:lastRow="0" w:firstColumn="0" w:lastColumn="0" w:oddVBand="0" w:evenVBand="0" w:oddHBand="1" w:evenHBand="0" w:firstRowFirstColumn="0" w:firstRowLastColumn="0" w:lastRowFirstColumn="0" w:lastRowLastColumn="0"/>
              <w:rPr>
                <w:b/>
                <w:szCs w:val="20"/>
              </w:rPr>
            </w:pPr>
            <w:r>
              <w:rPr>
                <w:rFonts w:ascii="Arial" w:hAnsi="Arial"/>
                <w:b/>
                <w:sz w:val="20"/>
                <w:szCs w:val="20"/>
              </w:rPr>
              <w:t>Klassensatz: 10 x</w:t>
            </w:r>
          </w:p>
        </w:tc>
        <w:tc>
          <w:tcPr>
            <w:tcW w:w="3023" w:type="dxa"/>
            <w:vAlign w:val="center"/>
          </w:tcPr>
          <w:p w14:paraId="6BC100B7"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noProof/>
              </w:rPr>
              <w:drawing>
                <wp:inline distT="0" distB="0" distL="0" distR="0" wp14:anchorId="6C375B32" wp14:editId="576D05ED">
                  <wp:extent cx="1628775" cy="1085850"/>
                  <wp:effectExtent l="0" t="0" r="9524" b="0"/>
                  <wp:docPr id="38" name="Grafik 38" descr=" Bild in Originalgröße anzeig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 Bild in Originalgröße anzeigen  "/>
                          <pic:cNvPicPr>
                            <a:picLocks noChangeAspect="1"/>
                          </pic:cNvPicPr>
                        </pic:nvPicPr>
                        <pic:blipFill>
                          <a:blip r:embed="rId34"/>
                          <a:stretch/>
                        </pic:blipFill>
                        <pic:spPr bwMode="auto">
                          <a:xfrm>
                            <a:off x="0" y="0"/>
                            <a:ext cx="1629917" cy="1086611"/>
                          </a:xfrm>
                          <a:prstGeom prst="rect">
                            <a:avLst/>
                          </a:prstGeom>
                          <a:noFill/>
                          <a:ln>
                            <a:noFill/>
                          </a:ln>
                        </pic:spPr>
                      </pic:pic>
                    </a:graphicData>
                  </a:graphic>
                </wp:inline>
              </w:drawing>
            </w:r>
          </w:p>
        </w:tc>
      </w:tr>
    </w:tbl>
    <w:p w14:paraId="0B7C3FF8" w14:textId="77777777" w:rsidR="00C276EF" w:rsidRDefault="00C276EF">
      <w:pPr>
        <w:spacing w:line="259" w:lineRule="auto"/>
        <w:rPr>
          <w:b/>
          <w:lang w:val="en-US"/>
        </w:rPr>
      </w:pPr>
    </w:p>
    <w:p w14:paraId="38AEC90A" w14:textId="77777777" w:rsidR="00C276EF" w:rsidRDefault="00C276EF">
      <w:pPr>
        <w:spacing w:line="259" w:lineRule="auto"/>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7D0E755C"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24634419" w14:textId="77777777" w:rsidR="00C276EF" w:rsidRDefault="00E22815">
            <w:r>
              <w:t>Modul B5 Programmieren</w:t>
            </w:r>
          </w:p>
          <w:p w14:paraId="0F384728" w14:textId="77777777" w:rsidR="00C276EF" w:rsidRDefault="00E22815">
            <w:r>
              <w:rPr>
                <w:b w:val="0"/>
              </w:rPr>
              <w:t>Leichter Programmiereinstieg</w:t>
            </w:r>
          </w:p>
        </w:tc>
      </w:tr>
      <w:tr w:rsidR="00C276EF" w14:paraId="3A9E5BB2"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EB95497" w14:textId="77777777" w:rsidR="00C276EF" w:rsidRDefault="00E22815">
            <w:pPr>
              <w:rPr>
                <w:b/>
              </w:rPr>
            </w:pPr>
            <w:r>
              <w:rPr>
                <w:b/>
              </w:rPr>
              <w:t>Material</w:t>
            </w:r>
          </w:p>
        </w:tc>
        <w:tc>
          <w:tcPr>
            <w:tcW w:w="3022" w:type="dxa"/>
          </w:tcPr>
          <w:p w14:paraId="16EEFC9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695D47F4"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4C4F834E"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68307F66" w14:textId="77777777" w:rsidR="00C276EF" w:rsidRDefault="00E22815">
            <w:pPr>
              <w:rPr>
                <w:b/>
                <w:szCs w:val="20"/>
              </w:rPr>
            </w:pPr>
            <w:r>
              <w:rPr>
                <w:szCs w:val="20"/>
              </w:rPr>
              <w:t>Modulbeschreibung inkl. Arbeitsmaterialien</w:t>
            </w:r>
          </w:p>
        </w:tc>
        <w:tc>
          <w:tcPr>
            <w:tcW w:w="3022" w:type="dxa"/>
          </w:tcPr>
          <w:p w14:paraId="27944DB0"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7F752669"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pPr>
          </w:p>
        </w:tc>
      </w:tr>
      <w:tr w:rsidR="00C276EF" w14:paraId="114AF938"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16D163D" w14:textId="77777777" w:rsidR="00C276EF" w:rsidRDefault="00E22815">
            <w:pPr>
              <w:rPr>
                <w:b/>
                <w:szCs w:val="20"/>
              </w:rPr>
            </w:pPr>
            <w:r>
              <w:rPr>
                <w:szCs w:val="20"/>
              </w:rPr>
              <w:lastRenderedPageBreak/>
              <w:t>Scratch-Würfel-Set</w:t>
            </w:r>
          </w:p>
        </w:tc>
        <w:tc>
          <w:tcPr>
            <w:tcW w:w="3022" w:type="dxa"/>
          </w:tcPr>
          <w:p w14:paraId="70FADFE6"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 Würfel-Set</w:t>
            </w:r>
          </w:p>
          <w:p w14:paraId="636C6E2B" w14:textId="77777777" w:rsidR="00C276EF" w:rsidRDefault="00C276EF">
            <w:pPr>
              <w:pStyle w:val="KeinLeerraum"/>
              <w:cnfStyle w:val="000000100000" w:firstRow="0" w:lastRow="0" w:firstColumn="0" w:lastColumn="0" w:oddVBand="0" w:evenVBand="0" w:oddHBand="1" w:evenHBand="0" w:firstRowFirstColumn="0" w:firstRowLastColumn="0" w:lastRowFirstColumn="0" w:lastRowLastColumn="0"/>
              <w:rPr>
                <w:szCs w:val="20"/>
              </w:rPr>
            </w:pPr>
          </w:p>
          <w:p w14:paraId="51CB4BF3"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b/>
                <w:szCs w:val="20"/>
              </w:rPr>
              <w:t>Klassensatz:</w:t>
            </w:r>
            <w:r>
              <w:rPr>
                <w:szCs w:val="20"/>
              </w:rPr>
              <w:t xml:space="preserve"> 10 x</w:t>
            </w:r>
          </w:p>
        </w:tc>
        <w:tc>
          <w:tcPr>
            <w:tcW w:w="3023" w:type="dxa"/>
            <w:vAlign w:val="center"/>
          </w:tcPr>
          <w:p w14:paraId="7F2D8B6E"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3768878" wp14:editId="768FB2EF">
                  <wp:extent cx="1800000" cy="1279616"/>
                  <wp:effectExtent l="0" t="0" r="0" b="0"/>
                  <wp:docPr id="39"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descr="C:\Users\Arbeit\Desktop\IMG_20150430_161644.jpg"/>
                          <pic:cNvPicPr>
                            <a:picLocks noChangeAspect="1"/>
                          </pic:cNvPicPr>
                        </pic:nvPicPr>
                        <pic:blipFill>
                          <a:blip r:embed="rId35" cstate="email">
                            <a:extLst>
                              <a:ext uri="{28A0092B-C50C-407E-A947-70E740481C1C}">
                                <a14:useLocalDpi xmlns:a14="http://schemas.microsoft.com/office/drawing/2010/main"/>
                              </a:ext>
                            </a:extLst>
                          </a:blip>
                          <a:stretch/>
                        </pic:blipFill>
                        <pic:spPr bwMode="auto">
                          <a:xfrm>
                            <a:off x="0" y="0"/>
                            <a:ext cx="1800000" cy="1279617"/>
                          </a:xfrm>
                          <a:prstGeom prst="rect">
                            <a:avLst/>
                          </a:prstGeom>
                          <a:noFill/>
                          <a:ln>
                            <a:noFill/>
                          </a:ln>
                        </pic:spPr>
                      </pic:pic>
                    </a:graphicData>
                  </a:graphic>
                </wp:inline>
              </w:drawing>
            </w:r>
          </w:p>
        </w:tc>
      </w:tr>
      <w:tr w:rsidR="00C276EF" w14:paraId="7D035EB0"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04478F5F" w14:textId="77777777" w:rsidR="00C276EF" w:rsidRDefault="00E22815">
            <w:pPr>
              <w:rPr>
                <w:b/>
                <w:szCs w:val="20"/>
              </w:rPr>
            </w:pPr>
            <w:r>
              <w:rPr>
                <w:szCs w:val="20"/>
              </w:rPr>
              <w:t>Buch</w:t>
            </w:r>
          </w:p>
          <w:p w14:paraId="4853E190" w14:textId="77777777" w:rsidR="00C276EF" w:rsidRDefault="00E22815">
            <w:pPr>
              <w:rPr>
                <w:b/>
                <w:szCs w:val="20"/>
              </w:rPr>
            </w:pPr>
            <w:r>
              <w:rPr>
                <w:szCs w:val="20"/>
              </w:rPr>
              <w:t>„Programmieren supereasy“</w:t>
            </w:r>
          </w:p>
        </w:tc>
        <w:tc>
          <w:tcPr>
            <w:tcW w:w="3022" w:type="dxa"/>
          </w:tcPr>
          <w:p w14:paraId="5501380A"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2ACFB299"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BA3FA47" wp14:editId="206C0D4B">
                  <wp:extent cx="1800000" cy="2126601"/>
                  <wp:effectExtent l="0" t="0" r="0" b="7619"/>
                  <wp:docPr id="40" name="Grafik 46" descr="http://ecx.images-amazon.com/images/I/5172TdFREoL._SX421_BO1,204,203,2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BlkFront" descr="http://ecx.images-amazon.com/images/I/5172TdFREoL._SX421_BO1,204,203,200_.jpg"/>
                          <pic:cNvPicPr>
                            <a:picLocks noChangeAspect="1"/>
                          </pic:cNvPicPr>
                        </pic:nvPicPr>
                        <pic:blipFill>
                          <a:blip r:embed="rId36" cstate="email">
                            <a:extLst>
                              <a:ext uri="{28A0092B-C50C-407E-A947-70E740481C1C}">
                                <a14:useLocalDpi xmlns:a14="http://schemas.microsoft.com/office/drawing/2010/main"/>
                              </a:ext>
                            </a:extLst>
                          </a:blip>
                          <a:stretch/>
                        </pic:blipFill>
                        <pic:spPr bwMode="auto">
                          <a:xfrm>
                            <a:off x="0" y="0"/>
                            <a:ext cx="1800000" cy="2126602"/>
                          </a:xfrm>
                          <a:prstGeom prst="rect">
                            <a:avLst/>
                          </a:prstGeom>
                          <a:noFill/>
                          <a:ln>
                            <a:noFill/>
                          </a:ln>
                        </pic:spPr>
                      </pic:pic>
                    </a:graphicData>
                  </a:graphic>
                </wp:inline>
              </w:drawing>
            </w:r>
          </w:p>
        </w:tc>
      </w:tr>
    </w:tbl>
    <w:p w14:paraId="05546E3E" w14:textId="77777777" w:rsidR="00C276EF" w:rsidRDefault="00C276EF">
      <w:pPr>
        <w:rPr>
          <w:b/>
          <w:lang w:val="en-US"/>
        </w:rPr>
      </w:pPr>
    </w:p>
    <w:p w14:paraId="1315EE02" w14:textId="77777777" w:rsidR="00C276EF" w:rsidRDefault="00C276EF">
      <w:pPr>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7061EF60"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4B588004" w14:textId="77777777" w:rsidR="00C276EF" w:rsidRDefault="00E22815">
            <w:r>
              <w:t>Modul B6 Mein Anschluss</w:t>
            </w:r>
          </w:p>
          <w:p w14:paraId="1D3409A0" w14:textId="77777777" w:rsidR="00C276EF" w:rsidRDefault="00E22815">
            <w:r>
              <w:rPr>
                <w:b w:val="0"/>
              </w:rPr>
              <w:t>Mein besonderer Anschluss</w:t>
            </w:r>
          </w:p>
        </w:tc>
      </w:tr>
      <w:tr w:rsidR="00C276EF" w14:paraId="2A6C7152"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7829352D" w14:textId="77777777" w:rsidR="00C276EF" w:rsidRDefault="00E22815">
            <w:pPr>
              <w:rPr>
                <w:b/>
              </w:rPr>
            </w:pPr>
            <w:r>
              <w:rPr>
                <w:b/>
              </w:rPr>
              <w:t>Material</w:t>
            </w:r>
          </w:p>
        </w:tc>
        <w:tc>
          <w:tcPr>
            <w:tcW w:w="3022" w:type="dxa"/>
          </w:tcPr>
          <w:p w14:paraId="5FE9F09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2CBEAFD6"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69C0B107"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1D4422B2" w14:textId="77777777" w:rsidR="00C276EF" w:rsidRDefault="00E22815">
            <w:pPr>
              <w:rPr>
                <w:b/>
                <w:szCs w:val="20"/>
              </w:rPr>
            </w:pPr>
            <w:r>
              <w:rPr>
                <w:szCs w:val="20"/>
              </w:rPr>
              <w:t>Modulbeschreibung inkl. Arbeitsmaterialien</w:t>
            </w:r>
          </w:p>
        </w:tc>
        <w:tc>
          <w:tcPr>
            <w:tcW w:w="3022" w:type="dxa"/>
          </w:tcPr>
          <w:p w14:paraId="59F3BA37"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763BA89E"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pPr>
          </w:p>
        </w:tc>
      </w:tr>
      <w:tr w:rsidR="00C276EF" w14:paraId="0936E50B"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0544EA8" w14:textId="77777777" w:rsidR="00C276EF" w:rsidRDefault="00E22815">
            <w:pPr>
              <w:rPr>
                <w:b/>
                <w:szCs w:val="20"/>
              </w:rPr>
            </w:pPr>
            <w:proofErr w:type="spellStart"/>
            <w:r>
              <w:rPr>
                <w:szCs w:val="20"/>
              </w:rPr>
              <w:t>MocoMoco</w:t>
            </w:r>
            <w:proofErr w:type="spellEnd"/>
          </w:p>
          <w:p w14:paraId="5D5A5933" w14:textId="77777777" w:rsidR="00C276EF" w:rsidRDefault="00C276EF">
            <w:pPr>
              <w:rPr>
                <w:b/>
                <w:szCs w:val="20"/>
              </w:rPr>
            </w:pPr>
          </w:p>
        </w:tc>
        <w:tc>
          <w:tcPr>
            <w:tcW w:w="3022" w:type="dxa"/>
          </w:tcPr>
          <w:p w14:paraId="6E1CCF05"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p w14:paraId="623ED652" w14:textId="77777777" w:rsidR="00C276EF" w:rsidRDefault="00C276EF">
            <w:pPr>
              <w:pStyle w:val="KeinLeerraum"/>
              <w:cnfStyle w:val="000000100000" w:firstRow="0" w:lastRow="0" w:firstColumn="0" w:lastColumn="0" w:oddVBand="0" w:evenVBand="0" w:oddHBand="1" w:evenHBand="0" w:firstRowFirstColumn="0" w:firstRowLastColumn="0" w:lastRowFirstColumn="0" w:lastRowLastColumn="0"/>
              <w:rPr>
                <w:szCs w:val="20"/>
              </w:rPr>
            </w:pPr>
          </w:p>
          <w:p w14:paraId="1FB0EA06"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b/>
                <w:szCs w:val="20"/>
              </w:rPr>
              <w:t>Klassensatz:</w:t>
            </w:r>
            <w:r>
              <w:rPr>
                <w:szCs w:val="20"/>
              </w:rPr>
              <w:t xml:space="preserve"> 5 x</w:t>
            </w:r>
          </w:p>
        </w:tc>
        <w:tc>
          <w:tcPr>
            <w:tcW w:w="3023" w:type="dxa"/>
            <w:vAlign w:val="center"/>
          </w:tcPr>
          <w:p w14:paraId="610EA0AD"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CC2BB2E" wp14:editId="1A4A8113">
                  <wp:extent cx="1800000" cy="1341356"/>
                  <wp:effectExtent l="0" t="0" r="0" b="0"/>
                  <wp:docPr id="41"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co moco.jpg"/>
                          <pic:cNvPicPr>
                            <a:picLocks noChangeAspect="1"/>
                          </pic:cNvPicPr>
                        </pic:nvPicPr>
                        <pic:blipFill>
                          <a:blip r:embed="rId37" cstate="print">
                            <a:extLst>
                              <a:ext uri="{28A0092B-C50C-407E-A947-70E740481C1C}">
                                <a14:useLocalDpi xmlns:a14="http://schemas.microsoft.com/office/drawing/2010/main"/>
                              </a:ext>
                            </a:extLst>
                          </a:blip>
                          <a:stretch/>
                        </pic:blipFill>
                        <pic:spPr bwMode="auto">
                          <a:xfrm>
                            <a:off x="0" y="0"/>
                            <a:ext cx="1800000" cy="1341357"/>
                          </a:xfrm>
                          <a:prstGeom prst="rect">
                            <a:avLst/>
                          </a:prstGeom>
                        </pic:spPr>
                      </pic:pic>
                    </a:graphicData>
                  </a:graphic>
                </wp:inline>
              </w:drawing>
            </w:r>
          </w:p>
        </w:tc>
      </w:tr>
      <w:tr w:rsidR="00C276EF" w14:paraId="5924F244"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19FD8275" w14:textId="77777777" w:rsidR="00C276EF" w:rsidRDefault="00E22815">
            <w:pPr>
              <w:rPr>
                <w:b/>
                <w:szCs w:val="20"/>
              </w:rPr>
            </w:pPr>
            <w:r>
              <w:rPr>
                <w:szCs w:val="20"/>
              </w:rPr>
              <w:t>Knete</w:t>
            </w:r>
          </w:p>
        </w:tc>
        <w:tc>
          <w:tcPr>
            <w:tcW w:w="3022" w:type="dxa"/>
          </w:tcPr>
          <w:p w14:paraId="2D828378"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Auswahl</w:t>
            </w:r>
          </w:p>
        </w:tc>
        <w:tc>
          <w:tcPr>
            <w:tcW w:w="3023" w:type="dxa"/>
            <w:vAlign w:val="center"/>
          </w:tcPr>
          <w:p w14:paraId="02FA5895"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81AA996" wp14:editId="3AFBD017">
                  <wp:extent cx="1800000" cy="1015569"/>
                  <wp:effectExtent l="0" t="0" r="0" b="0"/>
                  <wp:docPr id="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nete.jpg"/>
                          <pic:cNvPicPr>
                            <a:picLocks noChangeAspect="1"/>
                          </pic:cNvPicPr>
                        </pic:nvPicPr>
                        <pic:blipFill>
                          <a:blip r:embed="rId38" cstate="email">
                            <a:extLst>
                              <a:ext uri="{28A0092B-C50C-407E-A947-70E740481C1C}">
                                <a14:useLocalDpi xmlns:a14="http://schemas.microsoft.com/office/drawing/2010/main"/>
                              </a:ext>
                            </a:extLst>
                          </a:blip>
                          <a:stretch/>
                        </pic:blipFill>
                        <pic:spPr bwMode="auto">
                          <a:xfrm>
                            <a:off x="0" y="0"/>
                            <a:ext cx="1800000" cy="1015569"/>
                          </a:xfrm>
                          <a:prstGeom prst="rect">
                            <a:avLst/>
                          </a:prstGeom>
                        </pic:spPr>
                      </pic:pic>
                    </a:graphicData>
                  </a:graphic>
                </wp:inline>
              </w:drawing>
            </w:r>
          </w:p>
        </w:tc>
      </w:tr>
    </w:tbl>
    <w:p w14:paraId="796F0600" w14:textId="77777777" w:rsidR="00C276EF" w:rsidRDefault="00C276EF">
      <w:pPr>
        <w:rPr>
          <w:b/>
          <w:lang w:val="en-US"/>
        </w:rPr>
      </w:pPr>
    </w:p>
    <w:p w14:paraId="3346230A" w14:textId="77777777" w:rsidR="00283316" w:rsidRDefault="00283316">
      <w:pPr>
        <w:spacing w:line="259" w:lineRule="auto"/>
        <w:rPr>
          <w:b/>
          <w:lang w:val="en-US"/>
        </w:rPr>
      </w:pPr>
      <w:r>
        <w:rPr>
          <w:b/>
          <w:lang w:val="en-US"/>
        </w:rPr>
        <w:br w:type="page"/>
      </w:r>
    </w:p>
    <w:p w14:paraId="24BB05FC" w14:textId="77777777" w:rsidR="00C276EF" w:rsidRDefault="00C276EF">
      <w:pPr>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24B23994"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35E155BC" w14:textId="77777777" w:rsidR="00C276EF" w:rsidRDefault="00E22815">
            <w:r>
              <w:t>Modul B7 Meine App</w:t>
            </w:r>
          </w:p>
          <w:p w14:paraId="20A2E830" w14:textId="77777777" w:rsidR="00C276EF" w:rsidRDefault="00E22815">
            <w:r>
              <w:rPr>
                <w:b w:val="0"/>
              </w:rPr>
              <w:t>App Inventor</w:t>
            </w:r>
          </w:p>
        </w:tc>
      </w:tr>
      <w:tr w:rsidR="00C276EF" w14:paraId="284B4D19"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457A8D2" w14:textId="77777777" w:rsidR="00C276EF" w:rsidRDefault="00E22815">
            <w:pPr>
              <w:rPr>
                <w:b/>
              </w:rPr>
            </w:pPr>
            <w:r>
              <w:rPr>
                <w:b/>
              </w:rPr>
              <w:t>Material</w:t>
            </w:r>
          </w:p>
        </w:tc>
        <w:tc>
          <w:tcPr>
            <w:tcW w:w="3022" w:type="dxa"/>
          </w:tcPr>
          <w:p w14:paraId="11F47A2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6AFDDE7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60B1E729"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6BD98CD3" w14:textId="77777777" w:rsidR="00C276EF" w:rsidRDefault="00E22815">
            <w:pPr>
              <w:rPr>
                <w:b/>
                <w:szCs w:val="20"/>
              </w:rPr>
            </w:pPr>
            <w:r>
              <w:rPr>
                <w:szCs w:val="20"/>
              </w:rPr>
              <w:t>Modulbeschreibung inkl. Arbeitsmaterialien</w:t>
            </w:r>
          </w:p>
        </w:tc>
        <w:tc>
          <w:tcPr>
            <w:tcW w:w="3022" w:type="dxa"/>
          </w:tcPr>
          <w:p w14:paraId="13FC6534"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54C33AC1"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pPr>
          </w:p>
        </w:tc>
      </w:tr>
      <w:tr w:rsidR="00C276EF" w14:paraId="3D994FD0"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3FE0310" w14:textId="77777777" w:rsidR="00C276EF" w:rsidRDefault="00E22815">
            <w:pPr>
              <w:rPr>
                <w:b/>
                <w:szCs w:val="20"/>
              </w:rPr>
            </w:pPr>
            <w:r>
              <w:rPr>
                <w:szCs w:val="20"/>
              </w:rPr>
              <w:t>BlueCoLight mit LED-Lichterkette</w:t>
            </w:r>
          </w:p>
          <w:p w14:paraId="62C83741" w14:textId="77777777" w:rsidR="00C276EF" w:rsidRDefault="00C276EF">
            <w:pPr>
              <w:rPr>
                <w:b/>
                <w:szCs w:val="20"/>
              </w:rPr>
            </w:pPr>
          </w:p>
        </w:tc>
        <w:tc>
          <w:tcPr>
            <w:tcW w:w="3022" w:type="dxa"/>
          </w:tcPr>
          <w:p w14:paraId="35FCAC87"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p w14:paraId="397390CF" w14:textId="77777777" w:rsidR="00C276EF" w:rsidRDefault="00C276EF">
            <w:pPr>
              <w:pStyle w:val="KeinLeerraum"/>
              <w:cnfStyle w:val="000000100000" w:firstRow="0" w:lastRow="0" w:firstColumn="0" w:lastColumn="0" w:oddVBand="0" w:evenVBand="0" w:oddHBand="1" w:evenHBand="0" w:firstRowFirstColumn="0" w:firstRowLastColumn="0" w:lastRowFirstColumn="0" w:lastRowLastColumn="0"/>
              <w:rPr>
                <w:szCs w:val="20"/>
              </w:rPr>
            </w:pPr>
          </w:p>
          <w:p w14:paraId="21871FE8"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b/>
                <w:szCs w:val="20"/>
              </w:rPr>
              <w:t>Klassensatz:</w:t>
            </w:r>
            <w:r>
              <w:rPr>
                <w:szCs w:val="20"/>
              </w:rPr>
              <w:t xml:space="preserve"> 5 x</w:t>
            </w:r>
          </w:p>
        </w:tc>
        <w:tc>
          <w:tcPr>
            <w:tcW w:w="3023" w:type="dxa"/>
            <w:vAlign w:val="center"/>
          </w:tcPr>
          <w:p w14:paraId="57DFBE6D"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3AB56A2" wp14:editId="044F2181">
                  <wp:extent cx="1800000" cy="1470813"/>
                  <wp:effectExtent l="0" t="0" r="0" b="0"/>
                  <wp:docPr id="4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luecolight_2.jpg"/>
                          <pic:cNvPicPr>
                            <a:picLocks noChangeAspect="1"/>
                          </pic:cNvPicPr>
                        </pic:nvPicPr>
                        <pic:blipFill>
                          <a:blip r:embed="rId39" cstate="print">
                            <a:extLst>
                              <a:ext uri="{28A0092B-C50C-407E-A947-70E740481C1C}">
                                <a14:useLocalDpi xmlns:a14="http://schemas.microsoft.com/office/drawing/2010/main"/>
                              </a:ext>
                            </a:extLst>
                          </a:blip>
                          <a:stretch/>
                        </pic:blipFill>
                        <pic:spPr bwMode="auto">
                          <a:xfrm>
                            <a:off x="0" y="0"/>
                            <a:ext cx="1800000" cy="1470814"/>
                          </a:xfrm>
                          <a:prstGeom prst="rect">
                            <a:avLst/>
                          </a:prstGeom>
                        </pic:spPr>
                      </pic:pic>
                    </a:graphicData>
                  </a:graphic>
                </wp:inline>
              </w:drawing>
            </w:r>
          </w:p>
        </w:tc>
      </w:tr>
    </w:tbl>
    <w:p w14:paraId="3D97ADD6" w14:textId="77777777" w:rsidR="00C276EF" w:rsidRDefault="00C276EF">
      <w:pPr>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12112106"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7EF4CB52" w14:textId="67BB5966" w:rsidR="00C276EF" w:rsidRDefault="00E22815">
            <w:r>
              <w:t xml:space="preserve">Modul B8 Calliope </w:t>
            </w:r>
            <w:r w:rsidR="00A622DE">
              <w:t>m</w:t>
            </w:r>
            <w:r>
              <w:t>ini</w:t>
            </w:r>
          </w:p>
          <w:p w14:paraId="10290E2A" w14:textId="77777777" w:rsidR="00C276EF" w:rsidRDefault="00E22815">
            <w:r>
              <w:rPr>
                <w:b w:val="0"/>
              </w:rPr>
              <w:t>Mein besonderer Anschluss</w:t>
            </w:r>
          </w:p>
        </w:tc>
      </w:tr>
      <w:tr w:rsidR="00C276EF" w14:paraId="1427D8B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362CACC3" w14:textId="77777777" w:rsidR="00C276EF" w:rsidRDefault="00E22815">
            <w:pPr>
              <w:rPr>
                <w:b/>
              </w:rPr>
            </w:pPr>
            <w:r>
              <w:rPr>
                <w:b/>
              </w:rPr>
              <w:t>Material</w:t>
            </w:r>
          </w:p>
        </w:tc>
        <w:tc>
          <w:tcPr>
            <w:tcW w:w="3022" w:type="dxa"/>
          </w:tcPr>
          <w:p w14:paraId="6AEC768D"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0C8CE487"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4926A581"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57B113B5" w14:textId="373F95CA" w:rsidR="00C276EF" w:rsidRDefault="00E22815">
            <w:pPr>
              <w:rPr>
                <w:b/>
                <w:szCs w:val="20"/>
              </w:rPr>
            </w:pPr>
            <w:r>
              <w:rPr>
                <w:szCs w:val="20"/>
              </w:rPr>
              <w:t xml:space="preserve">Calliope </w:t>
            </w:r>
            <w:r w:rsidR="00A622DE">
              <w:rPr>
                <w:szCs w:val="20"/>
              </w:rPr>
              <w:t>m</w:t>
            </w:r>
            <w:r>
              <w:rPr>
                <w:szCs w:val="20"/>
              </w:rPr>
              <w:t>ini + Batteriehalter</w:t>
            </w:r>
          </w:p>
        </w:tc>
        <w:tc>
          <w:tcPr>
            <w:tcW w:w="3022" w:type="dxa"/>
          </w:tcPr>
          <w:p w14:paraId="3F4DE7F0"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2AC7AC38"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73088" behindDoc="1" locked="0" layoutInCell="1" allowOverlap="1" wp14:anchorId="76D28250" wp14:editId="3E947A53">
                  <wp:simplePos x="0" y="0"/>
                  <wp:positionH relativeFrom="margin">
                    <wp:posOffset>326389</wp:posOffset>
                  </wp:positionH>
                  <wp:positionV relativeFrom="paragraph">
                    <wp:posOffset>3809</wp:posOffset>
                  </wp:positionV>
                  <wp:extent cx="1425574" cy="1257299"/>
                  <wp:effectExtent l="0" t="0" r="3174" b="0"/>
                  <wp:wrapTight wrapText="bothSides">
                    <wp:wrapPolygon edited="1">
                      <wp:start x="15007" y="0"/>
                      <wp:lineTo x="4039" y="1634"/>
                      <wp:lineTo x="2307" y="2289"/>
                      <wp:lineTo x="2307" y="5234"/>
                      <wp:lineTo x="0" y="8507"/>
                      <wp:lineTo x="0" y="10143"/>
                      <wp:lineTo x="2596" y="16362"/>
                      <wp:lineTo x="15007" y="20943"/>
                      <wp:lineTo x="16740" y="21271"/>
                      <wp:lineTo x="20493" y="21271"/>
                      <wp:lineTo x="21357" y="20289"/>
                      <wp:lineTo x="21357" y="17998"/>
                      <wp:lineTo x="20203" y="325"/>
                      <wp:lineTo x="18760" y="0"/>
                      <wp:lineTo x="15007" y="0"/>
                    </wp:wrapPolygon>
                  </wp:wrapTight>
                  <wp:docPr id="44"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atterie.jpg"/>
                          <pic:cNvPicPr>
                            <a:picLocks noChangeAspect="1"/>
                          </pic:cNvPicPr>
                        </pic:nvPicPr>
                        <pic:blipFill>
                          <a:blip r:embed="rId40" cstate="print">
                            <a:extLst>
                              <a:ext uri="{28A0092B-C50C-407E-A947-70E740481C1C}">
                                <a14:useLocalDpi xmlns:a14="http://schemas.microsoft.com/office/drawing/2010/main"/>
                              </a:ext>
                            </a:extLst>
                          </a:blip>
                          <a:stretch/>
                        </pic:blipFill>
                        <pic:spPr bwMode="auto">
                          <a:xfrm>
                            <a:off x="0" y="0"/>
                            <a:ext cx="1425575" cy="1257300"/>
                          </a:xfrm>
                          <a:prstGeom prst="rect">
                            <a:avLst/>
                          </a:prstGeom>
                        </pic:spPr>
                      </pic:pic>
                    </a:graphicData>
                  </a:graphic>
                  <wp14:sizeRelH relativeFrom="margin">
                    <wp14:pctWidth>0</wp14:pctWidth>
                  </wp14:sizeRelH>
                  <wp14:sizeRelV relativeFrom="margin">
                    <wp14:pctHeight>0</wp14:pctHeight>
                  </wp14:sizeRelV>
                </wp:anchor>
              </w:drawing>
            </w:r>
          </w:p>
        </w:tc>
      </w:tr>
      <w:tr w:rsidR="00C276EF" w14:paraId="73A2B456"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AA81270" w14:textId="77777777" w:rsidR="00C276EF" w:rsidRDefault="00E22815">
            <w:pPr>
              <w:rPr>
                <w:b/>
                <w:szCs w:val="20"/>
              </w:rPr>
            </w:pPr>
            <w:r>
              <w:rPr>
                <w:szCs w:val="20"/>
              </w:rPr>
              <w:t>Micro-USB Kabel</w:t>
            </w:r>
          </w:p>
          <w:p w14:paraId="4CD844F4" w14:textId="77777777" w:rsidR="00C276EF" w:rsidRDefault="00C276EF">
            <w:pPr>
              <w:rPr>
                <w:b/>
                <w:szCs w:val="20"/>
              </w:rPr>
            </w:pPr>
          </w:p>
        </w:tc>
        <w:tc>
          <w:tcPr>
            <w:tcW w:w="3022" w:type="dxa"/>
          </w:tcPr>
          <w:p w14:paraId="1FDA1E8F"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tc>
        <w:tc>
          <w:tcPr>
            <w:tcW w:w="3023" w:type="dxa"/>
            <w:vAlign w:val="center"/>
          </w:tcPr>
          <w:p w14:paraId="0DD3063B"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D738C95" wp14:editId="17264CC5">
                  <wp:extent cx="767566" cy="796930"/>
                  <wp:effectExtent l="4126"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B.jpg"/>
                          <pic:cNvPicPr>
                            <a:picLocks noChangeAspect="1"/>
                          </pic:cNvPicPr>
                        </pic:nvPicPr>
                        <pic:blipFill>
                          <a:blip r:embed="rId41" cstate="print">
                            <a:extLst>
                              <a:ext uri="{28A0092B-C50C-407E-A947-70E740481C1C}">
                                <a14:useLocalDpi xmlns:a14="http://schemas.microsoft.com/office/drawing/2010/main"/>
                              </a:ext>
                            </a:extLst>
                          </a:blip>
                          <a:stretch/>
                        </pic:blipFill>
                        <pic:spPr bwMode="auto">
                          <a:xfrm rot="16199999">
                            <a:off x="0" y="0"/>
                            <a:ext cx="769150" cy="798575"/>
                          </a:xfrm>
                          <a:prstGeom prst="rect">
                            <a:avLst/>
                          </a:prstGeom>
                        </pic:spPr>
                      </pic:pic>
                    </a:graphicData>
                  </a:graphic>
                </wp:inline>
              </w:drawing>
            </w:r>
          </w:p>
        </w:tc>
      </w:tr>
      <w:tr w:rsidR="00C276EF" w14:paraId="44261C4D"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43ED3C35" w14:textId="77777777" w:rsidR="00C276EF" w:rsidRDefault="00E22815">
            <w:pPr>
              <w:rPr>
                <w:b/>
                <w:szCs w:val="20"/>
              </w:rPr>
            </w:pPr>
            <w:r>
              <w:rPr>
                <w:szCs w:val="20"/>
              </w:rPr>
              <w:t>Knete</w:t>
            </w:r>
          </w:p>
        </w:tc>
        <w:tc>
          <w:tcPr>
            <w:tcW w:w="3022" w:type="dxa"/>
          </w:tcPr>
          <w:p w14:paraId="7F2B858E"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3AFA3A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3574E45" wp14:editId="50B901FA">
                  <wp:extent cx="1800000" cy="942760"/>
                  <wp:effectExtent l="0" t="0" r="0" b="0"/>
                  <wp:docPr id="46"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nete.jpg"/>
                          <pic:cNvPicPr>
                            <a:picLocks noChangeAspect="1"/>
                          </pic:cNvPicPr>
                        </pic:nvPicPr>
                        <pic:blipFill>
                          <a:blip r:embed="rId42" cstate="print">
                            <a:extLst>
                              <a:ext uri="{28A0092B-C50C-407E-A947-70E740481C1C}">
                                <a14:useLocalDpi xmlns:a14="http://schemas.microsoft.com/office/drawing/2010/main"/>
                              </a:ext>
                            </a:extLst>
                          </a:blip>
                          <a:stretch/>
                        </pic:blipFill>
                        <pic:spPr bwMode="auto">
                          <a:xfrm>
                            <a:off x="0" y="0"/>
                            <a:ext cx="1800000" cy="942761"/>
                          </a:xfrm>
                          <a:prstGeom prst="rect">
                            <a:avLst/>
                          </a:prstGeom>
                        </pic:spPr>
                      </pic:pic>
                    </a:graphicData>
                  </a:graphic>
                </wp:inline>
              </w:drawing>
            </w:r>
          </w:p>
        </w:tc>
      </w:tr>
      <w:tr w:rsidR="00C276EF" w14:paraId="2058A57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5189FA0" w14:textId="77777777" w:rsidR="00C276EF" w:rsidRDefault="00E22815">
            <w:pPr>
              <w:rPr>
                <w:szCs w:val="20"/>
              </w:rPr>
            </w:pPr>
            <w:r>
              <w:rPr>
                <w:szCs w:val="20"/>
              </w:rPr>
              <w:t>Krokodilklemme</w:t>
            </w:r>
          </w:p>
        </w:tc>
        <w:tc>
          <w:tcPr>
            <w:tcW w:w="3022" w:type="dxa"/>
          </w:tcPr>
          <w:p w14:paraId="1CB074F3"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2 x</w:t>
            </w:r>
          </w:p>
        </w:tc>
        <w:tc>
          <w:tcPr>
            <w:tcW w:w="3023" w:type="dxa"/>
            <w:vAlign w:val="center"/>
          </w:tcPr>
          <w:p w14:paraId="38834E1E"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D78FA70" wp14:editId="32DD5ADA">
                  <wp:extent cx="1008532" cy="804825"/>
                  <wp:effectExtent l="0" t="0" r="1269"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roko.jpg"/>
                          <pic:cNvPicPr>
                            <a:picLocks noChangeAspect="1"/>
                          </pic:cNvPicPr>
                        </pic:nvPicPr>
                        <pic:blipFill>
                          <a:blip r:embed="rId43" cstate="print">
                            <a:extLst>
                              <a:ext uri="{28A0092B-C50C-407E-A947-70E740481C1C}">
                                <a14:useLocalDpi xmlns:a14="http://schemas.microsoft.com/office/drawing/2010/main"/>
                              </a:ext>
                            </a:extLst>
                          </a:blip>
                          <a:stretch/>
                        </pic:blipFill>
                        <pic:spPr bwMode="auto">
                          <a:xfrm>
                            <a:off x="0" y="0"/>
                            <a:ext cx="1008533" cy="804825"/>
                          </a:xfrm>
                          <a:prstGeom prst="rect">
                            <a:avLst/>
                          </a:prstGeom>
                        </pic:spPr>
                      </pic:pic>
                    </a:graphicData>
                  </a:graphic>
                </wp:inline>
              </w:drawing>
            </w:r>
          </w:p>
        </w:tc>
      </w:tr>
      <w:tr w:rsidR="00C276EF" w14:paraId="6F40B03E"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03CFEA5F" w14:textId="77777777" w:rsidR="00C276EF" w:rsidRDefault="00E22815">
            <w:pPr>
              <w:rPr>
                <w:szCs w:val="20"/>
              </w:rPr>
            </w:pPr>
            <w:r>
              <w:rPr>
                <w:szCs w:val="20"/>
              </w:rPr>
              <w:t>LED</w:t>
            </w:r>
          </w:p>
        </w:tc>
        <w:tc>
          <w:tcPr>
            <w:tcW w:w="3022" w:type="dxa"/>
          </w:tcPr>
          <w:p w14:paraId="5A5EFDD3"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2 x</w:t>
            </w:r>
          </w:p>
        </w:tc>
        <w:tc>
          <w:tcPr>
            <w:tcW w:w="3023" w:type="dxa"/>
            <w:vAlign w:val="center"/>
          </w:tcPr>
          <w:p w14:paraId="093C742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867AF5F" wp14:editId="2D941F8F">
                  <wp:extent cx="456564" cy="460017"/>
                  <wp:effectExtent l="0" t="0" r="634"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ED.jpg"/>
                          <pic:cNvPicPr>
                            <a:picLocks noChangeAspect="1"/>
                          </pic:cNvPicPr>
                        </pic:nvPicPr>
                        <pic:blipFill>
                          <a:blip r:embed="rId44" cstate="print">
                            <a:extLst>
                              <a:ext uri="{28A0092B-C50C-407E-A947-70E740481C1C}">
                                <a14:useLocalDpi xmlns:a14="http://schemas.microsoft.com/office/drawing/2010/main"/>
                              </a:ext>
                            </a:extLst>
                          </a:blip>
                          <a:stretch/>
                        </pic:blipFill>
                        <pic:spPr bwMode="auto">
                          <a:xfrm>
                            <a:off x="0" y="0"/>
                            <a:ext cx="462720" cy="466220"/>
                          </a:xfrm>
                          <a:prstGeom prst="rect">
                            <a:avLst/>
                          </a:prstGeom>
                        </pic:spPr>
                      </pic:pic>
                    </a:graphicData>
                  </a:graphic>
                </wp:inline>
              </w:drawing>
            </w:r>
          </w:p>
        </w:tc>
      </w:tr>
      <w:tr w:rsidR="00C276EF" w14:paraId="4B82A62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1FB61D95" w14:textId="77777777" w:rsidR="00C276EF" w:rsidRDefault="00E22815">
            <w:pPr>
              <w:rPr>
                <w:szCs w:val="20"/>
              </w:rPr>
            </w:pPr>
            <w:r>
              <w:rPr>
                <w:szCs w:val="20"/>
              </w:rPr>
              <w:lastRenderedPageBreak/>
              <w:t>Gummiband</w:t>
            </w:r>
          </w:p>
        </w:tc>
        <w:tc>
          <w:tcPr>
            <w:tcW w:w="3022" w:type="dxa"/>
          </w:tcPr>
          <w:p w14:paraId="289995B4"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tc>
        <w:tc>
          <w:tcPr>
            <w:tcW w:w="3023" w:type="dxa"/>
            <w:vAlign w:val="center"/>
          </w:tcPr>
          <w:p w14:paraId="2710D33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D1BF289" wp14:editId="32BE5FD9">
                  <wp:extent cx="822937" cy="615854"/>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ummi.jpg"/>
                          <pic:cNvPicPr>
                            <a:picLocks noChangeAspect="1"/>
                          </pic:cNvPicPr>
                        </pic:nvPicPr>
                        <pic:blipFill>
                          <a:blip r:embed="rId45" cstate="print">
                            <a:extLst>
                              <a:ext uri="{28A0092B-C50C-407E-A947-70E740481C1C}">
                                <a14:useLocalDpi xmlns:a14="http://schemas.microsoft.com/office/drawing/2010/main"/>
                              </a:ext>
                            </a:extLst>
                          </a:blip>
                          <a:stretch/>
                        </pic:blipFill>
                        <pic:spPr bwMode="auto">
                          <a:xfrm>
                            <a:off x="0" y="0"/>
                            <a:ext cx="822938" cy="615855"/>
                          </a:xfrm>
                          <a:prstGeom prst="rect">
                            <a:avLst/>
                          </a:prstGeom>
                        </pic:spPr>
                      </pic:pic>
                    </a:graphicData>
                  </a:graphic>
                </wp:inline>
              </w:drawing>
            </w:r>
          </w:p>
        </w:tc>
      </w:tr>
      <w:tr w:rsidR="00C276EF" w14:paraId="3E5D01C2"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6E2C746A" w14:textId="77777777" w:rsidR="00C276EF" w:rsidRDefault="00E22815">
            <w:pPr>
              <w:rPr>
                <w:szCs w:val="20"/>
              </w:rPr>
            </w:pPr>
            <w:r>
              <w:rPr>
                <w:szCs w:val="20"/>
              </w:rPr>
              <w:t>Kupferband</w:t>
            </w:r>
          </w:p>
        </w:tc>
        <w:tc>
          <w:tcPr>
            <w:tcW w:w="3022" w:type="dxa"/>
          </w:tcPr>
          <w:p w14:paraId="3A7AEF55"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193C6E3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493395D" wp14:editId="0F0C7124">
                  <wp:extent cx="1237614" cy="656884"/>
                  <wp:effectExtent l="0" t="0" r="634"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upfer.jpg"/>
                          <pic:cNvPicPr>
                            <a:picLocks noChangeAspect="1"/>
                          </pic:cNvPicPr>
                        </pic:nvPicPr>
                        <pic:blipFill>
                          <a:blip r:embed="rId46" cstate="print">
                            <a:extLst>
                              <a:ext uri="{28A0092B-C50C-407E-A947-70E740481C1C}">
                                <a14:useLocalDpi xmlns:a14="http://schemas.microsoft.com/office/drawing/2010/main"/>
                              </a:ext>
                            </a:extLst>
                          </a:blip>
                          <a:stretch/>
                        </pic:blipFill>
                        <pic:spPr bwMode="auto">
                          <a:xfrm>
                            <a:off x="0" y="0"/>
                            <a:ext cx="1239031" cy="657636"/>
                          </a:xfrm>
                          <a:prstGeom prst="rect">
                            <a:avLst/>
                          </a:prstGeom>
                        </pic:spPr>
                      </pic:pic>
                    </a:graphicData>
                  </a:graphic>
                </wp:inline>
              </w:drawing>
            </w:r>
          </w:p>
        </w:tc>
      </w:tr>
    </w:tbl>
    <w:p w14:paraId="111937C9" w14:textId="77777777" w:rsidR="00C276EF" w:rsidRDefault="00C276EF">
      <w:pPr>
        <w:rPr>
          <w:b/>
          <w:lang w:val="en-US"/>
        </w:rPr>
      </w:pPr>
    </w:p>
    <w:sectPr w:rsidR="00C276EF">
      <w:footerReference w:type="default" r:id="rId47"/>
      <w:headerReference w:type="first" r:id="rId48"/>
      <w:footerReference w:type="first" r:id="rId49"/>
      <w:pgSz w:w="11906" w:h="16838"/>
      <w:pgMar w:top="1134" w:right="1531" w:bottom="1276" w:left="1531" w:header="284" w:footer="471"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2" w:author="Ira Diethelm" w:date="2022-12-27T08:48:00Z" w:initials="ID">
    <w:p w14:paraId="782636F5" w14:textId="77777777" w:rsidR="00CF1138" w:rsidRDefault="00CF1138" w:rsidP="00340873">
      <w:pPr>
        <w:pStyle w:val="Kommentartext"/>
      </w:pPr>
      <w:r>
        <w:rPr>
          <w:rStyle w:val="Kommentarzeichen"/>
        </w:rPr>
        <w:annotationRef/>
      </w:r>
      <w:r>
        <w:t>Die letzten zwei Zeilen wackeln manchmal bei mir…. Wordfehler?</w:t>
      </w:r>
    </w:p>
  </w:comment>
  <w:comment w:id="100" w:author="Ira Diethelm" w:date="2022-12-27T08:49:00Z" w:initials="ID">
    <w:p w14:paraId="588ADCE0" w14:textId="77777777" w:rsidR="004B3FE9" w:rsidRDefault="004B3FE9" w:rsidP="00367345">
      <w:pPr>
        <w:pStyle w:val="Kommentartext"/>
      </w:pPr>
      <w:r>
        <w:rPr>
          <w:rStyle w:val="Kommentarzeichen"/>
        </w:rPr>
        <w:annotationRef/>
      </w:r>
      <w:r>
        <w:t>Bild vom Baum ist falsch. A3 ist Programmieren II, nicht Algorithmik oder Robotik….</w:t>
      </w:r>
    </w:p>
  </w:comment>
  <w:comment w:id="122" w:author="Ira Diethelm" w:date="2022-12-27T08:28:00Z" w:initials="ID">
    <w:p w14:paraId="64F81986" w14:textId="4D419FCA" w:rsidR="00125EBE" w:rsidRDefault="00125EBE" w:rsidP="00E72E3B">
      <w:pPr>
        <w:pStyle w:val="Kommentartext"/>
      </w:pPr>
      <w:r>
        <w:rPr>
          <w:rStyle w:val="Kommentarzeichen"/>
        </w:rPr>
        <w:annotationRef/>
      </w:r>
      <w:r>
        <w:t>Das bild würde ich behalten. Irgendwas ist ja in der Kiste.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82636F5" w15:done="0"/>
  <w15:commentEx w15:paraId="588ADCE0" w15:done="0"/>
  <w15:commentEx w15:paraId="64F819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52FD5" w16cex:dateUtc="2022-12-27T07:48:00Z"/>
  <w16cex:commentExtensible w16cex:durableId="27553036" w16cex:dateUtc="2022-12-27T07:49:00Z"/>
  <w16cex:commentExtensible w16cex:durableId="27552B23" w16cex:dateUtc="2022-12-27T07: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82636F5" w16cid:durableId="27552FD5"/>
  <w16cid:commentId w16cid:paraId="588ADCE0" w16cid:durableId="27553036"/>
  <w16cid:commentId w16cid:paraId="64F81986" w16cid:durableId="27552B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9A27D3" w14:textId="77777777" w:rsidR="00094581" w:rsidRDefault="00094581">
      <w:pPr>
        <w:spacing w:after="0" w:line="240" w:lineRule="auto"/>
      </w:pPr>
      <w:r>
        <w:separator/>
      </w:r>
    </w:p>
  </w:endnote>
  <w:endnote w:type="continuationSeparator" w:id="0">
    <w:p w14:paraId="59DF3F74" w14:textId="77777777" w:rsidR="00094581" w:rsidRDefault="000945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45">
    <w:altName w:val="Arial"/>
    <w:panose1 w:val="00000000000000000000"/>
    <w:charset w:val="00"/>
    <w:family w:val="swiss"/>
    <w:notTrueType/>
    <w:pitch w:val="variable"/>
    <w:sig w:usb0="00000003" w:usb1="00000000" w:usb2="00000000" w:usb3="00000000" w:csb0="00000001" w:csb1="00000000"/>
  </w:font>
  <w:font w:name="Helvetica 65">
    <w:altName w:val="Arial"/>
    <w:panose1 w:val="00000000000000000000"/>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55">
    <w:altName w:val="Arial"/>
    <w:charset w:val="00"/>
    <w:family w:val="auto"/>
    <w:pitch w:val="variable"/>
    <w:sig w:usb0="E00002FF" w:usb1="5000785B"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38DDD" w14:textId="77777777" w:rsidR="00C276EF" w:rsidRDefault="00E22815">
    <w:pPr>
      <w:pStyle w:val="Kopfzeile"/>
      <w:tabs>
        <w:tab w:val="clear" w:pos="4536"/>
        <w:tab w:val="clear" w:pos="9072"/>
        <w:tab w:val="right" w:pos="8789"/>
      </w:tabs>
      <w:ind w:right="-2636"/>
      <w:rPr>
        <w:sz w:val="6"/>
      </w:rPr>
    </w:pPr>
    <w:r>
      <w:rPr>
        <w:noProof/>
        <w:sz w:val="8"/>
      </w:rPr>
      <mc:AlternateContent>
        <mc:Choice Requires="wpg">
          <w:drawing>
            <wp:anchor distT="0" distB="0" distL="114300" distR="114300" simplePos="0" relativeHeight="251708416" behindDoc="0" locked="0" layoutInCell="1" allowOverlap="1" wp14:anchorId="2CA3F24C" wp14:editId="7CA0CD03">
              <wp:simplePos x="0" y="0"/>
              <wp:positionH relativeFrom="column">
                <wp:posOffset>6014084</wp:posOffset>
              </wp:positionH>
              <wp:positionV relativeFrom="paragraph">
                <wp:posOffset>-4262119</wp:posOffset>
              </wp:positionV>
              <wp:extent cx="328929" cy="4095749"/>
              <wp:effectExtent l="0" t="0" r="0" b="0"/>
              <wp:wrapNone/>
              <wp:docPr id="4" name="Gruppieren 20"/>
              <wp:cNvGraphicFramePr/>
              <a:graphic xmlns:a="http://schemas.openxmlformats.org/drawingml/2006/main">
                <a:graphicData uri="http://schemas.microsoft.com/office/word/2010/wordprocessingGroup">
                  <wpg:wgp>
                    <wpg:cNvGrpSpPr/>
                    <wpg:grpSpPr bwMode="auto">
                      <a:xfrm>
                        <a:off x="0" y="0"/>
                        <a:ext cx="328930" cy="4095750"/>
                        <a:chOff x="0" y="0"/>
                        <a:chExt cx="328930" cy="4096068"/>
                      </a:xfrm>
                    </wpg:grpSpPr>
                    <wps:wsp>
                      <wps:cNvPr id="54" name="Rechteck 53"/>
                      <wps:cNvSpPr>
                        <a:spLocks/>
                      </wps:cNvSpPr>
                      <wps:spPr bwMode="auto">
                        <a:xfrm rot="16199999">
                          <a:off x="-1579880" y="1579880"/>
                          <a:ext cx="3488690" cy="328930"/>
                        </a:xfrm>
                        <a:prstGeom prst="rect">
                          <a:avLst/>
                        </a:prstGeom>
                        <a:solidFill>
                          <a:srgbClr val="FFFFFF"/>
                        </a:solidFill>
                        <a:ln w="9525">
                          <a:noFill/>
                          <a:miter lim="800000"/>
                          <a:headEnd/>
                          <a:tailEnd/>
                        </a:ln>
                      </wps:spPr>
                      <wps:txbx>
                        <w:txbxContent>
                          <w:p w14:paraId="2F3B3A41" w14:textId="77777777" w:rsidR="00C276EF" w:rsidRDefault="00E22815">
                            <w:pPr>
                              <w:spacing w:line="160" w:lineRule="exact"/>
                              <w:rPr>
                                <w:rFonts w:ascii="Helvetica 55" w:hAnsi="Helvetica 55"/>
                                <w:color w:val="A6A6A6"/>
                                <w:sz w:val="14"/>
                                <w:szCs w:val="14"/>
                              </w:rPr>
                            </w:pPr>
                            <w:r>
                              <w:rPr>
                                <w:rFonts w:ascii="Helvetica 55" w:hAnsi="Helvetica 55"/>
                                <w:color w:val="A6A6A6" w:themeColor="background1" w:themeShade="A6"/>
                                <w:sz w:val="14"/>
                                <w:szCs w:val="14"/>
                              </w:rPr>
                              <w:t xml:space="preserve">Eine Entwicklung von OFFIS e.V. in Kooperation mit der Universität Oldenburg </w:t>
                            </w:r>
                            <w:r>
                              <w:rPr>
                                <w:rFonts w:ascii="Helvetica 55" w:hAnsi="Helvetica 55"/>
                                <w:color w:val="A6A6A6" w:themeColor="background1" w:themeShade="A6"/>
                                <w:sz w:val="14"/>
                                <w:szCs w:val="14"/>
                              </w:rPr>
                              <w:br/>
                              <w:t xml:space="preserve">im Auftrag der Wissensfabrik </w:t>
                            </w:r>
                            <w:r>
                              <w:rPr>
                                <w:rFonts w:ascii="Helvetica 55" w:hAnsi="Helvetica 55"/>
                                <w:color w:val="A6A6A6" w:themeColor="background1" w:themeShade="A6"/>
                                <w:sz w:val="14"/>
                                <w:szCs w:val="14"/>
                              </w:rPr>
                              <w:noBreakHyphen/>
                              <w:t xml:space="preserve"> Unternehmen für Deutschland e.V.</w:t>
                            </w:r>
                          </w:p>
                        </w:txbxContent>
                      </wps:txbx>
                      <wps:bodyPr rot="0" vert="horz" wrap="square" lIns="91440" tIns="45720" rIns="91440" bIns="45720" anchor="t" anchorCtr="0">
                        <a:noAutofit/>
                      </wps:bodyPr>
                    </wps:wsp>
                    <pic:pic xmlns:pic="http://schemas.openxmlformats.org/drawingml/2006/picture">
                      <pic:nvPicPr>
                        <pic:cNvPr id="61" name="Grafik 25"/>
                        <pic:cNvPicPr>
                          <a:picLocks noChangeAspect="1"/>
                        </pic:cNvPicPr>
                      </pic:nvPicPr>
                      <pic:blipFill>
                        <a:blip r:embed="rId1" cstate="print">
                          <a:extLst>
                            <a:ext uri="{28A0092B-C50C-407E-A947-70E740481C1C}">
                              <a14:useLocalDpi xmlns:a14="http://schemas.microsoft.com/office/drawing/2010/main"/>
                            </a:ext>
                          </a:extLst>
                        </a:blip>
                        <a:stretch/>
                      </pic:blipFill>
                      <pic:spPr bwMode="auto">
                        <a:xfrm rot="16199999">
                          <a:off x="-165418" y="3699193"/>
                          <a:ext cx="647700" cy="146050"/>
                        </a:xfrm>
                        <a:prstGeom prst="rect">
                          <a:avLst/>
                        </a:prstGeom>
                        <a:noFill/>
                      </pic:spPr>
                    </pic:pic>
                  </wpg:wgp>
                </a:graphicData>
              </a:graphic>
            </wp:anchor>
          </w:drawing>
        </mc:Choice>
        <mc:Fallback>
          <w:pict>
            <v:group w14:anchorId="2CA3F24C" id="Gruppieren 20" o:spid="_x0000_s1045" style="position:absolute;margin-left:473.55pt;margin-top:-335.6pt;width:25.9pt;height:322.5pt;z-index:251708416" coordsize="3289,409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">
              <v:rect id="Rechteck 53" o:spid="_x0000_s1046" style="position:absolute;left:-15798;top:15798;width:34886;height:3289;rotation:-589824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" stroked="f">
                <v:textbox>
                  <w:txbxContent>
                    <w:p w14:paraId="2F3B3A41" w14:textId="77777777" w:rsidR="00C276EF" w:rsidRDefault="00E22815">
                      <w:pPr>
                        <w:spacing w:line="160" w:lineRule="exact"/>
                        <w:rPr>
                          <w:rFonts w:ascii="Helvetica 55" w:hAnsi="Helvetica 55"/>
                          <w:color w:val="A6A6A6"/>
                          <w:sz w:val="14"/>
                          <w:szCs w:val="14"/>
                        </w:rPr>
                      </w:pPr>
                      <w:r>
                        <w:rPr>
                          <w:rFonts w:ascii="Helvetica 55" w:hAnsi="Helvetica 55"/>
                          <w:color w:val="A6A6A6" w:themeColor="background1" w:themeShade="A6"/>
                          <w:sz w:val="14"/>
                          <w:szCs w:val="14"/>
                        </w:rPr>
                        <w:t xml:space="preserve">Eine Entwicklung von OFFIS e.V. in Kooperation mit der Universität Oldenburg </w:t>
                      </w:r>
                      <w:r>
                        <w:rPr>
                          <w:rFonts w:ascii="Helvetica 55" w:hAnsi="Helvetica 55"/>
                          <w:color w:val="A6A6A6" w:themeColor="background1" w:themeShade="A6"/>
                          <w:sz w:val="14"/>
                          <w:szCs w:val="14"/>
                        </w:rPr>
                        <w:br/>
                        <w:t xml:space="preserve">im Auftrag der Wissensfabrik </w:t>
                      </w:r>
                      <w:r>
                        <w:rPr>
                          <w:rFonts w:ascii="Helvetica 55" w:hAnsi="Helvetica 55"/>
                          <w:color w:val="A6A6A6" w:themeColor="background1" w:themeShade="A6"/>
                          <w:sz w:val="14"/>
                          <w:szCs w:val="14"/>
                        </w:rPr>
                        <w:noBreakHyphen/>
                        <w:t xml:space="preserve"> Unternehmen für Deutschland e.V.</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5" o:spid="_x0000_s1047" type="#_x0000_t75" style="position:absolute;left:-1655;top:36992;width:6477;height:1460;rotation:-5898241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">
                <v:imagedata r:id="rId2" o:title=""/>
              </v:shape>
            </v:group>
          </w:pict>
        </mc:Fallback>
      </mc:AlternateContent>
    </w:r>
    <w:r>
      <w:rPr>
        <w:noProof/>
        <w:sz w:val="8"/>
      </w:rPr>
      <mc:AlternateContent>
        <mc:Choice Requires="wps">
          <w:drawing>
            <wp:anchor distT="0" distB="0" distL="114300" distR="114300" simplePos="0" relativeHeight="251656192" behindDoc="0" locked="0" layoutInCell="1" allowOverlap="1" wp14:anchorId="303D99E0" wp14:editId="4644E05F">
              <wp:simplePos x="0" y="0"/>
              <wp:positionH relativeFrom="column">
                <wp:posOffset>6984</wp:posOffset>
              </wp:positionH>
              <wp:positionV relativeFrom="paragraph">
                <wp:posOffset>-24129</wp:posOffset>
              </wp:positionV>
              <wp:extent cx="5603874" cy="0"/>
              <wp:effectExtent l="0" t="19049" r="15874" b="19049"/>
              <wp:wrapNone/>
              <wp:docPr id="5" name="Gerade Verbindung 7"/>
              <wp:cNvGraphicFramePr/>
              <a:graphic xmlns:a="http://schemas.openxmlformats.org/drawingml/2006/main">
                <a:graphicData uri="http://schemas.microsoft.com/office/word/2010/wordprocessingShape">
                  <wps:wsp>
                    <wps:cNvCnPr/>
                    <wps:spPr bwMode="auto">
                      <a:xfrm>
                        <a:off x="0" y="0"/>
                        <a:ext cx="5603875" cy="0"/>
                      </a:xfrm>
                      <a:prstGeom prst="line">
                        <a:avLst/>
                      </a:prstGeom>
                      <a:ln w="38100">
                        <a:solidFill>
                          <a:schemeClr val="accent4"/>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5B61C5AA" id="Gerade Verbindung 7" o:spid="_x0000_s1026" style="position:absolute;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pt,-1.9pt" to="441.8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" strokecolor="#ffc000 [3207]" strokeweight="3pt">
              <v:stroke joinstyle="miter"/>
            </v:line>
          </w:pict>
        </mc:Fallback>
      </mc:AlternateContent>
    </w:r>
  </w:p>
  <w:p w14:paraId="79060CDB" w14:textId="77777777" w:rsidR="00C276EF" w:rsidRDefault="00C276EF">
    <w:pPr>
      <w:pStyle w:val="Kopfzeile"/>
      <w:tabs>
        <w:tab w:val="clear" w:pos="4536"/>
        <w:tab w:val="clear" w:pos="9072"/>
        <w:tab w:val="right" w:pos="8789"/>
      </w:tabs>
      <w:ind w:right="-2636"/>
      <w:rPr>
        <w:sz w:val="6"/>
      </w:rPr>
    </w:pPr>
  </w:p>
  <w:p w14:paraId="782828E3" w14:textId="4F83CD0B" w:rsidR="00C276EF" w:rsidRDefault="00E22815">
    <w:pPr>
      <w:pStyle w:val="Kopfzeile"/>
      <w:tabs>
        <w:tab w:val="clear" w:pos="4536"/>
        <w:tab w:val="clear" w:pos="9072"/>
        <w:tab w:val="right" w:pos="8789"/>
      </w:tabs>
      <w:ind w:right="-2636"/>
      <w:rPr>
        <w:i/>
        <w:sz w:val="18"/>
      </w:rPr>
    </w:pPr>
    <w:r>
      <w:rPr>
        <w:sz w:val="6"/>
      </w:rPr>
      <w:t xml:space="preserve"> </w:t>
    </w:r>
    <w:r>
      <w:rPr>
        <w:sz w:val="18"/>
      </w:rPr>
      <w:t xml:space="preserve">IT2School </w:t>
    </w:r>
    <w:del w:id="124" w:author="Ira Diethelm" w:date="2022-12-27T08:20:00Z">
      <w:r w:rsidDel="00DE7F70">
        <w:rPr>
          <w:sz w:val="18"/>
        </w:rPr>
        <w:noBreakHyphen/>
      </w:r>
    </w:del>
    <w:ins w:id="125" w:author="Ira Diethelm" w:date="2022-12-27T08:20:00Z">
      <w:r w:rsidR="00DE7F70">
        <w:rPr>
          <w:sz w:val="18"/>
        </w:rPr>
        <w:t>–</w:t>
      </w:r>
    </w:ins>
    <w:r>
      <w:rPr>
        <w:sz w:val="18"/>
      </w:rPr>
      <w:t xml:space="preserve"> Einleitung</w:t>
    </w:r>
    <w:ins w:id="126" w:author="Ira Diethelm" w:date="2022-12-27T08:20:00Z">
      <w:r w:rsidR="00DE7F70">
        <w:rPr>
          <w:sz w:val="18"/>
        </w:rPr>
        <w:t xml:space="preserve">, </w:t>
      </w:r>
    </w:ins>
    <w:ins w:id="127" w:author="Ira Diethelm" w:date="2022-12-27T08:21:00Z">
      <w:r w:rsidR="00DE7F70">
        <w:rPr>
          <w:sz w:val="18"/>
        </w:rPr>
        <w:t>zuletzt geändert: 27.12.2022</w:t>
      </w:r>
    </w:ins>
    <w:r>
      <w:rPr>
        <w:i/>
        <w:sz w:val="18"/>
      </w:rPr>
      <w:tab/>
    </w:r>
    <w:r>
      <w:rPr>
        <w:sz w:val="18"/>
      </w:rPr>
      <w:t xml:space="preserve">Seite </w:t>
    </w:r>
    <w:r>
      <w:rPr>
        <w:bCs w:val="0"/>
        <w:sz w:val="18"/>
      </w:rPr>
      <w:fldChar w:fldCharType="begin"/>
    </w:r>
    <w:r>
      <w:rPr>
        <w:sz w:val="18"/>
      </w:rPr>
      <w:instrText>PAGE  \* Arabic  \* MERGEFORMAT</w:instrText>
    </w:r>
    <w:r>
      <w:rPr>
        <w:bCs w:val="0"/>
        <w:sz w:val="18"/>
      </w:rPr>
      <w:fldChar w:fldCharType="separate"/>
    </w:r>
    <w:r>
      <w:rPr>
        <w:sz w:val="18"/>
      </w:rPr>
      <w:t>15</w:t>
    </w:r>
    <w:r>
      <w:rPr>
        <w:bCs w:val="0"/>
        <w:sz w:val="18"/>
      </w:rPr>
      <w:fldChar w:fldCharType="end"/>
    </w:r>
    <w:r>
      <w:rPr>
        <w:sz w:val="18"/>
      </w:rPr>
      <w:t xml:space="preserve"> von </w:t>
    </w:r>
    <w:r>
      <w:rPr>
        <w:sz w:val="18"/>
      </w:rPr>
      <w:fldChar w:fldCharType="begin"/>
    </w:r>
    <w:r>
      <w:rPr>
        <w:sz w:val="18"/>
      </w:rPr>
      <w:instrText>NUMPAGES  \* Arabic  \* MERGEFORMAT</w:instrText>
    </w:r>
    <w:r>
      <w:rPr>
        <w:sz w:val="18"/>
      </w:rPr>
      <w:fldChar w:fldCharType="separate"/>
    </w:r>
    <w:r>
      <w:rPr>
        <w:sz w:val="18"/>
      </w:rPr>
      <w:t>15</w:t>
    </w:r>
    <w:r>
      <w:rPr>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A88A0" w14:textId="77777777" w:rsidR="00C276EF" w:rsidRDefault="00C276EF"/>
  <w:p w14:paraId="0E68634E" w14:textId="77777777" w:rsidR="00C276EF" w:rsidRDefault="00E22815">
    <w:pPr>
      <w:pStyle w:val="Fuzeile"/>
      <w:tabs>
        <w:tab w:val="clear" w:pos="4536"/>
        <w:tab w:val="clear" w:pos="9072"/>
        <w:tab w:val="left" w:pos="5103"/>
      </w:tabs>
      <w:rPr>
        <w:sz w:val="18"/>
        <w:szCs w:val="18"/>
      </w:rPr>
    </w:pPr>
    <w:r>
      <w:rPr>
        <w:sz w:val="18"/>
        <w:szCs w:val="18"/>
      </w:rPr>
      <w:t>Eine Entwicklung von           In Kooperation mit</w:t>
    </w:r>
    <w:r>
      <w:rPr>
        <w:sz w:val="18"/>
        <w:szCs w:val="18"/>
      </w:rPr>
      <w:tab/>
      <w:t xml:space="preserve">           Im Auftrag der</w:t>
    </w:r>
  </w:p>
  <w:p w14:paraId="55B66081" w14:textId="3E057D93" w:rsidR="00C276EF" w:rsidRDefault="00822B07">
    <w:pPr>
      <w:pStyle w:val="Fuzeile"/>
      <w:tabs>
        <w:tab w:val="clear" w:pos="4536"/>
        <w:tab w:val="clear" w:pos="9072"/>
        <w:tab w:val="left" w:pos="5387"/>
      </w:tabs>
      <w:rPr>
        <w:sz w:val="20"/>
        <w:szCs w:val="20"/>
      </w:rPr>
    </w:pPr>
    <w:r>
      <w:rPr>
        <w:noProof/>
      </w:rPr>
      <w:drawing>
        <wp:anchor distT="0" distB="0" distL="114300" distR="114300" simplePos="0" relativeHeight="251659264" behindDoc="0" locked="0" layoutInCell="1" allowOverlap="1" wp14:anchorId="34A41029" wp14:editId="06EF1C0F">
          <wp:simplePos x="0" y="0"/>
          <wp:positionH relativeFrom="column">
            <wp:posOffset>3456940</wp:posOffset>
          </wp:positionH>
          <wp:positionV relativeFrom="paragraph">
            <wp:posOffset>60960</wp:posOffset>
          </wp:positionV>
          <wp:extent cx="2234778" cy="648000"/>
          <wp:effectExtent l="0" t="0" r="0" b="0"/>
          <wp:wrapThrough wrapText="bothSides">
            <wp:wrapPolygon edited="0">
              <wp:start x="0" y="0"/>
              <wp:lineTo x="0" y="20965"/>
              <wp:lineTo x="21361" y="20965"/>
              <wp:lineTo x="21361" y="0"/>
              <wp:lineTo x="0" y="0"/>
            </wp:wrapPolygon>
          </wp:wrapThrough>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 cstate="print">
                    <a:extLst>
                      <a:ext uri="{28A0092B-C50C-407E-A947-70E740481C1C}">
                        <a14:useLocalDpi xmlns:a14="http://schemas.microsoft.com/office/drawing/2010/main"/>
                      </a:ext>
                    </a:extLst>
                  </a:blip>
                  <a:stretch>
                    <a:fillRect/>
                  </a:stretch>
                </pic:blipFill>
                <pic:spPr>
                  <a:xfrm>
                    <a:off x="0" y="0"/>
                    <a:ext cx="2234778" cy="648000"/>
                  </a:xfrm>
                  <a:prstGeom prst="rect">
                    <a:avLst/>
                  </a:prstGeom>
                </pic:spPr>
              </pic:pic>
            </a:graphicData>
          </a:graphic>
          <wp14:sizeRelH relativeFrom="margin">
            <wp14:pctWidth>0</wp14:pctWidth>
          </wp14:sizeRelH>
          <wp14:sizeRelV relativeFrom="margin">
            <wp14:pctHeight>0</wp14:pctHeight>
          </wp14:sizeRelV>
        </wp:anchor>
      </w:drawing>
    </w:r>
  </w:p>
  <w:p w14:paraId="50A12568" w14:textId="5A386B9F" w:rsidR="00C276EF" w:rsidRDefault="00E22815">
    <w:pPr>
      <w:pStyle w:val="Fuzeile"/>
      <w:tabs>
        <w:tab w:val="clear" w:pos="4536"/>
        <w:tab w:val="clear" w:pos="9072"/>
        <w:tab w:val="right" w:pos="4395"/>
        <w:tab w:val="left" w:pos="5103"/>
      </w:tabs>
    </w:pPr>
    <w:r>
      <w:rPr>
        <w:noProof/>
      </w:rPr>
      <w:drawing>
        <wp:inline distT="0" distB="0" distL="0" distR="0" wp14:anchorId="3624169A" wp14:editId="3EDBBA3A">
          <wp:extent cx="769626" cy="450000"/>
          <wp:effectExtent l="0" t="0" r="0" b="7619"/>
          <wp:docPr id="6"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ffis_ohne_sub_rgb_18.jpg"/>
                  <pic:cNvPicPr>
                    <a:picLocks noChangeAspect="1"/>
                  </pic:cNvPicPr>
                </pic:nvPicPr>
                <pic:blipFill>
                  <a:blip r:embed="rId2" cstate="print">
                    <a:extLst>
                      <a:ext uri="{28A0092B-C50C-407E-A947-70E740481C1C}">
                        <a14:useLocalDpi xmlns:a14="http://schemas.microsoft.com/office/drawing/2010/main"/>
                      </a:ext>
                    </a:extLst>
                  </a:blip>
                  <a:stretch/>
                </pic:blipFill>
                <pic:spPr bwMode="auto">
                  <a:xfrm>
                    <a:off x="0" y="0"/>
                    <a:ext cx="769626" cy="450000"/>
                  </a:xfrm>
                  <a:prstGeom prst="rect">
                    <a:avLst/>
                  </a:prstGeom>
                </pic:spPr>
              </pic:pic>
            </a:graphicData>
          </a:graphic>
        </wp:inline>
      </w:drawing>
    </w:r>
    <w:r>
      <w:t xml:space="preserve">                  </w:t>
    </w:r>
    <w:r>
      <w:tab/>
    </w:r>
    <w:r>
      <w:rPr>
        <w:noProof/>
      </w:rPr>
      <w:drawing>
        <wp:inline distT="0" distB="0" distL="0" distR="0" wp14:anchorId="5C1919C7" wp14:editId="406BD7EF">
          <wp:extent cx="1714500" cy="507866"/>
          <wp:effectExtent l="0" t="0" r="0" b="6984"/>
          <wp:docPr id="7"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800px-Universität-oldenburg.svg_.png"/>
                  <pic:cNvPicPr>
                    <a:picLocks noChangeAspect="1"/>
                  </pic:cNvPicPr>
                </pic:nvPicPr>
                <pic:blipFill>
                  <a:blip r:embed="rId3" cstate="print">
                    <a:extLst>
                      <a:ext uri="{28A0092B-C50C-407E-A947-70E740481C1C}">
                        <a14:useLocalDpi xmlns:a14="http://schemas.microsoft.com/office/drawing/2010/main"/>
                      </a:ext>
                    </a:extLst>
                  </a:blip>
                  <a:stretch/>
                </pic:blipFill>
                <pic:spPr bwMode="auto">
                  <a:xfrm>
                    <a:off x="0" y="0"/>
                    <a:ext cx="1723962" cy="510670"/>
                  </a:xfrm>
                  <a:prstGeom prst="rect">
                    <a:avLst/>
                  </a:prstGeom>
                </pic:spPr>
              </pic:pic>
            </a:graphicData>
          </a:graphic>
        </wp:inline>
      </w:drawing>
    </w:r>
    <w:r>
      <w:tab/>
      <w:t xml:space="preserve">         </w:t>
    </w:r>
  </w:p>
  <w:p w14:paraId="5124D9E0" w14:textId="77777777" w:rsidR="00C276EF" w:rsidRDefault="00C276EF">
    <w:pPr>
      <w:pStyle w:val="Fuzeile"/>
      <w:tabs>
        <w:tab w:val="clear" w:pos="4536"/>
        <w:tab w:val="clear" w:pos="9072"/>
        <w:tab w:val="right" w:pos="3261"/>
        <w:tab w:val="left" w:pos="5387"/>
      </w:tabs>
    </w:pPr>
  </w:p>
  <w:p w14:paraId="0DC75114" w14:textId="77777777" w:rsidR="00C276EF" w:rsidRDefault="00E22815">
    <w:pPr>
      <w:pStyle w:val="Fuzeile"/>
      <w:tabs>
        <w:tab w:val="clear" w:pos="4536"/>
        <w:tab w:val="clear" w:pos="9072"/>
        <w:tab w:val="right" w:pos="3261"/>
        <w:tab w:val="left" w:pos="5387"/>
      </w:tabs>
    </w:pPr>
    <w:r>
      <w:rPr>
        <w:noProof/>
      </w:rPr>
      <mc:AlternateContent>
        <mc:Choice Requires="wps">
          <w:drawing>
            <wp:anchor distT="0" distB="0" distL="114300" distR="114300" simplePos="0" relativeHeight="251662336" behindDoc="0" locked="0" layoutInCell="1" allowOverlap="1" wp14:anchorId="021A7763" wp14:editId="4C62D2D4">
              <wp:simplePos x="0" y="0"/>
              <wp:positionH relativeFrom="page">
                <wp:posOffset>965199</wp:posOffset>
              </wp:positionH>
              <wp:positionV relativeFrom="paragraph">
                <wp:posOffset>7290</wp:posOffset>
              </wp:positionV>
              <wp:extent cx="5667374" cy="0"/>
              <wp:effectExtent l="0" t="19049" r="9524" b="19049"/>
              <wp:wrapNone/>
              <wp:docPr id="9" name="Gerader Verbinder 80"/>
              <wp:cNvGraphicFramePr/>
              <a:graphic xmlns:a="http://schemas.openxmlformats.org/drawingml/2006/main">
                <a:graphicData uri="http://schemas.microsoft.com/office/word/2010/wordprocessingShape">
                  <wps:wsp>
                    <wps:cNvCnPr/>
                    <wps:spPr bwMode="auto">
                      <a:xfrm>
                        <a:off x="0" y="0"/>
                        <a:ext cx="5667375" cy="0"/>
                      </a:xfrm>
                      <a:prstGeom prst="line">
                        <a:avLst/>
                      </a:prstGeom>
                      <a:ln w="44450">
                        <a:solidFill>
                          <a:srgbClr val="FFC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622E2F40" id="Gerader Verbinder 80" o:spid="_x0000_s1026" style="position:absolute;z-index:2516623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76pt,.55pt" to="522.2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" strokecolor="#ffc000" strokeweight="3.5pt">
              <v:stroke joinstyle="miter"/>
              <w10:wrap anchorx="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FA6EF1" w14:textId="77777777" w:rsidR="00094581" w:rsidRDefault="00094581">
      <w:r>
        <w:separator/>
      </w:r>
    </w:p>
  </w:footnote>
  <w:footnote w:type="continuationSeparator" w:id="0">
    <w:p w14:paraId="0540DFB5" w14:textId="77777777" w:rsidR="00094581" w:rsidRDefault="00094581">
      <w:r>
        <w:continuationSeparator/>
      </w:r>
    </w:p>
  </w:footnote>
  <w:footnote w:id="1">
    <w:p w14:paraId="063EDBE6" w14:textId="77777777" w:rsidR="00C276EF" w:rsidRDefault="00E22815">
      <w:pPr>
        <w:pStyle w:val="Funotentext"/>
      </w:pPr>
      <w:r>
        <w:rPr>
          <w:rStyle w:val="Funotenzeichen"/>
        </w:rPr>
        <w:footnoteRef/>
      </w:r>
      <w:r>
        <w:t xml:space="preserve"> Bezogen auf die Infobox; Gesonderte Angabe für Klassensatz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B4EE7" w14:textId="7E1F5C2E" w:rsidR="00C276EF" w:rsidRDefault="00822B07">
    <w:pPr>
      <w:pStyle w:val="Kopfzeile"/>
      <w:tabs>
        <w:tab w:val="clear" w:pos="4536"/>
        <w:tab w:val="clear" w:pos="9072"/>
      </w:tabs>
      <w:spacing w:line="360" w:lineRule="auto"/>
      <w:jc w:val="right"/>
    </w:pPr>
    <w:r>
      <w:rPr>
        <w:noProof/>
      </w:rPr>
      <w:drawing>
        <wp:anchor distT="0" distB="0" distL="114300" distR="114300" simplePos="0" relativeHeight="251658240" behindDoc="1" locked="0" layoutInCell="1" allowOverlap="1" wp14:anchorId="1E9C46B5" wp14:editId="60E48C02">
          <wp:simplePos x="0" y="0"/>
          <wp:positionH relativeFrom="column">
            <wp:posOffset>3452495</wp:posOffset>
          </wp:positionH>
          <wp:positionV relativeFrom="paragraph">
            <wp:posOffset>-55245</wp:posOffset>
          </wp:positionV>
          <wp:extent cx="2152650" cy="622935"/>
          <wp:effectExtent l="0" t="0" r="0" b="5715"/>
          <wp:wrapTight wrapText="bothSides">
            <wp:wrapPolygon edited="0">
              <wp:start x="0" y="0"/>
              <wp:lineTo x="0" y="21138"/>
              <wp:lineTo x="21409" y="21138"/>
              <wp:lineTo x="21409"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 cstate="print">
                    <a:extLst>
                      <a:ext uri="{28A0092B-C50C-407E-A947-70E740481C1C}">
                        <a14:useLocalDpi xmlns:a14="http://schemas.microsoft.com/office/drawing/2010/main"/>
                      </a:ext>
                    </a:extLst>
                  </a:blip>
                  <a:stretch>
                    <a:fillRect/>
                  </a:stretch>
                </pic:blipFill>
                <pic:spPr>
                  <a:xfrm>
                    <a:off x="0" y="0"/>
                    <a:ext cx="2152650" cy="622935"/>
                  </a:xfrm>
                  <a:prstGeom prst="rect">
                    <a:avLst/>
                  </a:prstGeom>
                </pic:spPr>
              </pic:pic>
            </a:graphicData>
          </a:graphic>
          <wp14:sizeRelH relativeFrom="margin">
            <wp14:pctWidth>0</wp14:pctWidth>
          </wp14:sizeRelH>
          <wp14:sizeRelV relativeFrom="margin">
            <wp14:pctHeight>0</wp14:pctHeight>
          </wp14:sizeRelV>
        </wp:anchor>
      </w:drawing>
    </w:r>
    <w:r w:rsidR="00E22815">
      <w:rPr>
        <w:noProof/>
      </w:rPr>
      <w:drawing>
        <wp:anchor distT="0" distB="0" distL="114300" distR="114300" simplePos="0" relativeHeight="251659776" behindDoc="1" locked="0" layoutInCell="1" allowOverlap="1" wp14:anchorId="5B60669D" wp14:editId="58BA75EC">
          <wp:simplePos x="0" y="0"/>
          <wp:positionH relativeFrom="column">
            <wp:posOffset>9524</wp:posOffset>
          </wp:positionH>
          <wp:positionV relativeFrom="paragraph">
            <wp:posOffset>66039</wp:posOffset>
          </wp:positionV>
          <wp:extent cx="1108074" cy="419099"/>
          <wp:effectExtent l="0" t="0" r="0" b="0"/>
          <wp:wrapTight wrapText="bothSides">
            <wp:wrapPolygon edited="1">
              <wp:start x="0" y="0"/>
              <wp:lineTo x="0" y="20616"/>
              <wp:lineTo x="21165" y="20616"/>
              <wp:lineTo x="21165" y="0"/>
              <wp:lineTo x="0" y="0"/>
            </wp:wrapPolygon>
          </wp:wrapTight>
          <wp:docPr id="1" name="Grafik 10" descr="Bildergebnis für cc lizenz urheberre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1" descr="Bildergebnis für cc lizenz urheberrecht"/>
                  <pic:cNvPicPr>
                    <a:picLocks noChangeAspect="1"/>
                  </pic:cNvPicPr>
                </pic:nvPicPr>
                <pic:blipFill>
                  <a:blip r:embed="rId2" cstate="print">
                    <a:extLst>
                      <a:ext uri="{28A0092B-C50C-407E-A947-70E740481C1C}">
                        <a14:useLocalDpi xmlns:a14="http://schemas.microsoft.com/office/drawing/2010/main"/>
                      </a:ext>
                    </a:extLst>
                  </a:blip>
                  <a:stretch/>
                </pic:blipFill>
                <pic:spPr bwMode="auto">
                  <a:xfrm>
                    <a:off x="0" y="0"/>
                    <a:ext cx="1108075" cy="41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15">
      <w:rPr>
        <w:noProof/>
      </w:rPr>
      <mc:AlternateContent>
        <mc:Choice Requires="wps">
          <w:drawing>
            <wp:anchor distT="0" distB="0" distL="114300" distR="114300" simplePos="0" relativeHeight="251657728" behindDoc="0" locked="0" layoutInCell="1" allowOverlap="1" wp14:anchorId="65550E7F" wp14:editId="242A7E45">
              <wp:simplePos x="0" y="0"/>
              <wp:positionH relativeFrom="page">
                <wp:posOffset>967739</wp:posOffset>
              </wp:positionH>
              <wp:positionV relativeFrom="paragraph">
                <wp:posOffset>503884</wp:posOffset>
              </wp:positionV>
              <wp:extent cx="5610224" cy="0"/>
              <wp:effectExtent l="0" t="19049" r="9524" b="38099"/>
              <wp:wrapNone/>
              <wp:docPr id="2" name="Gerader Verbinder 15"/>
              <wp:cNvGraphicFramePr/>
              <a:graphic xmlns:a="http://schemas.openxmlformats.org/drawingml/2006/main">
                <a:graphicData uri="http://schemas.microsoft.com/office/word/2010/wordprocessingShape">
                  <wps:wsp>
                    <wps:cNvCnPr/>
                    <wps:spPr bwMode="auto">
                      <a:xfrm>
                        <a:off x="0" y="0"/>
                        <a:ext cx="5610225" cy="0"/>
                      </a:xfrm>
                      <a:prstGeom prst="line">
                        <a:avLst/>
                      </a:prstGeom>
                      <a:ln w="50800">
                        <a:solidFill>
                          <a:srgbClr val="FFC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46ADA82B" id="Gerader Verbinder 15" o:spid="_x0000_s1026" style="position:absolute;z-index:25165772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76.2pt,39.7pt" to="517.95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" strokecolor="#ffc000" strokeweight="4pt">
              <v:stroke joinstyle="miter"/>
              <w10:wrap anchorx="page"/>
            </v:line>
          </w:pict>
        </mc:Fallback>
      </mc:AlternateContent>
    </w:r>
  </w:p>
  <w:p w14:paraId="749ECEE1" w14:textId="77D3E3EB" w:rsidR="00C276EF" w:rsidRDefault="00822B07" w:rsidP="00DE7F70">
    <w:pPr>
      <w:pStyle w:val="Kopfzeile"/>
      <w:tabs>
        <w:tab w:val="clear" w:pos="4536"/>
        <w:tab w:val="clear" w:pos="9072"/>
        <w:tab w:val="left" w:pos="7635"/>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8665F"/>
    <w:multiLevelType w:val="hybridMultilevel"/>
    <w:tmpl w:val="372E6408"/>
    <w:lvl w:ilvl="0" w:tplc="F2DA16FA">
      <w:start w:val="1"/>
      <w:numFmt w:val="bullet"/>
      <w:lvlText w:val=""/>
      <w:lvlJc w:val="left"/>
      <w:pPr>
        <w:ind w:left="207" w:hanging="359"/>
      </w:pPr>
      <w:rPr>
        <w:rFonts w:ascii="Symbol" w:hAnsi="Symbol" w:hint="default"/>
      </w:rPr>
    </w:lvl>
    <w:lvl w:ilvl="1" w:tplc="BC3AA6CA">
      <w:start w:val="1"/>
      <w:numFmt w:val="bullet"/>
      <w:lvlText w:val="o"/>
      <w:lvlJc w:val="left"/>
      <w:pPr>
        <w:ind w:left="927" w:hanging="359"/>
      </w:pPr>
      <w:rPr>
        <w:rFonts w:ascii="Courier New" w:hAnsi="Courier New" w:cs="Courier New" w:hint="default"/>
      </w:rPr>
    </w:lvl>
    <w:lvl w:ilvl="2" w:tplc="375E5B4A">
      <w:start w:val="1"/>
      <w:numFmt w:val="bullet"/>
      <w:lvlText w:val=""/>
      <w:lvlJc w:val="left"/>
      <w:pPr>
        <w:ind w:left="1647" w:hanging="359"/>
      </w:pPr>
      <w:rPr>
        <w:rFonts w:ascii="Wingdings" w:hAnsi="Wingdings" w:hint="default"/>
      </w:rPr>
    </w:lvl>
    <w:lvl w:ilvl="3" w:tplc="BEC8882C">
      <w:start w:val="1"/>
      <w:numFmt w:val="bullet"/>
      <w:lvlText w:val=""/>
      <w:lvlJc w:val="left"/>
      <w:pPr>
        <w:ind w:left="2367" w:hanging="359"/>
      </w:pPr>
      <w:rPr>
        <w:rFonts w:ascii="Symbol" w:hAnsi="Symbol" w:hint="default"/>
      </w:rPr>
    </w:lvl>
    <w:lvl w:ilvl="4" w:tplc="736C9832">
      <w:start w:val="1"/>
      <w:numFmt w:val="bullet"/>
      <w:lvlText w:val="o"/>
      <w:lvlJc w:val="left"/>
      <w:pPr>
        <w:ind w:left="3087" w:hanging="359"/>
      </w:pPr>
      <w:rPr>
        <w:rFonts w:ascii="Courier New" w:hAnsi="Courier New" w:cs="Courier New" w:hint="default"/>
      </w:rPr>
    </w:lvl>
    <w:lvl w:ilvl="5" w:tplc="4446ADDA">
      <w:start w:val="1"/>
      <w:numFmt w:val="bullet"/>
      <w:lvlText w:val=""/>
      <w:lvlJc w:val="left"/>
      <w:pPr>
        <w:ind w:left="3807" w:hanging="359"/>
      </w:pPr>
      <w:rPr>
        <w:rFonts w:ascii="Wingdings" w:hAnsi="Wingdings" w:hint="default"/>
      </w:rPr>
    </w:lvl>
    <w:lvl w:ilvl="6" w:tplc="15DE6802">
      <w:start w:val="1"/>
      <w:numFmt w:val="bullet"/>
      <w:lvlText w:val=""/>
      <w:lvlJc w:val="left"/>
      <w:pPr>
        <w:ind w:left="4527" w:hanging="359"/>
      </w:pPr>
      <w:rPr>
        <w:rFonts w:ascii="Symbol" w:hAnsi="Symbol" w:hint="default"/>
      </w:rPr>
    </w:lvl>
    <w:lvl w:ilvl="7" w:tplc="84D8C186">
      <w:start w:val="1"/>
      <w:numFmt w:val="bullet"/>
      <w:lvlText w:val="o"/>
      <w:lvlJc w:val="left"/>
      <w:pPr>
        <w:ind w:left="5247" w:hanging="359"/>
      </w:pPr>
      <w:rPr>
        <w:rFonts w:ascii="Courier New" w:hAnsi="Courier New" w:cs="Courier New" w:hint="default"/>
      </w:rPr>
    </w:lvl>
    <w:lvl w:ilvl="8" w:tplc="BB6EE248">
      <w:start w:val="1"/>
      <w:numFmt w:val="bullet"/>
      <w:lvlText w:val=""/>
      <w:lvlJc w:val="left"/>
      <w:pPr>
        <w:ind w:left="5967" w:hanging="359"/>
      </w:pPr>
      <w:rPr>
        <w:rFonts w:ascii="Wingdings" w:hAnsi="Wingdings" w:hint="default"/>
      </w:rPr>
    </w:lvl>
  </w:abstractNum>
  <w:abstractNum w:abstractNumId="1" w15:restartNumberingAfterBreak="0">
    <w:nsid w:val="04CB09A3"/>
    <w:multiLevelType w:val="hybridMultilevel"/>
    <w:tmpl w:val="C6A08314"/>
    <w:lvl w:ilvl="0" w:tplc="288CC5AA">
      <w:start w:val="1"/>
      <w:numFmt w:val="decimal"/>
      <w:lvlText w:val="%1."/>
      <w:lvlJc w:val="left"/>
      <w:pPr>
        <w:ind w:left="720" w:hanging="359"/>
      </w:pPr>
    </w:lvl>
    <w:lvl w:ilvl="1" w:tplc="AED0DE50">
      <w:start w:val="1"/>
      <w:numFmt w:val="lowerLetter"/>
      <w:lvlText w:val="%2."/>
      <w:lvlJc w:val="left"/>
      <w:pPr>
        <w:ind w:left="1440" w:hanging="359"/>
      </w:pPr>
    </w:lvl>
    <w:lvl w:ilvl="2" w:tplc="38543B5C">
      <w:start w:val="1"/>
      <w:numFmt w:val="lowerRoman"/>
      <w:lvlText w:val="%3."/>
      <w:lvlJc w:val="right"/>
      <w:pPr>
        <w:ind w:left="2160" w:hanging="179"/>
      </w:pPr>
    </w:lvl>
    <w:lvl w:ilvl="3" w:tplc="8B8283D2">
      <w:start w:val="1"/>
      <w:numFmt w:val="decimal"/>
      <w:lvlText w:val="%4."/>
      <w:lvlJc w:val="left"/>
      <w:pPr>
        <w:ind w:left="2880" w:hanging="359"/>
      </w:pPr>
    </w:lvl>
    <w:lvl w:ilvl="4" w:tplc="B218AEF2">
      <w:start w:val="1"/>
      <w:numFmt w:val="lowerLetter"/>
      <w:lvlText w:val="%5."/>
      <w:lvlJc w:val="left"/>
      <w:pPr>
        <w:ind w:left="3600" w:hanging="359"/>
      </w:pPr>
    </w:lvl>
    <w:lvl w:ilvl="5" w:tplc="EB304038">
      <w:start w:val="1"/>
      <w:numFmt w:val="lowerRoman"/>
      <w:lvlText w:val="%6."/>
      <w:lvlJc w:val="right"/>
      <w:pPr>
        <w:ind w:left="4320" w:hanging="179"/>
      </w:pPr>
    </w:lvl>
    <w:lvl w:ilvl="6" w:tplc="18BE93FA">
      <w:start w:val="1"/>
      <w:numFmt w:val="decimal"/>
      <w:lvlText w:val="%7."/>
      <w:lvlJc w:val="left"/>
      <w:pPr>
        <w:ind w:left="5040" w:hanging="359"/>
      </w:pPr>
    </w:lvl>
    <w:lvl w:ilvl="7" w:tplc="4EC695FC">
      <w:start w:val="1"/>
      <w:numFmt w:val="lowerLetter"/>
      <w:lvlText w:val="%8."/>
      <w:lvlJc w:val="left"/>
      <w:pPr>
        <w:ind w:left="5760" w:hanging="359"/>
      </w:pPr>
    </w:lvl>
    <w:lvl w:ilvl="8" w:tplc="939899D2">
      <w:start w:val="1"/>
      <w:numFmt w:val="lowerRoman"/>
      <w:lvlText w:val="%9."/>
      <w:lvlJc w:val="right"/>
      <w:pPr>
        <w:ind w:left="6480" w:hanging="179"/>
      </w:pPr>
    </w:lvl>
  </w:abstractNum>
  <w:abstractNum w:abstractNumId="2" w15:restartNumberingAfterBreak="0">
    <w:nsid w:val="083E6174"/>
    <w:multiLevelType w:val="hybridMultilevel"/>
    <w:tmpl w:val="B74ECC3C"/>
    <w:lvl w:ilvl="0" w:tplc="B644FDEE">
      <w:start w:val="1"/>
      <w:numFmt w:val="bullet"/>
      <w:lvlText w:val=""/>
      <w:lvlJc w:val="left"/>
      <w:pPr>
        <w:ind w:left="720" w:hanging="359"/>
      </w:pPr>
      <w:rPr>
        <w:rFonts w:ascii="Symbol" w:hAnsi="Symbol" w:hint="default"/>
      </w:rPr>
    </w:lvl>
    <w:lvl w:ilvl="1" w:tplc="5CF6BFF4">
      <w:start w:val="1"/>
      <w:numFmt w:val="bullet"/>
      <w:lvlText w:val="o"/>
      <w:lvlJc w:val="left"/>
      <w:pPr>
        <w:ind w:left="1440" w:hanging="359"/>
      </w:pPr>
      <w:rPr>
        <w:rFonts w:ascii="Courier New" w:hAnsi="Courier New" w:cs="Courier New" w:hint="default"/>
      </w:rPr>
    </w:lvl>
    <w:lvl w:ilvl="2" w:tplc="8E26C9C2">
      <w:start w:val="1"/>
      <w:numFmt w:val="bullet"/>
      <w:lvlText w:val=""/>
      <w:lvlJc w:val="left"/>
      <w:pPr>
        <w:ind w:left="2160" w:hanging="359"/>
      </w:pPr>
      <w:rPr>
        <w:rFonts w:ascii="Wingdings" w:hAnsi="Wingdings" w:hint="default"/>
      </w:rPr>
    </w:lvl>
    <w:lvl w:ilvl="3" w:tplc="9D5665DC">
      <w:start w:val="1"/>
      <w:numFmt w:val="bullet"/>
      <w:lvlText w:val=""/>
      <w:lvlJc w:val="left"/>
      <w:pPr>
        <w:ind w:left="2880" w:hanging="359"/>
      </w:pPr>
      <w:rPr>
        <w:rFonts w:ascii="Symbol" w:hAnsi="Symbol" w:hint="default"/>
      </w:rPr>
    </w:lvl>
    <w:lvl w:ilvl="4" w:tplc="1B143ADC">
      <w:start w:val="1"/>
      <w:numFmt w:val="bullet"/>
      <w:lvlText w:val="o"/>
      <w:lvlJc w:val="left"/>
      <w:pPr>
        <w:ind w:left="3600" w:hanging="359"/>
      </w:pPr>
      <w:rPr>
        <w:rFonts w:ascii="Courier New" w:hAnsi="Courier New" w:cs="Courier New" w:hint="default"/>
      </w:rPr>
    </w:lvl>
    <w:lvl w:ilvl="5" w:tplc="7C52C0C0">
      <w:start w:val="1"/>
      <w:numFmt w:val="bullet"/>
      <w:lvlText w:val=""/>
      <w:lvlJc w:val="left"/>
      <w:pPr>
        <w:ind w:left="4320" w:hanging="359"/>
      </w:pPr>
      <w:rPr>
        <w:rFonts w:ascii="Wingdings" w:hAnsi="Wingdings" w:hint="default"/>
      </w:rPr>
    </w:lvl>
    <w:lvl w:ilvl="6" w:tplc="0DB2D07E">
      <w:start w:val="1"/>
      <w:numFmt w:val="bullet"/>
      <w:lvlText w:val=""/>
      <w:lvlJc w:val="left"/>
      <w:pPr>
        <w:ind w:left="5040" w:hanging="359"/>
      </w:pPr>
      <w:rPr>
        <w:rFonts w:ascii="Symbol" w:hAnsi="Symbol" w:hint="default"/>
      </w:rPr>
    </w:lvl>
    <w:lvl w:ilvl="7" w:tplc="1CD80C74">
      <w:start w:val="1"/>
      <w:numFmt w:val="bullet"/>
      <w:lvlText w:val="o"/>
      <w:lvlJc w:val="left"/>
      <w:pPr>
        <w:ind w:left="5760" w:hanging="359"/>
      </w:pPr>
      <w:rPr>
        <w:rFonts w:ascii="Courier New" w:hAnsi="Courier New" w:cs="Courier New" w:hint="default"/>
      </w:rPr>
    </w:lvl>
    <w:lvl w:ilvl="8" w:tplc="28546F5C">
      <w:start w:val="1"/>
      <w:numFmt w:val="bullet"/>
      <w:lvlText w:val=""/>
      <w:lvlJc w:val="left"/>
      <w:pPr>
        <w:ind w:left="6480" w:hanging="359"/>
      </w:pPr>
      <w:rPr>
        <w:rFonts w:ascii="Wingdings" w:hAnsi="Wingdings" w:hint="default"/>
      </w:rPr>
    </w:lvl>
  </w:abstractNum>
  <w:abstractNum w:abstractNumId="3" w15:restartNumberingAfterBreak="0">
    <w:nsid w:val="0A934D6D"/>
    <w:multiLevelType w:val="hybridMultilevel"/>
    <w:tmpl w:val="0ECCFDE6"/>
    <w:lvl w:ilvl="0" w:tplc="EAA0ABF6">
      <w:start w:val="1"/>
      <w:numFmt w:val="bullet"/>
      <w:lvlText w:val=""/>
      <w:lvlJc w:val="left"/>
      <w:pPr>
        <w:ind w:left="360" w:hanging="359"/>
      </w:pPr>
      <w:rPr>
        <w:rFonts w:ascii="Symbol" w:hAnsi="Symbol" w:hint="default"/>
      </w:rPr>
    </w:lvl>
    <w:lvl w:ilvl="1" w:tplc="7F5A4314">
      <w:start w:val="1"/>
      <w:numFmt w:val="bullet"/>
      <w:lvlText w:val="o"/>
      <w:lvlJc w:val="left"/>
      <w:pPr>
        <w:ind w:left="1080" w:hanging="359"/>
      </w:pPr>
      <w:rPr>
        <w:rFonts w:ascii="Courier New" w:hAnsi="Courier New" w:cs="Courier New" w:hint="default"/>
      </w:rPr>
    </w:lvl>
    <w:lvl w:ilvl="2" w:tplc="E3666DA4">
      <w:start w:val="1"/>
      <w:numFmt w:val="bullet"/>
      <w:lvlText w:val=""/>
      <w:lvlJc w:val="left"/>
      <w:pPr>
        <w:ind w:left="1800" w:hanging="359"/>
      </w:pPr>
      <w:rPr>
        <w:rFonts w:ascii="Wingdings" w:hAnsi="Wingdings" w:hint="default"/>
      </w:rPr>
    </w:lvl>
    <w:lvl w:ilvl="3" w:tplc="8FB81082">
      <w:start w:val="1"/>
      <w:numFmt w:val="bullet"/>
      <w:lvlText w:val=""/>
      <w:lvlJc w:val="left"/>
      <w:pPr>
        <w:ind w:left="2520" w:hanging="359"/>
      </w:pPr>
      <w:rPr>
        <w:rFonts w:ascii="Symbol" w:hAnsi="Symbol" w:hint="default"/>
      </w:rPr>
    </w:lvl>
    <w:lvl w:ilvl="4" w:tplc="9BFCB906">
      <w:start w:val="1"/>
      <w:numFmt w:val="bullet"/>
      <w:lvlText w:val="o"/>
      <w:lvlJc w:val="left"/>
      <w:pPr>
        <w:ind w:left="3240" w:hanging="359"/>
      </w:pPr>
      <w:rPr>
        <w:rFonts w:ascii="Courier New" w:hAnsi="Courier New" w:cs="Courier New" w:hint="default"/>
      </w:rPr>
    </w:lvl>
    <w:lvl w:ilvl="5" w:tplc="89F624E4">
      <w:start w:val="1"/>
      <w:numFmt w:val="bullet"/>
      <w:lvlText w:val=""/>
      <w:lvlJc w:val="left"/>
      <w:pPr>
        <w:ind w:left="3960" w:hanging="359"/>
      </w:pPr>
      <w:rPr>
        <w:rFonts w:ascii="Wingdings" w:hAnsi="Wingdings" w:hint="default"/>
      </w:rPr>
    </w:lvl>
    <w:lvl w:ilvl="6" w:tplc="8BC23D92">
      <w:start w:val="1"/>
      <w:numFmt w:val="bullet"/>
      <w:lvlText w:val=""/>
      <w:lvlJc w:val="left"/>
      <w:pPr>
        <w:ind w:left="4680" w:hanging="359"/>
      </w:pPr>
      <w:rPr>
        <w:rFonts w:ascii="Symbol" w:hAnsi="Symbol" w:hint="default"/>
      </w:rPr>
    </w:lvl>
    <w:lvl w:ilvl="7" w:tplc="815C4148">
      <w:start w:val="1"/>
      <w:numFmt w:val="bullet"/>
      <w:lvlText w:val="o"/>
      <w:lvlJc w:val="left"/>
      <w:pPr>
        <w:ind w:left="5400" w:hanging="359"/>
      </w:pPr>
      <w:rPr>
        <w:rFonts w:ascii="Courier New" w:hAnsi="Courier New" w:cs="Courier New" w:hint="default"/>
      </w:rPr>
    </w:lvl>
    <w:lvl w:ilvl="8" w:tplc="D5D04D0E">
      <w:start w:val="1"/>
      <w:numFmt w:val="bullet"/>
      <w:lvlText w:val=""/>
      <w:lvlJc w:val="left"/>
      <w:pPr>
        <w:ind w:left="6120" w:hanging="359"/>
      </w:pPr>
      <w:rPr>
        <w:rFonts w:ascii="Wingdings" w:hAnsi="Wingdings" w:hint="default"/>
      </w:rPr>
    </w:lvl>
  </w:abstractNum>
  <w:abstractNum w:abstractNumId="4" w15:restartNumberingAfterBreak="0">
    <w:nsid w:val="0C792B85"/>
    <w:multiLevelType w:val="hybridMultilevel"/>
    <w:tmpl w:val="AB881C6C"/>
    <w:lvl w:ilvl="0" w:tplc="C55250E8">
      <w:start w:val="1"/>
      <w:numFmt w:val="bullet"/>
      <w:lvlText w:val=""/>
      <w:lvlJc w:val="left"/>
      <w:pPr>
        <w:ind w:left="720" w:hanging="359"/>
      </w:pPr>
      <w:rPr>
        <w:rFonts w:ascii="Symbol" w:hAnsi="Symbol" w:hint="default"/>
      </w:rPr>
    </w:lvl>
    <w:lvl w:ilvl="1" w:tplc="59021452">
      <w:start w:val="1"/>
      <w:numFmt w:val="bullet"/>
      <w:lvlText w:val="o"/>
      <w:lvlJc w:val="left"/>
      <w:pPr>
        <w:ind w:left="1440" w:hanging="359"/>
      </w:pPr>
      <w:rPr>
        <w:rFonts w:ascii="Courier New" w:hAnsi="Courier New" w:cs="Courier New" w:hint="default"/>
      </w:rPr>
    </w:lvl>
    <w:lvl w:ilvl="2" w:tplc="D402EFCE">
      <w:start w:val="1"/>
      <w:numFmt w:val="bullet"/>
      <w:lvlText w:val=""/>
      <w:lvlJc w:val="left"/>
      <w:pPr>
        <w:ind w:left="2160" w:hanging="359"/>
      </w:pPr>
      <w:rPr>
        <w:rFonts w:ascii="Wingdings" w:hAnsi="Wingdings" w:hint="default"/>
      </w:rPr>
    </w:lvl>
    <w:lvl w:ilvl="3" w:tplc="665C4C6A">
      <w:start w:val="1"/>
      <w:numFmt w:val="bullet"/>
      <w:lvlText w:val=""/>
      <w:lvlJc w:val="left"/>
      <w:pPr>
        <w:ind w:left="2880" w:hanging="359"/>
      </w:pPr>
      <w:rPr>
        <w:rFonts w:ascii="Symbol" w:hAnsi="Symbol" w:hint="default"/>
      </w:rPr>
    </w:lvl>
    <w:lvl w:ilvl="4" w:tplc="029ECB32">
      <w:start w:val="1"/>
      <w:numFmt w:val="bullet"/>
      <w:lvlText w:val="o"/>
      <w:lvlJc w:val="left"/>
      <w:pPr>
        <w:ind w:left="3600" w:hanging="359"/>
      </w:pPr>
      <w:rPr>
        <w:rFonts w:ascii="Courier New" w:hAnsi="Courier New" w:cs="Courier New" w:hint="default"/>
      </w:rPr>
    </w:lvl>
    <w:lvl w:ilvl="5" w:tplc="CB3AF5C2">
      <w:start w:val="1"/>
      <w:numFmt w:val="bullet"/>
      <w:lvlText w:val=""/>
      <w:lvlJc w:val="left"/>
      <w:pPr>
        <w:ind w:left="4320" w:hanging="359"/>
      </w:pPr>
      <w:rPr>
        <w:rFonts w:ascii="Wingdings" w:hAnsi="Wingdings" w:hint="default"/>
      </w:rPr>
    </w:lvl>
    <w:lvl w:ilvl="6" w:tplc="AA50495A">
      <w:start w:val="1"/>
      <w:numFmt w:val="bullet"/>
      <w:lvlText w:val=""/>
      <w:lvlJc w:val="left"/>
      <w:pPr>
        <w:ind w:left="5040" w:hanging="359"/>
      </w:pPr>
      <w:rPr>
        <w:rFonts w:ascii="Symbol" w:hAnsi="Symbol" w:hint="default"/>
      </w:rPr>
    </w:lvl>
    <w:lvl w:ilvl="7" w:tplc="8050E57C">
      <w:start w:val="1"/>
      <w:numFmt w:val="bullet"/>
      <w:lvlText w:val="o"/>
      <w:lvlJc w:val="left"/>
      <w:pPr>
        <w:ind w:left="5760" w:hanging="359"/>
      </w:pPr>
      <w:rPr>
        <w:rFonts w:ascii="Courier New" w:hAnsi="Courier New" w:cs="Courier New" w:hint="default"/>
      </w:rPr>
    </w:lvl>
    <w:lvl w:ilvl="8" w:tplc="68E0CB66">
      <w:start w:val="1"/>
      <w:numFmt w:val="bullet"/>
      <w:lvlText w:val=""/>
      <w:lvlJc w:val="left"/>
      <w:pPr>
        <w:ind w:left="6480" w:hanging="359"/>
      </w:pPr>
      <w:rPr>
        <w:rFonts w:ascii="Wingdings" w:hAnsi="Wingdings" w:hint="default"/>
      </w:rPr>
    </w:lvl>
  </w:abstractNum>
  <w:abstractNum w:abstractNumId="5" w15:restartNumberingAfterBreak="0">
    <w:nsid w:val="15BC780D"/>
    <w:multiLevelType w:val="hybridMultilevel"/>
    <w:tmpl w:val="BA3C1BF2"/>
    <w:lvl w:ilvl="0" w:tplc="8E2479B4">
      <w:start w:val="1"/>
      <w:numFmt w:val="bullet"/>
      <w:lvlText w:val=""/>
      <w:lvlJc w:val="left"/>
      <w:pPr>
        <w:ind w:left="720" w:hanging="359"/>
      </w:pPr>
      <w:rPr>
        <w:rFonts w:ascii="Symbol" w:hAnsi="Symbol" w:hint="default"/>
      </w:rPr>
    </w:lvl>
    <w:lvl w:ilvl="1" w:tplc="7130D25A">
      <w:start w:val="1"/>
      <w:numFmt w:val="bullet"/>
      <w:lvlText w:val="o"/>
      <w:lvlJc w:val="left"/>
      <w:pPr>
        <w:ind w:left="1440" w:hanging="359"/>
      </w:pPr>
      <w:rPr>
        <w:rFonts w:ascii="Courier New" w:hAnsi="Courier New" w:cs="Courier New" w:hint="default"/>
      </w:rPr>
    </w:lvl>
    <w:lvl w:ilvl="2" w:tplc="85744BF8">
      <w:start w:val="1"/>
      <w:numFmt w:val="bullet"/>
      <w:lvlText w:val=""/>
      <w:lvlJc w:val="left"/>
      <w:pPr>
        <w:ind w:left="2160" w:hanging="359"/>
      </w:pPr>
      <w:rPr>
        <w:rFonts w:ascii="Wingdings" w:hAnsi="Wingdings" w:hint="default"/>
      </w:rPr>
    </w:lvl>
    <w:lvl w:ilvl="3" w:tplc="BE680C06">
      <w:start w:val="1"/>
      <w:numFmt w:val="bullet"/>
      <w:lvlText w:val=""/>
      <w:lvlJc w:val="left"/>
      <w:pPr>
        <w:ind w:left="2880" w:hanging="359"/>
      </w:pPr>
      <w:rPr>
        <w:rFonts w:ascii="Symbol" w:hAnsi="Symbol" w:hint="default"/>
      </w:rPr>
    </w:lvl>
    <w:lvl w:ilvl="4" w:tplc="B7D87546">
      <w:start w:val="1"/>
      <w:numFmt w:val="bullet"/>
      <w:lvlText w:val="o"/>
      <w:lvlJc w:val="left"/>
      <w:pPr>
        <w:ind w:left="3600" w:hanging="359"/>
      </w:pPr>
      <w:rPr>
        <w:rFonts w:ascii="Courier New" w:hAnsi="Courier New" w:cs="Courier New" w:hint="default"/>
      </w:rPr>
    </w:lvl>
    <w:lvl w:ilvl="5" w:tplc="9494838E">
      <w:start w:val="1"/>
      <w:numFmt w:val="bullet"/>
      <w:lvlText w:val=""/>
      <w:lvlJc w:val="left"/>
      <w:pPr>
        <w:ind w:left="4320" w:hanging="359"/>
      </w:pPr>
      <w:rPr>
        <w:rFonts w:ascii="Wingdings" w:hAnsi="Wingdings" w:hint="default"/>
      </w:rPr>
    </w:lvl>
    <w:lvl w:ilvl="6" w:tplc="3E06E778">
      <w:start w:val="1"/>
      <w:numFmt w:val="bullet"/>
      <w:lvlText w:val=""/>
      <w:lvlJc w:val="left"/>
      <w:pPr>
        <w:ind w:left="5040" w:hanging="359"/>
      </w:pPr>
      <w:rPr>
        <w:rFonts w:ascii="Symbol" w:hAnsi="Symbol" w:hint="default"/>
      </w:rPr>
    </w:lvl>
    <w:lvl w:ilvl="7" w:tplc="64D241BE">
      <w:start w:val="1"/>
      <w:numFmt w:val="bullet"/>
      <w:lvlText w:val="o"/>
      <w:lvlJc w:val="left"/>
      <w:pPr>
        <w:ind w:left="5760" w:hanging="359"/>
      </w:pPr>
      <w:rPr>
        <w:rFonts w:ascii="Courier New" w:hAnsi="Courier New" w:cs="Courier New" w:hint="default"/>
      </w:rPr>
    </w:lvl>
    <w:lvl w:ilvl="8" w:tplc="7FD23940">
      <w:start w:val="1"/>
      <w:numFmt w:val="bullet"/>
      <w:lvlText w:val=""/>
      <w:lvlJc w:val="left"/>
      <w:pPr>
        <w:ind w:left="6480" w:hanging="359"/>
      </w:pPr>
      <w:rPr>
        <w:rFonts w:ascii="Wingdings" w:hAnsi="Wingdings" w:hint="default"/>
      </w:rPr>
    </w:lvl>
  </w:abstractNum>
  <w:abstractNum w:abstractNumId="6" w15:restartNumberingAfterBreak="0">
    <w:nsid w:val="1699297F"/>
    <w:multiLevelType w:val="multilevel"/>
    <w:tmpl w:val="4594A8EE"/>
    <w:lvl w:ilvl="0">
      <w:start w:val="1"/>
      <w:numFmt w:val="decimal"/>
      <w:pStyle w:val="berschrift1"/>
      <w:lvlText w:val="%1"/>
      <w:lvlJc w:val="left"/>
      <w:pPr>
        <w:ind w:left="432" w:hanging="431"/>
      </w:pPr>
    </w:lvl>
    <w:lvl w:ilvl="1">
      <w:start w:val="1"/>
      <w:numFmt w:val="decimal"/>
      <w:pStyle w:val="berschrift2"/>
      <w:lvlText w:val="%1.%2"/>
      <w:lvlJc w:val="left"/>
      <w:pPr>
        <w:ind w:left="576" w:hanging="575"/>
      </w:pPr>
    </w:lvl>
    <w:lvl w:ilvl="2">
      <w:start w:val="1"/>
      <w:numFmt w:val="decimal"/>
      <w:pStyle w:val="berschrift3"/>
      <w:lvlText w:val="%1.%2.%3"/>
      <w:lvlJc w:val="left"/>
      <w:pPr>
        <w:ind w:left="720" w:hanging="719"/>
      </w:pPr>
    </w:lvl>
    <w:lvl w:ilvl="3">
      <w:start w:val="1"/>
      <w:numFmt w:val="decimal"/>
      <w:pStyle w:val="berschrift4"/>
      <w:lvlText w:val="%1.%2.%3.%4"/>
      <w:lvlJc w:val="left"/>
      <w:pPr>
        <w:ind w:left="864" w:hanging="863"/>
      </w:pPr>
    </w:lvl>
    <w:lvl w:ilvl="4">
      <w:start w:val="1"/>
      <w:numFmt w:val="decimal"/>
      <w:pStyle w:val="berschrift5"/>
      <w:lvlText w:val="%1.%2.%3.%4.%5"/>
      <w:lvlJc w:val="left"/>
      <w:pPr>
        <w:ind w:left="1008" w:hanging="1007"/>
      </w:pPr>
    </w:lvl>
    <w:lvl w:ilvl="5">
      <w:start w:val="1"/>
      <w:numFmt w:val="decimal"/>
      <w:pStyle w:val="berschrift6"/>
      <w:lvlText w:val="%1.%2.%3.%4.%5.%6"/>
      <w:lvlJc w:val="left"/>
      <w:pPr>
        <w:ind w:left="1152" w:hanging="1151"/>
      </w:pPr>
    </w:lvl>
    <w:lvl w:ilvl="6">
      <w:start w:val="1"/>
      <w:numFmt w:val="decimal"/>
      <w:pStyle w:val="berschrift7"/>
      <w:lvlText w:val="%1.%2.%3.%4.%5.%6.%7"/>
      <w:lvlJc w:val="left"/>
      <w:pPr>
        <w:ind w:left="1296" w:hanging="1295"/>
      </w:pPr>
    </w:lvl>
    <w:lvl w:ilvl="7">
      <w:start w:val="1"/>
      <w:numFmt w:val="decimal"/>
      <w:pStyle w:val="berschrift8"/>
      <w:lvlText w:val="%1.%2.%3.%4.%5.%6.%7.%8"/>
      <w:lvlJc w:val="left"/>
      <w:pPr>
        <w:ind w:left="1440" w:hanging="1439"/>
      </w:pPr>
    </w:lvl>
    <w:lvl w:ilvl="8">
      <w:start w:val="1"/>
      <w:numFmt w:val="decimal"/>
      <w:pStyle w:val="berschrift9"/>
      <w:lvlText w:val="%1.%2.%3.%4.%5.%6.%7.%8.%9"/>
      <w:lvlJc w:val="left"/>
      <w:pPr>
        <w:ind w:left="1584" w:hanging="1583"/>
      </w:pPr>
    </w:lvl>
  </w:abstractNum>
  <w:abstractNum w:abstractNumId="7" w15:restartNumberingAfterBreak="0">
    <w:nsid w:val="1BF81E5A"/>
    <w:multiLevelType w:val="multilevel"/>
    <w:tmpl w:val="21260FA6"/>
    <w:lvl w:ilvl="0">
      <w:start w:val="1"/>
      <w:numFmt w:val="decimal"/>
      <w:lvlText w:val="%1"/>
      <w:lvlJc w:val="left"/>
      <w:pPr>
        <w:ind w:left="432" w:hanging="431"/>
      </w:pPr>
    </w:lvl>
    <w:lvl w:ilvl="1">
      <w:start w:val="1"/>
      <w:numFmt w:val="decimal"/>
      <w:lvlText w:val="%1.%2"/>
      <w:lvlJc w:val="left"/>
      <w:pPr>
        <w:ind w:left="576" w:hanging="575"/>
      </w:pPr>
    </w:lvl>
    <w:lvl w:ilvl="2">
      <w:start w:val="1"/>
      <w:numFmt w:val="decimal"/>
      <w:lvlText w:val="%1.%2.%3"/>
      <w:lvlJc w:val="left"/>
      <w:pPr>
        <w:ind w:left="720" w:hanging="719"/>
      </w:pPr>
    </w:lvl>
    <w:lvl w:ilvl="3">
      <w:start w:val="1"/>
      <w:numFmt w:val="decimal"/>
      <w:lvlText w:val="%1.%2.%3.%4"/>
      <w:lvlJc w:val="left"/>
      <w:pPr>
        <w:ind w:left="864" w:hanging="863"/>
      </w:pPr>
    </w:lvl>
    <w:lvl w:ilvl="4">
      <w:start w:val="1"/>
      <w:numFmt w:val="decimal"/>
      <w:lvlText w:val="%1.%2.%3.%4.%5"/>
      <w:lvlJc w:val="left"/>
      <w:pPr>
        <w:ind w:left="1008" w:hanging="1007"/>
      </w:pPr>
    </w:lvl>
    <w:lvl w:ilvl="5">
      <w:start w:val="1"/>
      <w:numFmt w:val="decimal"/>
      <w:lvlText w:val="%1.%2.%3.%4.%5.%6"/>
      <w:lvlJc w:val="left"/>
      <w:pPr>
        <w:ind w:left="1152" w:hanging="1151"/>
      </w:pPr>
    </w:lvl>
    <w:lvl w:ilvl="6">
      <w:start w:val="1"/>
      <w:numFmt w:val="decimal"/>
      <w:lvlText w:val="%1.%2.%3.%4.%5.%6.%7"/>
      <w:lvlJc w:val="left"/>
      <w:pPr>
        <w:ind w:left="1296" w:hanging="1295"/>
      </w:pPr>
    </w:lvl>
    <w:lvl w:ilvl="7">
      <w:start w:val="1"/>
      <w:numFmt w:val="decimal"/>
      <w:lvlText w:val="%1.%2.%3.%4.%5.%6.%7.%8"/>
      <w:lvlJc w:val="left"/>
      <w:pPr>
        <w:ind w:left="1440" w:hanging="1439"/>
      </w:pPr>
    </w:lvl>
    <w:lvl w:ilvl="8">
      <w:start w:val="1"/>
      <w:numFmt w:val="decimal"/>
      <w:lvlText w:val="%1.%2.%3.%4.%5.%6.%7.%8.%9"/>
      <w:lvlJc w:val="left"/>
      <w:pPr>
        <w:ind w:left="1584" w:hanging="1583"/>
      </w:pPr>
    </w:lvl>
  </w:abstractNum>
  <w:abstractNum w:abstractNumId="8" w15:restartNumberingAfterBreak="0">
    <w:nsid w:val="1C0E055B"/>
    <w:multiLevelType w:val="hybridMultilevel"/>
    <w:tmpl w:val="4E0A28CA"/>
    <w:lvl w:ilvl="0" w:tplc="218C6E04">
      <w:start w:val="1"/>
      <w:numFmt w:val="bullet"/>
      <w:lvlText w:val=""/>
      <w:lvlJc w:val="left"/>
      <w:pPr>
        <w:ind w:left="720" w:hanging="359"/>
      </w:pPr>
      <w:rPr>
        <w:rFonts w:ascii="Symbol" w:hAnsi="Symbol" w:hint="default"/>
      </w:rPr>
    </w:lvl>
    <w:lvl w:ilvl="1" w:tplc="EF1E173E">
      <w:start w:val="1"/>
      <w:numFmt w:val="bullet"/>
      <w:lvlText w:val="o"/>
      <w:lvlJc w:val="left"/>
      <w:pPr>
        <w:ind w:left="1440" w:hanging="359"/>
      </w:pPr>
      <w:rPr>
        <w:rFonts w:ascii="Courier New" w:hAnsi="Courier New" w:cs="Courier New" w:hint="default"/>
      </w:rPr>
    </w:lvl>
    <w:lvl w:ilvl="2" w:tplc="1C7C1632">
      <w:start w:val="1"/>
      <w:numFmt w:val="bullet"/>
      <w:lvlText w:val=""/>
      <w:lvlJc w:val="left"/>
      <w:pPr>
        <w:ind w:left="2160" w:hanging="359"/>
      </w:pPr>
      <w:rPr>
        <w:rFonts w:ascii="Wingdings" w:hAnsi="Wingdings" w:hint="default"/>
      </w:rPr>
    </w:lvl>
    <w:lvl w:ilvl="3" w:tplc="C1B4AF14">
      <w:start w:val="1"/>
      <w:numFmt w:val="bullet"/>
      <w:lvlText w:val=""/>
      <w:lvlJc w:val="left"/>
      <w:pPr>
        <w:ind w:left="2880" w:hanging="359"/>
      </w:pPr>
      <w:rPr>
        <w:rFonts w:ascii="Symbol" w:hAnsi="Symbol" w:hint="default"/>
      </w:rPr>
    </w:lvl>
    <w:lvl w:ilvl="4" w:tplc="1B18B436">
      <w:start w:val="1"/>
      <w:numFmt w:val="bullet"/>
      <w:lvlText w:val="o"/>
      <w:lvlJc w:val="left"/>
      <w:pPr>
        <w:ind w:left="3600" w:hanging="359"/>
      </w:pPr>
      <w:rPr>
        <w:rFonts w:ascii="Courier New" w:hAnsi="Courier New" w:cs="Courier New" w:hint="default"/>
      </w:rPr>
    </w:lvl>
    <w:lvl w:ilvl="5" w:tplc="28386526">
      <w:start w:val="1"/>
      <w:numFmt w:val="bullet"/>
      <w:lvlText w:val=""/>
      <w:lvlJc w:val="left"/>
      <w:pPr>
        <w:ind w:left="4320" w:hanging="359"/>
      </w:pPr>
      <w:rPr>
        <w:rFonts w:ascii="Wingdings" w:hAnsi="Wingdings" w:hint="default"/>
      </w:rPr>
    </w:lvl>
    <w:lvl w:ilvl="6" w:tplc="E2F468D6">
      <w:start w:val="1"/>
      <w:numFmt w:val="bullet"/>
      <w:lvlText w:val=""/>
      <w:lvlJc w:val="left"/>
      <w:pPr>
        <w:ind w:left="5040" w:hanging="359"/>
      </w:pPr>
      <w:rPr>
        <w:rFonts w:ascii="Symbol" w:hAnsi="Symbol" w:hint="default"/>
      </w:rPr>
    </w:lvl>
    <w:lvl w:ilvl="7" w:tplc="61C089F8">
      <w:start w:val="1"/>
      <w:numFmt w:val="bullet"/>
      <w:lvlText w:val="o"/>
      <w:lvlJc w:val="left"/>
      <w:pPr>
        <w:ind w:left="5760" w:hanging="359"/>
      </w:pPr>
      <w:rPr>
        <w:rFonts w:ascii="Courier New" w:hAnsi="Courier New" w:cs="Courier New" w:hint="default"/>
      </w:rPr>
    </w:lvl>
    <w:lvl w:ilvl="8" w:tplc="94ACF7DE">
      <w:start w:val="1"/>
      <w:numFmt w:val="bullet"/>
      <w:lvlText w:val=""/>
      <w:lvlJc w:val="left"/>
      <w:pPr>
        <w:ind w:left="6480" w:hanging="359"/>
      </w:pPr>
      <w:rPr>
        <w:rFonts w:ascii="Wingdings" w:hAnsi="Wingdings" w:hint="default"/>
      </w:rPr>
    </w:lvl>
  </w:abstractNum>
  <w:abstractNum w:abstractNumId="9" w15:restartNumberingAfterBreak="0">
    <w:nsid w:val="22D27F56"/>
    <w:multiLevelType w:val="hybridMultilevel"/>
    <w:tmpl w:val="BAF24EBE"/>
    <w:lvl w:ilvl="0" w:tplc="5F8288FE">
      <w:start w:val="1"/>
      <w:numFmt w:val="bullet"/>
      <w:lvlText w:val=""/>
      <w:lvlJc w:val="left"/>
      <w:pPr>
        <w:ind w:left="720" w:hanging="359"/>
      </w:pPr>
      <w:rPr>
        <w:rFonts w:ascii="Symbol" w:hAnsi="Symbol" w:hint="default"/>
      </w:rPr>
    </w:lvl>
    <w:lvl w:ilvl="1" w:tplc="D8106586">
      <w:start w:val="1"/>
      <w:numFmt w:val="bullet"/>
      <w:lvlText w:val="o"/>
      <w:lvlJc w:val="left"/>
      <w:pPr>
        <w:ind w:left="1440" w:hanging="359"/>
      </w:pPr>
      <w:rPr>
        <w:rFonts w:ascii="Courier New" w:hAnsi="Courier New" w:cs="Courier New" w:hint="default"/>
      </w:rPr>
    </w:lvl>
    <w:lvl w:ilvl="2" w:tplc="2172837C">
      <w:start w:val="1"/>
      <w:numFmt w:val="bullet"/>
      <w:lvlText w:val=""/>
      <w:lvlJc w:val="left"/>
      <w:pPr>
        <w:ind w:left="2160" w:hanging="359"/>
      </w:pPr>
      <w:rPr>
        <w:rFonts w:ascii="Wingdings" w:hAnsi="Wingdings" w:hint="default"/>
      </w:rPr>
    </w:lvl>
    <w:lvl w:ilvl="3" w:tplc="D63410A8">
      <w:start w:val="1"/>
      <w:numFmt w:val="bullet"/>
      <w:lvlText w:val=""/>
      <w:lvlJc w:val="left"/>
      <w:pPr>
        <w:ind w:left="2880" w:hanging="359"/>
      </w:pPr>
      <w:rPr>
        <w:rFonts w:ascii="Symbol" w:hAnsi="Symbol" w:hint="default"/>
      </w:rPr>
    </w:lvl>
    <w:lvl w:ilvl="4" w:tplc="3BFA78C6">
      <w:start w:val="1"/>
      <w:numFmt w:val="bullet"/>
      <w:lvlText w:val="o"/>
      <w:lvlJc w:val="left"/>
      <w:pPr>
        <w:ind w:left="3600" w:hanging="359"/>
      </w:pPr>
      <w:rPr>
        <w:rFonts w:ascii="Courier New" w:hAnsi="Courier New" w:cs="Courier New" w:hint="default"/>
      </w:rPr>
    </w:lvl>
    <w:lvl w:ilvl="5" w:tplc="D5E2D294">
      <w:start w:val="1"/>
      <w:numFmt w:val="bullet"/>
      <w:lvlText w:val=""/>
      <w:lvlJc w:val="left"/>
      <w:pPr>
        <w:ind w:left="4320" w:hanging="359"/>
      </w:pPr>
      <w:rPr>
        <w:rFonts w:ascii="Wingdings" w:hAnsi="Wingdings" w:hint="default"/>
      </w:rPr>
    </w:lvl>
    <w:lvl w:ilvl="6" w:tplc="0CA4399C">
      <w:start w:val="1"/>
      <w:numFmt w:val="bullet"/>
      <w:lvlText w:val=""/>
      <w:lvlJc w:val="left"/>
      <w:pPr>
        <w:ind w:left="5040" w:hanging="359"/>
      </w:pPr>
      <w:rPr>
        <w:rFonts w:ascii="Symbol" w:hAnsi="Symbol" w:hint="default"/>
      </w:rPr>
    </w:lvl>
    <w:lvl w:ilvl="7" w:tplc="A154AD48">
      <w:start w:val="1"/>
      <w:numFmt w:val="bullet"/>
      <w:lvlText w:val="o"/>
      <w:lvlJc w:val="left"/>
      <w:pPr>
        <w:ind w:left="5760" w:hanging="359"/>
      </w:pPr>
      <w:rPr>
        <w:rFonts w:ascii="Courier New" w:hAnsi="Courier New" w:cs="Courier New" w:hint="default"/>
      </w:rPr>
    </w:lvl>
    <w:lvl w:ilvl="8" w:tplc="1280FC3E">
      <w:start w:val="1"/>
      <w:numFmt w:val="bullet"/>
      <w:lvlText w:val=""/>
      <w:lvlJc w:val="left"/>
      <w:pPr>
        <w:ind w:left="6480" w:hanging="359"/>
      </w:pPr>
      <w:rPr>
        <w:rFonts w:ascii="Wingdings" w:hAnsi="Wingdings" w:hint="default"/>
      </w:rPr>
    </w:lvl>
  </w:abstractNum>
  <w:abstractNum w:abstractNumId="10" w15:restartNumberingAfterBreak="0">
    <w:nsid w:val="25864840"/>
    <w:multiLevelType w:val="hybridMultilevel"/>
    <w:tmpl w:val="F446EA1E"/>
    <w:lvl w:ilvl="0" w:tplc="1352B846">
      <w:start w:val="1"/>
      <w:numFmt w:val="bullet"/>
      <w:lvlText w:val=""/>
      <w:lvlJc w:val="left"/>
      <w:pPr>
        <w:ind w:left="720" w:hanging="359"/>
      </w:pPr>
      <w:rPr>
        <w:rFonts w:ascii="Symbol" w:hAnsi="Symbol" w:hint="default"/>
      </w:rPr>
    </w:lvl>
    <w:lvl w:ilvl="1" w:tplc="E74046C2">
      <w:start w:val="1"/>
      <w:numFmt w:val="bullet"/>
      <w:lvlText w:val="o"/>
      <w:lvlJc w:val="left"/>
      <w:pPr>
        <w:ind w:left="1440" w:hanging="359"/>
      </w:pPr>
      <w:rPr>
        <w:rFonts w:ascii="Courier New" w:hAnsi="Courier New" w:cs="Courier New" w:hint="default"/>
      </w:rPr>
    </w:lvl>
    <w:lvl w:ilvl="2" w:tplc="F7BA404A">
      <w:start w:val="1"/>
      <w:numFmt w:val="bullet"/>
      <w:lvlText w:val=""/>
      <w:lvlJc w:val="left"/>
      <w:pPr>
        <w:ind w:left="2160" w:hanging="359"/>
      </w:pPr>
      <w:rPr>
        <w:rFonts w:ascii="Wingdings" w:hAnsi="Wingdings" w:hint="default"/>
      </w:rPr>
    </w:lvl>
    <w:lvl w:ilvl="3" w:tplc="A23C44BA">
      <w:start w:val="1"/>
      <w:numFmt w:val="bullet"/>
      <w:lvlText w:val=""/>
      <w:lvlJc w:val="left"/>
      <w:pPr>
        <w:ind w:left="2880" w:hanging="359"/>
      </w:pPr>
      <w:rPr>
        <w:rFonts w:ascii="Symbol" w:hAnsi="Symbol" w:hint="default"/>
      </w:rPr>
    </w:lvl>
    <w:lvl w:ilvl="4" w:tplc="FD3C6CE4">
      <w:start w:val="1"/>
      <w:numFmt w:val="bullet"/>
      <w:lvlText w:val="o"/>
      <w:lvlJc w:val="left"/>
      <w:pPr>
        <w:ind w:left="3600" w:hanging="359"/>
      </w:pPr>
      <w:rPr>
        <w:rFonts w:ascii="Courier New" w:hAnsi="Courier New" w:cs="Courier New" w:hint="default"/>
      </w:rPr>
    </w:lvl>
    <w:lvl w:ilvl="5" w:tplc="E932E3D0">
      <w:start w:val="1"/>
      <w:numFmt w:val="bullet"/>
      <w:lvlText w:val=""/>
      <w:lvlJc w:val="left"/>
      <w:pPr>
        <w:ind w:left="4320" w:hanging="359"/>
      </w:pPr>
      <w:rPr>
        <w:rFonts w:ascii="Wingdings" w:hAnsi="Wingdings" w:hint="default"/>
      </w:rPr>
    </w:lvl>
    <w:lvl w:ilvl="6" w:tplc="650AA28A">
      <w:start w:val="1"/>
      <w:numFmt w:val="bullet"/>
      <w:lvlText w:val=""/>
      <w:lvlJc w:val="left"/>
      <w:pPr>
        <w:ind w:left="5040" w:hanging="359"/>
      </w:pPr>
      <w:rPr>
        <w:rFonts w:ascii="Symbol" w:hAnsi="Symbol" w:hint="default"/>
      </w:rPr>
    </w:lvl>
    <w:lvl w:ilvl="7" w:tplc="37BEEE08">
      <w:start w:val="1"/>
      <w:numFmt w:val="bullet"/>
      <w:lvlText w:val="o"/>
      <w:lvlJc w:val="left"/>
      <w:pPr>
        <w:ind w:left="5760" w:hanging="359"/>
      </w:pPr>
      <w:rPr>
        <w:rFonts w:ascii="Courier New" w:hAnsi="Courier New" w:cs="Courier New" w:hint="default"/>
      </w:rPr>
    </w:lvl>
    <w:lvl w:ilvl="8" w:tplc="697A0E90">
      <w:start w:val="1"/>
      <w:numFmt w:val="bullet"/>
      <w:lvlText w:val=""/>
      <w:lvlJc w:val="left"/>
      <w:pPr>
        <w:ind w:left="6480" w:hanging="359"/>
      </w:pPr>
      <w:rPr>
        <w:rFonts w:ascii="Wingdings" w:hAnsi="Wingdings" w:hint="default"/>
      </w:rPr>
    </w:lvl>
  </w:abstractNum>
  <w:abstractNum w:abstractNumId="11" w15:restartNumberingAfterBreak="0">
    <w:nsid w:val="281F6613"/>
    <w:multiLevelType w:val="hybridMultilevel"/>
    <w:tmpl w:val="5AC6F7C8"/>
    <w:lvl w:ilvl="0" w:tplc="687CE028">
      <w:start w:val="1"/>
      <w:numFmt w:val="bullet"/>
      <w:lvlText w:val=""/>
      <w:lvlJc w:val="left"/>
      <w:pPr>
        <w:ind w:left="720" w:hanging="359"/>
      </w:pPr>
      <w:rPr>
        <w:rFonts w:ascii="Symbol" w:hAnsi="Symbol" w:hint="default"/>
      </w:rPr>
    </w:lvl>
    <w:lvl w:ilvl="1" w:tplc="D88E64DA">
      <w:start w:val="1"/>
      <w:numFmt w:val="bullet"/>
      <w:lvlText w:val="o"/>
      <w:lvlJc w:val="left"/>
      <w:pPr>
        <w:ind w:left="1440" w:hanging="359"/>
      </w:pPr>
      <w:rPr>
        <w:rFonts w:ascii="Courier New" w:hAnsi="Courier New" w:cs="Courier New" w:hint="default"/>
      </w:rPr>
    </w:lvl>
    <w:lvl w:ilvl="2" w:tplc="56A0A216">
      <w:start w:val="1"/>
      <w:numFmt w:val="bullet"/>
      <w:lvlText w:val=""/>
      <w:lvlJc w:val="left"/>
      <w:pPr>
        <w:ind w:left="2160" w:hanging="359"/>
      </w:pPr>
      <w:rPr>
        <w:rFonts w:ascii="Wingdings" w:hAnsi="Wingdings" w:hint="default"/>
      </w:rPr>
    </w:lvl>
    <w:lvl w:ilvl="3" w:tplc="9D50919A">
      <w:start w:val="1"/>
      <w:numFmt w:val="bullet"/>
      <w:lvlText w:val=""/>
      <w:lvlJc w:val="left"/>
      <w:pPr>
        <w:ind w:left="2880" w:hanging="359"/>
      </w:pPr>
      <w:rPr>
        <w:rFonts w:ascii="Symbol" w:hAnsi="Symbol" w:hint="default"/>
      </w:rPr>
    </w:lvl>
    <w:lvl w:ilvl="4" w:tplc="5D3AE636">
      <w:start w:val="1"/>
      <w:numFmt w:val="bullet"/>
      <w:lvlText w:val="o"/>
      <w:lvlJc w:val="left"/>
      <w:pPr>
        <w:ind w:left="3600" w:hanging="359"/>
      </w:pPr>
      <w:rPr>
        <w:rFonts w:ascii="Courier New" w:hAnsi="Courier New" w:cs="Courier New" w:hint="default"/>
      </w:rPr>
    </w:lvl>
    <w:lvl w:ilvl="5" w:tplc="3072EB3E">
      <w:start w:val="1"/>
      <w:numFmt w:val="bullet"/>
      <w:lvlText w:val=""/>
      <w:lvlJc w:val="left"/>
      <w:pPr>
        <w:ind w:left="4320" w:hanging="359"/>
      </w:pPr>
      <w:rPr>
        <w:rFonts w:ascii="Wingdings" w:hAnsi="Wingdings" w:hint="default"/>
      </w:rPr>
    </w:lvl>
    <w:lvl w:ilvl="6" w:tplc="6F1A9732">
      <w:start w:val="1"/>
      <w:numFmt w:val="bullet"/>
      <w:lvlText w:val=""/>
      <w:lvlJc w:val="left"/>
      <w:pPr>
        <w:ind w:left="5040" w:hanging="359"/>
      </w:pPr>
      <w:rPr>
        <w:rFonts w:ascii="Symbol" w:hAnsi="Symbol" w:hint="default"/>
      </w:rPr>
    </w:lvl>
    <w:lvl w:ilvl="7" w:tplc="C29EB230">
      <w:start w:val="1"/>
      <w:numFmt w:val="bullet"/>
      <w:lvlText w:val="o"/>
      <w:lvlJc w:val="left"/>
      <w:pPr>
        <w:ind w:left="5760" w:hanging="359"/>
      </w:pPr>
      <w:rPr>
        <w:rFonts w:ascii="Courier New" w:hAnsi="Courier New" w:cs="Courier New" w:hint="default"/>
      </w:rPr>
    </w:lvl>
    <w:lvl w:ilvl="8" w:tplc="7A4AFC5A">
      <w:start w:val="1"/>
      <w:numFmt w:val="bullet"/>
      <w:lvlText w:val=""/>
      <w:lvlJc w:val="left"/>
      <w:pPr>
        <w:ind w:left="6480" w:hanging="359"/>
      </w:pPr>
      <w:rPr>
        <w:rFonts w:ascii="Wingdings" w:hAnsi="Wingdings" w:hint="default"/>
      </w:rPr>
    </w:lvl>
  </w:abstractNum>
  <w:abstractNum w:abstractNumId="12" w15:restartNumberingAfterBreak="0">
    <w:nsid w:val="2CD10239"/>
    <w:multiLevelType w:val="hybridMultilevel"/>
    <w:tmpl w:val="D5EEB4B2"/>
    <w:lvl w:ilvl="0" w:tplc="A7FCDFEC">
      <w:start w:val="1"/>
      <w:numFmt w:val="bullet"/>
      <w:lvlText w:val=""/>
      <w:lvlJc w:val="left"/>
      <w:pPr>
        <w:ind w:left="720" w:hanging="359"/>
      </w:pPr>
      <w:rPr>
        <w:rFonts w:ascii="Symbol" w:hAnsi="Symbol" w:hint="default"/>
      </w:rPr>
    </w:lvl>
    <w:lvl w:ilvl="1" w:tplc="096CF9A0">
      <w:start w:val="1"/>
      <w:numFmt w:val="bullet"/>
      <w:lvlText w:val="o"/>
      <w:lvlJc w:val="left"/>
      <w:pPr>
        <w:ind w:left="1440" w:hanging="359"/>
      </w:pPr>
      <w:rPr>
        <w:rFonts w:ascii="Courier New" w:hAnsi="Courier New" w:cs="Courier New" w:hint="default"/>
      </w:rPr>
    </w:lvl>
    <w:lvl w:ilvl="2" w:tplc="3774DBE2">
      <w:start w:val="1"/>
      <w:numFmt w:val="bullet"/>
      <w:lvlText w:val=""/>
      <w:lvlJc w:val="left"/>
      <w:pPr>
        <w:ind w:left="2160" w:hanging="359"/>
      </w:pPr>
      <w:rPr>
        <w:rFonts w:ascii="Wingdings" w:hAnsi="Wingdings" w:hint="default"/>
      </w:rPr>
    </w:lvl>
    <w:lvl w:ilvl="3" w:tplc="E8325CA4">
      <w:start w:val="1"/>
      <w:numFmt w:val="bullet"/>
      <w:lvlText w:val=""/>
      <w:lvlJc w:val="left"/>
      <w:pPr>
        <w:ind w:left="2880" w:hanging="359"/>
      </w:pPr>
      <w:rPr>
        <w:rFonts w:ascii="Symbol" w:hAnsi="Symbol" w:hint="default"/>
      </w:rPr>
    </w:lvl>
    <w:lvl w:ilvl="4" w:tplc="99D89B3A">
      <w:start w:val="1"/>
      <w:numFmt w:val="bullet"/>
      <w:lvlText w:val="o"/>
      <w:lvlJc w:val="left"/>
      <w:pPr>
        <w:ind w:left="3600" w:hanging="359"/>
      </w:pPr>
      <w:rPr>
        <w:rFonts w:ascii="Courier New" w:hAnsi="Courier New" w:cs="Courier New" w:hint="default"/>
      </w:rPr>
    </w:lvl>
    <w:lvl w:ilvl="5" w:tplc="AE9E7946">
      <w:start w:val="1"/>
      <w:numFmt w:val="bullet"/>
      <w:lvlText w:val=""/>
      <w:lvlJc w:val="left"/>
      <w:pPr>
        <w:ind w:left="4320" w:hanging="359"/>
      </w:pPr>
      <w:rPr>
        <w:rFonts w:ascii="Wingdings" w:hAnsi="Wingdings" w:hint="default"/>
      </w:rPr>
    </w:lvl>
    <w:lvl w:ilvl="6" w:tplc="F8325026">
      <w:start w:val="1"/>
      <w:numFmt w:val="bullet"/>
      <w:lvlText w:val=""/>
      <w:lvlJc w:val="left"/>
      <w:pPr>
        <w:ind w:left="5040" w:hanging="359"/>
      </w:pPr>
      <w:rPr>
        <w:rFonts w:ascii="Symbol" w:hAnsi="Symbol" w:hint="default"/>
      </w:rPr>
    </w:lvl>
    <w:lvl w:ilvl="7" w:tplc="2B7214DE">
      <w:start w:val="1"/>
      <w:numFmt w:val="bullet"/>
      <w:lvlText w:val="o"/>
      <w:lvlJc w:val="left"/>
      <w:pPr>
        <w:ind w:left="5760" w:hanging="359"/>
      </w:pPr>
      <w:rPr>
        <w:rFonts w:ascii="Courier New" w:hAnsi="Courier New" w:cs="Courier New" w:hint="default"/>
      </w:rPr>
    </w:lvl>
    <w:lvl w:ilvl="8" w:tplc="F9BC60BE">
      <w:start w:val="1"/>
      <w:numFmt w:val="bullet"/>
      <w:lvlText w:val=""/>
      <w:lvlJc w:val="left"/>
      <w:pPr>
        <w:ind w:left="6480" w:hanging="359"/>
      </w:pPr>
      <w:rPr>
        <w:rFonts w:ascii="Wingdings" w:hAnsi="Wingdings" w:hint="default"/>
      </w:rPr>
    </w:lvl>
  </w:abstractNum>
  <w:abstractNum w:abstractNumId="13" w15:restartNumberingAfterBreak="0">
    <w:nsid w:val="2F3241C3"/>
    <w:multiLevelType w:val="hybridMultilevel"/>
    <w:tmpl w:val="36AA99AA"/>
    <w:lvl w:ilvl="0" w:tplc="8F263994">
      <w:start w:val="1"/>
      <w:numFmt w:val="bullet"/>
      <w:lvlText w:val=""/>
      <w:lvlJc w:val="left"/>
      <w:pPr>
        <w:ind w:left="720" w:hanging="359"/>
      </w:pPr>
      <w:rPr>
        <w:rFonts w:ascii="Symbol" w:hAnsi="Symbol" w:hint="default"/>
      </w:rPr>
    </w:lvl>
    <w:lvl w:ilvl="1" w:tplc="51EA07FA">
      <w:start w:val="1"/>
      <w:numFmt w:val="bullet"/>
      <w:lvlText w:val="o"/>
      <w:lvlJc w:val="left"/>
      <w:pPr>
        <w:ind w:left="1440" w:hanging="359"/>
      </w:pPr>
      <w:rPr>
        <w:rFonts w:ascii="Courier New" w:hAnsi="Courier New" w:cs="Courier New" w:hint="default"/>
      </w:rPr>
    </w:lvl>
    <w:lvl w:ilvl="2" w:tplc="854672D8">
      <w:start w:val="1"/>
      <w:numFmt w:val="bullet"/>
      <w:lvlText w:val=""/>
      <w:lvlJc w:val="left"/>
      <w:pPr>
        <w:ind w:left="2160" w:hanging="359"/>
      </w:pPr>
      <w:rPr>
        <w:rFonts w:ascii="Wingdings" w:hAnsi="Wingdings" w:hint="default"/>
      </w:rPr>
    </w:lvl>
    <w:lvl w:ilvl="3" w:tplc="626C5A74">
      <w:start w:val="1"/>
      <w:numFmt w:val="bullet"/>
      <w:lvlText w:val=""/>
      <w:lvlJc w:val="left"/>
      <w:pPr>
        <w:ind w:left="2880" w:hanging="359"/>
      </w:pPr>
      <w:rPr>
        <w:rFonts w:ascii="Symbol" w:hAnsi="Symbol" w:hint="default"/>
      </w:rPr>
    </w:lvl>
    <w:lvl w:ilvl="4" w:tplc="79925066">
      <w:start w:val="1"/>
      <w:numFmt w:val="bullet"/>
      <w:lvlText w:val="o"/>
      <w:lvlJc w:val="left"/>
      <w:pPr>
        <w:ind w:left="3600" w:hanging="359"/>
      </w:pPr>
      <w:rPr>
        <w:rFonts w:ascii="Courier New" w:hAnsi="Courier New" w:cs="Courier New" w:hint="default"/>
      </w:rPr>
    </w:lvl>
    <w:lvl w:ilvl="5" w:tplc="C882D9F0">
      <w:start w:val="1"/>
      <w:numFmt w:val="bullet"/>
      <w:lvlText w:val=""/>
      <w:lvlJc w:val="left"/>
      <w:pPr>
        <w:ind w:left="4320" w:hanging="359"/>
      </w:pPr>
      <w:rPr>
        <w:rFonts w:ascii="Wingdings" w:hAnsi="Wingdings" w:hint="default"/>
      </w:rPr>
    </w:lvl>
    <w:lvl w:ilvl="6" w:tplc="83C8380E">
      <w:start w:val="1"/>
      <w:numFmt w:val="bullet"/>
      <w:lvlText w:val=""/>
      <w:lvlJc w:val="left"/>
      <w:pPr>
        <w:ind w:left="5040" w:hanging="359"/>
      </w:pPr>
      <w:rPr>
        <w:rFonts w:ascii="Symbol" w:hAnsi="Symbol" w:hint="default"/>
      </w:rPr>
    </w:lvl>
    <w:lvl w:ilvl="7" w:tplc="EDBA9F04">
      <w:start w:val="1"/>
      <w:numFmt w:val="bullet"/>
      <w:lvlText w:val="o"/>
      <w:lvlJc w:val="left"/>
      <w:pPr>
        <w:ind w:left="5760" w:hanging="359"/>
      </w:pPr>
      <w:rPr>
        <w:rFonts w:ascii="Courier New" w:hAnsi="Courier New" w:cs="Courier New" w:hint="default"/>
      </w:rPr>
    </w:lvl>
    <w:lvl w:ilvl="8" w:tplc="01B4C9DE">
      <w:start w:val="1"/>
      <w:numFmt w:val="bullet"/>
      <w:lvlText w:val=""/>
      <w:lvlJc w:val="left"/>
      <w:pPr>
        <w:ind w:left="6480" w:hanging="359"/>
      </w:pPr>
      <w:rPr>
        <w:rFonts w:ascii="Wingdings" w:hAnsi="Wingdings" w:hint="default"/>
      </w:rPr>
    </w:lvl>
  </w:abstractNum>
  <w:abstractNum w:abstractNumId="14" w15:restartNumberingAfterBreak="0">
    <w:nsid w:val="30002233"/>
    <w:multiLevelType w:val="hybridMultilevel"/>
    <w:tmpl w:val="55A02EB2"/>
    <w:lvl w:ilvl="0" w:tplc="C2A818DE">
      <w:start w:val="1"/>
      <w:numFmt w:val="bullet"/>
      <w:pStyle w:val="WF-Listenabsatz-1-facherZeilenabstand"/>
      <w:lvlText w:val=""/>
      <w:lvlJc w:val="left"/>
      <w:pPr>
        <w:ind w:left="720" w:hanging="359"/>
      </w:pPr>
      <w:rPr>
        <w:rFonts w:ascii="Symbol" w:hAnsi="Symbol" w:hint="default"/>
      </w:rPr>
    </w:lvl>
    <w:lvl w:ilvl="1" w:tplc="52F27CDC">
      <w:start w:val="1"/>
      <w:numFmt w:val="bullet"/>
      <w:lvlText w:val="o"/>
      <w:lvlJc w:val="left"/>
      <w:pPr>
        <w:ind w:left="1440" w:hanging="359"/>
      </w:pPr>
      <w:rPr>
        <w:rFonts w:ascii="Courier New" w:hAnsi="Courier New" w:cs="Courier New" w:hint="default"/>
      </w:rPr>
    </w:lvl>
    <w:lvl w:ilvl="2" w:tplc="90E402C4">
      <w:start w:val="1"/>
      <w:numFmt w:val="bullet"/>
      <w:lvlText w:val=""/>
      <w:lvlJc w:val="left"/>
      <w:pPr>
        <w:ind w:left="2160" w:hanging="359"/>
      </w:pPr>
      <w:rPr>
        <w:rFonts w:ascii="Wingdings" w:hAnsi="Wingdings" w:hint="default"/>
      </w:rPr>
    </w:lvl>
    <w:lvl w:ilvl="3" w:tplc="8D0ECEFA">
      <w:start w:val="1"/>
      <w:numFmt w:val="bullet"/>
      <w:lvlText w:val=""/>
      <w:lvlJc w:val="left"/>
      <w:pPr>
        <w:ind w:left="2880" w:hanging="359"/>
      </w:pPr>
      <w:rPr>
        <w:rFonts w:ascii="Symbol" w:hAnsi="Symbol" w:hint="default"/>
      </w:rPr>
    </w:lvl>
    <w:lvl w:ilvl="4" w:tplc="C64E2C86">
      <w:start w:val="1"/>
      <w:numFmt w:val="bullet"/>
      <w:lvlText w:val="o"/>
      <w:lvlJc w:val="left"/>
      <w:pPr>
        <w:ind w:left="3600" w:hanging="359"/>
      </w:pPr>
      <w:rPr>
        <w:rFonts w:ascii="Courier New" w:hAnsi="Courier New" w:cs="Courier New" w:hint="default"/>
      </w:rPr>
    </w:lvl>
    <w:lvl w:ilvl="5" w:tplc="7A4E96EA">
      <w:start w:val="1"/>
      <w:numFmt w:val="bullet"/>
      <w:lvlText w:val=""/>
      <w:lvlJc w:val="left"/>
      <w:pPr>
        <w:ind w:left="4320" w:hanging="359"/>
      </w:pPr>
      <w:rPr>
        <w:rFonts w:ascii="Wingdings" w:hAnsi="Wingdings" w:hint="default"/>
      </w:rPr>
    </w:lvl>
    <w:lvl w:ilvl="6" w:tplc="158AA912">
      <w:start w:val="1"/>
      <w:numFmt w:val="bullet"/>
      <w:lvlText w:val=""/>
      <w:lvlJc w:val="left"/>
      <w:pPr>
        <w:ind w:left="5040" w:hanging="359"/>
      </w:pPr>
      <w:rPr>
        <w:rFonts w:ascii="Symbol" w:hAnsi="Symbol" w:hint="default"/>
      </w:rPr>
    </w:lvl>
    <w:lvl w:ilvl="7" w:tplc="955C58D4">
      <w:start w:val="1"/>
      <w:numFmt w:val="bullet"/>
      <w:lvlText w:val="o"/>
      <w:lvlJc w:val="left"/>
      <w:pPr>
        <w:ind w:left="5760" w:hanging="359"/>
      </w:pPr>
      <w:rPr>
        <w:rFonts w:ascii="Courier New" w:hAnsi="Courier New" w:cs="Courier New" w:hint="default"/>
      </w:rPr>
    </w:lvl>
    <w:lvl w:ilvl="8" w:tplc="29866A84">
      <w:start w:val="1"/>
      <w:numFmt w:val="bullet"/>
      <w:lvlText w:val=""/>
      <w:lvlJc w:val="left"/>
      <w:pPr>
        <w:ind w:left="6480" w:hanging="359"/>
      </w:pPr>
      <w:rPr>
        <w:rFonts w:ascii="Wingdings" w:hAnsi="Wingdings" w:hint="default"/>
      </w:rPr>
    </w:lvl>
  </w:abstractNum>
  <w:abstractNum w:abstractNumId="15" w15:restartNumberingAfterBreak="0">
    <w:nsid w:val="326C0BAE"/>
    <w:multiLevelType w:val="hybridMultilevel"/>
    <w:tmpl w:val="6B6EDD82"/>
    <w:lvl w:ilvl="0" w:tplc="577A71E4">
      <w:start w:val="1"/>
      <w:numFmt w:val="bullet"/>
      <w:lvlText w:val=""/>
      <w:lvlJc w:val="left"/>
      <w:pPr>
        <w:ind w:left="720" w:hanging="359"/>
      </w:pPr>
      <w:rPr>
        <w:rFonts w:ascii="Symbol" w:hAnsi="Symbol" w:hint="default"/>
      </w:rPr>
    </w:lvl>
    <w:lvl w:ilvl="1" w:tplc="A418C0AC">
      <w:start w:val="1"/>
      <w:numFmt w:val="bullet"/>
      <w:lvlText w:val="o"/>
      <w:lvlJc w:val="left"/>
      <w:pPr>
        <w:ind w:left="1440" w:hanging="359"/>
      </w:pPr>
      <w:rPr>
        <w:rFonts w:ascii="Courier New" w:hAnsi="Courier New" w:cs="Courier New" w:hint="default"/>
      </w:rPr>
    </w:lvl>
    <w:lvl w:ilvl="2" w:tplc="FA08B5A8">
      <w:start w:val="1"/>
      <w:numFmt w:val="bullet"/>
      <w:lvlText w:val=""/>
      <w:lvlJc w:val="left"/>
      <w:pPr>
        <w:ind w:left="2160" w:hanging="359"/>
      </w:pPr>
      <w:rPr>
        <w:rFonts w:ascii="Wingdings" w:hAnsi="Wingdings" w:hint="default"/>
      </w:rPr>
    </w:lvl>
    <w:lvl w:ilvl="3" w:tplc="85FCBE98">
      <w:start w:val="1"/>
      <w:numFmt w:val="bullet"/>
      <w:lvlText w:val=""/>
      <w:lvlJc w:val="left"/>
      <w:pPr>
        <w:ind w:left="2880" w:hanging="359"/>
      </w:pPr>
      <w:rPr>
        <w:rFonts w:ascii="Symbol" w:hAnsi="Symbol" w:hint="default"/>
      </w:rPr>
    </w:lvl>
    <w:lvl w:ilvl="4" w:tplc="49607760">
      <w:start w:val="1"/>
      <w:numFmt w:val="bullet"/>
      <w:lvlText w:val="o"/>
      <w:lvlJc w:val="left"/>
      <w:pPr>
        <w:ind w:left="3600" w:hanging="359"/>
      </w:pPr>
      <w:rPr>
        <w:rFonts w:ascii="Courier New" w:hAnsi="Courier New" w:cs="Courier New" w:hint="default"/>
      </w:rPr>
    </w:lvl>
    <w:lvl w:ilvl="5" w:tplc="3BACBF42">
      <w:start w:val="1"/>
      <w:numFmt w:val="bullet"/>
      <w:lvlText w:val=""/>
      <w:lvlJc w:val="left"/>
      <w:pPr>
        <w:ind w:left="4320" w:hanging="359"/>
      </w:pPr>
      <w:rPr>
        <w:rFonts w:ascii="Wingdings" w:hAnsi="Wingdings" w:hint="default"/>
      </w:rPr>
    </w:lvl>
    <w:lvl w:ilvl="6" w:tplc="D10EAA90">
      <w:start w:val="1"/>
      <w:numFmt w:val="bullet"/>
      <w:lvlText w:val=""/>
      <w:lvlJc w:val="left"/>
      <w:pPr>
        <w:ind w:left="5040" w:hanging="359"/>
      </w:pPr>
      <w:rPr>
        <w:rFonts w:ascii="Symbol" w:hAnsi="Symbol" w:hint="default"/>
      </w:rPr>
    </w:lvl>
    <w:lvl w:ilvl="7" w:tplc="0B786B9A">
      <w:start w:val="1"/>
      <w:numFmt w:val="bullet"/>
      <w:lvlText w:val="o"/>
      <w:lvlJc w:val="left"/>
      <w:pPr>
        <w:ind w:left="5760" w:hanging="359"/>
      </w:pPr>
      <w:rPr>
        <w:rFonts w:ascii="Courier New" w:hAnsi="Courier New" w:cs="Courier New" w:hint="default"/>
      </w:rPr>
    </w:lvl>
    <w:lvl w:ilvl="8" w:tplc="49B87428">
      <w:start w:val="1"/>
      <w:numFmt w:val="bullet"/>
      <w:lvlText w:val=""/>
      <w:lvlJc w:val="left"/>
      <w:pPr>
        <w:ind w:left="6480" w:hanging="359"/>
      </w:pPr>
      <w:rPr>
        <w:rFonts w:ascii="Wingdings" w:hAnsi="Wingdings" w:hint="default"/>
      </w:rPr>
    </w:lvl>
  </w:abstractNum>
  <w:abstractNum w:abstractNumId="16" w15:restartNumberingAfterBreak="0">
    <w:nsid w:val="3C2B702C"/>
    <w:multiLevelType w:val="hybridMultilevel"/>
    <w:tmpl w:val="15D6F0F2"/>
    <w:lvl w:ilvl="0" w:tplc="F828BF8A">
      <w:start w:val="1"/>
      <w:numFmt w:val="bullet"/>
      <w:lvlText w:val=""/>
      <w:lvlJc w:val="left"/>
      <w:pPr>
        <w:ind w:left="720" w:hanging="359"/>
      </w:pPr>
      <w:rPr>
        <w:rFonts w:ascii="Symbol" w:hAnsi="Symbol" w:hint="default"/>
      </w:rPr>
    </w:lvl>
    <w:lvl w:ilvl="1" w:tplc="80A4B3BE">
      <w:start w:val="1"/>
      <w:numFmt w:val="bullet"/>
      <w:lvlText w:val="o"/>
      <w:lvlJc w:val="left"/>
      <w:pPr>
        <w:ind w:left="1440" w:hanging="359"/>
      </w:pPr>
      <w:rPr>
        <w:rFonts w:ascii="Courier New" w:hAnsi="Courier New" w:cs="Courier New" w:hint="default"/>
      </w:rPr>
    </w:lvl>
    <w:lvl w:ilvl="2" w:tplc="0B88CC86">
      <w:start w:val="1"/>
      <w:numFmt w:val="bullet"/>
      <w:lvlText w:val=""/>
      <w:lvlJc w:val="left"/>
      <w:pPr>
        <w:ind w:left="2160" w:hanging="359"/>
      </w:pPr>
      <w:rPr>
        <w:rFonts w:ascii="Wingdings" w:hAnsi="Wingdings" w:hint="default"/>
      </w:rPr>
    </w:lvl>
    <w:lvl w:ilvl="3" w:tplc="B8A05DC4">
      <w:start w:val="1"/>
      <w:numFmt w:val="bullet"/>
      <w:lvlText w:val=""/>
      <w:lvlJc w:val="left"/>
      <w:pPr>
        <w:ind w:left="2880" w:hanging="359"/>
      </w:pPr>
      <w:rPr>
        <w:rFonts w:ascii="Symbol" w:hAnsi="Symbol" w:hint="default"/>
      </w:rPr>
    </w:lvl>
    <w:lvl w:ilvl="4" w:tplc="B76AF824">
      <w:start w:val="1"/>
      <w:numFmt w:val="bullet"/>
      <w:lvlText w:val="o"/>
      <w:lvlJc w:val="left"/>
      <w:pPr>
        <w:ind w:left="3600" w:hanging="359"/>
      </w:pPr>
      <w:rPr>
        <w:rFonts w:ascii="Courier New" w:hAnsi="Courier New" w:cs="Courier New" w:hint="default"/>
      </w:rPr>
    </w:lvl>
    <w:lvl w:ilvl="5" w:tplc="1E7CD4E8">
      <w:start w:val="1"/>
      <w:numFmt w:val="bullet"/>
      <w:lvlText w:val=""/>
      <w:lvlJc w:val="left"/>
      <w:pPr>
        <w:ind w:left="4320" w:hanging="359"/>
      </w:pPr>
      <w:rPr>
        <w:rFonts w:ascii="Wingdings" w:hAnsi="Wingdings" w:hint="default"/>
      </w:rPr>
    </w:lvl>
    <w:lvl w:ilvl="6" w:tplc="85A202DE">
      <w:start w:val="1"/>
      <w:numFmt w:val="bullet"/>
      <w:lvlText w:val=""/>
      <w:lvlJc w:val="left"/>
      <w:pPr>
        <w:ind w:left="5040" w:hanging="359"/>
      </w:pPr>
      <w:rPr>
        <w:rFonts w:ascii="Symbol" w:hAnsi="Symbol" w:hint="default"/>
      </w:rPr>
    </w:lvl>
    <w:lvl w:ilvl="7" w:tplc="640CAD58">
      <w:start w:val="1"/>
      <w:numFmt w:val="bullet"/>
      <w:lvlText w:val="o"/>
      <w:lvlJc w:val="left"/>
      <w:pPr>
        <w:ind w:left="5760" w:hanging="359"/>
      </w:pPr>
      <w:rPr>
        <w:rFonts w:ascii="Courier New" w:hAnsi="Courier New" w:cs="Courier New" w:hint="default"/>
      </w:rPr>
    </w:lvl>
    <w:lvl w:ilvl="8" w:tplc="80DE3E8A">
      <w:start w:val="1"/>
      <w:numFmt w:val="bullet"/>
      <w:lvlText w:val=""/>
      <w:lvlJc w:val="left"/>
      <w:pPr>
        <w:ind w:left="6480" w:hanging="359"/>
      </w:pPr>
      <w:rPr>
        <w:rFonts w:ascii="Wingdings" w:hAnsi="Wingdings" w:hint="default"/>
      </w:rPr>
    </w:lvl>
  </w:abstractNum>
  <w:abstractNum w:abstractNumId="17" w15:restartNumberingAfterBreak="0">
    <w:nsid w:val="3D7B4C5A"/>
    <w:multiLevelType w:val="hybridMultilevel"/>
    <w:tmpl w:val="D8EC90D8"/>
    <w:lvl w:ilvl="0" w:tplc="45FAFF40">
      <w:start w:val="1"/>
      <w:numFmt w:val="bullet"/>
      <w:lvlText w:val=""/>
      <w:lvlJc w:val="left"/>
      <w:pPr>
        <w:ind w:left="720" w:hanging="359"/>
      </w:pPr>
      <w:rPr>
        <w:rFonts w:ascii="Symbol" w:hAnsi="Symbol" w:hint="default"/>
      </w:rPr>
    </w:lvl>
    <w:lvl w:ilvl="1" w:tplc="DE54BEA4">
      <w:start w:val="1"/>
      <w:numFmt w:val="bullet"/>
      <w:lvlText w:val="o"/>
      <w:lvlJc w:val="left"/>
      <w:pPr>
        <w:ind w:left="1440" w:hanging="359"/>
      </w:pPr>
      <w:rPr>
        <w:rFonts w:ascii="Courier New" w:hAnsi="Courier New" w:cs="Courier New" w:hint="default"/>
      </w:rPr>
    </w:lvl>
    <w:lvl w:ilvl="2" w:tplc="0E58B8E8">
      <w:start w:val="1"/>
      <w:numFmt w:val="bullet"/>
      <w:lvlText w:val=""/>
      <w:lvlJc w:val="left"/>
      <w:pPr>
        <w:ind w:left="2160" w:hanging="359"/>
      </w:pPr>
      <w:rPr>
        <w:rFonts w:ascii="Wingdings" w:hAnsi="Wingdings" w:hint="default"/>
      </w:rPr>
    </w:lvl>
    <w:lvl w:ilvl="3" w:tplc="0EAC2A10">
      <w:start w:val="1"/>
      <w:numFmt w:val="bullet"/>
      <w:lvlText w:val=""/>
      <w:lvlJc w:val="left"/>
      <w:pPr>
        <w:ind w:left="2880" w:hanging="359"/>
      </w:pPr>
      <w:rPr>
        <w:rFonts w:ascii="Symbol" w:hAnsi="Symbol" w:hint="default"/>
      </w:rPr>
    </w:lvl>
    <w:lvl w:ilvl="4" w:tplc="30AECD42">
      <w:start w:val="1"/>
      <w:numFmt w:val="bullet"/>
      <w:lvlText w:val="o"/>
      <w:lvlJc w:val="left"/>
      <w:pPr>
        <w:ind w:left="3600" w:hanging="359"/>
      </w:pPr>
      <w:rPr>
        <w:rFonts w:ascii="Courier New" w:hAnsi="Courier New" w:cs="Courier New" w:hint="default"/>
      </w:rPr>
    </w:lvl>
    <w:lvl w:ilvl="5" w:tplc="F0A48CBE">
      <w:start w:val="1"/>
      <w:numFmt w:val="bullet"/>
      <w:lvlText w:val=""/>
      <w:lvlJc w:val="left"/>
      <w:pPr>
        <w:ind w:left="4320" w:hanging="359"/>
      </w:pPr>
      <w:rPr>
        <w:rFonts w:ascii="Wingdings" w:hAnsi="Wingdings" w:hint="default"/>
      </w:rPr>
    </w:lvl>
    <w:lvl w:ilvl="6" w:tplc="C7500450">
      <w:start w:val="1"/>
      <w:numFmt w:val="bullet"/>
      <w:lvlText w:val=""/>
      <w:lvlJc w:val="left"/>
      <w:pPr>
        <w:ind w:left="5040" w:hanging="359"/>
      </w:pPr>
      <w:rPr>
        <w:rFonts w:ascii="Symbol" w:hAnsi="Symbol" w:hint="default"/>
      </w:rPr>
    </w:lvl>
    <w:lvl w:ilvl="7" w:tplc="A93E6252">
      <w:start w:val="1"/>
      <w:numFmt w:val="bullet"/>
      <w:lvlText w:val="o"/>
      <w:lvlJc w:val="left"/>
      <w:pPr>
        <w:ind w:left="5760" w:hanging="359"/>
      </w:pPr>
      <w:rPr>
        <w:rFonts w:ascii="Courier New" w:hAnsi="Courier New" w:cs="Courier New" w:hint="default"/>
      </w:rPr>
    </w:lvl>
    <w:lvl w:ilvl="8" w:tplc="623AE7E8">
      <w:start w:val="1"/>
      <w:numFmt w:val="bullet"/>
      <w:lvlText w:val=""/>
      <w:lvlJc w:val="left"/>
      <w:pPr>
        <w:ind w:left="6480" w:hanging="359"/>
      </w:pPr>
      <w:rPr>
        <w:rFonts w:ascii="Wingdings" w:hAnsi="Wingdings" w:hint="default"/>
      </w:rPr>
    </w:lvl>
  </w:abstractNum>
  <w:abstractNum w:abstractNumId="18" w15:restartNumberingAfterBreak="0">
    <w:nsid w:val="419C4D9C"/>
    <w:multiLevelType w:val="hybridMultilevel"/>
    <w:tmpl w:val="3ED01326"/>
    <w:lvl w:ilvl="0" w:tplc="168A2DEA">
      <w:start w:val="1"/>
      <w:numFmt w:val="bullet"/>
      <w:lvlText w:val=""/>
      <w:lvlJc w:val="left"/>
      <w:pPr>
        <w:ind w:left="720" w:hanging="359"/>
      </w:pPr>
      <w:rPr>
        <w:rFonts w:ascii="Symbol" w:hAnsi="Symbol" w:hint="default"/>
      </w:rPr>
    </w:lvl>
    <w:lvl w:ilvl="1" w:tplc="B400EC78">
      <w:start w:val="1"/>
      <w:numFmt w:val="bullet"/>
      <w:lvlText w:val="o"/>
      <w:lvlJc w:val="left"/>
      <w:pPr>
        <w:ind w:left="1440" w:hanging="359"/>
      </w:pPr>
      <w:rPr>
        <w:rFonts w:ascii="Courier New" w:hAnsi="Courier New" w:cs="Courier New" w:hint="default"/>
      </w:rPr>
    </w:lvl>
    <w:lvl w:ilvl="2" w:tplc="44109324">
      <w:start w:val="1"/>
      <w:numFmt w:val="bullet"/>
      <w:lvlText w:val=""/>
      <w:lvlJc w:val="left"/>
      <w:pPr>
        <w:ind w:left="2160" w:hanging="359"/>
      </w:pPr>
      <w:rPr>
        <w:rFonts w:ascii="Wingdings" w:hAnsi="Wingdings" w:hint="default"/>
      </w:rPr>
    </w:lvl>
    <w:lvl w:ilvl="3" w:tplc="399CA600">
      <w:start w:val="1"/>
      <w:numFmt w:val="bullet"/>
      <w:lvlText w:val=""/>
      <w:lvlJc w:val="left"/>
      <w:pPr>
        <w:ind w:left="2880" w:hanging="359"/>
      </w:pPr>
      <w:rPr>
        <w:rFonts w:ascii="Symbol" w:hAnsi="Symbol" w:hint="default"/>
      </w:rPr>
    </w:lvl>
    <w:lvl w:ilvl="4" w:tplc="E5A0DFBA">
      <w:start w:val="1"/>
      <w:numFmt w:val="bullet"/>
      <w:lvlText w:val="o"/>
      <w:lvlJc w:val="left"/>
      <w:pPr>
        <w:ind w:left="3600" w:hanging="359"/>
      </w:pPr>
      <w:rPr>
        <w:rFonts w:ascii="Courier New" w:hAnsi="Courier New" w:cs="Courier New" w:hint="default"/>
      </w:rPr>
    </w:lvl>
    <w:lvl w:ilvl="5" w:tplc="8F02CCE4">
      <w:start w:val="1"/>
      <w:numFmt w:val="bullet"/>
      <w:lvlText w:val=""/>
      <w:lvlJc w:val="left"/>
      <w:pPr>
        <w:ind w:left="4320" w:hanging="359"/>
      </w:pPr>
      <w:rPr>
        <w:rFonts w:ascii="Wingdings" w:hAnsi="Wingdings" w:hint="default"/>
      </w:rPr>
    </w:lvl>
    <w:lvl w:ilvl="6" w:tplc="C9EA9052">
      <w:start w:val="1"/>
      <w:numFmt w:val="bullet"/>
      <w:lvlText w:val=""/>
      <w:lvlJc w:val="left"/>
      <w:pPr>
        <w:ind w:left="5040" w:hanging="359"/>
      </w:pPr>
      <w:rPr>
        <w:rFonts w:ascii="Symbol" w:hAnsi="Symbol" w:hint="default"/>
      </w:rPr>
    </w:lvl>
    <w:lvl w:ilvl="7" w:tplc="2F706236">
      <w:start w:val="1"/>
      <w:numFmt w:val="bullet"/>
      <w:lvlText w:val="o"/>
      <w:lvlJc w:val="left"/>
      <w:pPr>
        <w:ind w:left="5760" w:hanging="359"/>
      </w:pPr>
      <w:rPr>
        <w:rFonts w:ascii="Courier New" w:hAnsi="Courier New" w:cs="Courier New" w:hint="default"/>
      </w:rPr>
    </w:lvl>
    <w:lvl w:ilvl="8" w:tplc="21B6BF36">
      <w:start w:val="1"/>
      <w:numFmt w:val="bullet"/>
      <w:lvlText w:val=""/>
      <w:lvlJc w:val="left"/>
      <w:pPr>
        <w:ind w:left="6480" w:hanging="359"/>
      </w:pPr>
      <w:rPr>
        <w:rFonts w:ascii="Wingdings" w:hAnsi="Wingdings" w:hint="default"/>
      </w:rPr>
    </w:lvl>
  </w:abstractNum>
  <w:abstractNum w:abstractNumId="19" w15:restartNumberingAfterBreak="0">
    <w:nsid w:val="4404116D"/>
    <w:multiLevelType w:val="hybridMultilevel"/>
    <w:tmpl w:val="7F30C892"/>
    <w:lvl w:ilvl="0" w:tplc="1AAC7A2A">
      <w:start w:val="1"/>
      <w:numFmt w:val="bullet"/>
      <w:lvlText w:val=""/>
      <w:lvlJc w:val="left"/>
      <w:pPr>
        <w:ind w:left="720" w:hanging="359"/>
      </w:pPr>
      <w:rPr>
        <w:rFonts w:ascii="Symbol" w:hAnsi="Symbol" w:hint="default"/>
      </w:rPr>
    </w:lvl>
    <w:lvl w:ilvl="1" w:tplc="30AA39DA">
      <w:start w:val="1"/>
      <w:numFmt w:val="bullet"/>
      <w:lvlText w:val="o"/>
      <w:lvlJc w:val="left"/>
      <w:pPr>
        <w:ind w:left="1440" w:hanging="359"/>
      </w:pPr>
      <w:rPr>
        <w:rFonts w:ascii="Courier New" w:hAnsi="Courier New" w:cs="Courier New" w:hint="default"/>
      </w:rPr>
    </w:lvl>
    <w:lvl w:ilvl="2" w:tplc="D6D0817A">
      <w:start w:val="1"/>
      <w:numFmt w:val="bullet"/>
      <w:lvlText w:val=""/>
      <w:lvlJc w:val="left"/>
      <w:pPr>
        <w:ind w:left="2160" w:hanging="359"/>
      </w:pPr>
      <w:rPr>
        <w:rFonts w:ascii="Wingdings" w:hAnsi="Wingdings" w:hint="default"/>
      </w:rPr>
    </w:lvl>
    <w:lvl w:ilvl="3" w:tplc="BCB4D892">
      <w:start w:val="1"/>
      <w:numFmt w:val="bullet"/>
      <w:lvlText w:val=""/>
      <w:lvlJc w:val="left"/>
      <w:pPr>
        <w:ind w:left="2880" w:hanging="359"/>
      </w:pPr>
      <w:rPr>
        <w:rFonts w:ascii="Symbol" w:hAnsi="Symbol" w:hint="default"/>
      </w:rPr>
    </w:lvl>
    <w:lvl w:ilvl="4" w:tplc="E94CAE0E">
      <w:start w:val="1"/>
      <w:numFmt w:val="bullet"/>
      <w:lvlText w:val="o"/>
      <w:lvlJc w:val="left"/>
      <w:pPr>
        <w:ind w:left="3600" w:hanging="359"/>
      </w:pPr>
      <w:rPr>
        <w:rFonts w:ascii="Courier New" w:hAnsi="Courier New" w:cs="Courier New" w:hint="default"/>
      </w:rPr>
    </w:lvl>
    <w:lvl w:ilvl="5" w:tplc="01A6BA98">
      <w:start w:val="1"/>
      <w:numFmt w:val="bullet"/>
      <w:lvlText w:val=""/>
      <w:lvlJc w:val="left"/>
      <w:pPr>
        <w:ind w:left="4320" w:hanging="359"/>
      </w:pPr>
      <w:rPr>
        <w:rFonts w:ascii="Wingdings" w:hAnsi="Wingdings" w:hint="default"/>
      </w:rPr>
    </w:lvl>
    <w:lvl w:ilvl="6" w:tplc="1034FCA8">
      <w:start w:val="1"/>
      <w:numFmt w:val="bullet"/>
      <w:lvlText w:val=""/>
      <w:lvlJc w:val="left"/>
      <w:pPr>
        <w:ind w:left="5040" w:hanging="359"/>
      </w:pPr>
      <w:rPr>
        <w:rFonts w:ascii="Symbol" w:hAnsi="Symbol" w:hint="default"/>
      </w:rPr>
    </w:lvl>
    <w:lvl w:ilvl="7" w:tplc="49B4ED12">
      <w:start w:val="1"/>
      <w:numFmt w:val="bullet"/>
      <w:lvlText w:val="o"/>
      <w:lvlJc w:val="left"/>
      <w:pPr>
        <w:ind w:left="5760" w:hanging="359"/>
      </w:pPr>
      <w:rPr>
        <w:rFonts w:ascii="Courier New" w:hAnsi="Courier New" w:cs="Courier New" w:hint="default"/>
      </w:rPr>
    </w:lvl>
    <w:lvl w:ilvl="8" w:tplc="61A21D54">
      <w:start w:val="1"/>
      <w:numFmt w:val="bullet"/>
      <w:lvlText w:val=""/>
      <w:lvlJc w:val="left"/>
      <w:pPr>
        <w:ind w:left="6480" w:hanging="359"/>
      </w:pPr>
      <w:rPr>
        <w:rFonts w:ascii="Wingdings" w:hAnsi="Wingdings" w:hint="default"/>
      </w:rPr>
    </w:lvl>
  </w:abstractNum>
  <w:abstractNum w:abstractNumId="20" w15:restartNumberingAfterBreak="0">
    <w:nsid w:val="490B5D1F"/>
    <w:multiLevelType w:val="hybridMultilevel"/>
    <w:tmpl w:val="68D676F4"/>
    <w:lvl w:ilvl="0" w:tplc="FFA4F372">
      <w:start w:val="1"/>
      <w:numFmt w:val="bullet"/>
      <w:lvlText w:val=""/>
      <w:lvlJc w:val="left"/>
      <w:pPr>
        <w:ind w:left="360" w:hanging="359"/>
      </w:pPr>
      <w:rPr>
        <w:rFonts w:ascii="Symbol" w:hAnsi="Symbol" w:hint="default"/>
      </w:rPr>
    </w:lvl>
    <w:lvl w:ilvl="1" w:tplc="0F3AA7F0">
      <w:start w:val="1"/>
      <w:numFmt w:val="bullet"/>
      <w:lvlText w:val="o"/>
      <w:lvlJc w:val="left"/>
      <w:pPr>
        <w:ind w:left="1080" w:hanging="359"/>
      </w:pPr>
      <w:rPr>
        <w:rFonts w:ascii="Courier New" w:hAnsi="Courier New" w:cs="Courier New" w:hint="default"/>
      </w:rPr>
    </w:lvl>
    <w:lvl w:ilvl="2" w:tplc="3C0E596A">
      <w:start w:val="1"/>
      <w:numFmt w:val="bullet"/>
      <w:lvlText w:val=""/>
      <w:lvlJc w:val="left"/>
      <w:pPr>
        <w:ind w:left="1800" w:hanging="359"/>
      </w:pPr>
      <w:rPr>
        <w:rFonts w:ascii="Wingdings" w:hAnsi="Wingdings" w:hint="default"/>
      </w:rPr>
    </w:lvl>
    <w:lvl w:ilvl="3" w:tplc="B0F2CD62">
      <w:start w:val="1"/>
      <w:numFmt w:val="bullet"/>
      <w:lvlText w:val=""/>
      <w:lvlJc w:val="left"/>
      <w:pPr>
        <w:ind w:left="2520" w:hanging="359"/>
      </w:pPr>
      <w:rPr>
        <w:rFonts w:ascii="Symbol" w:hAnsi="Symbol" w:hint="default"/>
      </w:rPr>
    </w:lvl>
    <w:lvl w:ilvl="4" w:tplc="CA026C30">
      <w:start w:val="1"/>
      <w:numFmt w:val="bullet"/>
      <w:lvlText w:val="o"/>
      <w:lvlJc w:val="left"/>
      <w:pPr>
        <w:ind w:left="3240" w:hanging="359"/>
      </w:pPr>
      <w:rPr>
        <w:rFonts w:ascii="Courier New" w:hAnsi="Courier New" w:cs="Courier New" w:hint="default"/>
      </w:rPr>
    </w:lvl>
    <w:lvl w:ilvl="5" w:tplc="FB8A7612">
      <w:start w:val="1"/>
      <w:numFmt w:val="bullet"/>
      <w:lvlText w:val=""/>
      <w:lvlJc w:val="left"/>
      <w:pPr>
        <w:ind w:left="3960" w:hanging="359"/>
      </w:pPr>
      <w:rPr>
        <w:rFonts w:ascii="Wingdings" w:hAnsi="Wingdings" w:hint="default"/>
      </w:rPr>
    </w:lvl>
    <w:lvl w:ilvl="6" w:tplc="F8BE5A5C">
      <w:start w:val="1"/>
      <w:numFmt w:val="bullet"/>
      <w:lvlText w:val=""/>
      <w:lvlJc w:val="left"/>
      <w:pPr>
        <w:ind w:left="4680" w:hanging="359"/>
      </w:pPr>
      <w:rPr>
        <w:rFonts w:ascii="Symbol" w:hAnsi="Symbol" w:hint="default"/>
      </w:rPr>
    </w:lvl>
    <w:lvl w:ilvl="7" w:tplc="FDAC78B2">
      <w:start w:val="1"/>
      <w:numFmt w:val="bullet"/>
      <w:lvlText w:val="o"/>
      <w:lvlJc w:val="left"/>
      <w:pPr>
        <w:ind w:left="5400" w:hanging="359"/>
      </w:pPr>
      <w:rPr>
        <w:rFonts w:ascii="Courier New" w:hAnsi="Courier New" w:cs="Courier New" w:hint="default"/>
      </w:rPr>
    </w:lvl>
    <w:lvl w:ilvl="8" w:tplc="C9901A22">
      <w:start w:val="1"/>
      <w:numFmt w:val="bullet"/>
      <w:lvlText w:val=""/>
      <w:lvlJc w:val="left"/>
      <w:pPr>
        <w:ind w:left="6120" w:hanging="359"/>
      </w:pPr>
      <w:rPr>
        <w:rFonts w:ascii="Wingdings" w:hAnsi="Wingdings" w:hint="default"/>
      </w:rPr>
    </w:lvl>
  </w:abstractNum>
  <w:abstractNum w:abstractNumId="21" w15:restartNumberingAfterBreak="0">
    <w:nsid w:val="492C6604"/>
    <w:multiLevelType w:val="hybridMultilevel"/>
    <w:tmpl w:val="F418C336"/>
    <w:lvl w:ilvl="0" w:tplc="A1884950">
      <w:start w:val="1"/>
      <w:numFmt w:val="bullet"/>
      <w:lvlText w:val=""/>
      <w:lvlJc w:val="left"/>
      <w:pPr>
        <w:ind w:left="720" w:hanging="359"/>
      </w:pPr>
      <w:rPr>
        <w:rFonts w:ascii="Symbol" w:hAnsi="Symbol" w:hint="default"/>
      </w:rPr>
    </w:lvl>
    <w:lvl w:ilvl="1" w:tplc="D8ACC19E">
      <w:start w:val="1"/>
      <w:numFmt w:val="bullet"/>
      <w:lvlText w:val="o"/>
      <w:lvlJc w:val="left"/>
      <w:pPr>
        <w:ind w:left="1440" w:hanging="359"/>
      </w:pPr>
      <w:rPr>
        <w:rFonts w:ascii="Courier New" w:hAnsi="Courier New" w:cs="Courier New" w:hint="default"/>
      </w:rPr>
    </w:lvl>
    <w:lvl w:ilvl="2" w:tplc="616CEE90">
      <w:start w:val="1"/>
      <w:numFmt w:val="bullet"/>
      <w:lvlText w:val=""/>
      <w:lvlJc w:val="left"/>
      <w:pPr>
        <w:ind w:left="2160" w:hanging="359"/>
      </w:pPr>
      <w:rPr>
        <w:rFonts w:ascii="Wingdings" w:hAnsi="Wingdings" w:hint="default"/>
      </w:rPr>
    </w:lvl>
    <w:lvl w:ilvl="3" w:tplc="9C7CA780">
      <w:start w:val="1"/>
      <w:numFmt w:val="bullet"/>
      <w:lvlText w:val=""/>
      <w:lvlJc w:val="left"/>
      <w:pPr>
        <w:ind w:left="2880" w:hanging="359"/>
      </w:pPr>
      <w:rPr>
        <w:rFonts w:ascii="Symbol" w:hAnsi="Symbol" w:hint="default"/>
      </w:rPr>
    </w:lvl>
    <w:lvl w:ilvl="4" w:tplc="7C94CDF0">
      <w:start w:val="1"/>
      <w:numFmt w:val="bullet"/>
      <w:lvlText w:val="o"/>
      <w:lvlJc w:val="left"/>
      <w:pPr>
        <w:ind w:left="3600" w:hanging="359"/>
      </w:pPr>
      <w:rPr>
        <w:rFonts w:ascii="Courier New" w:hAnsi="Courier New" w:cs="Courier New" w:hint="default"/>
      </w:rPr>
    </w:lvl>
    <w:lvl w:ilvl="5" w:tplc="168665D0">
      <w:start w:val="1"/>
      <w:numFmt w:val="bullet"/>
      <w:lvlText w:val=""/>
      <w:lvlJc w:val="left"/>
      <w:pPr>
        <w:ind w:left="4320" w:hanging="359"/>
      </w:pPr>
      <w:rPr>
        <w:rFonts w:ascii="Wingdings" w:hAnsi="Wingdings" w:hint="default"/>
      </w:rPr>
    </w:lvl>
    <w:lvl w:ilvl="6" w:tplc="5A782C7E">
      <w:start w:val="1"/>
      <w:numFmt w:val="bullet"/>
      <w:lvlText w:val=""/>
      <w:lvlJc w:val="left"/>
      <w:pPr>
        <w:ind w:left="5040" w:hanging="359"/>
      </w:pPr>
      <w:rPr>
        <w:rFonts w:ascii="Symbol" w:hAnsi="Symbol" w:hint="default"/>
      </w:rPr>
    </w:lvl>
    <w:lvl w:ilvl="7" w:tplc="4BAA3E24">
      <w:start w:val="1"/>
      <w:numFmt w:val="bullet"/>
      <w:lvlText w:val="o"/>
      <w:lvlJc w:val="left"/>
      <w:pPr>
        <w:ind w:left="5760" w:hanging="359"/>
      </w:pPr>
      <w:rPr>
        <w:rFonts w:ascii="Courier New" w:hAnsi="Courier New" w:cs="Courier New" w:hint="default"/>
      </w:rPr>
    </w:lvl>
    <w:lvl w:ilvl="8" w:tplc="50E24210">
      <w:start w:val="1"/>
      <w:numFmt w:val="bullet"/>
      <w:lvlText w:val=""/>
      <w:lvlJc w:val="left"/>
      <w:pPr>
        <w:ind w:left="6480" w:hanging="359"/>
      </w:pPr>
      <w:rPr>
        <w:rFonts w:ascii="Wingdings" w:hAnsi="Wingdings" w:hint="default"/>
      </w:rPr>
    </w:lvl>
  </w:abstractNum>
  <w:abstractNum w:abstractNumId="22" w15:restartNumberingAfterBreak="0">
    <w:nsid w:val="4CF234CC"/>
    <w:multiLevelType w:val="hybridMultilevel"/>
    <w:tmpl w:val="69567090"/>
    <w:lvl w:ilvl="0" w:tplc="B89A832A">
      <w:start w:val="1"/>
      <w:numFmt w:val="bullet"/>
      <w:lvlText w:val=""/>
      <w:lvlJc w:val="left"/>
      <w:pPr>
        <w:ind w:left="720" w:hanging="359"/>
      </w:pPr>
      <w:rPr>
        <w:rFonts w:ascii="Symbol" w:hAnsi="Symbol" w:hint="default"/>
      </w:rPr>
    </w:lvl>
    <w:lvl w:ilvl="1" w:tplc="5BE6F5DC">
      <w:start w:val="1"/>
      <w:numFmt w:val="bullet"/>
      <w:lvlText w:val="o"/>
      <w:lvlJc w:val="left"/>
      <w:pPr>
        <w:ind w:left="1440" w:hanging="359"/>
      </w:pPr>
      <w:rPr>
        <w:rFonts w:ascii="Courier New" w:hAnsi="Courier New" w:cs="Courier New" w:hint="default"/>
      </w:rPr>
    </w:lvl>
    <w:lvl w:ilvl="2" w:tplc="8CBA3FB4">
      <w:start w:val="1"/>
      <w:numFmt w:val="bullet"/>
      <w:lvlText w:val=""/>
      <w:lvlJc w:val="left"/>
      <w:pPr>
        <w:ind w:left="2160" w:hanging="359"/>
      </w:pPr>
      <w:rPr>
        <w:rFonts w:ascii="Wingdings" w:hAnsi="Wingdings" w:hint="default"/>
      </w:rPr>
    </w:lvl>
    <w:lvl w:ilvl="3" w:tplc="6A4C86D4">
      <w:start w:val="1"/>
      <w:numFmt w:val="bullet"/>
      <w:lvlText w:val=""/>
      <w:lvlJc w:val="left"/>
      <w:pPr>
        <w:ind w:left="2880" w:hanging="359"/>
      </w:pPr>
      <w:rPr>
        <w:rFonts w:ascii="Symbol" w:hAnsi="Symbol" w:hint="default"/>
      </w:rPr>
    </w:lvl>
    <w:lvl w:ilvl="4" w:tplc="11F8D0E2">
      <w:start w:val="1"/>
      <w:numFmt w:val="bullet"/>
      <w:lvlText w:val="o"/>
      <w:lvlJc w:val="left"/>
      <w:pPr>
        <w:ind w:left="3600" w:hanging="359"/>
      </w:pPr>
      <w:rPr>
        <w:rFonts w:ascii="Courier New" w:hAnsi="Courier New" w:cs="Courier New" w:hint="default"/>
      </w:rPr>
    </w:lvl>
    <w:lvl w:ilvl="5" w:tplc="E7DC9144">
      <w:start w:val="1"/>
      <w:numFmt w:val="bullet"/>
      <w:lvlText w:val=""/>
      <w:lvlJc w:val="left"/>
      <w:pPr>
        <w:ind w:left="4320" w:hanging="359"/>
      </w:pPr>
      <w:rPr>
        <w:rFonts w:ascii="Wingdings" w:hAnsi="Wingdings" w:hint="default"/>
      </w:rPr>
    </w:lvl>
    <w:lvl w:ilvl="6" w:tplc="59E28F00">
      <w:start w:val="1"/>
      <w:numFmt w:val="bullet"/>
      <w:lvlText w:val=""/>
      <w:lvlJc w:val="left"/>
      <w:pPr>
        <w:ind w:left="5040" w:hanging="359"/>
      </w:pPr>
      <w:rPr>
        <w:rFonts w:ascii="Symbol" w:hAnsi="Symbol" w:hint="default"/>
      </w:rPr>
    </w:lvl>
    <w:lvl w:ilvl="7" w:tplc="8F7AD6A4">
      <w:start w:val="1"/>
      <w:numFmt w:val="bullet"/>
      <w:lvlText w:val="o"/>
      <w:lvlJc w:val="left"/>
      <w:pPr>
        <w:ind w:left="5760" w:hanging="359"/>
      </w:pPr>
      <w:rPr>
        <w:rFonts w:ascii="Courier New" w:hAnsi="Courier New" w:cs="Courier New" w:hint="default"/>
      </w:rPr>
    </w:lvl>
    <w:lvl w:ilvl="8" w:tplc="F28ECE5A">
      <w:start w:val="1"/>
      <w:numFmt w:val="bullet"/>
      <w:lvlText w:val=""/>
      <w:lvlJc w:val="left"/>
      <w:pPr>
        <w:ind w:left="6480" w:hanging="359"/>
      </w:pPr>
      <w:rPr>
        <w:rFonts w:ascii="Wingdings" w:hAnsi="Wingdings" w:hint="default"/>
      </w:rPr>
    </w:lvl>
  </w:abstractNum>
  <w:abstractNum w:abstractNumId="23" w15:restartNumberingAfterBreak="0">
    <w:nsid w:val="4D1F6CD4"/>
    <w:multiLevelType w:val="hybridMultilevel"/>
    <w:tmpl w:val="A04E80A8"/>
    <w:lvl w:ilvl="0" w:tplc="21CE23C2">
      <w:start w:val="1"/>
      <w:numFmt w:val="bullet"/>
      <w:lvlText w:val=""/>
      <w:lvlJc w:val="left"/>
      <w:pPr>
        <w:ind w:left="720" w:hanging="359"/>
      </w:pPr>
      <w:rPr>
        <w:rFonts w:ascii="Symbol" w:hAnsi="Symbol" w:hint="default"/>
      </w:rPr>
    </w:lvl>
    <w:lvl w:ilvl="1" w:tplc="1E76D838">
      <w:start w:val="1"/>
      <w:numFmt w:val="bullet"/>
      <w:lvlText w:val="o"/>
      <w:lvlJc w:val="left"/>
      <w:pPr>
        <w:ind w:left="1440" w:hanging="359"/>
      </w:pPr>
      <w:rPr>
        <w:rFonts w:ascii="Courier New" w:hAnsi="Courier New" w:cs="Courier New" w:hint="default"/>
      </w:rPr>
    </w:lvl>
    <w:lvl w:ilvl="2" w:tplc="787EFED2">
      <w:start w:val="1"/>
      <w:numFmt w:val="bullet"/>
      <w:lvlText w:val=""/>
      <w:lvlJc w:val="left"/>
      <w:pPr>
        <w:ind w:left="2160" w:hanging="359"/>
      </w:pPr>
      <w:rPr>
        <w:rFonts w:ascii="Wingdings" w:hAnsi="Wingdings" w:hint="default"/>
      </w:rPr>
    </w:lvl>
    <w:lvl w:ilvl="3" w:tplc="685AE02C">
      <w:start w:val="1"/>
      <w:numFmt w:val="bullet"/>
      <w:lvlText w:val=""/>
      <w:lvlJc w:val="left"/>
      <w:pPr>
        <w:ind w:left="2880" w:hanging="359"/>
      </w:pPr>
      <w:rPr>
        <w:rFonts w:ascii="Symbol" w:hAnsi="Symbol" w:hint="default"/>
      </w:rPr>
    </w:lvl>
    <w:lvl w:ilvl="4" w:tplc="A1E0B6FE">
      <w:start w:val="1"/>
      <w:numFmt w:val="bullet"/>
      <w:lvlText w:val="o"/>
      <w:lvlJc w:val="left"/>
      <w:pPr>
        <w:ind w:left="3600" w:hanging="359"/>
      </w:pPr>
      <w:rPr>
        <w:rFonts w:ascii="Courier New" w:hAnsi="Courier New" w:cs="Courier New" w:hint="default"/>
      </w:rPr>
    </w:lvl>
    <w:lvl w:ilvl="5" w:tplc="E5B03F10">
      <w:start w:val="1"/>
      <w:numFmt w:val="bullet"/>
      <w:lvlText w:val=""/>
      <w:lvlJc w:val="left"/>
      <w:pPr>
        <w:ind w:left="4320" w:hanging="359"/>
      </w:pPr>
      <w:rPr>
        <w:rFonts w:ascii="Wingdings" w:hAnsi="Wingdings" w:hint="default"/>
      </w:rPr>
    </w:lvl>
    <w:lvl w:ilvl="6" w:tplc="9ACAA88E">
      <w:start w:val="1"/>
      <w:numFmt w:val="bullet"/>
      <w:lvlText w:val=""/>
      <w:lvlJc w:val="left"/>
      <w:pPr>
        <w:ind w:left="5040" w:hanging="359"/>
      </w:pPr>
      <w:rPr>
        <w:rFonts w:ascii="Symbol" w:hAnsi="Symbol" w:hint="default"/>
      </w:rPr>
    </w:lvl>
    <w:lvl w:ilvl="7" w:tplc="BA0E58CC">
      <w:start w:val="1"/>
      <w:numFmt w:val="bullet"/>
      <w:lvlText w:val="o"/>
      <w:lvlJc w:val="left"/>
      <w:pPr>
        <w:ind w:left="5760" w:hanging="359"/>
      </w:pPr>
      <w:rPr>
        <w:rFonts w:ascii="Courier New" w:hAnsi="Courier New" w:cs="Courier New" w:hint="default"/>
      </w:rPr>
    </w:lvl>
    <w:lvl w:ilvl="8" w:tplc="12B8977C">
      <w:start w:val="1"/>
      <w:numFmt w:val="bullet"/>
      <w:lvlText w:val=""/>
      <w:lvlJc w:val="left"/>
      <w:pPr>
        <w:ind w:left="6480" w:hanging="359"/>
      </w:pPr>
      <w:rPr>
        <w:rFonts w:ascii="Wingdings" w:hAnsi="Wingdings" w:hint="default"/>
      </w:rPr>
    </w:lvl>
  </w:abstractNum>
  <w:abstractNum w:abstractNumId="24" w15:restartNumberingAfterBreak="0">
    <w:nsid w:val="5B117415"/>
    <w:multiLevelType w:val="hybridMultilevel"/>
    <w:tmpl w:val="111CBAB4"/>
    <w:lvl w:ilvl="0" w:tplc="0CAEEC7C">
      <w:start w:val="1"/>
      <w:numFmt w:val="bullet"/>
      <w:lvlText w:val=""/>
      <w:lvlJc w:val="left"/>
      <w:pPr>
        <w:ind w:left="720" w:hanging="359"/>
      </w:pPr>
      <w:rPr>
        <w:rFonts w:ascii="Symbol" w:hAnsi="Symbol" w:hint="default"/>
      </w:rPr>
    </w:lvl>
    <w:lvl w:ilvl="1" w:tplc="1982ECEA">
      <w:start w:val="1"/>
      <w:numFmt w:val="bullet"/>
      <w:lvlText w:val="o"/>
      <w:lvlJc w:val="left"/>
      <w:pPr>
        <w:ind w:left="1440" w:hanging="359"/>
      </w:pPr>
      <w:rPr>
        <w:rFonts w:ascii="Courier New" w:hAnsi="Courier New" w:cs="Courier New" w:hint="default"/>
      </w:rPr>
    </w:lvl>
    <w:lvl w:ilvl="2" w:tplc="7BDE5FDE">
      <w:start w:val="1"/>
      <w:numFmt w:val="bullet"/>
      <w:lvlText w:val=""/>
      <w:lvlJc w:val="left"/>
      <w:pPr>
        <w:ind w:left="2160" w:hanging="359"/>
      </w:pPr>
      <w:rPr>
        <w:rFonts w:ascii="Wingdings" w:hAnsi="Wingdings" w:hint="default"/>
      </w:rPr>
    </w:lvl>
    <w:lvl w:ilvl="3" w:tplc="3C0014BE">
      <w:start w:val="1"/>
      <w:numFmt w:val="bullet"/>
      <w:lvlText w:val=""/>
      <w:lvlJc w:val="left"/>
      <w:pPr>
        <w:ind w:left="2880" w:hanging="359"/>
      </w:pPr>
      <w:rPr>
        <w:rFonts w:ascii="Symbol" w:hAnsi="Symbol" w:hint="default"/>
      </w:rPr>
    </w:lvl>
    <w:lvl w:ilvl="4" w:tplc="F9DCEEB2">
      <w:start w:val="1"/>
      <w:numFmt w:val="bullet"/>
      <w:lvlText w:val="o"/>
      <w:lvlJc w:val="left"/>
      <w:pPr>
        <w:ind w:left="3600" w:hanging="359"/>
      </w:pPr>
      <w:rPr>
        <w:rFonts w:ascii="Courier New" w:hAnsi="Courier New" w:cs="Courier New" w:hint="default"/>
      </w:rPr>
    </w:lvl>
    <w:lvl w:ilvl="5" w:tplc="CA1C42EC">
      <w:start w:val="1"/>
      <w:numFmt w:val="bullet"/>
      <w:lvlText w:val=""/>
      <w:lvlJc w:val="left"/>
      <w:pPr>
        <w:ind w:left="4320" w:hanging="359"/>
      </w:pPr>
      <w:rPr>
        <w:rFonts w:ascii="Wingdings" w:hAnsi="Wingdings" w:hint="default"/>
      </w:rPr>
    </w:lvl>
    <w:lvl w:ilvl="6" w:tplc="E6BEB558">
      <w:start w:val="1"/>
      <w:numFmt w:val="bullet"/>
      <w:lvlText w:val=""/>
      <w:lvlJc w:val="left"/>
      <w:pPr>
        <w:ind w:left="5040" w:hanging="359"/>
      </w:pPr>
      <w:rPr>
        <w:rFonts w:ascii="Symbol" w:hAnsi="Symbol" w:hint="default"/>
      </w:rPr>
    </w:lvl>
    <w:lvl w:ilvl="7" w:tplc="83A4BA08">
      <w:start w:val="1"/>
      <w:numFmt w:val="bullet"/>
      <w:lvlText w:val="o"/>
      <w:lvlJc w:val="left"/>
      <w:pPr>
        <w:ind w:left="5760" w:hanging="359"/>
      </w:pPr>
      <w:rPr>
        <w:rFonts w:ascii="Courier New" w:hAnsi="Courier New" w:cs="Courier New" w:hint="default"/>
      </w:rPr>
    </w:lvl>
    <w:lvl w:ilvl="8" w:tplc="4A5AE116">
      <w:start w:val="1"/>
      <w:numFmt w:val="bullet"/>
      <w:lvlText w:val=""/>
      <w:lvlJc w:val="left"/>
      <w:pPr>
        <w:ind w:left="6480" w:hanging="359"/>
      </w:pPr>
      <w:rPr>
        <w:rFonts w:ascii="Wingdings" w:hAnsi="Wingdings" w:hint="default"/>
      </w:rPr>
    </w:lvl>
  </w:abstractNum>
  <w:abstractNum w:abstractNumId="25" w15:restartNumberingAfterBreak="0">
    <w:nsid w:val="61A96E5E"/>
    <w:multiLevelType w:val="hybridMultilevel"/>
    <w:tmpl w:val="9432E4E2"/>
    <w:lvl w:ilvl="0" w:tplc="51E2A574">
      <w:start w:val="1"/>
      <w:numFmt w:val="bullet"/>
      <w:lvlText w:val="-"/>
      <w:lvlJc w:val="left"/>
      <w:pPr>
        <w:ind w:left="720" w:hanging="359"/>
      </w:pPr>
      <w:rPr>
        <w:rFonts w:ascii="Calibri" w:eastAsia="Arial" w:hAnsi="Calibri" w:cs="Arial" w:hint="default"/>
      </w:rPr>
    </w:lvl>
    <w:lvl w:ilvl="1" w:tplc="069278F0">
      <w:start w:val="1"/>
      <w:numFmt w:val="bullet"/>
      <w:lvlText w:val="o"/>
      <w:lvlJc w:val="left"/>
      <w:pPr>
        <w:ind w:left="1440" w:hanging="359"/>
      </w:pPr>
      <w:rPr>
        <w:rFonts w:ascii="Courier New" w:hAnsi="Courier New" w:cs="Courier New" w:hint="default"/>
      </w:rPr>
    </w:lvl>
    <w:lvl w:ilvl="2" w:tplc="1DF47794">
      <w:start w:val="1"/>
      <w:numFmt w:val="bullet"/>
      <w:lvlText w:val=""/>
      <w:lvlJc w:val="left"/>
      <w:pPr>
        <w:ind w:left="2160" w:hanging="359"/>
      </w:pPr>
      <w:rPr>
        <w:rFonts w:ascii="Wingdings" w:hAnsi="Wingdings" w:hint="default"/>
      </w:rPr>
    </w:lvl>
    <w:lvl w:ilvl="3" w:tplc="0742A818">
      <w:start w:val="1"/>
      <w:numFmt w:val="bullet"/>
      <w:lvlText w:val=""/>
      <w:lvlJc w:val="left"/>
      <w:pPr>
        <w:ind w:left="2880" w:hanging="359"/>
      </w:pPr>
      <w:rPr>
        <w:rFonts w:ascii="Symbol" w:hAnsi="Symbol" w:hint="default"/>
      </w:rPr>
    </w:lvl>
    <w:lvl w:ilvl="4" w:tplc="4D62320E">
      <w:start w:val="1"/>
      <w:numFmt w:val="bullet"/>
      <w:lvlText w:val="o"/>
      <w:lvlJc w:val="left"/>
      <w:pPr>
        <w:ind w:left="3600" w:hanging="359"/>
      </w:pPr>
      <w:rPr>
        <w:rFonts w:ascii="Courier New" w:hAnsi="Courier New" w:cs="Courier New" w:hint="default"/>
      </w:rPr>
    </w:lvl>
    <w:lvl w:ilvl="5" w:tplc="A210CFFE">
      <w:start w:val="1"/>
      <w:numFmt w:val="bullet"/>
      <w:lvlText w:val=""/>
      <w:lvlJc w:val="left"/>
      <w:pPr>
        <w:ind w:left="4320" w:hanging="359"/>
      </w:pPr>
      <w:rPr>
        <w:rFonts w:ascii="Wingdings" w:hAnsi="Wingdings" w:hint="default"/>
      </w:rPr>
    </w:lvl>
    <w:lvl w:ilvl="6" w:tplc="E6FE37CA">
      <w:start w:val="1"/>
      <w:numFmt w:val="bullet"/>
      <w:lvlText w:val=""/>
      <w:lvlJc w:val="left"/>
      <w:pPr>
        <w:ind w:left="5040" w:hanging="359"/>
      </w:pPr>
      <w:rPr>
        <w:rFonts w:ascii="Symbol" w:hAnsi="Symbol" w:hint="default"/>
      </w:rPr>
    </w:lvl>
    <w:lvl w:ilvl="7" w:tplc="BE4C05F0">
      <w:start w:val="1"/>
      <w:numFmt w:val="bullet"/>
      <w:lvlText w:val="o"/>
      <w:lvlJc w:val="left"/>
      <w:pPr>
        <w:ind w:left="5760" w:hanging="359"/>
      </w:pPr>
      <w:rPr>
        <w:rFonts w:ascii="Courier New" w:hAnsi="Courier New" w:cs="Courier New" w:hint="default"/>
      </w:rPr>
    </w:lvl>
    <w:lvl w:ilvl="8" w:tplc="21E80D78">
      <w:start w:val="1"/>
      <w:numFmt w:val="bullet"/>
      <w:lvlText w:val=""/>
      <w:lvlJc w:val="left"/>
      <w:pPr>
        <w:ind w:left="6480" w:hanging="359"/>
      </w:pPr>
      <w:rPr>
        <w:rFonts w:ascii="Wingdings" w:hAnsi="Wingdings" w:hint="default"/>
      </w:rPr>
    </w:lvl>
  </w:abstractNum>
  <w:abstractNum w:abstractNumId="26" w15:restartNumberingAfterBreak="0">
    <w:nsid w:val="61E85FE3"/>
    <w:multiLevelType w:val="hybridMultilevel"/>
    <w:tmpl w:val="8828CBCC"/>
    <w:lvl w:ilvl="0" w:tplc="C496331A">
      <w:start w:val="1"/>
      <w:numFmt w:val="bullet"/>
      <w:lvlText w:val=""/>
      <w:lvlJc w:val="left"/>
      <w:pPr>
        <w:ind w:left="720" w:hanging="359"/>
      </w:pPr>
      <w:rPr>
        <w:rFonts w:ascii="Symbol" w:hAnsi="Symbol" w:hint="default"/>
      </w:rPr>
    </w:lvl>
    <w:lvl w:ilvl="1" w:tplc="FCE0C116">
      <w:start w:val="1"/>
      <w:numFmt w:val="bullet"/>
      <w:lvlText w:val="o"/>
      <w:lvlJc w:val="left"/>
      <w:pPr>
        <w:ind w:left="1440" w:hanging="359"/>
      </w:pPr>
      <w:rPr>
        <w:rFonts w:ascii="Courier New" w:hAnsi="Courier New" w:cs="Courier New" w:hint="default"/>
      </w:rPr>
    </w:lvl>
    <w:lvl w:ilvl="2" w:tplc="20AE3E64">
      <w:start w:val="1"/>
      <w:numFmt w:val="bullet"/>
      <w:lvlText w:val=""/>
      <w:lvlJc w:val="left"/>
      <w:pPr>
        <w:ind w:left="2160" w:hanging="359"/>
      </w:pPr>
      <w:rPr>
        <w:rFonts w:ascii="Wingdings" w:hAnsi="Wingdings" w:hint="default"/>
      </w:rPr>
    </w:lvl>
    <w:lvl w:ilvl="3" w:tplc="E794A258">
      <w:start w:val="1"/>
      <w:numFmt w:val="bullet"/>
      <w:lvlText w:val=""/>
      <w:lvlJc w:val="left"/>
      <w:pPr>
        <w:ind w:left="2880" w:hanging="359"/>
      </w:pPr>
      <w:rPr>
        <w:rFonts w:ascii="Symbol" w:hAnsi="Symbol" w:hint="default"/>
      </w:rPr>
    </w:lvl>
    <w:lvl w:ilvl="4" w:tplc="94B432B4">
      <w:start w:val="1"/>
      <w:numFmt w:val="bullet"/>
      <w:lvlText w:val="o"/>
      <w:lvlJc w:val="left"/>
      <w:pPr>
        <w:ind w:left="3600" w:hanging="359"/>
      </w:pPr>
      <w:rPr>
        <w:rFonts w:ascii="Courier New" w:hAnsi="Courier New" w:cs="Courier New" w:hint="default"/>
      </w:rPr>
    </w:lvl>
    <w:lvl w:ilvl="5" w:tplc="A4F25BAE">
      <w:start w:val="1"/>
      <w:numFmt w:val="bullet"/>
      <w:lvlText w:val=""/>
      <w:lvlJc w:val="left"/>
      <w:pPr>
        <w:ind w:left="4320" w:hanging="359"/>
      </w:pPr>
      <w:rPr>
        <w:rFonts w:ascii="Wingdings" w:hAnsi="Wingdings" w:hint="default"/>
      </w:rPr>
    </w:lvl>
    <w:lvl w:ilvl="6" w:tplc="7B1077EA">
      <w:start w:val="1"/>
      <w:numFmt w:val="bullet"/>
      <w:lvlText w:val=""/>
      <w:lvlJc w:val="left"/>
      <w:pPr>
        <w:ind w:left="5040" w:hanging="359"/>
      </w:pPr>
      <w:rPr>
        <w:rFonts w:ascii="Symbol" w:hAnsi="Symbol" w:hint="default"/>
      </w:rPr>
    </w:lvl>
    <w:lvl w:ilvl="7" w:tplc="EB769B06">
      <w:start w:val="1"/>
      <w:numFmt w:val="bullet"/>
      <w:lvlText w:val="o"/>
      <w:lvlJc w:val="left"/>
      <w:pPr>
        <w:ind w:left="5760" w:hanging="359"/>
      </w:pPr>
      <w:rPr>
        <w:rFonts w:ascii="Courier New" w:hAnsi="Courier New" w:cs="Courier New" w:hint="default"/>
      </w:rPr>
    </w:lvl>
    <w:lvl w:ilvl="8" w:tplc="D36E9C80">
      <w:start w:val="1"/>
      <w:numFmt w:val="bullet"/>
      <w:lvlText w:val=""/>
      <w:lvlJc w:val="left"/>
      <w:pPr>
        <w:ind w:left="6480" w:hanging="359"/>
      </w:pPr>
      <w:rPr>
        <w:rFonts w:ascii="Wingdings" w:hAnsi="Wingdings" w:hint="default"/>
      </w:rPr>
    </w:lvl>
  </w:abstractNum>
  <w:abstractNum w:abstractNumId="27" w15:restartNumberingAfterBreak="0">
    <w:nsid w:val="6239025C"/>
    <w:multiLevelType w:val="hybridMultilevel"/>
    <w:tmpl w:val="47B0B956"/>
    <w:lvl w:ilvl="0" w:tplc="9BAA7306">
      <w:start w:val="1"/>
      <w:numFmt w:val="bullet"/>
      <w:lvlText w:val=""/>
      <w:lvlJc w:val="left"/>
      <w:pPr>
        <w:ind w:left="720" w:hanging="359"/>
      </w:pPr>
      <w:rPr>
        <w:rFonts w:ascii="Symbol" w:hAnsi="Symbol" w:hint="default"/>
      </w:rPr>
    </w:lvl>
    <w:lvl w:ilvl="1" w:tplc="227EBDEE">
      <w:start w:val="1"/>
      <w:numFmt w:val="bullet"/>
      <w:lvlText w:val="o"/>
      <w:lvlJc w:val="left"/>
      <w:pPr>
        <w:ind w:left="1440" w:hanging="359"/>
      </w:pPr>
      <w:rPr>
        <w:rFonts w:ascii="Courier New" w:hAnsi="Courier New" w:cs="Courier New" w:hint="default"/>
      </w:rPr>
    </w:lvl>
    <w:lvl w:ilvl="2" w:tplc="0622AC1A">
      <w:start w:val="1"/>
      <w:numFmt w:val="bullet"/>
      <w:lvlText w:val=""/>
      <w:lvlJc w:val="left"/>
      <w:pPr>
        <w:ind w:left="2160" w:hanging="359"/>
      </w:pPr>
      <w:rPr>
        <w:rFonts w:ascii="Wingdings" w:hAnsi="Wingdings" w:hint="default"/>
      </w:rPr>
    </w:lvl>
    <w:lvl w:ilvl="3" w:tplc="E7C2870A">
      <w:start w:val="1"/>
      <w:numFmt w:val="bullet"/>
      <w:lvlText w:val=""/>
      <w:lvlJc w:val="left"/>
      <w:pPr>
        <w:ind w:left="2880" w:hanging="359"/>
      </w:pPr>
      <w:rPr>
        <w:rFonts w:ascii="Symbol" w:hAnsi="Symbol" w:hint="default"/>
      </w:rPr>
    </w:lvl>
    <w:lvl w:ilvl="4" w:tplc="23062736">
      <w:start w:val="1"/>
      <w:numFmt w:val="bullet"/>
      <w:lvlText w:val="o"/>
      <w:lvlJc w:val="left"/>
      <w:pPr>
        <w:ind w:left="3600" w:hanging="359"/>
      </w:pPr>
      <w:rPr>
        <w:rFonts w:ascii="Courier New" w:hAnsi="Courier New" w:cs="Courier New" w:hint="default"/>
      </w:rPr>
    </w:lvl>
    <w:lvl w:ilvl="5" w:tplc="C3B8FAB0">
      <w:start w:val="1"/>
      <w:numFmt w:val="bullet"/>
      <w:lvlText w:val=""/>
      <w:lvlJc w:val="left"/>
      <w:pPr>
        <w:ind w:left="4320" w:hanging="359"/>
      </w:pPr>
      <w:rPr>
        <w:rFonts w:ascii="Wingdings" w:hAnsi="Wingdings" w:hint="default"/>
      </w:rPr>
    </w:lvl>
    <w:lvl w:ilvl="6" w:tplc="EF8C7754">
      <w:start w:val="1"/>
      <w:numFmt w:val="bullet"/>
      <w:lvlText w:val=""/>
      <w:lvlJc w:val="left"/>
      <w:pPr>
        <w:ind w:left="5040" w:hanging="359"/>
      </w:pPr>
      <w:rPr>
        <w:rFonts w:ascii="Symbol" w:hAnsi="Symbol" w:hint="default"/>
      </w:rPr>
    </w:lvl>
    <w:lvl w:ilvl="7" w:tplc="5E3C9E4E">
      <w:start w:val="1"/>
      <w:numFmt w:val="bullet"/>
      <w:lvlText w:val="o"/>
      <w:lvlJc w:val="left"/>
      <w:pPr>
        <w:ind w:left="5760" w:hanging="359"/>
      </w:pPr>
      <w:rPr>
        <w:rFonts w:ascii="Courier New" w:hAnsi="Courier New" w:cs="Courier New" w:hint="default"/>
      </w:rPr>
    </w:lvl>
    <w:lvl w:ilvl="8" w:tplc="BCBC198A">
      <w:start w:val="1"/>
      <w:numFmt w:val="bullet"/>
      <w:lvlText w:val=""/>
      <w:lvlJc w:val="left"/>
      <w:pPr>
        <w:ind w:left="6480" w:hanging="359"/>
      </w:pPr>
      <w:rPr>
        <w:rFonts w:ascii="Wingdings" w:hAnsi="Wingdings" w:hint="default"/>
      </w:rPr>
    </w:lvl>
  </w:abstractNum>
  <w:abstractNum w:abstractNumId="28" w15:restartNumberingAfterBreak="0">
    <w:nsid w:val="62DD7879"/>
    <w:multiLevelType w:val="hybridMultilevel"/>
    <w:tmpl w:val="34EE1710"/>
    <w:lvl w:ilvl="0" w:tplc="23C219EE">
      <w:start w:val="1"/>
      <w:numFmt w:val="bullet"/>
      <w:lvlText w:val=""/>
      <w:lvlJc w:val="left"/>
      <w:pPr>
        <w:ind w:left="273" w:hanging="359"/>
      </w:pPr>
      <w:rPr>
        <w:rFonts w:ascii="Symbol" w:hAnsi="Symbol" w:hint="default"/>
      </w:rPr>
    </w:lvl>
    <w:lvl w:ilvl="1" w:tplc="29E0DEA0">
      <w:start w:val="1"/>
      <w:numFmt w:val="bullet"/>
      <w:lvlText w:val="o"/>
      <w:lvlJc w:val="left"/>
      <w:pPr>
        <w:ind w:left="993" w:hanging="359"/>
      </w:pPr>
      <w:rPr>
        <w:rFonts w:ascii="Courier New" w:hAnsi="Courier New" w:cs="Courier New" w:hint="default"/>
      </w:rPr>
    </w:lvl>
    <w:lvl w:ilvl="2" w:tplc="63C4DA28">
      <w:start w:val="1"/>
      <w:numFmt w:val="bullet"/>
      <w:lvlText w:val=""/>
      <w:lvlJc w:val="left"/>
      <w:pPr>
        <w:ind w:left="1713" w:hanging="359"/>
      </w:pPr>
      <w:rPr>
        <w:rFonts w:ascii="Wingdings" w:hAnsi="Wingdings" w:hint="default"/>
      </w:rPr>
    </w:lvl>
    <w:lvl w:ilvl="3" w:tplc="D07236BE">
      <w:start w:val="1"/>
      <w:numFmt w:val="bullet"/>
      <w:lvlText w:val=""/>
      <w:lvlJc w:val="left"/>
      <w:pPr>
        <w:ind w:left="2433" w:hanging="359"/>
      </w:pPr>
      <w:rPr>
        <w:rFonts w:ascii="Symbol" w:hAnsi="Symbol" w:hint="default"/>
      </w:rPr>
    </w:lvl>
    <w:lvl w:ilvl="4" w:tplc="8AEE3E08">
      <w:start w:val="1"/>
      <w:numFmt w:val="bullet"/>
      <w:lvlText w:val="o"/>
      <w:lvlJc w:val="left"/>
      <w:pPr>
        <w:ind w:left="3153" w:hanging="359"/>
      </w:pPr>
      <w:rPr>
        <w:rFonts w:ascii="Courier New" w:hAnsi="Courier New" w:cs="Courier New" w:hint="default"/>
      </w:rPr>
    </w:lvl>
    <w:lvl w:ilvl="5" w:tplc="194A6C5E">
      <w:start w:val="1"/>
      <w:numFmt w:val="bullet"/>
      <w:lvlText w:val=""/>
      <w:lvlJc w:val="left"/>
      <w:pPr>
        <w:ind w:left="3873" w:hanging="359"/>
      </w:pPr>
      <w:rPr>
        <w:rFonts w:ascii="Wingdings" w:hAnsi="Wingdings" w:hint="default"/>
      </w:rPr>
    </w:lvl>
    <w:lvl w:ilvl="6" w:tplc="BB76295A">
      <w:start w:val="1"/>
      <w:numFmt w:val="bullet"/>
      <w:lvlText w:val=""/>
      <w:lvlJc w:val="left"/>
      <w:pPr>
        <w:ind w:left="4593" w:hanging="359"/>
      </w:pPr>
      <w:rPr>
        <w:rFonts w:ascii="Symbol" w:hAnsi="Symbol" w:hint="default"/>
      </w:rPr>
    </w:lvl>
    <w:lvl w:ilvl="7" w:tplc="DE34EA34">
      <w:start w:val="1"/>
      <w:numFmt w:val="bullet"/>
      <w:lvlText w:val="o"/>
      <w:lvlJc w:val="left"/>
      <w:pPr>
        <w:ind w:left="5313" w:hanging="359"/>
      </w:pPr>
      <w:rPr>
        <w:rFonts w:ascii="Courier New" w:hAnsi="Courier New" w:cs="Courier New" w:hint="default"/>
      </w:rPr>
    </w:lvl>
    <w:lvl w:ilvl="8" w:tplc="67300238">
      <w:start w:val="1"/>
      <w:numFmt w:val="bullet"/>
      <w:lvlText w:val=""/>
      <w:lvlJc w:val="left"/>
      <w:pPr>
        <w:ind w:left="6033" w:hanging="359"/>
      </w:pPr>
      <w:rPr>
        <w:rFonts w:ascii="Wingdings" w:hAnsi="Wingdings" w:hint="default"/>
      </w:rPr>
    </w:lvl>
  </w:abstractNum>
  <w:abstractNum w:abstractNumId="29" w15:restartNumberingAfterBreak="0">
    <w:nsid w:val="63726411"/>
    <w:multiLevelType w:val="hybridMultilevel"/>
    <w:tmpl w:val="3752CC60"/>
    <w:lvl w:ilvl="0" w:tplc="256ABF7C">
      <w:start w:val="1"/>
      <w:numFmt w:val="bullet"/>
      <w:lvlText w:val=""/>
      <w:lvlJc w:val="left"/>
      <w:pPr>
        <w:ind w:left="720" w:hanging="359"/>
      </w:pPr>
      <w:rPr>
        <w:rFonts w:ascii="Symbol" w:hAnsi="Symbol" w:hint="default"/>
      </w:rPr>
    </w:lvl>
    <w:lvl w:ilvl="1" w:tplc="8E2256C0">
      <w:start w:val="1"/>
      <w:numFmt w:val="bullet"/>
      <w:lvlText w:val="o"/>
      <w:lvlJc w:val="left"/>
      <w:pPr>
        <w:ind w:left="1440" w:hanging="359"/>
      </w:pPr>
      <w:rPr>
        <w:rFonts w:ascii="Courier New" w:hAnsi="Courier New" w:cs="Courier New" w:hint="default"/>
      </w:rPr>
    </w:lvl>
    <w:lvl w:ilvl="2" w:tplc="66FAE40E">
      <w:start w:val="1"/>
      <w:numFmt w:val="bullet"/>
      <w:lvlText w:val=""/>
      <w:lvlJc w:val="left"/>
      <w:pPr>
        <w:ind w:left="2160" w:hanging="359"/>
      </w:pPr>
      <w:rPr>
        <w:rFonts w:ascii="Wingdings" w:hAnsi="Wingdings" w:hint="default"/>
      </w:rPr>
    </w:lvl>
    <w:lvl w:ilvl="3" w:tplc="8048D8BA">
      <w:start w:val="1"/>
      <w:numFmt w:val="bullet"/>
      <w:lvlText w:val=""/>
      <w:lvlJc w:val="left"/>
      <w:pPr>
        <w:ind w:left="2880" w:hanging="359"/>
      </w:pPr>
      <w:rPr>
        <w:rFonts w:ascii="Symbol" w:hAnsi="Symbol" w:hint="default"/>
      </w:rPr>
    </w:lvl>
    <w:lvl w:ilvl="4" w:tplc="F07A324E">
      <w:start w:val="1"/>
      <w:numFmt w:val="bullet"/>
      <w:lvlText w:val="o"/>
      <w:lvlJc w:val="left"/>
      <w:pPr>
        <w:ind w:left="3600" w:hanging="359"/>
      </w:pPr>
      <w:rPr>
        <w:rFonts w:ascii="Courier New" w:hAnsi="Courier New" w:cs="Courier New" w:hint="default"/>
      </w:rPr>
    </w:lvl>
    <w:lvl w:ilvl="5" w:tplc="65806F90">
      <w:start w:val="1"/>
      <w:numFmt w:val="bullet"/>
      <w:lvlText w:val=""/>
      <w:lvlJc w:val="left"/>
      <w:pPr>
        <w:ind w:left="4320" w:hanging="359"/>
      </w:pPr>
      <w:rPr>
        <w:rFonts w:ascii="Wingdings" w:hAnsi="Wingdings" w:hint="default"/>
      </w:rPr>
    </w:lvl>
    <w:lvl w:ilvl="6" w:tplc="401864DC">
      <w:start w:val="1"/>
      <w:numFmt w:val="bullet"/>
      <w:lvlText w:val=""/>
      <w:lvlJc w:val="left"/>
      <w:pPr>
        <w:ind w:left="5040" w:hanging="359"/>
      </w:pPr>
      <w:rPr>
        <w:rFonts w:ascii="Symbol" w:hAnsi="Symbol" w:hint="default"/>
      </w:rPr>
    </w:lvl>
    <w:lvl w:ilvl="7" w:tplc="E0B28D4E">
      <w:start w:val="1"/>
      <w:numFmt w:val="bullet"/>
      <w:lvlText w:val="o"/>
      <w:lvlJc w:val="left"/>
      <w:pPr>
        <w:ind w:left="5760" w:hanging="359"/>
      </w:pPr>
      <w:rPr>
        <w:rFonts w:ascii="Courier New" w:hAnsi="Courier New" w:cs="Courier New" w:hint="default"/>
      </w:rPr>
    </w:lvl>
    <w:lvl w:ilvl="8" w:tplc="85104B58">
      <w:start w:val="1"/>
      <w:numFmt w:val="bullet"/>
      <w:lvlText w:val=""/>
      <w:lvlJc w:val="left"/>
      <w:pPr>
        <w:ind w:left="6480" w:hanging="359"/>
      </w:pPr>
      <w:rPr>
        <w:rFonts w:ascii="Wingdings" w:hAnsi="Wingdings" w:hint="default"/>
      </w:rPr>
    </w:lvl>
  </w:abstractNum>
  <w:abstractNum w:abstractNumId="30" w15:restartNumberingAfterBreak="0">
    <w:nsid w:val="672A0219"/>
    <w:multiLevelType w:val="hybridMultilevel"/>
    <w:tmpl w:val="4DBA3BD4"/>
    <w:lvl w:ilvl="0" w:tplc="96301BE2">
      <w:start w:val="1"/>
      <w:numFmt w:val="bullet"/>
      <w:lvlText w:val="-"/>
      <w:lvlJc w:val="left"/>
      <w:pPr>
        <w:ind w:left="720" w:hanging="359"/>
      </w:pPr>
      <w:rPr>
        <w:rFonts w:ascii="Calibri" w:eastAsia="Arial" w:hAnsi="Calibri" w:cs="Arial" w:hint="default"/>
      </w:rPr>
    </w:lvl>
    <w:lvl w:ilvl="1" w:tplc="0D748BD8">
      <w:start w:val="1"/>
      <w:numFmt w:val="bullet"/>
      <w:lvlText w:val="o"/>
      <w:lvlJc w:val="left"/>
      <w:pPr>
        <w:ind w:left="1440" w:hanging="359"/>
      </w:pPr>
      <w:rPr>
        <w:rFonts w:ascii="Courier New" w:hAnsi="Courier New" w:cs="Courier New" w:hint="default"/>
      </w:rPr>
    </w:lvl>
    <w:lvl w:ilvl="2" w:tplc="7C0A30BA">
      <w:start w:val="1"/>
      <w:numFmt w:val="bullet"/>
      <w:lvlText w:val=""/>
      <w:lvlJc w:val="left"/>
      <w:pPr>
        <w:ind w:left="2160" w:hanging="359"/>
      </w:pPr>
      <w:rPr>
        <w:rFonts w:ascii="Wingdings" w:hAnsi="Wingdings" w:hint="default"/>
      </w:rPr>
    </w:lvl>
    <w:lvl w:ilvl="3" w:tplc="DA9051C6">
      <w:start w:val="1"/>
      <w:numFmt w:val="bullet"/>
      <w:lvlText w:val=""/>
      <w:lvlJc w:val="left"/>
      <w:pPr>
        <w:ind w:left="2880" w:hanging="359"/>
      </w:pPr>
      <w:rPr>
        <w:rFonts w:ascii="Symbol" w:hAnsi="Symbol" w:hint="default"/>
      </w:rPr>
    </w:lvl>
    <w:lvl w:ilvl="4" w:tplc="8AAC8B9E">
      <w:start w:val="1"/>
      <w:numFmt w:val="bullet"/>
      <w:lvlText w:val="o"/>
      <w:lvlJc w:val="left"/>
      <w:pPr>
        <w:ind w:left="3600" w:hanging="359"/>
      </w:pPr>
      <w:rPr>
        <w:rFonts w:ascii="Courier New" w:hAnsi="Courier New" w:cs="Courier New" w:hint="default"/>
      </w:rPr>
    </w:lvl>
    <w:lvl w:ilvl="5" w:tplc="CECE4F7E">
      <w:start w:val="1"/>
      <w:numFmt w:val="bullet"/>
      <w:lvlText w:val=""/>
      <w:lvlJc w:val="left"/>
      <w:pPr>
        <w:ind w:left="4320" w:hanging="359"/>
      </w:pPr>
      <w:rPr>
        <w:rFonts w:ascii="Wingdings" w:hAnsi="Wingdings" w:hint="default"/>
      </w:rPr>
    </w:lvl>
    <w:lvl w:ilvl="6" w:tplc="21644310">
      <w:start w:val="1"/>
      <w:numFmt w:val="bullet"/>
      <w:lvlText w:val=""/>
      <w:lvlJc w:val="left"/>
      <w:pPr>
        <w:ind w:left="5040" w:hanging="359"/>
      </w:pPr>
      <w:rPr>
        <w:rFonts w:ascii="Symbol" w:hAnsi="Symbol" w:hint="default"/>
      </w:rPr>
    </w:lvl>
    <w:lvl w:ilvl="7" w:tplc="1932122E">
      <w:start w:val="1"/>
      <w:numFmt w:val="bullet"/>
      <w:lvlText w:val="o"/>
      <w:lvlJc w:val="left"/>
      <w:pPr>
        <w:ind w:left="5760" w:hanging="359"/>
      </w:pPr>
      <w:rPr>
        <w:rFonts w:ascii="Courier New" w:hAnsi="Courier New" w:cs="Courier New" w:hint="default"/>
      </w:rPr>
    </w:lvl>
    <w:lvl w:ilvl="8" w:tplc="BF5016D8">
      <w:start w:val="1"/>
      <w:numFmt w:val="bullet"/>
      <w:lvlText w:val=""/>
      <w:lvlJc w:val="left"/>
      <w:pPr>
        <w:ind w:left="6480" w:hanging="359"/>
      </w:pPr>
      <w:rPr>
        <w:rFonts w:ascii="Wingdings" w:hAnsi="Wingdings" w:hint="default"/>
      </w:rPr>
    </w:lvl>
  </w:abstractNum>
  <w:abstractNum w:abstractNumId="31" w15:restartNumberingAfterBreak="0">
    <w:nsid w:val="685D0A18"/>
    <w:multiLevelType w:val="hybridMultilevel"/>
    <w:tmpl w:val="B61CEB8E"/>
    <w:lvl w:ilvl="0" w:tplc="2E387E82">
      <w:start w:val="1"/>
      <w:numFmt w:val="bullet"/>
      <w:lvlText w:val=""/>
      <w:lvlJc w:val="left"/>
      <w:pPr>
        <w:ind w:left="720" w:hanging="359"/>
      </w:pPr>
      <w:rPr>
        <w:rFonts w:ascii="Symbol" w:hAnsi="Symbol" w:hint="default"/>
      </w:rPr>
    </w:lvl>
    <w:lvl w:ilvl="1" w:tplc="B7C0BF5C">
      <w:start w:val="1"/>
      <w:numFmt w:val="bullet"/>
      <w:lvlText w:val="o"/>
      <w:lvlJc w:val="left"/>
      <w:pPr>
        <w:ind w:left="1440" w:hanging="359"/>
      </w:pPr>
      <w:rPr>
        <w:rFonts w:ascii="Courier New" w:hAnsi="Courier New" w:cs="Courier New" w:hint="default"/>
      </w:rPr>
    </w:lvl>
    <w:lvl w:ilvl="2" w:tplc="C6320E4A">
      <w:start w:val="1"/>
      <w:numFmt w:val="bullet"/>
      <w:lvlText w:val=""/>
      <w:lvlJc w:val="left"/>
      <w:pPr>
        <w:ind w:left="2160" w:hanging="359"/>
      </w:pPr>
      <w:rPr>
        <w:rFonts w:ascii="Wingdings" w:hAnsi="Wingdings" w:hint="default"/>
      </w:rPr>
    </w:lvl>
    <w:lvl w:ilvl="3" w:tplc="8DE884B4">
      <w:start w:val="1"/>
      <w:numFmt w:val="bullet"/>
      <w:lvlText w:val=""/>
      <w:lvlJc w:val="left"/>
      <w:pPr>
        <w:ind w:left="2880" w:hanging="359"/>
      </w:pPr>
      <w:rPr>
        <w:rFonts w:ascii="Symbol" w:hAnsi="Symbol" w:hint="default"/>
      </w:rPr>
    </w:lvl>
    <w:lvl w:ilvl="4" w:tplc="4CEEDFEE">
      <w:start w:val="1"/>
      <w:numFmt w:val="bullet"/>
      <w:lvlText w:val="o"/>
      <w:lvlJc w:val="left"/>
      <w:pPr>
        <w:ind w:left="3600" w:hanging="359"/>
      </w:pPr>
      <w:rPr>
        <w:rFonts w:ascii="Courier New" w:hAnsi="Courier New" w:cs="Courier New" w:hint="default"/>
      </w:rPr>
    </w:lvl>
    <w:lvl w:ilvl="5" w:tplc="6F708DC4">
      <w:start w:val="1"/>
      <w:numFmt w:val="bullet"/>
      <w:lvlText w:val=""/>
      <w:lvlJc w:val="left"/>
      <w:pPr>
        <w:ind w:left="4320" w:hanging="359"/>
      </w:pPr>
      <w:rPr>
        <w:rFonts w:ascii="Wingdings" w:hAnsi="Wingdings" w:hint="default"/>
      </w:rPr>
    </w:lvl>
    <w:lvl w:ilvl="6" w:tplc="14C40466">
      <w:start w:val="1"/>
      <w:numFmt w:val="bullet"/>
      <w:lvlText w:val=""/>
      <w:lvlJc w:val="left"/>
      <w:pPr>
        <w:ind w:left="5040" w:hanging="359"/>
      </w:pPr>
      <w:rPr>
        <w:rFonts w:ascii="Symbol" w:hAnsi="Symbol" w:hint="default"/>
      </w:rPr>
    </w:lvl>
    <w:lvl w:ilvl="7" w:tplc="1ACA3114">
      <w:start w:val="1"/>
      <w:numFmt w:val="bullet"/>
      <w:lvlText w:val="o"/>
      <w:lvlJc w:val="left"/>
      <w:pPr>
        <w:ind w:left="5760" w:hanging="359"/>
      </w:pPr>
      <w:rPr>
        <w:rFonts w:ascii="Courier New" w:hAnsi="Courier New" w:cs="Courier New" w:hint="default"/>
      </w:rPr>
    </w:lvl>
    <w:lvl w:ilvl="8" w:tplc="28303F5A">
      <w:start w:val="1"/>
      <w:numFmt w:val="bullet"/>
      <w:lvlText w:val=""/>
      <w:lvlJc w:val="left"/>
      <w:pPr>
        <w:ind w:left="6480" w:hanging="359"/>
      </w:pPr>
      <w:rPr>
        <w:rFonts w:ascii="Wingdings" w:hAnsi="Wingdings" w:hint="default"/>
      </w:rPr>
    </w:lvl>
  </w:abstractNum>
  <w:abstractNum w:abstractNumId="32" w15:restartNumberingAfterBreak="0">
    <w:nsid w:val="6D0B0CE0"/>
    <w:multiLevelType w:val="hybridMultilevel"/>
    <w:tmpl w:val="571C5A14"/>
    <w:lvl w:ilvl="0" w:tplc="36B4272E">
      <w:start w:val="1"/>
      <w:numFmt w:val="bullet"/>
      <w:lvlText w:val=""/>
      <w:lvlJc w:val="left"/>
      <w:pPr>
        <w:ind w:left="720" w:hanging="359"/>
      </w:pPr>
      <w:rPr>
        <w:rFonts w:ascii="Symbol" w:hAnsi="Symbol" w:hint="default"/>
      </w:rPr>
    </w:lvl>
    <w:lvl w:ilvl="1" w:tplc="9B2EAE2E">
      <w:start w:val="1"/>
      <w:numFmt w:val="bullet"/>
      <w:lvlText w:val="o"/>
      <w:lvlJc w:val="left"/>
      <w:pPr>
        <w:ind w:left="1440" w:hanging="359"/>
      </w:pPr>
      <w:rPr>
        <w:rFonts w:ascii="Courier New" w:hAnsi="Courier New" w:cs="Courier New" w:hint="default"/>
      </w:rPr>
    </w:lvl>
    <w:lvl w:ilvl="2" w:tplc="93DCF854">
      <w:start w:val="1"/>
      <w:numFmt w:val="bullet"/>
      <w:lvlText w:val=""/>
      <w:lvlJc w:val="left"/>
      <w:pPr>
        <w:ind w:left="2160" w:hanging="359"/>
      </w:pPr>
      <w:rPr>
        <w:rFonts w:ascii="Wingdings" w:hAnsi="Wingdings" w:hint="default"/>
      </w:rPr>
    </w:lvl>
    <w:lvl w:ilvl="3" w:tplc="4F062CB2">
      <w:start w:val="1"/>
      <w:numFmt w:val="bullet"/>
      <w:lvlText w:val=""/>
      <w:lvlJc w:val="left"/>
      <w:pPr>
        <w:ind w:left="2880" w:hanging="359"/>
      </w:pPr>
      <w:rPr>
        <w:rFonts w:ascii="Symbol" w:hAnsi="Symbol" w:hint="default"/>
      </w:rPr>
    </w:lvl>
    <w:lvl w:ilvl="4" w:tplc="14E4C516">
      <w:start w:val="1"/>
      <w:numFmt w:val="bullet"/>
      <w:lvlText w:val="o"/>
      <w:lvlJc w:val="left"/>
      <w:pPr>
        <w:ind w:left="3600" w:hanging="359"/>
      </w:pPr>
      <w:rPr>
        <w:rFonts w:ascii="Courier New" w:hAnsi="Courier New" w:cs="Courier New" w:hint="default"/>
      </w:rPr>
    </w:lvl>
    <w:lvl w:ilvl="5" w:tplc="8B72273E">
      <w:start w:val="1"/>
      <w:numFmt w:val="bullet"/>
      <w:lvlText w:val=""/>
      <w:lvlJc w:val="left"/>
      <w:pPr>
        <w:ind w:left="4320" w:hanging="359"/>
      </w:pPr>
      <w:rPr>
        <w:rFonts w:ascii="Wingdings" w:hAnsi="Wingdings" w:hint="default"/>
      </w:rPr>
    </w:lvl>
    <w:lvl w:ilvl="6" w:tplc="E0DC1A2C">
      <w:start w:val="1"/>
      <w:numFmt w:val="bullet"/>
      <w:lvlText w:val=""/>
      <w:lvlJc w:val="left"/>
      <w:pPr>
        <w:ind w:left="5040" w:hanging="359"/>
      </w:pPr>
      <w:rPr>
        <w:rFonts w:ascii="Symbol" w:hAnsi="Symbol" w:hint="default"/>
      </w:rPr>
    </w:lvl>
    <w:lvl w:ilvl="7" w:tplc="5F001BE4">
      <w:start w:val="1"/>
      <w:numFmt w:val="bullet"/>
      <w:lvlText w:val="o"/>
      <w:lvlJc w:val="left"/>
      <w:pPr>
        <w:ind w:left="5760" w:hanging="359"/>
      </w:pPr>
      <w:rPr>
        <w:rFonts w:ascii="Courier New" w:hAnsi="Courier New" w:cs="Courier New" w:hint="default"/>
      </w:rPr>
    </w:lvl>
    <w:lvl w:ilvl="8" w:tplc="39AE15EC">
      <w:start w:val="1"/>
      <w:numFmt w:val="bullet"/>
      <w:lvlText w:val=""/>
      <w:lvlJc w:val="left"/>
      <w:pPr>
        <w:ind w:left="6480" w:hanging="359"/>
      </w:pPr>
      <w:rPr>
        <w:rFonts w:ascii="Wingdings" w:hAnsi="Wingdings" w:hint="default"/>
      </w:rPr>
    </w:lvl>
  </w:abstractNum>
  <w:abstractNum w:abstractNumId="33" w15:restartNumberingAfterBreak="0">
    <w:nsid w:val="6E7247B5"/>
    <w:multiLevelType w:val="hybridMultilevel"/>
    <w:tmpl w:val="3AC863D2"/>
    <w:lvl w:ilvl="0" w:tplc="0662503A">
      <w:start w:val="1"/>
      <w:numFmt w:val="bullet"/>
      <w:lvlText w:val=""/>
      <w:lvlJc w:val="left"/>
      <w:pPr>
        <w:ind w:left="720" w:hanging="359"/>
      </w:pPr>
      <w:rPr>
        <w:rFonts w:ascii="Symbol" w:hAnsi="Symbol" w:hint="default"/>
      </w:rPr>
    </w:lvl>
    <w:lvl w:ilvl="1" w:tplc="323447B2">
      <w:start w:val="1"/>
      <w:numFmt w:val="bullet"/>
      <w:lvlText w:val="o"/>
      <w:lvlJc w:val="left"/>
      <w:pPr>
        <w:ind w:left="1440" w:hanging="359"/>
      </w:pPr>
      <w:rPr>
        <w:rFonts w:ascii="Courier New" w:hAnsi="Courier New" w:cs="Courier New" w:hint="default"/>
      </w:rPr>
    </w:lvl>
    <w:lvl w:ilvl="2" w:tplc="F5986CCE">
      <w:start w:val="1"/>
      <w:numFmt w:val="bullet"/>
      <w:lvlText w:val=""/>
      <w:lvlJc w:val="left"/>
      <w:pPr>
        <w:ind w:left="2160" w:hanging="359"/>
      </w:pPr>
      <w:rPr>
        <w:rFonts w:ascii="Wingdings" w:hAnsi="Wingdings" w:hint="default"/>
      </w:rPr>
    </w:lvl>
    <w:lvl w:ilvl="3" w:tplc="86C0ED1C">
      <w:start w:val="1"/>
      <w:numFmt w:val="bullet"/>
      <w:lvlText w:val=""/>
      <w:lvlJc w:val="left"/>
      <w:pPr>
        <w:ind w:left="2880" w:hanging="359"/>
      </w:pPr>
      <w:rPr>
        <w:rFonts w:ascii="Symbol" w:hAnsi="Symbol" w:hint="default"/>
      </w:rPr>
    </w:lvl>
    <w:lvl w:ilvl="4" w:tplc="F00CB134">
      <w:start w:val="1"/>
      <w:numFmt w:val="bullet"/>
      <w:lvlText w:val="o"/>
      <w:lvlJc w:val="left"/>
      <w:pPr>
        <w:ind w:left="3600" w:hanging="359"/>
      </w:pPr>
      <w:rPr>
        <w:rFonts w:ascii="Courier New" w:hAnsi="Courier New" w:cs="Courier New" w:hint="default"/>
      </w:rPr>
    </w:lvl>
    <w:lvl w:ilvl="5" w:tplc="CA9A0B04">
      <w:start w:val="1"/>
      <w:numFmt w:val="bullet"/>
      <w:lvlText w:val=""/>
      <w:lvlJc w:val="left"/>
      <w:pPr>
        <w:ind w:left="4320" w:hanging="359"/>
      </w:pPr>
      <w:rPr>
        <w:rFonts w:ascii="Wingdings" w:hAnsi="Wingdings" w:hint="default"/>
      </w:rPr>
    </w:lvl>
    <w:lvl w:ilvl="6" w:tplc="FCAAC238">
      <w:start w:val="1"/>
      <w:numFmt w:val="bullet"/>
      <w:lvlText w:val=""/>
      <w:lvlJc w:val="left"/>
      <w:pPr>
        <w:ind w:left="5040" w:hanging="359"/>
      </w:pPr>
      <w:rPr>
        <w:rFonts w:ascii="Symbol" w:hAnsi="Symbol" w:hint="default"/>
      </w:rPr>
    </w:lvl>
    <w:lvl w:ilvl="7" w:tplc="75908F66">
      <w:start w:val="1"/>
      <w:numFmt w:val="bullet"/>
      <w:lvlText w:val="o"/>
      <w:lvlJc w:val="left"/>
      <w:pPr>
        <w:ind w:left="5760" w:hanging="359"/>
      </w:pPr>
      <w:rPr>
        <w:rFonts w:ascii="Courier New" w:hAnsi="Courier New" w:cs="Courier New" w:hint="default"/>
      </w:rPr>
    </w:lvl>
    <w:lvl w:ilvl="8" w:tplc="D0F27CA4">
      <w:start w:val="1"/>
      <w:numFmt w:val="bullet"/>
      <w:lvlText w:val=""/>
      <w:lvlJc w:val="left"/>
      <w:pPr>
        <w:ind w:left="6480" w:hanging="359"/>
      </w:pPr>
      <w:rPr>
        <w:rFonts w:ascii="Wingdings" w:hAnsi="Wingdings" w:hint="default"/>
      </w:rPr>
    </w:lvl>
  </w:abstractNum>
  <w:abstractNum w:abstractNumId="34" w15:restartNumberingAfterBreak="0">
    <w:nsid w:val="722D7B1C"/>
    <w:multiLevelType w:val="hybridMultilevel"/>
    <w:tmpl w:val="7CA89E9E"/>
    <w:lvl w:ilvl="0" w:tplc="BE94AD56">
      <w:start w:val="1"/>
      <w:numFmt w:val="bullet"/>
      <w:lvlText w:val=""/>
      <w:lvlJc w:val="left"/>
      <w:pPr>
        <w:ind w:left="720" w:hanging="359"/>
      </w:pPr>
      <w:rPr>
        <w:rFonts w:ascii="Symbol" w:hAnsi="Symbol" w:hint="default"/>
      </w:rPr>
    </w:lvl>
    <w:lvl w:ilvl="1" w:tplc="61E869D4">
      <w:start w:val="1"/>
      <w:numFmt w:val="bullet"/>
      <w:lvlText w:val="o"/>
      <w:lvlJc w:val="left"/>
      <w:pPr>
        <w:ind w:left="1440" w:hanging="359"/>
      </w:pPr>
      <w:rPr>
        <w:rFonts w:ascii="Courier New" w:hAnsi="Courier New" w:cs="Courier New" w:hint="default"/>
      </w:rPr>
    </w:lvl>
    <w:lvl w:ilvl="2" w:tplc="779049FE">
      <w:start w:val="1"/>
      <w:numFmt w:val="bullet"/>
      <w:lvlText w:val=""/>
      <w:lvlJc w:val="left"/>
      <w:pPr>
        <w:ind w:left="2160" w:hanging="359"/>
      </w:pPr>
      <w:rPr>
        <w:rFonts w:ascii="Wingdings" w:hAnsi="Wingdings" w:hint="default"/>
      </w:rPr>
    </w:lvl>
    <w:lvl w:ilvl="3" w:tplc="FBAA5122">
      <w:start w:val="1"/>
      <w:numFmt w:val="bullet"/>
      <w:lvlText w:val=""/>
      <w:lvlJc w:val="left"/>
      <w:pPr>
        <w:ind w:left="2880" w:hanging="359"/>
      </w:pPr>
      <w:rPr>
        <w:rFonts w:ascii="Symbol" w:hAnsi="Symbol" w:hint="default"/>
      </w:rPr>
    </w:lvl>
    <w:lvl w:ilvl="4" w:tplc="0B40DA82">
      <w:start w:val="1"/>
      <w:numFmt w:val="bullet"/>
      <w:lvlText w:val="o"/>
      <w:lvlJc w:val="left"/>
      <w:pPr>
        <w:ind w:left="3600" w:hanging="359"/>
      </w:pPr>
      <w:rPr>
        <w:rFonts w:ascii="Courier New" w:hAnsi="Courier New" w:cs="Courier New" w:hint="default"/>
      </w:rPr>
    </w:lvl>
    <w:lvl w:ilvl="5" w:tplc="2E5E5284">
      <w:start w:val="1"/>
      <w:numFmt w:val="bullet"/>
      <w:lvlText w:val=""/>
      <w:lvlJc w:val="left"/>
      <w:pPr>
        <w:ind w:left="4320" w:hanging="359"/>
      </w:pPr>
      <w:rPr>
        <w:rFonts w:ascii="Wingdings" w:hAnsi="Wingdings" w:hint="default"/>
      </w:rPr>
    </w:lvl>
    <w:lvl w:ilvl="6" w:tplc="E4A06B58">
      <w:start w:val="1"/>
      <w:numFmt w:val="bullet"/>
      <w:lvlText w:val=""/>
      <w:lvlJc w:val="left"/>
      <w:pPr>
        <w:ind w:left="5040" w:hanging="359"/>
      </w:pPr>
      <w:rPr>
        <w:rFonts w:ascii="Symbol" w:hAnsi="Symbol" w:hint="default"/>
      </w:rPr>
    </w:lvl>
    <w:lvl w:ilvl="7" w:tplc="A1606C3E">
      <w:start w:val="1"/>
      <w:numFmt w:val="bullet"/>
      <w:lvlText w:val="o"/>
      <w:lvlJc w:val="left"/>
      <w:pPr>
        <w:ind w:left="5760" w:hanging="359"/>
      </w:pPr>
      <w:rPr>
        <w:rFonts w:ascii="Courier New" w:hAnsi="Courier New" w:cs="Courier New" w:hint="default"/>
      </w:rPr>
    </w:lvl>
    <w:lvl w:ilvl="8" w:tplc="E5DCC81C">
      <w:start w:val="1"/>
      <w:numFmt w:val="bullet"/>
      <w:lvlText w:val=""/>
      <w:lvlJc w:val="left"/>
      <w:pPr>
        <w:ind w:left="6480" w:hanging="359"/>
      </w:pPr>
      <w:rPr>
        <w:rFonts w:ascii="Wingdings" w:hAnsi="Wingdings" w:hint="default"/>
      </w:rPr>
    </w:lvl>
  </w:abstractNum>
  <w:abstractNum w:abstractNumId="35" w15:restartNumberingAfterBreak="0">
    <w:nsid w:val="79492FF7"/>
    <w:multiLevelType w:val="hybridMultilevel"/>
    <w:tmpl w:val="C8FCF486"/>
    <w:lvl w:ilvl="0" w:tplc="6B9E0182">
      <w:start w:val="1"/>
      <w:numFmt w:val="bullet"/>
      <w:lvlText w:val=""/>
      <w:lvlJc w:val="left"/>
      <w:pPr>
        <w:ind w:left="207" w:hanging="359"/>
      </w:pPr>
      <w:rPr>
        <w:rFonts w:ascii="Symbol" w:hAnsi="Symbol" w:hint="default"/>
      </w:rPr>
    </w:lvl>
    <w:lvl w:ilvl="1" w:tplc="0F9ADE2E">
      <w:start w:val="1"/>
      <w:numFmt w:val="bullet"/>
      <w:lvlText w:val="o"/>
      <w:lvlJc w:val="left"/>
      <w:pPr>
        <w:ind w:left="927" w:hanging="359"/>
      </w:pPr>
      <w:rPr>
        <w:rFonts w:ascii="Courier New" w:hAnsi="Courier New" w:cs="Courier New" w:hint="default"/>
      </w:rPr>
    </w:lvl>
    <w:lvl w:ilvl="2" w:tplc="197037B0">
      <w:start w:val="1"/>
      <w:numFmt w:val="bullet"/>
      <w:lvlText w:val=""/>
      <w:lvlJc w:val="left"/>
      <w:pPr>
        <w:ind w:left="1647" w:hanging="359"/>
      </w:pPr>
      <w:rPr>
        <w:rFonts w:ascii="Wingdings" w:hAnsi="Wingdings" w:hint="default"/>
      </w:rPr>
    </w:lvl>
    <w:lvl w:ilvl="3" w:tplc="CE9002A2">
      <w:start w:val="1"/>
      <w:numFmt w:val="bullet"/>
      <w:lvlText w:val=""/>
      <w:lvlJc w:val="left"/>
      <w:pPr>
        <w:ind w:left="2367" w:hanging="359"/>
      </w:pPr>
      <w:rPr>
        <w:rFonts w:ascii="Symbol" w:hAnsi="Symbol" w:hint="default"/>
      </w:rPr>
    </w:lvl>
    <w:lvl w:ilvl="4" w:tplc="757ED1DC">
      <w:start w:val="1"/>
      <w:numFmt w:val="bullet"/>
      <w:lvlText w:val="o"/>
      <w:lvlJc w:val="left"/>
      <w:pPr>
        <w:ind w:left="3087" w:hanging="359"/>
      </w:pPr>
      <w:rPr>
        <w:rFonts w:ascii="Courier New" w:hAnsi="Courier New" w:cs="Courier New" w:hint="default"/>
      </w:rPr>
    </w:lvl>
    <w:lvl w:ilvl="5" w:tplc="7070EE2C">
      <w:start w:val="1"/>
      <w:numFmt w:val="bullet"/>
      <w:lvlText w:val=""/>
      <w:lvlJc w:val="left"/>
      <w:pPr>
        <w:ind w:left="3807" w:hanging="359"/>
      </w:pPr>
      <w:rPr>
        <w:rFonts w:ascii="Wingdings" w:hAnsi="Wingdings" w:hint="default"/>
      </w:rPr>
    </w:lvl>
    <w:lvl w:ilvl="6" w:tplc="D452D014">
      <w:start w:val="1"/>
      <w:numFmt w:val="bullet"/>
      <w:lvlText w:val=""/>
      <w:lvlJc w:val="left"/>
      <w:pPr>
        <w:ind w:left="4527" w:hanging="359"/>
      </w:pPr>
      <w:rPr>
        <w:rFonts w:ascii="Symbol" w:hAnsi="Symbol" w:hint="default"/>
      </w:rPr>
    </w:lvl>
    <w:lvl w:ilvl="7" w:tplc="2AEABCAC">
      <w:start w:val="1"/>
      <w:numFmt w:val="bullet"/>
      <w:lvlText w:val="o"/>
      <w:lvlJc w:val="left"/>
      <w:pPr>
        <w:ind w:left="5247" w:hanging="359"/>
      </w:pPr>
      <w:rPr>
        <w:rFonts w:ascii="Courier New" w:hAnsi="Courier New" w:cs="Courier New" w:hint="default"/>
      </w:rPr>
    </w:lvl>
    <w:lvl w:ilvl="8" w:tplc="89167490">
      <w:start w:val="1"/>
      <w:numFmt w:val="bullet"/>
      <w:lvlText w:val=""/>
      <w:lvlJc w:val="left"/>
      <w:pPr>
        <w:ind w:left="5967" w:hanging="359"/>
      </w:pPr>
      <w:rPr>
        <w:rFonts w:ascii="Wingdings" w:hAnsi="Wingdings" w:hint="default"/>
      </w:rPr>
    </w:lvl>
  </w:abstractNum>
  <w:abstractNum w:abstractNumId="36" w15:restartNumberingAfterBreak="0">
    <w:nsid w:val="7B3F6BD3"/>
    <w:multiLevelType w:val="hybridMultilevel"/>
    <w:tmpl w:val="86504A64"/>
    <w:lvl w:ilvl="0" w:tplc="6B08804C">
      <w:start w:val="1"/>
      <w:numFmt w:val="bullet"/>
      <w:lvlText w:val=""/>
      <w:lvlJc w:val="left"/>
      <w:pPr>
        <w:ind w:left="720" w:hanging="359"/>
      </w:pPr>
      <w:rPr>
        <w:rFonts w:ascii="Symbol" w:hAnsi="Symbol" w:hint="default"/>
      </w:rPr>
    </w:lvl>
    <w:lvl w:ilvl="1" w:tplc="581EDFD6">
      <w:start w:val="1"/>
      <w:numFmt w:val="bullet"/>
      <w:lvlText w:val="o"/>
      <w:lvlJc w:val="left"/>
      <w:pPr>
        <w:ind w:left="1440" w:hanging="359"/>
      </w:pPr>
      <w:rPr>
        <w:rFonts w:ascii="Courier New" w:hAnsi="Courier New" w:cs="Courier New" w:hint="default"/>
      </w:rPr>
    </w:lvl>
    <w:lvl w:ilvl="2" w:tplc="9EBE48D4">
      <w:start w:val="1"/>
      <w:numFmt w:val="bullet"/>
      <w:lvlText w:val=""/>
      <w:lvlJc w:val="left"/>
      <w:pPr>
        <w:ind w:left="2160" w:hanging="359"/>
      </w:pPr>
      <w:rPr>
        <w:rFonts w:ascii="Wingdings" w:hAnsi="Wingdings" w:hint="default"/>
      </w:rPr>
    </w:lvl>
    <w:lvl w:ilvl="3" w:tplc="520A9FFA">
      <w:start w:val="1"/>
      <w:numFmt w:val="bullet"/>
      <w:lvlText w:val=""/>
      <w:lvlJc w:val="left"/>
      <w:pPr>
        <w:ind w:left="2880" w:hanging="359"/>
      </w:pPr>
      <w:rPr>
        <w:rFonts w:ascii="Symbol" w:hAnsi="Symbol" w:hint="default"/>
      </w:rPr>
    </w:lvl>
    <w:lvl w:ilvl="4" w:tplc="A47005C4">
      <w:start w:val="1"/>
      <w:numFmt w:val="bullet"/>
      <w:lvlText w:val="o"/>
      <w:lvlJc w:val="left"/>
      <w:pPr>
        <w:ind w:left="3600" w:hanging="359"/>
      </w:pPr>
      <w:rPr>
        <w:rFonts w:ascii="Courier New" w:hAnsi="Courier New" w:cs="Courier New" w:hint="default"/>
      </w:rPr>
    </w:lvl>
    <w:lvl w:ilvl="5" w:tplc="A0AC5C02">
      <w:start w:val="1"/>
      <w:numFmt w:val="bullet"/>
      <w:lvlText w:val=""/>
      <w:lvlJc w:val="left"/>
      <w:pPr>
        <w:ind w:left="4320" w:hanging="359"/>
      </w:pPr>
      <w:rPr>
        <w:rFonts w:ascii="Wingdings" w:hAnsi="Wingdings" w:hint="default"/>
      </w:rPr>
    </w:lvl>
    <w:lvl w:ilvl="6" w:tplc="33E2AFDC">
      <w:start w:val="1"/>
      <w:numFmt w:val="bullet"/>
      <w:lvlText w:val=""/>
      <w:lvlJc w:val="left"/>
      <w:pPr>
        <w:ind w:left="5040" w:hanging="359"/>
      </w:pPr>
      <w:rPr>
        <w:rFonts w:ascii="Symbol" w:hAnsi="Symbol" w:hint="default"/>
      </w:rPr>
    </w:lvl>
    <w:lvl w:ilvl="7" w:tplc="1388BFB8">
      <w:start w:val="1"/>
      <w:numFmt w:val="bullet"/>
      <w:lvlText w:val="o"/>
      <w:lvlJc w:val="left"/>
      <w:pPr>
        <w:ind w:left="5760" w:hanging="359"/>
      </w:pPr>
      <w:rPr>
        <w:rFonts w:ascii="Courier New" w:hAnsi="Courier New" w:cs="Courier New" w:hint="default"/>
      </w:rPr>
    </w:lvl>
    <w:lvl w:ilvl="8" w:tplc="AB3CB222">
      <w:start w:val="1"/>
      <w:numFmt w:val="bullet"/>
      <w:lvlText w:val=""/>
      <w:lvlJc w:val="left"/>
      <w:pPr>
        <w:ind w:left="6480" w:hanging="359"/>
      </w:pPr>
      <w:rPr>
        <w:rFonts w:ascii="Wingdings" w:hAnsi="Wingdings" w:hint="default"/>
      </w:rPr>
    </w:lvl>
  </w:abstractNum>
  <w:abstractNum w:abstractNumId="37" w15:restartNumberingAfterBreak="0">
    <w:nsid w:val="7CAB7F27"/>
    <w:multiLevelType w:val="hybridMultilevel"/>
    <w:tmpl w:val="AE8CB93E"/>
    <w:lvl w:ilvl="0" w:tplc="2B780C78">
      <w:start w:val="1"/>
      <w:numFmt w:val="bullet"/>
      <w:lvlText w:val=""/>
      <w:lvlJc w:val="left"/>
      <w:pPr>
        <w:ind w:left="720" w:hanging="359"/>
      </w:pPr>
      <w:rPr>
        <w:rFonts w:ascii="Symbol" w:hAnsi="Symbol" w:hint="default"/>
      </w:rPr>
    </w:lvl>
    <w:lvl w:ilvl="1" w:tplc="D8DCF902">
      <w:start w:val="1"/>
      <w:numFmt w:val="bullet"/>
      <w:lvlText w:val="o"/>
      <w:lvlJc w:val="left"/>
      <w:pPr>
        <w:ind w:left="1440" w:hanging="359"/>
      </w:pPr>
      <w:rPr>
        <w:rFonts w:ascii="Courier New" w:hAnsi="Courier New" w:cs="Courier New" w:hint="default"/>
      </w:rPr>
    </w:lvl>
    <w:lvl w:ilvl="2" w:tplc="5D18FC88">
      <w:start w:val="1"/>
      <w:numFmt w:val="bullet"/>
      <w:lvlText w:val=""/>
      <w:lvlJc w:val="left"/>
      <w:pPr>
        <w:ind w:left="2160" w:hanging="359"/>
      </w:pPr>
      <w:rPr>
        <w:rFonts w:ascii="Wingdings" w:hAnsi="Wingdings" w:hint="default"/>
      </w:rPr>
    </w:lvl>
    <w:lvl w:ilvl="3" w:tplc="6FF0AD62">
      <w:start w:val="1"/>
      <w:numFmt w:val="bullet"/>
      <w:lvlText w:val=""/>
      <w:lvlJc w:val="left"/>
      <w:pPr>
        <w:ind w:left="2880" w:hanging="359"/>
      </w:pPr>
      <w:rPr>
        <w:rFonts w:ascii="Symbol" w:hAnsi="Symbol" w:hint="default"/>
      </w:rPr>
    </w:lvl>
    <w:lvl w:ilvl="4" w:tplc="235615B4">
      <w:start w:val="1"/>
      <w:numFmt w:val="bullet"/>
      <w:lvlText w:val="o"/>
      <w:lvlJc w:val="left"/>
      <w:pPr>
        <w:ind w:left="3600" w:hanging="359"/>
      </w:pPr>
      <w:rPr>
        <w:rFonts w:ascii="Courier New" w:hAnsi="Courier New" w:cs="Courier New" w:hint="default"/>
      </w:rPr>
    </w:lvl>
    <w:lvl w:ilvl="5" w:tplc="DA9A0238">
      <w:start w:val="1"/>
      <w:numFmt w:val="bullet"/>
      <w:lvlText w:val=""/>
      <w:lvlJc w:val="left"/>
      <w:pPr>
        <w:ind w:left="4320" w:hanging="359"/>
      </w:pPr>
      <w:rPr>
        <w:rFonts w:ascii="Wingdings" w:hAnsi="Wingdings" w:hint="default"/>
      </w:rPr>
    </w:lvl>
    <w:lvl w:ilvl="6" w:tplc="7D3A9936">
      <w:start w:val="1"/>
      <w:numFmt w:val="bullet"/>
      <w:lvlText w:val=""/>
      <w:lvlJc w:val="left"/>
      <w:pPr>
        <w:ind w:left="5040" w:hanging="359"/>
      </w:pPr>
      <w:rPr>
        <w:rFonts w:ascii="Symbol" w:hAnsi="Symbol" w:hint="default"/>
      </w:rPr>
    </w:lvl>
    <w:lvl w:ilvl="7" w:tplc="44781F80">
      <w:start w:val="1"/>
      <w:numFmt w:val="bullet"/>
      <w:lvlText w:val="o"/>
      <w:lvlJc w:val="left"/>
      <w:pPr>
        <w:ind w:left="5760" w:hanging="359"/>
      </w:pPr>
      <w:rPr>
        <w:rFonts w:ascii="Courier New" w:hAnsi="Courier New" w:cs="Courier New" w:hint="default"/>
      </w:rPr>
    </w:lvl>
    <w:lvl w:ilvl="8" w:tplc="BD643A0A">
      <w:start w:val="1"/>
      <w:numFmt w:val="bullet"/>
      <w:lvlText w:val=""/>
      <w:lvlJc w:val="left"/>
      <w:pPr>
        <w:ind w:left="6480" w:hanging="359"/>
      </w:pPr>
      <w:rPr>
        <w:rFonts w:ascii="Wingdings" w:hAnsi="Wingdings" w:hint="default"/>
      </w:rPr>
    </w:lvl>
  </w:abstractNum>
  <w:num w:numId="1" w16cid:durableId="261374834">
    <w:abstractNumId w:val="11"/>
  </w:num>
  <w:num w:numId="2" w16cid:durableId="1891723033">
    <w:abstractNumId w:val="27"/>
  </w:num>
  <w:num w:numId="3" w16cid:durableId="321739862">
    <w:abstractNumId w:val="9"/>
  </w:num>
  <w:num w:numId="4" w16cid:durableId="1904173748">
    <w:abstractNumId w:val="17"/>
  </w:num>
  <w:num w:numId="5" w16cid:durableId="793256195">
    <w:abstractNumId w:val="6"/>
  </w:num>
  <w:num w:numId="6" w16cid:durableId="421073873">
    <w:abstractNumId w:val="7"/>
  </w:num>
  <w:num w:numId="7" w16cid:durableId="1412503930">
    <w:abstractNumId w:val="36"/>
  </w:num>
  <w:num w:numId="8" w16cid:durableId="809979933">
    <w:abstractNumId w:val="13"/>
  </w:num>
  <w:num w:numId="9" w16cid:durableId="103617023">
    <w:abstractNumId w:val="35"/>
  </w:num>
  <w:num w:numId="10" w16cid:durableId="1386371590">
    <w:abstractNumId w:val="12"/>
  </w:num>
  <w:num w:numId="11" w16cid:durableId="940263988">
    <w:abstractNumId w:val="24"/>
  </w:num>
  <w:num w:numId="12" w16cid:durableId="648943280">
    <w:abstractNumId w:val="23"/>
  </w:num>
  <w:num w:numId="13" w16cid:durableId="103230074">
    <w:abstractNumId w:val="37"/>
  </w:num>
  <w:num w:numId="14" w16cid:durableId="467089935">
    <w:abstractNumId w:val="4"/>
  </w:num>
  <w:num w:numId="15" w16cid:durableId="1144616461">
    <w:abstractNumId w:val="19"/>
  </w:num>
  <w:num w:numId="16" w16cid:durableId="153382332">
    <w:abstractNumId w:val="15"/>
  </w:num>
  <w:num w:numId="17" w16cid:durableId="361175155">
    <w:abstractNumId w:val="25"/>
  </w:num>
  <w:num w:numId="18" w16cid:durableId="13508719">
    <w:abstractNumId w:val="3"/>
  </w:num>
  <w:num w:numId="19" w16cid:durableId="2108109078">
    <w:abstractNumId w:val="18"/>
  </w:num>
  <w:num w:numId="20" w16cid:durableId="1453327993">
    <w:abstractNumId w:val="5"/>
  </w:num>
  <w:num w:numId="21" w16cid:durableId="712653759">
    <w:abstractNumId w:val="30"/>
  </w:num>
  <w:num w:numId="22" w16cid:durableId="1625620847">
    <w:abstractNumId w:val="26"/>
  </w:num>
  <w:num w:numId="23" w16cid:durableId="1888031157">
    <w:abstractNumId w:val="16"/>
  </w:num>
  <w:num w:numId="24" w16cid:durableId="520359005">
    <w:abstractNumId w:val="28"/>
  </w:num>
  <w:num w:numId="25" w16cid:durableId="1476412133">
    <w:abstractNumId w:val="14"/>
  </w:num>
  <w:num w:numId="26" w16cid:durableId="775977076">
    <w:abstractNumId w:val="33"/>
  </w:num>
  <w:num w:numId="27" w16cid:durableId="2027321335">
    <w:abstractNumId w:val="8"/>
  </w:num>
  <w:num w:numId="28" w16cid:durableId="781917889">
    <w:abstractNumId w:val="29"/>
  </w:num>
  <w:num w:numId="29" w16cid:durableId="887910364">
    <w:abstractNumId w:val="0"/>
  </w:num>
  <w:num w:numId="30" w16cid:durableId="104814636">
    <w:abstractNumId w:val="22"/>
  </w:num>
  <w:num w:numId="31" w16cid:durableId="1836188083">
    <w:abstractNumId w:val="31"/>
  </w:num>
  <w:num w:numId="32" w16cid:durableId="2038000211">
    <w:abstractNumId w:val="34"/>
  </w:num>
  <w:num w:numId="33" w16cid:durableId="874391260">
    <w:abstractNumId w:val="21"/>
  </w:num>
  <w:num w:numId="34" w16cid:durableId="1416585320">
    <w:abstractNumId w:val="32"/>
  </w:num>
  <w:num w:numId="35" w16cid:durableId="554048231">
    <w:abstractNumId w:val="10"/>
  </w:num>
  <w:num w:numId="36" w16cid:durableId="1108114994">
    <w:abstractNumId w:val="1"/>
  </w:num>
  <w:num w:numId="37" w16cid:durableId="1688092618">
    <w:abstractNumId w:val="20"/>
  </w:num>
  <w:num w:numId="38" w16cid:durableId="92808192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ra Diethelm">
    <w15:presenceInfo w15:providerId="Windows Live" w15:userId="aa756e1db070d33c"/>
  </w15:person>
  <w15:person w15:author="Malambré, Julia | Wissensfabrik">
    <w15:presenceInfo w15:providerId="AD" w15:userId="S::Julia.Malambre@wissensfabrik.de::d294621f-9b82-49bc-8b6c-776d6cf9ddf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06"/>
  <w:proofState w:spelling="clean" w:grammar="clean"/>
  <w:trackRevisio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276EF"/>
    <w:rsid w:val="00094581"/>
    <w:rsid w:val="000F5067"/>
    <w:rsid w:val="00125EBE"/>
    <w:rsid w:val="00283316"/>
    <w:rsid w:val="003D35C4"/>
    <w:rsid w:val="004B3FE9"/>
    <w:rsid w:val="00556ED5"/>
    <w:rsid w:val="00653193"/>
    <w:rsid w:val="00787914"/>
    <w:rsid w:val="008079CD"/>
    <w:rsid w:val="00822B07"/>
    <w:rsid w:val="00932D0E"/>
    <w:rsid w:val="00A622DE"/>
    <w:rsid w:val="00C076D8"/>
    <w:rsid w:val="00C276EF"/>
    <w:rsid w:val="00C93125"/>
    <w:rsid w:val="00CF1138"/>
    <w:rsid w:val="00D05FE5"/>
    <w:rsid w:val="00DB5093"/>
    <w:rsid w:val="00DE7F70"/>
    <w:rsid w:val="00E22815"/>
    <w:rsid w:val="00ED4CCD"/>
    <w:rsid w:val="00F20F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2F8B37"/>
  <w15:docId w15:val="{6137ED81-C406-4CA7-A24D-1B4164C18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DE" w:eastAsia="en-US" w:bidi="ar-SA"/>
      </w:rPr>
    </w:rPrDefault>
    <w:pPrDefault>
      <w:pPr>
        <w:pBdr>
          <w:top w:val="none" w:sz="4" w:space="0" w:color="000000"/>
          <w:left w:val="none" w:sz="4" w:space="0" w:color="000000"/>
          <w:bottom w:val="none" w:sz="4" w:space="0" w:color="000000"/>
          <w:right w:val="none" w:sz="4" w:space="0" w:color="000000"/>
          <w:between w:val="none" w:sz="4" w:space="0" w:color="000000"/>
        </w:pBd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E7F70"/>
    <w:pPr>
      <w:spacing w:line="288" w:lineRule="auto"/>
    </w:pPr>
    <w:rPr>
      <w:rFonts w:ascii="Helvetica 45" w:hAnsi="Helvetica 45"/>
      <w:bCs/>
      <w:sz w:val="21"/>
      <w:lang w:eastAsia="de-DE"/>
    </w:rPr>
  </w:style>
  <w:style w:type="paragraph" w:styleId="berschrift1">
    <w:name w:val="heading 1"/>
    <w:basedOn w:val="Standard"/>
    <w:next w:val="Standard"/>
    <w:uiPriority w:val="9"/>
    <w:qFormat/>
    <w:pPr>
      <w:keepNext/>
      <w:keepLines/>
      <w:numPr>
        <w:numId w:val="5"/>
      </w:numPr>
      <w:spacing w:before="760" w:line="240" w:lineRule="auto"/>
      <w:outlineLvl w:val="0"/>
    </w:pPr>
    <w:rPr>
      <w:rFonts w:ascii="Helvetica 65" w:hAnsi="Helvetica 65"/>
      <w:bCs w:val="0"/>
      <w:color w:val="000000" w:themeColor="text1"/>
      <w:sz w:val="28"/>
      <w:szCs w:val="36"/>
    </w:rPr>
  </w:style>
  <w:style w:type="paragraph" w:styleId="berschrift2">
    <w:name w:val="heading 2"/>
    <w:basedOn w:val="Standard"/>
    <w:next w:val="Standard"/>
    <w:uiPriority w:val="9"/>
    <w:unhideWhenUsed/>
    <w:qFormat/>
    <w:pPr>
      <w:keepNext/>
      <w:keepLines/>
      <w:numPr>
        <w:ilvl w:val="1"/>
        <w:numId w:val="5"/>
      </w:numPr>
      <w:spacing w:before="520" w:after="120"/>
      <w:outlineLvl w:val="1"/>
    </w:pPr>
    <w:rPr>
      <w:rFonts w:ascii="Helvetica 65" w:hAnsi="Helvetica 65"/>
      <w:bCs w:val="0"/>
      <w:color w:val="000000" w:themeColor="text1"/>
      <w:sz w:val="24"/>
      <w:szCs w:val="28"/>
    </w:rPr>
  </w:style>
  <w:style w:type="paragraph" w:styleId="berschrift3">
    <w:name w:val="heading 3"/>
    <w:basedOn w:val="Standard"/>
    <w:next w:val="Standard"/>
    <w:uiPriority w:val="9"/>
    <w:unhideWhenUsed/>
    <w:qFormat/>
    <w:pPr>
      <w:keepNext/>
      <w:keepLines/>
      <w:numPr>
        <w:ilvl w:val="2"/>
        <w:numId w:val="5"/>
      </w:numPr>
      <w:spacing w:before="120" w:after="120"/>
      <w:outlineLvl w:val="2"/>
    </w:pPr>
    <w:rPr>
      <w:rFonts w:ascii="Helvetica 65" w:hAnsi="Helvetica 65"/>
      <w:bCs w:val="0"/>
      <w:color w:val="000000" w:themeColor="text1"/>
      <w:sz w:val="22"/>
    </w:rPr>
  </w:style>
  <w:style w:type="paragraph" w:styleId="berschrift4">
    <w:name w:val="heading 4"/>
    <w:basedOn w:val="Standard"/>
    <w:next w:val="Standard"/>
    <w:uiPriority w:val="9"/>
    <w:unhideWhenUsed/>
    <w:qFormat/>
    <w:pPr>
      <w:keepNext/>
      <w:keepLines/>
      <w:numPr>
        <w:ilvl w:val="3"/>
        <w:numId w:val="5"/>
      </w:numPr>
      <w:spacing w:before="200" w:after="0"/>
      <w:outlineLvl w:val="3"/>
    </w:pPr>
    <w:rPr>
      <w:rFonts w:ascii="Arial" w:hAnsi="Arial"/>
      <w:b/>
      <w:bCs w:val="0"/>
      <w:i/>
      <w:iCs/>
      <w:color w:val="000000" w:themeColor="text1"/>
    </w:rPr>
  </w:style>
  <w:style w:type="paragraph" w:styleId="berschrift5">
    <w:name w:val="heading 5"/>
    <w:basedOn w:val="Standard"/>
    <w:next w:val="Standard"/>
    <w:uiPriority w:val="9"/>
    <w:semiHidden/>
    <w:unhideWhenUsed/>
    <w:qFormat/>
    <w:pPr>
      <w:keepNext/>
      <w:keepLines/>
      <w:numPr>
        <w:ilvl w:val="4"/>
        <w:numId w:val="5"/>
      </w:numPr>
      <w:spacing w:before="200" w:after="0"/>
      <w:outlineLvl w:val="4"/>
    </w:pPr>
    <w:rPr>
      <w:rFonts w:ascii="Arial" w:hAnsi="Arial"/>
      <w:color w:val="323E4F" w:themeColor="text2" w:themeShade="BF"/>
    </w:rPr>
  </w:style>
  <w:style w:type="paragraph" w:styleId="berschrift6">
    <w:name w:val="heading 6"/>
    <w:basedOn w:val="Standard"/>
    <w:next w:val="Standard"/>
    <w:uiPriority w:val="9"/>
    <w:semiHidden/>
    <w:unhideWhenUsed/>
    <w:qFormat/>
    <w:pPr>
      <w:keepNext/>
      <w:keepLines/>
      <w:numPr>
        <w:ilvl w:val="5"/>
        <w:numId w:val="5"/>
      </w:numPr>
      <w:spacing w:before="200" w:after="0"/>
      <w:outlineLvl w:val="5"/>
    </w:pPr>
    <w:rPr>
      <w:rFonts w:ascii="Arial" w:hAnsi="Arial"/>
      <w:i/>
      <w:iCs/>
      <w:color w:val="323E4F" w:themeColor="text2" w:themeShade="BF"/>
    </w:rPr>
  </w:style>
  <w:style w:type="paragraph" w:styleId="berschrift7">
    <w:name w:val="heading 7"/>
    <w:basedOn w:val="Standard"/>
    <w:next w:val="Standard"/>
    <w:uiPriority w:val="9"/>
    <w:semiHidden/>
    <w:unhideWhenUsed/>
    <w:qFormat/>
    <w:pPr>
      <w:keepNext/>
      <w:keepLines/>
      <w:numPr>
        <w:ilvl w:val="6"/>
        <w:numId w:val="5"/>
      </w:numPr>
      <w:spacing w:before="200" w:after="0"/>
      <w:outlineLvl w:val="6"/>
    </w:pPr>
    <w:rPr>
      <w:rFonts w:ascii="Arial" w:hAnsi="Arial"/>
      <w:i/>
      <w:iCs/>
      <w:color w:val="404040" w:themeColor="text1" w:themeTint="BF"/>
    </w:rPr>
  </w:style>
  <w:style w:type="paragraph" w:styleId="berschrift8">
    <w:name w:val="heading 8"/>
    <w:basedOn w:val="Standard"/>
    <w:next w:val="Standard"/>
    <w:uiPriority w:val="9"/>
    <w:semiHidden/>
    <w:unhideWhenUsed/>
    <w:qFormat/>
    <w:pPr>
      <w:keepNext/>
      <w:keepLines/>
      <w:numPr>
        <w:ilvl w:val="7"/>
        <w:numId w:val="5"/>
      </w:numPr>
      <w:spacing w:before="200" w:after="0"/>
      <w:outlineLvl w:val="7"/>
    </w:pPr>
    <w:rPr>
      <w:rFonts w:ascii="Arial" w:hAnsi="Arial"/>
      <w:color w:val="404040" w:themeColor="text1" w:themeTint="BF"/>
      <w:sz w:val="20"/>
      <w:szCs w:val="20"/>
    </w:rPr>
  </w:style>
  <w:style w:type="paragraph" w:styleId="berschrift9">
    <w:name w:val="heading 9"/>
    <w:basedOn w:val="Standard"/>
    <w:next w:val="Standard"/>
    <w:uiPriority w:val="9"/>
    <w:semiHidden/>
    <w:unhideWhenUsed/>
    <w:qFormat/>
    <w:pPr>
      <w:keepNext/>
      <w:keepLines/>
      <w:numPr>
        <w:ilvl w:val="8"/>
        <w:numId w:val="5"/>
      </w:numPr>
      <w:spacing w:before="200" w:after="0"/>
      <w:outlineLvl w:val="8"/>
    </w:pPr>
    <w:rPr>
      <w:rFonts w:ascii="Arial" w:hAnsi="Arial"/>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
    <w:rPr>
      <w:rFonts w:ascii="Arial" w:eastAsia="Arial" w:hAnsi="Arial" w:cs="Arial"/>
      <w:b/>
      <w:bCs/>
      <w:color w:val="000000" w:themeColor="text1"/>
      <w:sz w:val="48"/>
      <w:szCs w:val="48"/>
    </w:rPr>
  </w:style>
  <w:style w:type="character" w:customStyle="1" w:styleId="Heading2Char">
    <w:name w:val="Heading 2 Char"/>
    <w:basedOn w:val="Absatz-Standardschriftart"/>
    <w:uiPriority w:val="9"/>
    <w:rPr>
      <w:rFonts w:ascii="Arial" w:eastAsia="Arial" w:hAnsi="Arial" w:cs="Arial"/>
      <w:b/>
      <w:bCs/>
      <w:color w:val="000000" w:themeColor="text1"/>
      <w:sz w:val="40"/>
      <w:szCs w:val="40"/>
    </w:rPr>
  </w:style>
  <w:style w:type="character" w:customStyle="1" w:styleId="Heading3Char">
    <w:name w:val="Heading 3 Char"/>
    <w:basedOn w:val="Absatz-Standardschriftart"/>
    <w:uiPriority w:val="9"/>
    <w:rPr>
      <w:rFonts w:ascii="Arial" w:eastAsia="Arial" w:hAnsi="Arial" w:cs="Arial"/>
      <w:b/>
      <w:bCs/>
      <w:i/>
      <w:iCs/>
      <w:color w:val="000000" w:themeColor="text1"/>
      <w:sz w:val="40"/>
      <w:szCs w:val="40"/>
    </w:rPr>
  </w:style>
  <w:style w:type="character" w:customStyle="1" w:styleId="Heading4Char">
    <w:name w:val="Heading 4 Char"/>
    <w:basedOn w:val="Absatz-Standardschriftart"/>
    <w:uiPriority w:val="9"/>
    <w:rPr>
      <w:rFonts w:ascii="Arial" w:eastAsia="Arial" w:hAnsi="Arial" w:cs="Arial"/>
      <w:color w:val="232323"/>
      <w:sz w:val="32"/>
      <w:szCs w:val="32"/>
    </w:rPr>
  </w:style>
  <w:style w:type="character" w:customStyle="1" w:styleId="Heading5Char">
    <w:name w:val="Heading 5 Char"/>
    <w:basedOn w:val="Absatz-Standardschriftart"/>
    <w:uiPriority w:val="9"/>
    <w:rPr>
      <w:rFonts w:ascii="Arial" w:eastAsia="Arial" w:hAnsi="Arial" w:cs="Arial"/>
      <w:b/>
      <w:bCs/>
      <w:color w:val="444444"/>
      <w:sz w:val="28"/>
      <w:szCs w:val="28"/>
    </w:rPr>
  </w:style>
  <w:style w:type="character" w:customStyle="1" w:styleId="Heading6Char">
    <w:name w:val="Heading 6 Char"/>
    <w:basedOn w:val="Absatz-Standardschriftart"/>
    <w:uiPriority w:val="9"/>
    <w:rPr>
      <w:rFonts w:ascii="Arial" w:eastAsia="Arial" w:hAnsi="Arial" w:cs="Arial"/>
      <w:i/>
      <w:iCs/>
      <w:color w:val="232323"/>
      <w:sz w:val="28"/>
      <w:szCs w:val="28"/>
    </w:rPr>
  </w:style>
  <w:style w:type="character" w:customStyle="1" w:styleId="Heading7Char">
    <w:name w:val="Heading 7 Char"/>
    <w:basedOn w:val="Absatz-Standardschriftart"/>
    <w:uiPriority w:val="9"/>
    <w:rPr>
      <w:rFonts w:ascii="Arial" w:eastAsia="Arial" w:hAnsi="Arial" w:cs="Arial"/>
      <w:b/>
      <w:bCs/>
      <w:color w:val="606060"/>
      <w:sz w:val="28"/>
      <w:szCs w:val="28"/>
    </w:rPr>
  </w:style>
  <w:style w:type="character" w:customStyle="1" w:styleId="Heading8Char">
    <w:name w:val="Heading 8 Char"/>
    <w:basedOn w:val="Absatz-Standardschriftart"/>
    <w:uiPriority w:val="9"/>
    <w:rPr>
      <w:rFonts w:ascii="Arial" w:eastAsia="Arial" w:hAnsi="Arial" w:cs="Arial"/>
      <w:color w:val="444444"/>
      <w:sz w:val="24"/>
      <w:szCs w:val="24"/>
    </w:rPr>
  </w:style>
  <w:style w:type="character" w:customStyle="1" w:styleId="Heading9Char">
    <w:name w:val="Heading 9 Char"/>
    <w:basedOn w:val="Absatz-Standardschriftart"/>
    <w:uiPriority w:val="9"/>
    <w:rPr>
      <w:rFonts w:ascii="Arial" w:eastAsia="Arial" w:hAnsi="Arial" w:cs="Arial"/>
      <w:i/>
      <w:iCs/>
      <w:color w:val="444444"/>
      <w:sz w:val="23"/>
      <w:szCs w:val="23"/>
    </w:rPr>
  </w:style>
  <w:style w:type="table" w:customStyle="1" w:styleId="Lined">
    <w:name w:val="Lined"/>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Lined-Accent2">
    <w:name w:val="Lined - Accent 2"/>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Lined-Accent3">
    <w:name w:val="Lined - Accent 3"/>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9BB559"/>
      </w:tcPr>
    </w:tblStylePr>
    <w:tblStylePr w:type="lastRow">
      <w:rPr>
        <w:rFonts w:ascii="Arial" w:hAnsi="Arial"/>
        <w:color w:val="F2F2F2"/>
        <w:sz w:val="22"/>
      </w:rPr>
      <w:tblPr/>
      <w:tcPr>
        <w:shd w:val="clear" w:color="auto" w:fill="9BB559"/>
      </w:tcPr>
    </w:tblStylePr>
    <w:tblStylePr w:type="firstCol">
      <w:rPr>
        <w:rFonts w:ascii="Arial" w:hAnsi="Arial"/>
        <w:color w:val="F2F2F2"/>
        <w:sz w:val="22"/>
      </w:rPr>
      <w:tblPr/>
      <w:tcPr>
        <w:shd w:val="clear" w:color="auto" w:fill="9BB559"/>
      </w:tcPr>
    </w:tblStylePr>
    <w:tblStylePr w:type="lastCol">
      <w:rPr>
        <w:rFonts w:ascii="Arial" w:hAnsi="Arial"/>
        <w:color w:val="F2F2F2"/>
        <w:sz w:val="22"/>
      </w:rPr>
      <w:tblPr/>
      <w:tcPr>
        <w:shd w:val="clear" w:color="auto" w:fill="9BB5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Lined-Accent4">
    <w:name w:val="Lined - Accent 4"/>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Lined-Accent5">
    <w:name w:val="Lined - Accent 5"/>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Lined-Accent6">
    <w:name w:val="Lined - Accent 6"/>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Pr/>
      <w:tcPr>
        <w:tcBorders>
          <w:right w:val="single" w:sz="12" w:space="0" w:color="7F7F7F"/>
        </w:tcBorders>
      </w:tc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4F81BD"/>
        </w:tcBorders>
      </w:tcPr>
    </w:tblStylePr>
    <w:tblStylePr w:type="lastRow">
      <w:rPr>
        <w:rFonts w:ascii="Arial" w:hAnsi="Arial"/>
        <w:color w:val="404040"/>
        <w:sz w:val="22"/>
      </w:rPr>
      <w:tblPr/>
      <w:tcPr>
        <w:tcBorders>
          <w:top w:val="single" w:sz="12" w:space="0" w:color="4F81BD"/>
        </w:tcBorders>
      </w:tcPr>
    </w:tblStylePr>
    <w:tblStylePr w:type="firstCol">
      <w:rPr>
        <w:rFonts w:ascii="Arial" w:hAnsi="Arial"/>
        <w:color w:val="404040"/>
        <w:sz w:val="22"/>
      </w:rPr>
      <w:tblPr/>
      <w:tcPr>
        <w:tcBorders>
          <w:right w:val="single" w:sz="12" w:space="0" w:color="4F81BD"/>
        </w:tcBorders>
      </w:tcPr>
    </w:tblStylePr>
    <w:tblStylePr w:type="lastCol">
      <w:rPr>
        <w:rFonts w:ascii="Arial" w:hAnsi="Arial"/>
        <w:color w:val="404040"/>
        <w:sz w:val="22"/>
      </w:rPr>
      <w:tblPr/>
      <w:tcPr>
        <w:tcBorders>
          <w:left w:val="single" w:sz="12" w:space="0" w:color="4F81BD"/>
        </w:tcBorders>
      </w:tcPr>
    </w:tblStylePr>
    <w:tblStylePr w:type="band1Horz">
      <w:rPr>
        <w:rFonts w:ascii="Arial" w:hAnsi="Arial"/>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D99594"/>
        </w:tcBorders>
      </w:tcPr>
    </w:tblStylePr>
    <w:tblStylePr w:type="lastRow">
      <w:rPr>
        <w:rFonts w:ascii="Arial" w:hAnsi="Arial"/>
        <w:color w:val="404040"/>
        <w:sz w:val="22"/>
      </w:rPr>
      <w:tblPr/>
      <w:tcPr>
        <w:tcBorders>
          <w:top w:val="single" w:sz="12" w:space="0" w:color="D99594"/>
        </w:tcBorders>
      </w:tcPr>
    </w:tblStylePr>
    <w:tblStylePr w:type="firstCol">
      <w:rPr>
        <w:rFonts w:ascii="Arial" w:hAnsi="Arial"/>
        <w:color w:val="404040"/>
        <w:sz w:val="22"/>
      </w:rPr>
      <w:tblPr/>
      <w:tcPr>
        <w:tcBorders>
          <w:right w:val="single" w:sz="12" w:space="0" w:color="D99594"/>
        </w:tcBorders>
      </w:tcPr>
    </w:tblStylePr>
    <w:tblStylePr w:type="lastCol">
      <w:rPr>
        <w:rFonts w:ascii="Arial" w:hAnsi="Arial"/>
        <w:color w:val="404040"/>
        <w:sz w:val="22"/>
      </w:rPr>
      <w:tblPr/>
      <w:tcPr>
        <w:tcBorders>
          <w:left w:val="single" w:sz="12" w:space="0" w:color="D99594"/>
        </w:tcBorders>
      </w:tcPr>
    </w:tblStylePr>
    <w:tblStylePr w:type="band1Horz">
      <w:rPr>
        <w:rFonts w:ascii="Arial" w:hAnsi="Arial"/>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C2D69B"/>
        </w:tcBorders>
      </w:tcPr>
    </w:tblStylePr>
    <w:tblStylePr w:type="lastRow">
      <w:rPr>
        <w:rFonts w:ascii="Arial" w:hAnsi="Arial"/>
        <w:color w:val="404040"/>
        <w:sz w:val="22"/>
      </w:rPr>
      <w:tblPr/>
      <w:tcPr>
        <w:tcBorders>
          <w:top w:val="single" w:sz="12" w:space="0" w:color="C2D69B"/>
        </w:tcBorders>
      </w:tcPr>
    </w:tblStylePr>
    <w:tblStylePr w:type="firstCol">
      <w:rPr>
        <w:rFonts w:ascii="Arial" w:hAnsi="Arial"/>
        <w:color w:val="404040"/>
        <w:sz w:val="22"/>
      </w:rPr>
      <w:tblPr/>
      <w:tcPr>
        <w:tcBorders>
          <w:right w:val="single" w:sz="12" w:space="0" w:color="C2D69B"/>
        </w:tcBorders>
      </w:tcPr>
    </w:tblStylePr>
    <w:tblStylePr w:type="lastCol">
      <w:rPr>
        <w:rFonts w:ascii="Arial" w:hAnsi="Arial"/>
        <w:color w:val="404040"/>
        <w:sz w:val="22"/>
      </w:rPr>
      <w:tblPr/>
      <w:tcPr>
        <w:tcBorders>
          <w:left w:val="single" w:sz="12" w:space="0" w:color="C2D69B"/>
        </w:tcBorders>
      </w:tcPr>
    </w:tblStylePr>
    <w:tblStylePr w:type="band1Horz">
      <w:rPr>
        <w:rFonts w:ascii="Arial" w:hAnsi="Arial"/>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B2A1C7"/>
        </w:tcBorders>
      </w:tcPr>
    </w:tblStylePr>
    <w:tblStylePr w:type="lastRow">
      <w:rPr>
        <w:rFonts w:ascii="Arial" w:hAnsi="Arial"/>
        <w:color w:val="404040"/>
        <w:sz w:val="22"/>
      </w:rPr>
      <w:tblPr/>
      <w:tcPr>
        <w:tcBorders>
          <w:top w:val="single" w:sz="12" w:space="0" w:color="B2A1C7"/>
        </w:tcBorders>
      </w:tcPr>
    </w:tblStylePr>
    <w:tblStylePr w:type="firstCol">
      <w:rPr>
        <w:rFonts w:ascii="Arial" w:hAnsi="Arial"/>
        <w:color w:val="404040"/>
        <w:sz w:val="22"/>
      </w:rPr>
      <w:tblPr/>
      <w:tcPr>
        <w:tcBorders>
          <w:right w:val="single" w:sz="12" w:space="0" w:color="B2A1C7"/>
        </w:tcBorders>
      </w:tcPr>
    </w:tblStylePr>
    <w:tblStylePr w:type="lastCol">
      <w:rPr>
        <w:rFonts w:ascii="Arial" w:hAnsi="Arial"/>
        <w:color w:val="404040"/>
        <w:sz w:val="22"/>
      </w:rPr>
      <w:tblPr/>
      <w:tcPr>
        <w:tcBorders>
          <w:left w:val="single" w:sz="12" w:space="0" w:color="B2A1C7"/>
        </w:tcBorders>
      </w:tcPr>
    </w:tblStylePr>
    <w:tblStylePr w:type="band1Horz">
      <w:rPr>
        <w:rFonts w:ascii="Arial" w:hAnsi="Arial"/>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92CDDC"/>
        </w:tcBorders>
      </w:tcPr>
    </w:tblStylePr>
    <w:tblStylePr w:type="lastRow">
      <w:rPr>
        <w:rFonts w:ascii="Arial" w:hAnsi="Arial"/>
        <w:color w:val="404040"/>
        <w:sz w:val="22"/>
      </w:rPr>
      <w:tblPr/>
      <w:tcPr>
        <w:tcBorders>
          <w:top w:val="single" w:sz="12" w:space="0" w:color="92CDDC"/>
        </w:tcBorders>
      </w:tcPr>
    </w:tblStylePr>
    <w:tblStylePr w:type="firstCol">
      <w:rPr>
        <w:rFonts w:ascii="Arial" w:hAnsi="Arial"/>
        <w:color w:val="404040"/>
        <w:sz w:val="22"/>
      </w:rPr>
      <w:tblPr/>
      <w:tcPr>
        <w:tcBorders>
          <w:right w:val="single" w:sz="12" w:space="0" w:color="92CDDC"/>
        </w:tcBorders>
      </w:tcPr>
    </w:tblStylePr>
    <w:tblStylePr w:type="lastCol">
      <w:rPr>
        <w:rFonts w:ascii="Arial" w:hAnsi="Arial"/>
        <w:color w:val="404040"/>
        <w:sz w:val="22"/>
      </w:rPr>
      <w:tblPr/>
      <w:tcPr>
        <w:tcBorders>
          <w:left w:val="single" w:sz="12" w:space="0" w:color="92CDDC"/>
        </w:tcBorders>
      </w:tcPr>
    </w:tblStylePr>
    <w:tblStylePr w:type="band1Horz">
      <w:rPr>
        <w:rFonts w:ascii="Arial" w:hAnsi="Arial"/>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FABF8F"/>
        </w:tcBorders>
      </w:tcPr>
    </w:tblStylePr>
    <w:tblStylePr w:type="lastRow">
      <w:rPr>
        <w:rFonts w:ascii="Arial" w:hAnsi="Arial"/>
        <w:color w:val="404040"/>
        <w:sz w:val="22"/>
      </w:rPr>
      <w:tblPr/>
      <w:tcPr>
        <w:tcBorders>
          <w:top w:val="single" w:sz="12" w:space="0" w:color="FABF8F"/>
        </w:tcBorders>
      </w:tcPr>
    </w:tblStylePr>
    <w:tblStylePr w:type="firstCol">
      <w:rPr>
        <w:rFonts w:ascii="Arial" w:hAnsi="Arial"/>
        <w:color w:val="404040"/>
        <w:sz w:val="22"/>
      </w:rPr>
      <w:tblPr/>
      <w:tcPr>
        <w:tcBorders>
          <w:right w:val="single" w:sz="12" w:space="0" w:color="FABF8F"/>
        </w:tcBorders>
      </w:tcPr>
    </w:tblStylePr>
    <w:tblStylePr w:type="lastCol">
      <w:rPr>
        <w:rFonts w:ascii="Arial" w:hAnsi="Arial"/>
        <w:color w:val="404040"/>
        <w:sz w:val="22"/>
      </w:rPr>
      <w:tblPr/>
      <w:tcPr>
        <w:tcBorders>
          <w:left w:val="single" w:sz="12" w:space="0" w:color="FABF8F"/>
        </w:tcBorders>
      </w:tcPr>
    </w:tblStylePr>
    <w:tblStylePr w:type="band1Horz">
      <w:rPr>
        <w:rFonts w:ascii="Arial" w:hAnsi="Arial"/>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basedOn w:val="NormaleTabelle"/>
    <w:uiPriority w:val="99"/>
    <w:pPr>
      <w:spacing w:after="0" w:line="240" w:lineRule="auto"/>
    </w:pPr>
    <w:rPr>
      <w:color w:val="404040"/>
      <w:sz w:val="20"/>
      <w:szCs w:val="20"/>
      <w:lang w:eastAsia="de-DE"/>
    </w:rPr>
    <w:tblPr>
      <w:tblStyleRowBandSize w:val="1"/>
      <w:tblStyleColBandSize w:val="1"/>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D9D9D9"/>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basedOn w:val="NormaleTabelle"/>
    <w:uiPriority w:val="99"/>
    <w:pPr>
      <w:spacing w:after="0" w:line="240" w:lineRule="auto"/>
    </w:pPr>
    <w:rPr>
      <w:color w:val="404040"/>
      <w:sz w:val="20"/>
      <w:szCs w:val="20"/>
      <w:lang w:eastAsia="de-DE"/>
    </w:rPr>
    <w:tblPr>
      <w:tblStyleRowBandSize w:val="1"/>
      <w:tblStyleColBandSize w:val="1"/>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BorderedLined-Accent2">
    <w:name w:val="Bordered &amp; Lined - Accent 2"/>
    <w:basedOn w:val="NormaleTabelle"/>
    <w:uiPriority w:val="99"/>
    <w:pPr>
      <w:spacing w:after="0" w:line="240" w:lineRule="auto"/>
    </w:pPr>
    <w:rPr>
      <w:color w:val="404040"/>
      <w:sz w:val="20"/>
      <w:szCs w:val="20"/>
      <w:lang w:eastAsia="de-DE"/>
    </w:rPr>
    <w:tblPr>
      <w:tblStyleRowBandSize w:val="1"/>
      <w:tblStyleColBandSize w:val="1"/>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BorderedLined-Accent3">
    <w:name w:val="Bordered &amp; Lined - Accent 3"/>
    <w:basedOn w:val="NormaleTabelle"/>
    <w:uiPriority w:val="99"/>
    <w:pPr>
      <w:spacing w:after="0" w:line="240" w:lineRule="auto"/>
    </w:pPr>
    <w:rPr>
      <w:color w:val="404040"/>
      <w:sz w:val="20"/>
      <w:szCs w:val="20"/>
      <w:lang w:eastAsia="de-DE"/>
    </w:rPr>
    <w:tblPr>
      <w:tblStyleRowBandSize w:val="1"/>
      <w:tblStyleColBandSize w:val="1"/>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rFonts w:ascii="Arial" w:hAnsi="Arial"/>
        <w:color w:val="F2F2F2"/>
        <w:sz w:val="22"/>
      </w:rPr>
      <w:tblPr/>
      <w:tcPr>
        <w:shd w:val="clear" w:color="auto" w:fill="9BBB59"/>
      </w:tcPr>
    </w:tblStylePr>
    <w:tblStylePr w:type="lastRow">
      <w:rPr>
        <w:rFonts w:ascii="Arial" w:hAnsi="Arial"/>
        <w:color w:val="F2F2F2"/>
        <w:sz w:val="22"/>
      </w:rPr>
      <w:tblPr/>
      <w:tcPr>
        <w:shd w:val="clear" w:color="auto" w:fill="9BBB59"/>
      </w:tcPr>
    </w:tblStylePr>
    <w:tblStylePr w:type="firstCol">
      <w:rPr>
        <w:rFonts w:ascii="Arial" w:hAnsi="Arial"/>
        <w:color w:val="F2F2F2"/>
        <w:sz w:val="22"/>
      </w:rPr>
      <w:tblPr/>
      <w:tcPr>
        <w:shd w:val="clear" w:color="auto" w:fill="9BBB59"/>
      </w:tcPr>
    </w:tblStylePr>
    <w:tblStylePr w:type="lastCol">
      <w:rPr>
        <w:rFonts w:ascii="Arial" w:hAnsi="Arial"/>
        <w:color w:val="F2F2F2"/>
        <w:sz w:val="22"/>
      </w:rPr>
      <w:tblPr/>
      <w:tcPr>
        <w:shd w:val="clear" w:color="auto" w:fill="9BBB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BorderedLined-Accent4">
    <w:name w:val="Bordered &amp; Lined - Accent 4"/>
    <w:basedOn w:val="NormaleTabelle"/>
    <w:uiPriority w:val="99"/>
    <w:pPr>
      <w:spacing w:after="0" w:line="240" w:lineRule="auto"/>
    </w:pPr>
    <w:rPr>
      <w:color w:val="404040"/>
      <w:sz w:val="20"/>
      <w:szCs w:val="20"/>
      <w:lang w:eastAsia="de-DE"/>
    </w:rPr>
    <w:tblPr>
      <w:tblStyleRowBandSize w:val="1"/>
      <w:tblStyleColBandSize w:val="1"/>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BorderedLined-Accent5">
    <w:name w:val="Bordered &amp; Lined - Accent 5"/>
    <w:basedOn w:val="NormaleTabelle"/>
    <w:uiPriority w:val="99"/>
    <w:pPr>
      <w:spacing w:after="0" w:line="240" w:lineRule="auto"/>
    </w:pPr>
    <w:rPr>
      <w:color w:val="404040"/>
      <w:sz w:val="20"/>
      <w:szCs w:val="20"/>
      <w:lang w:eastAsia="de-DE"/>
    </w:rPr>
    <w:tblPr>
      <w:tblStyleRowBandSize w:val="1"/>
      <w:tblStyleColBandSize w:val="1"/>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BorderedLined-Accent6">
    <w:name w:val="Bordered &amp; Lined - Accent 6"/>
    <w:basedOn w:val="NormaleTabelle"/>
    <w:uiPriority w:val="99"/>
    <w:pPr>
      <w:spacing w:after="0" w:line="240" w:lineRule="auto"/>
    </w:pPr>
    <w:rPr>
      <w:color w:val="404040"/>
      <w:sz w:val="20"/>
      <w:szCs w:val="20"/>
      <w:lang w:eastAsia="de-DE"/>
    </w:rPr>
    <w:tblPr>
      <w:tblStyleRowBandSize w:val="1"/>
      <w:tblStyleColBandSize w:val="1"/>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character" w:customStyle="1" w:styleId="FootnoteTextChar">
    <w:name w:val="Footnote Text Char"/>
    <w:basedOn w:val="Absatz-Standardschriftart"/>
    <w:uiPriority w:val="99"/>
    <w:semiHidden/>
    <w:rPr>
      <w:sz w:val="20"/>
    </w:r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Kopfzeile">
    <w:name w:val="header"/>
    <w:basedOn w:val="Standard"/>
    <w:uiPriority w:val="99"/>
    <w:unhideWhenUsed/>
    <w:pPr>
      <w:tabs>
        <w:tab w:val="center" w:pos="4536"/>
        <w:tab w:val="right" w:pos="9072"/>
      </w:tabs>
      <w:spacing w:after="0" w:line="240" w:lineRule="auto"/>
    </w:pPr>
  </w:style>
  <w:style w:type="character" w:customStyle="1" w:styleId="KopfzeileZchn">
    <w:name w:val="Kopfzeile Zchn"/>
    <w:basedOn w:val="Absatz-Standardschriftart"/>
    <w:uiPriority w:val="99"/>
  </w:style>
  <w:style w:type="paragraph" w:styleId="Fuzeile">
    <w:name w:val="footer"/>
    <w:basedOn w:val="Standard"/>
    <w:uiPriority w:val="99"/>
    <w:unhideWhenUsed/>
    <w:pPr>
      <w:tabs>
        <w:tab w:val="center" w:pos="4536"/>
        <w:tab w:val="right" w:pos="9072"/>
      </w:tabs>
      <w:spacing w:after="0" w:line="240" w:lineRule="auto"/>
    </w:pPr>
  </w:style>
  <w:style w:type="character" w:customStyle="1" w:styleId="FuzeileZchn">
    <w:name w:val="Fußzeile Zchn"/>
    <w:basedOn w:val="Absatz-Standardschriftart"/>
    <w:uiPriority w:val="99"/>
  </w:style>
  <w:style w:type="paragraph" w:styleId="Titel">
    <w:name w:val="Title"/>
    <w:basedOn w:val="Standard"/>
    <w:next w:val="Standard"/>
    <w:uiPriority w:val="10"/>
    <w:qFormat/>
    <w:pPr>
      <w:spacing w:after="240" w:line="240" w:lineRule="auto"/>
      <w:contextualSpacing/>
      <w:jc w:val="center"/>
    </w:pPr>
    <w:rPr>
      <w:rFonts w:ascii="Arial" w:hAnsi="Arial"/>
      <w:color w:val="000000" w:themeColor="text1"/>
      <w:sz w:val="56"/>
      <w:szCs w:val="56"/>
    </w:rPr>
  </w:style>
  <w:style w:type="character" w:customStyle="1" w:styleId="TitelZchn">
    <w:name w:val="Titel Zchn"/>
    <w:basedOn w:val="Absatz-Standardschriftart"/>
    <w:uiPriority w:val="10"/>
    <w:rPr>
      <w:rFonts w:ascii="Arial" w:eastAsia="Arial" w:hAnsi="Arial" w:cs="Arial"/>
      <w:color w:val="000000" w:themeColor="text1"/>
      <w:sz w:val="56"/>
      <w:szCs w:val="56"/>
    </w:rPr>
  </w:style>
  <w:style w:type="paragraph" w:styleId="Untertitel">
    <w:name w:val="Subtitle"/>
    <w:basedOn w:val="Standard"/>
    <w:next w:val="Standard"/>
    <w:uiPriority w:val="11"/>
    <w:qFormat/>
    <w:pPr>
      <w:numPr>
        <w:ilvl w:val="1"/>
      </w:numPr>
      <w:jc w:val="center"/>
    </w:pPr>
    <w:rPr>
      <w:i/>
      <w:spacing w:val="10"/>
      <w:sz w:val="40"/>
    </w:rPr>
  </w:style>
  <w:style w:type="character" w:customStyle="1" w:styleId="UntertitelZchn">
    <w:name w:val="Untertitel Zchn"/>
    <w:basedOn w:val="Absatz-Standardschriftart"/>
    <w:uiPriority w:val="11"/>
    <w:rPr>
      <w:i/>
      <w:spacing w:val="10"/>
      <w:sz w:val="40"/>
    </w:rPr>
  </w:style>
  <w:style w:type="character" w:customStyle="1" w:styleId="berschrift1Zchn">
    <w:name w:val="Überschrift 1 Zchn"/>
    <w:basedOn w:val="Absatz-Standardschriftart"/>
    <w:uiPriority w:val="9"/>
    <w:rPr>
      <w:rFonts w:ascii="Helvetica 65" w:eastAsia="Arial" w:hAnsi="Helvetica 65" w:cs="Arial"/>
      <w:color w:val="000000" w:themeColor="text1"/>
      <w:sz w:val="28"/>
      <w:szCs w:val="36"/>
      <w:lang w:eastAsia="de-DE"/>
    </w:rPr>
  </w:style>
  <w:style w:type="paragraph" w:styleId="Inhaltsverzeichnisberschrift">
    <w:name w:val="TOC Heading"/>
    <w:basedOn w:val="berschrift1"/>
    <w:next w:val="Standard"/>
    <w:uiPriority w:val="39"/>
    <w:unhideWhenUsed/>
    <w:qFormat/>
    <w:pPr>
      <w:numPr>
        <w:numId w:val="0"/>
      </w:numPr>
      <w:outlineLvl w:val="9"/>
    </w:pPr>
    <w:rPr>
      <w:b/>
      <w:bCs/>
      <w:smallCaps/>
    </w:rPr>
  </w:style>
  <w:style w:type="character" w:customStyle="1" w:styleId="berschrift2Zchn">
    <w:name w:val="Überschrift 2 Zchn"/>
    <w:basedOn w:val="Absatz-Standardschriftart"/>
    <w:uiPriority w:val="9"/>
    <w:rPr>
      <w:rFonts w:ascii="Helvetica 65" w:eastAsia="Arial" w:hAnsi="Helvetica 65" w:cs="Arial"/>
      <w:color w:val="000000" w:themeColor="text1"/>
      <w:sz w:val="24"/>
      <w:szCs w:val="28"/>
      <w:lang w:eastAsia="de-DE"/>
    </w:rPr>
  </w:style>
  <w:style w:type="character" w:styleId="IntensiveHervorhebung">
    <w:name w:val="Intense Emphasis"/>
    <w:basedOn w:val="Absatz-Standardschriftart"/>
    <w:uiPriority w:val="21"/>
    <w:qFormat/>
    <w:rPr>
      <w:b/>
      <w:bCs/>
      <w:i/>
      <w:iCs/>
      <w:caps/>
    </w:rPr>
  </w:style>
  <w:style w:type="table" w:styleId="Tabellenraster">
    <w:name w:val="Table Grid"/>
    <w:basedOn w:val="NormaleTabelle"/>
    <w:uiPriority w:val="59"/>
    <w:pPr>
      <w:spacing w:after="0" w:line="240" w:lineRule="auto"/>
    </w:pPr>
    <w:rPr>
      <w:sz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57" w:type="dxa"/>
        <w:left w:w="57" w:type="dxa"/>
        <w:bottom w:w="57" w:type="dxa"/>
        <w:right w:w="57" w:type="dxa"/>
      </w:tblCellMar>
    </w:tblPr>
  </w:style>
  <w:style w:type="table" w:customStyle="1" w:styleId="Steckbrief">
    <w:name w:val="Steckbrief"/>
    <w:basedOn w:val="NormaleTabelle"/>
    <w:uiPriority w:val="99"/>
    <w:pPr>
      <w:spacing w:after="0" w:line="240" w:lineRule="auto"/>
    </w:pPr>
    <w:rPr>
      <w:sz w:val="20"/>
    </w:rPr>
    <w:tblPr>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Col">
      <w:rPr>
        <w:rFonts w:ascii="Arial" w:hAnsi="Arial"/>
        <w:b/>
        <w:sz w:val="20"/>
      </w:rPr>
      <w:tblPr/>
      <w:tcPr>
        <w:shd w:val="clear" w:color="auto" w:fill="FFE599" w:themeFill="accent4" w:themeFillTint="66"/>
      </w:tcPr>
    </w:tblStylePr>
  </w:style>
  <w:style w:type="paragraph" w:styleId="Listenabsatz">
    <w:name w:val="List Paragraph"/>
    <w:basedOn w:val="Standard"/>
    <w:uiPriority w:val="34"/>
    <w:qFormat/>
    <w:pPr>
      <w:spacing w:before="120" w:after="120"/>
      <w:ind w:left="720"/>
    </w:pPr>
  </w:style>
  <w:style w:type="character" w:customStyle="1" w:styleId="berschrift3Zchn">
    <w:name w:val="Überschrift 3 Zchn"/>
    <w:basedOn w:val="Absatz-Standardschriftart"/>
    <w:uiPriority w:val="9"/>
    <w:rPr>
      <w:rFonts w:ascii="Helvetica 65" w:eastAsia="Arial" w:hAnsi="Helvetica 65" w:cs="Arial"/>
      <w:color w:val="000000" w:themeColor="text1"/>
      <w:lang w:eastAsia="de-DE"/>
    </w:rPr>
  </w:style>
  <w:style w:type="character" w:customStyle="1" w:styleId="berschrift4Zchn">
    <w:name w:val="Überschrift 4 Zchn"/>
    <w:basedOn w:val="Absatz-Standardschriftart"/>
    <w:uiPriority w:val="9"/>
    <w:rPr>
      <w:rFonts w:ascii="Arial" w:eastAsia="Arial" w:hAnsi="Arial" w:cs="Arial"/>
      <w:b/>
      <w:i/>
      <w:iCs/>
      <w:color w:val="000000" w:themeColor="text1"/>
      <w:sz w:val="21"/>
      <w:lang w:eastAsia="de-DE"/>
    </w:rPr>
  </w:style>
  <w:style w:type="character" w:customStyle="1" w:styleId="berschrift5Zchn">
    <w:name w:val="Überschrift 5 Zchn"/>
    <w:basedOn w:val="Absatz-Standardschriftart"/>
    <w:uiPriority w:val="9"/>
    <w:semiHidden/>
    <w:rPr>
      <w:rFonts w:ascii="Arial" w:eastAsia="Arial" w:hAnsi="Arial" w:cs="Arial"/>
      <w:bCs/>
      <w:color w:val="323E4F" w:themeColor="text2" w:themeShade="BF"/>
      <w:sz w:val="21"/>
      <w:lang w:eastAsia="de-DE"/>
    </w:rPr>
  </w:style>
  <w:style w:type="character" w:customStyle="1" w:styleId="berschrift6Zchn">
    <w:name w:val="Überschrift 6 Zchn"/>
    <w:basedOn w:val="Absatz-Standardschriftart"/>
    <w:uiPriority w:val="9"/>
    <w:semiHidden/>
    <w:rPr>
      <w:rFonts w:ascii="Arial" w:eastAsia="Arial" w:hAnsi="Arial" w:cs="Arial"/>
      <w:bCs/>
      <w:i/>
      <w:iCs/>
      <w:color w:val="323E4F" w:themeColor="text2" w:themeShade="BF"/>
      <w:sz w:val="21"/>
      <w:lang w:eastAsia="de-DE"/>
    </w:rPr>
  </w:style>
  <w:style w:type="character" w:customStyle="1" w:styleId="berschrift7Zchn">
    <w:name w:val="Überschrift 7 Zchn"/>
    <w:basedOn w:val="Absatz-Standardschriftart"/>
    <w:uiPriority w:val="9"/>
    <w:semiHidden/>
    <w:rPr>
      <w:rFonts w:ascii="Arial" w:eastAsia="Arial" w:hAnsi="Arial" w:cs="Arial"/>
      <w:bCs/>
      <w:i/>
      <w:iCs/>
      <w:color w:val="404040" w:themeColor="text1" w:themeTint="BF"/>
      <w:sz w:val="21"/>
      <w:lang w:eastAsia="de-DE"/>
    </w:rPr>
  </w:style>
  <w:style w:type="character" w:customStyle="1" w:styleId="berschrift8Zchn">
    <w:name w:val="Überschrift 8 Zchn"/>
    <w:basedOn w:val="Absatz-Standardschriftart"/>
    <w:uiPriority w:val="9"/>
    <w:semiHidden/>
    <w:rPr>
      <w:rFonts w:ascii="Arial" w:eastAsia="Arial" w:hAnsi="Arial" w:cs="Arial"/>
      <w:bCs/>
      <w:color w:val="404040" w:themeColor="text1" w:themeTint="BF"/>
      <w:sz w:val="20"/>
      <w:szCs w:val="20"/>
      <w:lang w:eastAsia="de-DE"/>
    </w:rPr>
  </w:style>
  <w:style w:type="character" w:customStyle="1" w:styleId="berschrift9Zchn">
    <w:name w:val="Überschrift 9 Zchn"/>
    <w:basedOn w:val="Absatz-Standardschriftart"/>
    <w:uiPriority w:val="9"/>
    <w:semiHidden/>
    <w:rPr>
      <w:rFonts w:ascii="Arial" w:eastAsia="Arial" w:hAnsi="Arial" w:cs="Arial"/>
      <w:bCs/>
      <w:i/>
      <w:iCs/>
      <w:color w:val="404040" w:themeColor="text1" w:themeTint="BF"/>
      <w:sz w:val="20"/>
      <w:szCs w:val="20"/>
      <w:lang w:eastAsia="de-DE"/>
    </w:rPr>
  </w:style>
  <w:style w:type="paragraph" w:styleId="Beschriftung">
    <w:name w:val="caption"/>
    <w:basedOn w:val="Standard"/>
    <w:next w:val="Standard"/>
    <w:uiPriority w:val="35"/>
    <w:semiHidden/>
    <w:unhideWhenUsed/>
    <w:qFormat/>
    <w:pPr>
      <w:spacing w:after="200" w:line="240" w:lineRule="auto"/>
    </w:pPr>
    <w:rPr>
      <w:i/>
      <w:iCs/>
      <w:color w:val="44546A" w:themeColor="text2"/>
      <w:sz w:val="18"/>
      <w:szCs w:val="18"/>
    </w:rPr>
  </w:style>
  <w:style w:type="character" w:styleId="Fett">
    <w:name w:val="Strong"/>
    <w:basedOn w:val="Absatz-Standardschriftart"/>
    <w:uiPriority w:val="22"/>
    <w:qFormat/>
    <w:rPr>
      <w:b/>
      <w:bCs/>
      <w:color w:val="000000" w:themeColor="text1"/>
    </w:rPr>
  </w:style>
  <w:style w:type="character" w:styleId="Hervorhebung">
    <w:name w:val="Emphasis"/>
    <w:basedOn w:val="Absatz-Standardschriftart"/>
    <w:uiPriority w:val="20"/>
    <w:qFormat/>
    <w:rPr>
      <w:i/>
      <w:iCs/>
      <w:color w:val="auto"/>
    </w:rPr>
  </w:style>
  <w:style w:type="paragraph" w:styleId="KeinLeerraum">
    <w:name w:val="No Spacing"/>
    <w:uiPriority w:val="1"/>
    <w:qFormat/>
    <w:pPr>
      <w:spacing w:after="0" w:line="240" w:lineRule="auto"/>
    </w:pPr>
  </w:style>
  <w:style w:type="paragraph" w:styleId="Zitat">
    <w:name w:val="Quote"/>
    <w:basedOn w:val="Standard"/>
    <w:next w:val="Standard"/>
    <w:uiPriority w:val="29"/>
    <w:qFormat/>
    <w:pPr>
      <w:spacing w:before="160"/>
      <w:ind w:left="720" w:right="720"/>
    </w:pPr>
    <w:rPr>
      <w:i/>
      <w:iCs/>
      <w:color w:val="000000" w:themeColor="text1"/>
    </w:rPr>
  </w:style>
  <w:style w:type="character" w:customStyle="1" w:styleId="ZitatZchn">
    <w:name w:val="Zitat Zchn"/>
    <w:basedOn w:val="Absatz-Standardschriftart"/>
    <w:uiPriority w:val="29"/>
    <w:rPr>
      <w:i/>
      <w:iCs/>
      <w:color w:val="000000" w:themeColor="text1"/>
    </w:rPr>
  </w:style>
  <w:style w:type="paragraph" w:styleId="IntensivesZitat">
    <w:name w:val="Intense Quote"/>
    <w:basedOn w:val="Standard"/>
    <w:next w:val="Standard"/>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uiPriority w:val="30"/>
    <w:rPr>
      <w:color w:val="000000" w:themeColor="text1"/>
      <w:shd w:val="clear" w:color="auto" w:fill="F2F2F2" w:themeFill="background1" w:themeFillShade="F2"/>
    </w:rPr>
  </w:style>
  <w:style w:type="character" w:styleId="SchwacheHervorhebung">
    <w:name w:val="Subtle Emphasis"/>
    <w:basedOn w:val="Absatz-Standardschriftart"/>
    <w:uiPriority w:val="19"/>
    <w:qFormat/>
    <w:rPr>
      <w:i/>
      <w:iCs/>
      <w:color w:val="404040" w:themeColor="text1" w:themeTint="BF"/>
    </w:rPr>
  </w:style>
  <w:style w:type="character" w:styleId="SchwacherVerweis">
    <w:name w:val="Subtle Reference"/>
    <w:basedOn w:val="Absatz-Standardschriftart"/>
    <w:uiPriority w:val="31"/>
    <w:qFormat/>
    <w:rPr>
      <w:smallCaps/>
      <w:color w:val="404040" w:themeColor="text1" w:themeTint="BF"/>
      <w:u w:val="single"/>
    </w:rPr>
  </w:style>
  <w:style w:type="character" w:styleId="IntensiverVerweis">
    <w:name w:val="Intense Reference"/>
    <w:basedOn w:val="Absatz-Standardschriftart"/>
    <w:uiPriority w:val="32"/>
    <w:qFormat/>
    <w:rPr>
      <w:b/>
      <w:bCs/>
      <w:smallCaps/>
      <w:u w:val="single"/>
    </w:rPr>
  </w:style>
  <w:style w:type="character" w:styleId="Buchtitel">
    <w:name w:val="Book Title"/>
    <w:basedOn w:val="Absatz-Standardschriftart"/>
    <w:uiPriority w:val="33"/>
    <w:qFormat/>
    <w:rPr>
      <w:b w:val="0"/>
      <w:bCs w:val="0"/>
      <w:smallCaps/>
      <w:spacing w:val="5"/>
    </w:rPr>
  </w:style>
  <w:style w:type="character" w:styleId="Hyperlink">
    <w:name w:val="Hyperlink"/>
    <w:basedOn w:val="Absatz-Standardschriftart"/>
    <w:uiPriority w:val="99"/>
    <w:unhideWhenUsed/>
    <w:rPr>
      <w:color w:val="0070C0"/>
      <w:u w:val="none"/>
    </w:rPr>
  </w:style>
  <w:style w:type="table" w:customStyle="1" w:styleId="Stundenverlaufsskizzen">
    <w:name w:val="Stundenverlaufsskizzen"/>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blStylePr w:type="firstRow">
      <w:pPr>
        <w:jc w:val="center"/>
      </w:pPr>
      <w:rPr>
        <w:b/>
      </w:rPr>
      <w:tblPr/>
      <w:tcPr>
        <w:shd w:val="clear" w:color="auto" w:fill="FFE599" w:themeFill="accent4" w:themeFillTint="66"/>
        <w:vAlign w:val="center"/>
      </w:tcPr>
    </w:tblStylePr>
    <w:tblStylePr w:type="firstCol">
      <w:pPr>
        <w:jc w:val="center"/>
      </w:pPr>
    </w:tblStylePr>
    <w:tblStylePr w:type="band1Horz">
      <w:tblPr/>
      <w:tcPr>
        <w:shd w:val="clear" w:color="auto" w:fill="FFF2CC" w:themeFill="accent4" w:themeFillTint="33"/>
      </w:tcPr>
    </w:tblStylePr>
  </w:style>
  <w:style w:type="table" w:customStyle="1" w:styleId="Arbeitsmaterialien">
    <w:name w:val="Arbeitsmaterialien"/>
    <w:basedOn w:val="Stundenverlaufsskizzen"/>
    <w:uiPriority w:val="99"/>
    <w:tblPr/>
    <w:tblStylePr w:type="firstRow">
      <w:pPr>
        <w:jc w:val="center"/>
      </w:pPr>
      <w:rPr>
        <w:b/>
      </w:rPr>
      <w:tblPr/>
      <w:tcPr>
        <w:shd w:val="clear" w:color="auto" w:fill="FFE599" w:themeFill="accent4" w:themeFillTint="66"/>
        <w:vAlign w:val="center"/>
      </w:tcPr>
    </w:tblStylePr>
    <w:tblStylePr w:type="firstCol">
      <w:pPr>
        <w:jc w:val="center"/>
      </w:pPr>
    </w:tblStylePr>
    <w:tblStylePr w:type="band1Horz">
      <w:tblPr/>
      <w:tcPr>
        <w:shd w:val="clear" w:color="auto" w:fill="FFF2CC" w:themeFill="accent4" w:themeFillTint="33"/>
      </w:tcPr>
    </w:tblStylePr>
  </w:style>
  <w:style w:type="table" w:customStyle="1" w:styleId="Glossar">
    <w:name w:val="Glossar"/>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Row">
      <w:pPr>
        <w:jc w:val="center"/>
      </w:pPr>
      <w:rPr>
        <w:b/>
      </w:rPr>
      <w:tblPr/>
      <w:tcPr>
        <w:shd w:val="clear" w:color="auto" w:fill="FFE599" w:themeFill="accent4" w:themeFillTint="66"/>
      </w:tcPr>
    </w:tblStylePr>
    <w:tblStylePr w:type="firstCol">
      <w:rPr>
        <w:b/>
      </w:rPr>
    </w:tblStylePr>
    <w:tblStylePr w:type="band1Horz">
      <w:tblPr/>
      <w:tcPr>
        <w:shd w:val="clear" w:color="auto" w:fill="FFF2CC" w:themeFill="accent4" w:themeFillTint="33"/>
      </w:tcPr>
    </w:tblStylePr>
  </w:style>
  <w:style w:type="paragraph" w:styleId="Verzeichnis1">
    <w:name w:val="toc 1"/>
    <w:basedOn w:val="Standard"/>
    <w:next w:val="Standard"/>
    <w:uiPriority w:val="39"/>
    <w:unhideWhenUsed/>
    <w:pPr>
      <w:spacing w:after="100"/>
    </w:pPr>
  </w:style>
  <w:style w:type="paragraph" w:styleId="Verzeichnis2">
    <w:name w:val="toc 2"/>
    <w:basedOn w:val="Standard"/>
    <w:next w:val="Standard"/>
    <w:uiPriority w:val="39"/>
    <w:unhideWhenUsed/>
    <w:pPr>
      <w:spacing w:after="100"/>
      <w:ind w:left="220"/>
    </w:pPr>
  </w:style>
  <w:style w:type="paragraph" w:styleId="Verzeichnis3">
    <w:name w:val="toc 3"/>
    <w:basedOn w:val="Standard"/>
    <w:next w:val="Standard"/>
    <w:uiPriority w:val="39"/>
    <w:unhideWhenUsed/>
    <w:pPr>
      <w:spacing w:after="100"/>
      <w:ind w:left="440"/>
    </w:pPr>
  </w:style>
  <w:style w:type="paragraph" w:customStyle="1" w:styleId="Inhaltsverzeichnis">
    <w:name w:val="Inhaltsverzeichnis"/>
    <w:basedOn w:val="Standard"/>
    <w:qFormat/>
  </w:style>
  <w:style w:type="character" w:customStyle="1" w:styleId="InhaltsverzeichnisZchn">
    <w:name w:val="Inhaltsverzeichnis Zchn"/>
    <w:basedOn w:val="berschrift1Zchn"/>
    <w:rPr>
      <w:rFonts w:ascii="Arial" w:eastAsia="Arial" w:hAnsi="Arial" w:cs="Arial"/>
      <w:b/>
      <w:bCs/>
      <w:smallCaps/>
      <w:color w:val="000000" w:themeColor="text1"/>
      <w:sz w:val="32"/>
      <w:szCs w:val="36"/>
      <w:lang w:eastAsia="de-DE"/>
    </w:rPr>
  </w:style>
  <w:style w:type="paragraph" w:styleId="Sprechblasentext">
    <w:name w:val="Balloon Text"/>
    <w:basedOn w:val="Standard"/>
    <w:uiPriority w:val="99"/>
    <w:semiHidden/>
    <w:unhideWhenUsed/>
    <w:pPr>
      <w:spacing w:after="0" w:line="240" w:lineRule="auto"/>
    </w:pPr>
    <w:rPr>
      <w:rFonts w:ascii="Segoe UI" w:hAnsi="Segoe UI" w:cs="Segoe UI"/>
      <w:sz w:val="18"/>
      <w:szCs w:val="18"/>
    </w:rPr>
  </w:style>
  <w:style w:type="character" w:customStyle="1" w:styleId="SprechblasentextZchn">
    <w:name w:val="Sprechblasentext Zchn"/>
    <w:basedOn w:val="Absatz-Standardschriftart"/>
    <w:uiPriority w:val="99"/>
    <w:semiHidden/>
    <w:rPr>
      <w:rFonts w:ascii="Segoe UI" w:hAnsi="Segoe UI" w:cs="Segoe UI"/>
      <w:sz w:val="18"/>
      <w:szCs w:val="18"/>
    </w:rPr>
  </w:style>
  <w:style w:type="character" w:styleId="Kommentarzeichen">
    <w:name w:val="annotation reference"/>
    <w:basedOn w:val="Absatz-Standardschriftart"/>
    <w:uiPriority w:val="99"/>
    <w:semiHidden/>
    <w:unhideWhenUsed/>
    <w:rPr>
      <w:sz w:val="16"/>
      <w:szCs w:val="16"/>
    </w:rPr>
  </w:style>
  <w:style w:type="paragraph" w:styleId="Kommentartext">
    <w:name w:val="annotation text"/>
    <w:basedOn w:val="Standard"/>
    <w:uiPriority w:val="99"/>
    <w:unhideWhenUsed/>
    <w:pPr>
      <w:spacing w:line="240" w:lineRule="auto"/>
    </w:pPr>
    <w:rPr>
      <w:sz w:val="20"/>
      <w:szCs w:val="20"/>
    </w:rPr>
  </w:style>
  <w:style w:type="character" w:customStyle="1" w:styleId="KommentartextZchn">
    <w:name w:val="Kommentartext Zchn"/>
    <w:basedOn w:val="Absatz-Standardschriftart"/>
    <w:uiPriority w:val="99"/>
    <w:rPr>
      <w:sz w:val="20"/>
      <w:szCs w:val="20"/>
    </w:rPr>
  </w:style>
  <w:style w:type="paragraph" w:styleId="Kommentarthema">
    <w:name w:val="annotation subject"/>
    <w:basedOn w:val="Kommentartext"/>
    <w:next w:val="Kommentartext"/>
    <w:uiPriority w:val="99"/>
    <w:semiHidden/>
    <w:unhideWhenUsed/>
    <w:rPr>
      <w:b/>
      <w:bCs w:val="0"/>
    </w:rPr>
  </w:style>
  <w:style w:type="character" w:customStyle="1" w:styleId="KommentarthemaZchn">
    <w:name w:val="Kommentarthema Zchn"/>
    <w:basedOn w:val="KommentartextZchn"/>
    <w:uiPriority w:val="99"/>
    <w:semiHidden/>
    <w:rPr>
      <w:b/>
      <w:bCs/>
      <w:sz w:val="20"/>
      <w:szCs w:val="20"/>
    </w:rPr>
  </w:style>
  <w:style w:type="paragraph" w:customStyle="1" w:styleId="Listenabsatz-1-facherZeilenabstand">
    <w:name w:val="Listenabsatz - 1-facher Zeilenabstand"/>
    <w:basedOn w:val="Listenabsatz"/>
    <w:qFormat/>
    <w:pPr>
      <w:spacing w:line="276" w:lineRule="auto"/>
      <w:ind w:left="0"/>
      <w:jc w:val="both"/>
    </w:pPr>
  </w:style>
  <w:style w:type="character" w:customStyle="1" w:styleId="ListenabsatzZchn">
    <w:name w:val="Listenabsatz Zchn"/>
    <w:basedOn w:val="Absatz-Standardschriftart"/>
    <w:uiPriority w:val="34"/>
    <w:rPr>
      <w:rFonts w:ascii="Helvetica 45" w:eastAsia="Arial" w:hAnsi="Helvetica 45"/>
      <w:bCs/>
      <w:sz w:val="21"/>
      <w:lang w:eastAsia="de-DE"/>
    </w:rPr>
  </w:style>
  <w:style w:type="character" w:customStyle="1" w:styleId="Listenabsatz-1-facherZeilenabstandZchn">
    <w:name w:val="Listenabsatz - 1-facher Zeilenabstand Zchn"/>
    <w:basedOn w:val="ListenabsatzZchn"/>
    <w:rPr>
      <w:rFonts w:ascii="Helvetica 45" w:eastAsia="Arial" w:hAnsi="Helvetica 45"/>
      <w:bCs/>
      <w:sz w:val="21"/>
      <w:lang w:eastAsia="de-DE"/>
    </w:rPr>
  </w:style>
  <w:style w:type="table" w:customStyle="1" w:styleId="Gitternetztabelle4Akzent41">
    <w:name w:val="Gitternetztabelle 4 – Akzent 41"/>
    <w:basedOn w:val="NormaleTabelle"/>
    <w:uiPriority w:val="4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one" w:sz="4" w:space="0" w:color="000000"/>
          <w:insideV w:val="none" w:sz="4" w:space="0" w:color="000000"/>
        </w:tcBorders>
        <w:shd w:val="clear" w:color="auto" w:fill="FFC000" w:themeFill="accent4"/>
      </w:tcPr>
    </w:tblStylePr>
    <w:tblStylePr w:type="lastRow">
      <w:rPr>
        <w:b/>
        <w:bCs/>
      </w:rPr>
      <w:tblPr/>
      <w:tcPr>
        <w:tcBorders>
          <w:top w:val="sing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itternetztabelle5dunkelAkzent41">
    <w:name w:val="Gitternetztabelle 5 dunkel  – Akzent 41"/>
    <w:basedOn w:val="NormaleTabelle"/>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one" w:sz="4" w:space="0" w:color="000000"/>
          <w:insideV w:val="none" w:sz="4" w:space="0" w:color="000000"/>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one" w:sz="4" w:space="0" w:color="000000"/>
          <w:insideV w:val="none" w:sz="4" w:space="0" w:color="000000"/>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one" w:sz="4" w:space="0" w:color="000000"/>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one" w:sz="4" w:space="0" w:color="000000"/>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paragraph" w:customStyle="1" w:styleId="WF-Arbeitsblatt">
    <w:name w:val="WF-Arbeitsblatt"/>
    <w:basedOn w:val="Standard"/>
    <w:qFormat/>
    <w:rPr>
      <w:rFonts w:ascii="Helvetica 65" w:hAnsi="Helvetica 65"/>
      <w:sz w:val="44"/>
      <w:szCs w:val="44"/>
    </w:rPr>
  </w:style>
  <w:style w:type="paragraph" w:customStyle="1" w:styleId="WF-Beschriftung">
    <w:name w:val="WF-Beschriftung"/>
    <w:basedOn w:val="Beschriftung"/>
    <w:qFormat/>
  </w:style>
  <w:style w:type="paragraph" w:customStyle="1" w:styleId="WF-Inhaltsverzeichnis">
    <w:name w:val="WF-Inhaltsverzeichnis"/>
    <w:basedOn w:val="Standard"/>
    <w:qFormat/>
    <w:rPr>
      <w:rFonts w:ascii="Helvetica 65" w:hAnsi="Helvetica 65"/>
      <w:color w:val="000000" w:themeColor="text1"/>
      <w:sz w:val="28"/>
      <w:szCs w:val="36"/>
    </w:rPr>
  </w:style>
  <w:style w:type="character" w:customStyle="1" w:styleId="WF-InhaltsverzeichnisZchn">
    <w:name w:val="WF-Inhaltsverzeichnis Zchn"/>
    <w:basedOn w:val="berschrift1Zchn"/>
    <w:rPr>
      <w:rFonts w:ascii="Helvetica 65" w:eastAsia="Arial" w:hAnsi="Helvetica 65" w:cs="Arial"/>
      <w:bCs/>
      <w:color w:val="000000" w:themeColor="text1"/>
      <w:sz w:val="28"/>
      <w:szCs w:val="36"/>
      <w:lang w:eastAsia="de-DE"/>
    </w:rPr>
  </w:style>
  <w:style w:type="paragraph" w:customStyle="1" w:styleId="WF-Listenabsatz-1-facherZeilenabstand">
    <w:name w:val="WF-Listenabsatz - 1-facher Zeilenabstand"/>
    <w:basedOn w:val="Listenabsatz"/>
    <w:qFormat/>
    <w:pPr>
      <w:numPr>
        <w:numId w:val="25"/>
      </w:numPr>
      <w:spacing w:line="276" w:lineRule="auto"/>
    </w:pPr>
  </w:style>
  <w:style w:type="character" w:customStyle="1" w:styleId="WF-Listenabsatz-1-facherZeilenabstandZchn">
    <w:name w:val="WF-Listenabsatz - 1-facher Zeilenabstand Zchn"/>
    <w:basedOn w:val="ListenabsatzZchn"/>
    <w:rPr>
      <w:rFonts w:ascii="Helvetica 45" w:eastAsia="Arial" w:hAnsi="Helvetica 45"/>
      <w:bCs/>
      <w:sz w:val="21"/>
      <w:lang w:eastAsia="de-DE"/>
    </w:rPr>
  </w:style>
  <w:style w:type="paragraph" w:styleId="berarbeitung">
    <w:name w:val="Revision"/>
    <w:hidden/>
    <w:uiPriority w:val="99"/>
    <w:semiHidden/>
    <w:pPr>
      <w:spacing w:after="0" w:line="240" w:lineRule="auto"/>
    </w:pPr>
    <w:rPr>
      <w:rFonts w:ascii="Helvetica 45" w:hAnsi="Helvetica 45"/>
      <w:bCs/>
      <w:sz w:val="21"/>
      <w:lang w:eastAsia="de-DE"/>
    </w:rPr>
  </w:style>
  <w:style w:type="paragraph" w:styleId="Funotentext">
    <w:name w:val="footnote text"/>
    <w:basedOn w:val="Standard"/>
    <w:uiPriority w:val="99"/>
    <w:semiHidden/>
    <w:unhideWhenUsed/>
    <w:pPr>
      <w:spacing w:after="0" w:line="240" w:lineRule="auto"/>
    </w:pPr>
    <w:rPr>
      <w:sz w:val="20"/>
      <w:szCs w:val="20"/>
    </w:rPr>
  </w:style>
  <w:style w:type="character" w:customStyle="1" w:styleId="FunotentextZchn">
    <w:name w:val="Fußnotentext Zchn"/>
    <w:basedOn w:val="Absatz-Standardschriftart"/>
    <w:uiPriority w:val="99"/>
    <w:semiHidden/>
    <w:rPr>
      <w:rFonts w:ascii="Helvetica 45" w:hAnsi="Helvetica 45"/>
      <w:bCs/>
      <w:sz w:val="20"/>
      <w:szCs w:val="20"/>
      <w:lang w:eastAsia="de-DE"/>
    </w:rPr>
  </w:style>
  <w:style w:type="character" w:styleId="Funotenzeichen">
    <w:name w:val="footnote reference"/>
    <w:basedOn w:val="Absatz-Standardschriftart"/>
    <w:uiPriority w:val="99"/>
    <w:semiHidden/>
    <w:unhideWhenUsed/>
    <w:rPr>
      <w:vertAlign w:val="superscript"/>
    </w:rPr>
  </w:style>
  <w:style w:type="character" w:styleId="Platzhaltertext">
    <w:name w:val="Placeholder Text"/>
    <w:basedOn w:val="Absatz-Standardschriftar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185585">
      <w:bodyDiv w:val="1"/>
      <w:marLeft w:val="0"/>
      <w:marRight w:val="0"/>
      <w:marTop w:val="0"/>
      <w:marBottom w:val="0"/>
      <w:divBdr>
        <w:top w:val="none" w:sz="0" w:space="0" w:color="auto"/>
        <w:left w:val="none" w:sz="0" w:space="0" w:color="auto"/>
        <w:bottom w:val="none" w:sz="0" w:space="0" w:color="auto"/>
        <w:right w:val="none" w:sz="0" w:space="0" w:color="auto"/>
      </w:divBdr>
      <w:divsChild>
        <w:div w:id="1604729817">
          <w:marLeft w:val="0"/>
          <w:marRight w:val="0"/>
          <w:marTop w:val="0"/>
          <w:marBottom w:val="0"/>
          <w:divBdr>
            <w:top w:val="none" w:sz="0" w:space="0" w:color="auto"/>
            <w:left w:val="none" w:sz="0" w:space="0" w:color="auto"/>
            <w:bottom w:val="none" w:sz="0" w:space="0" w:color="auto"/>
            <w:right w:val="none" w:sz="0" w:space="0" w:color="auto"/>
          </w:divBdr>
          <w:divsChild>
            <w:div w:id="31634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265552">
      <w:bodyDiv w:val="1"/>
      <w:marLeft w:val="0"/>
      <w:marRight w:val="0"/>
      <w:marTop w:val="0"/>
      <w:marBottom w:val="0"/>
      <w:divBdr>
        <w:top w:val="none" w:sz="0" w:space="0" w:color="auto"/>
        <w:left w:val="none" w:sz="0" w:space="0" w:color="auto"/>
        <w:bottom w:val="none" w:sz="0" w:space="0" w:color="auto"/>
        <w:right w:val="none" w:sz="0" w:space="0" w:color="auto"/>
      </w:divBdr>
      <w:divsChild>
        <w:div w:id="980160079">
          <w:marLeft w:val="0"/>
          <w:marRight w:val="0"/>
          <w:marTop w:val="0"/>
          <w:marBottom w:val="0"/>
          <w:divBdr>
            <w:top w:val="none" w:sz="0" w:space="0" w:color="auto"/>
            <w:left w:val="none" w:sz="0" w:space="0" w:color="auto"/>
            <w:bottom w:val="none" w:sz="0" w:space="0" w:color="auto"/>
            <w:right w:val="none" w:sz="0" w:space="0" w:color="auto"/>
          </w:divBdr>
          <w:divsChild>
            <w:div w:id="23128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9.png"/><Relationship Id="rId11" Type="http://schemas.microsoft.com/office/2018/08/relationships/commentsExtensible" Target="commentsExtensible.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footer" Target="footer2.xml"/><Relationship Id="rId10" Type="http://schemas.microsoft.com/office/2016/09/relationships/commentsIds" Target="commentsIds.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theme" Target="theme/theme1.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comments" Target="comments.xml"/><Relationship Id="rId51" Type="http://schemas.microsoft.com/office/2011/relationships/people" Target="people.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0" Type="http://schemas.openxmlformats.org/officeDocument/2006/relationships/image" Target="media/image10.jpe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s>
</file>

<file path=word/_rels/footer1.xml.rels><?xml version="1.0" encoding="UTF-8" standalone="yes"?>
<Relationships xmlns="http://schemas.openxmlformats.org/package/2006/relationships"><Relationship Id="rId2" Type="http://schemas.openxmlformats.org/officeDocument/2006/relationships/image" Target="media/image38.jpeg"/><Relationship Id="rId1" Type="http://schemas.openxmlformats.org/officeDocument/2006/relationships/image" Target="media/image37.jpeg"/></Relationships>
</file>

<file path=word/_rels/footer2.xml.rels><?xml version="1.0" encoding="UTF-8" standalone="yes"?>
<Relationships xmlns="http://schemas.openxmlformats.org/package/2006/relationships"><Relationship Id="rId3" Type="http://schemas.openxmlformats.org/officeDocument/2006/relationships/image" Target="media/image43.png"/><Relationship Id="rId2" Type="http://schemas.openxmlformats.org/officeDocument/2006/relationships/image" Target="media/image42.jpeg"/><Relationship Id="rId1" Type="http://schemas.openxmlformats.org/officeDocument/2006/relationships/image" Target="media/image41.jpeg"/></Relationships>
</file>

<file path=word/_rels/header1.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image" Target="media/image39.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Larissa">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17</Pages>
  <Words>3400</Words>
  <Characters>19382</Characters>
  <Application>Microsoft Office Word</Application>
  <DocSecurity>0</DocSecurity>
  <Lines>161</Lines>
  <Paragraphs>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Ira Diethelm</dc:creator>
  <cp:lastModifiedBy>Ira Diethelm</cp:lastModifiedBy>
  <cp:revision>7</cp:revision>
  <dcterms:created xsi:type="dcterms:W3CDTF">2022-12-27T07:30:00Z</dcterms:created>
  <dcterms:modified xsi:type="dcterms:W3CDTF">2022-12-27T07:50:00Z</dcterms:modified>
</cp:coreProperties>
</file>