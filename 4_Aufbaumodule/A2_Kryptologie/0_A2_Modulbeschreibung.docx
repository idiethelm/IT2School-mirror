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7423" w14:textId="77777777" w:rsidR="00B93D71" w:rsidRDefault="00B93D71">
      <w:pPr>
        <w:pStyle w:val="Untertitel"/>
        <w:rPr>
          <w:i w:val="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8"/>
      </w:tblGrid>
      <w:tr w:rsidR="00B93D71" w14:paraId="07268B15" w14:textId="77777777">
        <w:trPr>
          <w:trHeight w:val="8891"/>
        </w:trPr>
        <w:tc>
          <w:tcPr>
            <w:tcW w:w="9061" w:type="dxa"/>
            <w:vAlign w:val="center"/>
          </w:tcPr>
          <w:p w14:paraId="2928392F" w14:textId="77777777" w:rsidR="00B93D71" w:rsidRDefault="00000000">
            <w:pPr>
              <w:spacing w:line="240" w:lineRule="auto"/>
              <w:jc w:val="center"/>
            </w:pPr>
            <w:r>
              <w:rPr>
                <w:noProof/>
              </w:rPr>
              <w:drawing>
                <wp:anchor distT="0" distB="0" distL="114300" distR="114300" simplePos="0" relativeHeight="251657728" behindDoc="0" locked="0" layoutInCell="1" allowOverlap="1" wp14:anchorId="74FEF260" wp14:editId="73A53B2B">
                  <wp:simplePos x="0" y="0"/>
                  <wp:positionH relativeFrom="column">
                    <wp:posOffset>-4265295</wp:posOffset>
                  </wp:positionH>
                  <wp:positionV relativeFrom="paragraph">
                    <wp:posOffset>2332355</wp:posOffset>
                  </wp:positionV>
                  <wp:extent cx="5615940" cy="2726690"/>
                  <wp:effectExtent l="0" t="0" r="3810" b="0"/>
                  <wp:wrapSquare wrapText="bothSides"/>
                  <wp:docPr id="14"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ryptologie.jpg"/>
                          <pic:cNvPicPr>
                            <a:picLocks noChangeAspect="1"/>
                          </pic:cNvPicPr>
                        </pic:nvPicPr>
                        <pic:blipFill>
                          <a:blip r:embed="rId8"/>
                          <a:stretch/>
                        </pic:blipFill>
                        <pic:spPr bwMode="auto">
                          <a:xfrm>
                            <a:off x="0" y="0"/>
                            <a:ext cx="5615940" cy="27266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6704" behindDoc="1" locked="0" layoutInCell="1" allowOverlap="1" wp14:anchorId="24DBC8D9" wp14:editId="1EB4F9C9">
                      <wp:simplePos x="0" y="0"/>
                      <wp:positionH relativeFrom="column">
                        <wp:posOffset>-35560</wp:posOffset>
                      </wp:positionH>
                      <wp:positionV relativeFrom="paragraph">
                        <wp:posOffset>123825</wp:posOffset>
                      </wp:positionV>
                      <wp:extent cx="4381500" cy="1120140"/>
                      <wp:effectExtent l="0" t="0" r="0" b="3810"/>
                      <wp:wrapTight wrapText="bothSides">
                        <wp:wrapPolygon edited="1">
                          <wp:start x="282" y="0"/>
                          <wp:lineTo x="282" y="20204"/>
                          <wp:lineTo x="4320" y="21306"/>
                          <wp:lineTo x="21506" y="21306"/>
                          <wp:lineTo x="21506" y="12857"/>
                          <wp:lineTo x="20473" y="12490"/>
                          <wp:lineTo x="20473" y="0"/>
                          <wp:lineTo x="282" y="0"/>
                        </wp:wrapPolygon>
                      </wp:wrapTight>
                      <wp:docPr id="15" name="Gruppieren 20"/>
                      <wp:cNvGraphicFramePr/>
                      <a:graphic xmlns:a="http://schemas.openxmlformats.org/drawingml/2006/main">
                        <a:graphicData uri="http://schemas.microsoft.com/office/word/2010/wordprocessingGroup">
                          <wpg:wgp>
                            <wpg:cNvGrpSpPr/>
                            <wpg:grpSpPr bwMode="auto">
                              <a:xfrm>
                                <a:off x="0" y="0"/>
                                <a:ext cx="4381500" cy="1120140"/>
                                <a:chOff x="0" y="0"/>
                                <a:chExt cx="4381500" cy="1120389"/>
                              </a:xfrm>
                            </wpg:grpSpPr>
                            <wps:wsp>
                              <wps:cNvPr id="1" name="Rechteck 1"/>
                              <wps:cNvSpPr/>
                              <wps:spPr bwMode="auto">
                                <a:xfrm>
                                  <a:off x="914400" y="691764"/>
                                  <a:ext cx="3467100" cy="42862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BBEE7C" w14:textId="77777777" w:rsidR="00B93D71" w:rsidRDefault="00000000">
                                    <w:pPr>
                                      <w:spacing w:line="240" w:lineRule="auto"/>
                                      <w:jc w:val="center"/>
                                    </w:pPr>
                                    <w:r>
                                      <w:rPr>
                                        <w:b/>
                                        <w:color w:val="FFFFFF" w:themeColor="background1"/>
                                        <w:sz w:val="40"/>
                                      </w:rPr>
                                      <w:t>Gemeinsam IT entdecken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feld 2"/>
                              <wps:cNvSpPr txBox="1">
                                <a:spLocks noChangeArrowheads="1"/>
                              </wps:cNvSpPr>
                              <wps:spPr bwMode="auto">
                                <a:xfrm>
                                  <a:off x="0" y="0"/>
                                  <a:ext cx="4229100" cy="1095375"/>
                                </a:xfrm>
                                <a:prstGeom prst="rect">
                                  <a:avLst/>
                                </a:prstGeom>
                                <a:noFill/>
                                <a:ln w="9525">
                                  <a:noFill/>
                                  <a:miter lim="800000"/>
                                  <a:headEnd/>
                                  <a:tailEnd/>
                                </a:ln>
                              </wps:spPr>
                              <wps:txbx>
                                <w:txbxContent>
                                  <w:p w14:paraId="0BD99336" w14:textId="77777777" w:rsidR="00B93D71" w:rsidRDefault="00000000">
                                    <w:pPr>
                                      <w:pStyle w:val="Kopfzeile"/>
                                      <w:rPr>
                                        <w:rFonts w:ascii="Helvetica 55" w:hAnsi="Helvetica 55"/>
                                        <w:b/>
                                        <w:sz w:val="88"/>
                                        <w:szCs w:val="88"/>
                                      </w:rPr>
                                    </w:pPr>
                                    <w:r>
                                      <w:rPr>
                                        <w:rFonts w:ascii="Helvetica 55" w:hAnsi="Helvetica 55"/>
                                        <w:b/>
                                        <w:sz w:val="88"/>
                                        <w:szCs w:val="88"/>
                                      </w:rPr>
                                      <w:t>IT2School</w:t>
                                    </w:r>
                                  </w:p>
                                  <w:p w14:paraId="34F125E1" w14:textId="77777777" w:rsidR="00B93D71" w:rsidRDefault="00B93D71">
                                    <w:pPr>
                                      <w:spacing w:line="240" w:lineRule="auto"/>
                                      <w:jc w:val="both"/>
                                      <w:rPr>
                                        <w:sz w:val="18"/>
                                        <w:szCs w:val="15"/>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4DBC8D9" id="Gruppieren 20" o:spid="_x0000_s1026" style="position:absolute;left:0;text-align:left;margin-left:-2.8pt;margin-top:9.75pt;width:345pt;height:88.2pt;z-index:-251659776;mso-width-relative:margin;mso-height-relative:margin" coordsize="43815,11203" wrapcoords="282 0 282 20204 4320 21306 21506 21306 21506 12857 20473 12490 20473 0 28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">
                      <v:rect id="Rechteck 1" o:spid="_x0000_s1027" style="position:absolute;left:9144;top:6917;width:3467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" fillcolor="#ffc000" stroked="f" strokeweight="1pt">
                        <v:textbox>
                          <w:txbxContent>
                            <w:p w14:paraId="1EBBEE7C" w14:textId="77777777" w:rsidR="00B93D71" w:rsidRDefault="00000000">
                              <w:pPr>
                                <w:spacing w:line="240" w:lineRule="auto"/>
                                <w:jc w:val="center"/>
                              </w:pPr>
                              <w:r>
                                <w:rPr>
                                  <w:b/>
                                  <w:color w:val="FFFFFF" w:themeColor="background1"/>
                                  <w:sz w:val="40"/>
                                </w:rPr>
                                <w:t>Gemeinsam IT entdecken</w:t>
                              </w:r>
                            </w:p>
                          </w:txbxContent>
                        </v:textbox>
                      </v:rect>
                      <v:shapetype id="_x0000_t202" coordsize="21600,21600" o:spt="202" path="m,l,21600r21600,l21600,xe">
                        <v:stroke joinstyle="miter"/>
                        <v:path gradientshapeok="t" o:connecttype="rect"/>
                      </v:shapetype>
                      <v:shape id="Textfeld 2" o:spid="_x0000_s1028" type="#_x0000_t202" style="position:absolute;width:42291;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0BD99336" w14:textId="77777777" w:rsidR="00B93D71" w:rsidRDefault="00000000">
                              <w:pPr>
                                <w:pStyle w:val="Kopfzeile"/>
                                <w:rPr>
                                  <w:rFonts w:ascii="Helvetica 55" w:hAnsi="Helvetica 55"/>
                                  <w:b/>
                                  <w:sz w:val="88"/>
                                  <w:szCs w:val="88"/>
                                </w:rPr>
                              </w:pPr>
                              <w:r>
                                <w:rPr>
                                  <w:rFonts w:ascii="Helvetica 55" w:hAnsi="Helvetica 55"/>
                                  <w:b/>
                                  <w:sz w:val="88"/>
                                  <w:szCs w:val="88"/>
                                </w:rPr>
                                <w:t>IT2School</w:t>
                              </w:r>
                            </w:p>
                            <w:p w14:paraId="34F125E1" w14:textId="77777777" w:rsidR="00B93D71" w:rsidRDefault="00B93D71">
                              <w:pPr>
                                <w:spacing w:line="240" w:lineRule="auto"/>
                                <w:jc w:val="both"/>
                                <w:rPr>
                                  <w:sz w:val="18"/>
                                  <w:szCs w:val="15"/>
                                </w:rPr>
                              </w:pPr>
                            </w:p>
                          </w:txbxContent>
                        </v:textbox>
                      </v:shape>
                      <w10:wrap type="tight"/>
                    </v:group>
                  </w:pict>
                </mc:Fallback>
              </mc:AlternateContent>
            </w:r>
          </w:p>
        </w:tc>
      </w:tr>
    </w:tbl>
    <w:p w14:paraId="6CB25149" w14:textId="77777777" w:rsidR="00B93D71" w:rsidRDefault="00B93D71">
      <w:pPr>
        <w:spacing w:after="240" w:line="240" w:lineRule="auto"/>
        <w:contextualSpacing/>
      </w:pPr>
    </w:p>
    <w:p w14:paraId="0FE54141" w14:textId="77777777" w:rsidR="00B93D71" w:rsidRDefault="00B93D71">
      <w:pPr>
        <w:spacing w:after="240" w:line="240" w:lineRule="auto"/>
        <w:contextualSpacing/>
        <w:rPr>
          <w:sz w:val="32"/>
        </w:rPr>
      </w:pPr>
    </w:p>
    <w:p w14:paraId="69050518" w14:textId="77777777" w:rsidR="00B93D71" w:rsidRDefault="00B93D71">
      <w:pPr>
        <w:spacing w:after="240" w:line="240" w:lineRule="auto"/>
        <w:contextualSpacing/>
      </w:pPr>
    </w:p>
    <w:p w14:paraId="00A1698D" w14:textId="77777777" w:rsidR="00B93D71" w:rsidRDefault="00000000">
      <w:pPr>
        <w:spacing w:after="240" w:line="240" w:lineRule="auto"/>
        <w:contextualSpacing/>
      </w:pPr>
      <w:r>
        <w:rPr>
          <w:rFonts w:ascii="Helvetica 55" w:eastAsia="Times New Roman" w:hAnsi="Helvetica 55" w:cs="Times New Roman"/>
          <w:b/>
          <w:color w:val="000000"/>
          <w:sz w:val="56"/>
          <w:szCs w:val="56"/>
        </w:rPr>
        <w:t>Modul A2 – Kryptologie</w:t>
      </w:r>
      <w:r>
        <w:rPr>
          <w:rFonts w:ascii="Helvetica 65" w:eastAsia="Times New Roman" w:hAnsi="Helvetica 65" w:cs="Times New Roman"/>
          <w:color w:val="000000"/>
          <w:sz w:val="56"/>
          <w:szCs w:val="56"/>
        </w:rPr>
        <w:br/>
      </w:r>
      <w:r>
        <w:rPr>
          <w:rFonts w:eastAsia="Times New Roman" w:cs="Times New Roman"/>
          <w:bCs w:val="0"/>
          <w:color w:val="000000"/>
          <w:spacing w:val="10"/>
          <w:sz w:val="44"/>
          <w:szCs w:val="56"/>
        </w:rPr>
        <w:t>Kryptologie</w:t>
      </w:r>
      <w:r>
        <w:br w:type="page" w:clear="all"/>
      </w:r>
    </w:p>
    <w:sdt>
      <w:sdtPr>
        <w:rPr>
          <w:rFonts w:ascii="Helvetica 45" w:hAnsi="Helvetica 45"/>
          <w:sz w:val="21"/>
        </w:rPr>
        <w:id w:val="-759218388"/>
        <w:docPartObj>
          <w:docPartGallery w:val="Table of Contents"/>
          <w:docPartUnique/>
        </w:docPartObj>
      </w:sdtPr>
      <w:sdtContent>
        <w:p w14:paraId="4B5AF50D" w14:textId="77777777" w:rsidR="00B93D71" w:rsidRDefault="00000000">
          <w:pPr>
            <w:pStyle w:val="WF-Inhaltsverzeichnis"/>
            <w:rPr>
              <w:rStyle w:val="WF-InhaltsverzeichnisZchn"/>
            </w:rPr>
          </w:pPr>
          <w:r>
            <w:rPr>
              <w:rStyle w:val="WF-InhaltsverzeichnisZchn"/>
            </w:rPr>
            <w:t>Inhalt</w:t>
          </w:r>
        </w:p>
        <w:p w14:paraId="7B77E1B7" w14:textId="77777777" w:rsidR="00B93D71" w:rsidRDefault="00000000">
          <w:pPr>
            <w:pStyle w:val="Verzeichnis1"/>
            <w:tabs>
              <w:tab w:val="left" w:pos="440"/>
              <w:tab w:val="right" w:leader="dot" w:pos="8834"/>
            </w:tabs>
            <w:rPr>
              <w:ins w:id="0" w:author="I E" w:date="2023-03-31T15:19:00Z"/>
              <w:rFonts w:asciiTheme="minorHAnsi" w:hAnsiTheme="minorHAnsi"/>
              <w:bCs w:val="0"/>
              <w:sz w:val="22"/>
            </w:rPr>
          </w:pPr>
          <w:r>
            <w:rPr>
              <w:bCs w:val="0"/>
            </w:rPr>
            <w:fldChar w:fldCharType="begin"/>
          </w:r>
          <w:r>
            <w:instrText xml:space="preserve"> TOC \o "1-3" \h \z \u </w:instrText>
          </w:r>
          <w:r>
            <w:rPr>
              <w:bCs w:val="0"/>
            </w:rPr>
            <w:fldChar w:fldCharType="separate"/>
          </w:r>
          <w:ins w:id="1" w:author="I E" w:date="2023-03-31T15:19:00Z">
            <w:r>
              <w:rPr>
                <w:rStyle w:val="Hyperlink"/>
              </w:rPr>
              <w:fldChar w:fldCharType="begin"/>
            </w:r>
            <w:r>
              <w:rPr>
                <w:rStyle w:val="Hyperlink"/>
              </w:rPr>
              <w:instrText xml:space="preserve"> </w:instrText>
            </w:r>
            <w:r>
              <w:instrText>HYPERLINK \l "_Toc131168398"</w:instrText>
            </w:r>
            <w:r>
              <w:rPr>
                <w:rStyle w:val="Hyperlink"/>
              </w:rPr>
              <w:instrText xml:space="preserve"> </w:instrText>
            </w:r>
            <w:r>
              <w:rPr>
                <w:rStyle w:val="Hyperlink"/>
              </w:rPr>
            </w:r>
            <w:r>
              <w:rPr>
                <w:rStyle w:val="Hyperlink"/>
              </w:rPr>
              <w:fldChar w:fldCharType="separate"/>
            </w:r>
            <w:r>
              <w:rPr>
                <w:rStyle w:val="Hyperlink"/>
              </w:rPr>
              <w:t>1</w:t>
            </w:r>
            <w:r>
              <w:rPr>
                <w:rFonts w:asciiTheme="minorHAnsi" w:hAnsiTheme="minorHAnsi"/>
                <w:bCs w:val="0"/>
                <w:sz w:val="22"/>
              </w:rPr>
              <w:tab/>
            </w:r>
            <w:r>
              <w:rPr>
                <w:rStyle w:val="Hyperlink"/>
              </w:rPr>
              <w:t>Kryptologie</w:t>
            </w:r>
            <w:r>
              <w:tab/>
            </w:r>
            <w:r>
              <w:fldChar w:fldCharType="begin"/>
            </w:r>
            <w:r>
              <w:instrText xml:space="preserve"> PAGEREF _Toc131168398 \h </w:instrText>
            </w:r>
          </w:ins>
          <w:r>
            <w:fldChar w:fldCharType="separate"/>
          </w:r>
          <w:ins w:id="2" w:author="I E" w:date="2023-03-31T15:19:00Z">
            <w:r>
              <w:t>3</w:t>
            </w:r>
            <w:r>
              <w:fldChar w:fldCharType="end"/>
            </w:r>
            <w:r>
              <w:rPr>
                <w:rStyle w:val="Hyperlink"/>
              </w:rPr>
              <w:fldChar w:fldCharType="end"/>
            </w:r>
          </w:ins>
        </w:p>
        <w:p w14:paraId="411B27A9" w14:textId="77777777" w:rsidR="00B93D71" w:rsidRDefault="00000000">
          <w:pPr>
            <w:pStyle w:val="Verzeichnis1"/>
            <w:tabs>
              <w:tab w:val="left" w:pos="440"/>
              <w:tab w:val="right" w:leader="dot" w:pos="8834"/>
            </w:tabs>
            <w:rPr>
              <w:ins w:id="3" w:author="I E" w:date="2023-03-31T15:19:00Z"/>
              <w:rFonts w:asciiTheme="minorHAnsi" w:hAnsiTheme="minorHAnsi"/>
              <w:bCs w:val="0"/>
              <w:sz w:val="22"/>
            </w:rPr>
          </w:pPr>
          <w:ins w:id="4" w:author="I E" w:date="2023-03-31T15:19:00Z">
            <w:r>
              <w:rPr>
                <w:rStyle w:val="Hyperlink"/>
              </w:rPr>
              <w:fldChar w:fldCharType="begin"/>
            </w:r>
            <w:r>
              <w:rPr>
                <w:rStyle w:val="Hyperlink"/>
              </w:rPr>
              <w:instrText xml:space="preserve"> </w:instrText>
            </w:r>
            <w:r>
              <w:instrText>HYPERLINK \l "_Toc131168399"</w:instrText>
            </w:r>
            <w:r>
              <w:rPr>
                <w:rStyle w:val="Hyperlink"/>
              </w:rPr>
              <w:instrText xml:space="preserve"> </w:instrText>
            </w:r>
            <w:r>
              <w:rPr>
                <w:rStyle w:val="Hyperlink"/>
              </w:rPr>
            </w:r>
            <w:r>
              <w:rPr>
                <w:rStyle w:val="Hyperlink"/>
              </w:rPr>
              <w:fldChar w:fldCharType="separate"/>
            </w:r>
            <w:r>
              <w:rPr>
                <w:rStyle w:val="Hyperlink"/>
              </w:rPr>
              <w:t>2</w:t>
            </w:r>
            <w:r>
              <w:rPr>
                <w:rFonts w:asciiTheme="minorHAnsi" w:hAnsiTheme="minorHAnsi"/>
                <w:bCs w:val="0"/>
                <w:sz w:val="22"/>
              </w:rPr>
              <w:tab/>
            </w:r>
            <w:r>
              <w:rPr>
                <w:rStyle w:val="Hyperlink"/>
              </w:rPr>
              <w:t>Warum gibt es das Modul?</w:t>
            </w:r>
            <w:r>
              <w:tab/>
            </w:r>
            <w:r>
              <w:fldChar w:fldCharType="begin"/>
            </w:r>
            <w:r>
              <w:instrText xml:space="preserve"> PAGEREF _Toc131168399 \h </w:instrText>
            </w:r>
          </w:ins>
          <w:r>
            <w:fldChar w:fldCharType="separate"/>
          </w:r>
          <w:ins w:id="5" w:author="I E" w:date="2023-03-31T15:19:00Z">
            <w:r>
              <w:t>4</w:t>
            </w:r>
            <w:r>
              <w:fldChar w:fldCharType="end"/>
            </w:r>
            <w:r>
              <w:rPr>
                <w:rStyle w:val="Hyperlink"/>
              </w:rPr>
              <w:fldChar w:fldCharType="end"/>
            </w:r>
          </w:ins>
        </w:p>
        <w:p w14:paraId="49CD53BD" w14:textId="77777777" w:rsidR="00B93D71" w:rsidRDefault="00000000">
          <w:pPr>
            <w:pStyle w:val="Verzeichnis1"/>
            <w:tabs>
              <w:tab w:val="left" w:pos="440"/>
              <w:tab w:val="right" w:leader="dot" w:pos="8834"/>
            </w:tabs>
            <w:rPr>
              <w:ins w:id="6" w:author="I E" w:date="2023-03-31T15:19:00Z"/>
              <w:rFonts w:asciiTheme="minorHAnsi" w:hAnsiTheme="minorHAnsi"/>
              <w:bCs w:val="0"/>
              <w:sz w:val="22"/>
            </w:rPr>
          </w:pPr>
          <w:ins w:id="7" w:author="I E" w:date="2023-03-31T15:19:00Z">
            <w:r>
              <w:rPr>
                <w:rStyle w:val="Hyperlink"/>
              </w:rPr>
              <w:fldChar w:fldCharType="begin"/>
            </w:r>
            <w:r>
              <w:rPr>
                <w:rStyle w:val="Hyperlink"/>
              </w:rPr>
              <w:instrText xml:space="preserve"> </w:instrText>
            </w:r>
            <w:r>
              <w:instrText>HYPERLINK \l "_Toc131168400"</w:instrText>
            </w:r>
            <w:r>
              <w:rPr>
                <w:rStyle w:val="Hyperlink"/>
              </w:rPr>
              <w:instrText xml:space="preserve"> </w:instrText>
            </w:r>
            <w:r>
              <w:rPr>
                <w:rStyle w:val="Hyperlink"/>
              </w:rPr>
            </w:r>
            <w:r>
              <w:rPr>
                <w:rStyle w:val="Hyperlink"/>
              </w:rPr>
              <w:fldChar w:fldCharType="separate"/>
            </w:r>
            <w:r>
              <w:rPr>
                <w:rStyle w:val="Hyperlink"/>
              </w:rPr>
              <w:t>3</w:t>
            </w:r>
            <w:r>
              <w:rPr>
                <w:rFonts w:asciiTheme="minorHAnsi" w:hAnsiTheme="minorHAnsi"/>
                <w:bCs w:val="0"/>
                <w:sz w:val="22"/>
              </w:rPr>
              <w:tab/>
            </w:r>
            <w:r>
              <w:rPr>
                <w:rStyle w:val="Hyperlink"/>
              </w:rPr>
              <w:t>Ziele des Moduls</w:t>
            </w:r>
            <w:r>
              <w:tab/>
            </w:r>
            <w:r>
              <w:fldChar w:fldCharType="begin"/>
            </w:r>
            <w:r>
              <w:instrText xml:space="preserve"> PAGEREF _Toc131168400 \h </w:instrText>
            </w:r>
          </w:ins>
          <w:r>
            <w:fldChar w:fldCharType="separate"/>
          </w:r>
          <w:ins w:id="8" w:author="I E" w:date="2023-03-31T15:19:00Z">
            <w:r>
              <w:t>4</w:t>
            </w:r>
            <w:r>
              <w:fldChar w:fldCharType="end"/>
            </w:r>
            <w:r>
              <w:rPr>
                <w:rStyle w:val="Hyperlink"/>
              </w:rPr>
              <w:fldChar w:fldCharType="end"/>
            </w:r>
          </w:ins>
        </w:p>
        <w:p w14:paraId="65124F3A" w14:textId="77777777" w:rsidR="00B93D71" w:rsidRDefault="00000000">
          <w:pPr>
            <w:pStyle w:val="Verzeichnis1"/>
            <w:tabs>
              <w:tab w:val="left" w:pos="440"/>
              <w:tab w:val="right" w:leader="dot" w:pos="8834"/>
            </w:tabs>
            <w:rPr>
              <w:ins w:id="9" w:author="I E" w:date="2023-03-31T15:19:00Z"/>
              <w:rFonts w:asciiTheme="minorHAnsi" w:hAnsiTheme="minorHAnsi"/>
              <w:bCs w:val="0"/>
              <w:sz w:val="22"/>
            </w:rPr>
          </w:pPr>
          <w:ins w:id="10" w:author="I E" w:date="2023-03-31T15:19:00Z">
            <w:r>
              <w:rPr>
                <w:rStyle w:val="Hyperlink"/>
              </w:rPr>
              <w:fldChar w:fldCharType="begin"/>
            </w:r>
            <w:r>
              <w:rPr>
                <w:rStyle w:val="Hyperlink"/>
              </w:rPr>
              <w:instrText xml:space="preserve"> </w:instrText>
            </w:r>
            <w:r>
              <w:instrText>HYPERLINK \l "_Toc131168401"</w:instrText>
            </w:r>
            <w:r>
              <w:rPr>
                <w:rStyle w:val="Hyperlink"/>
              </w:rPr>
              <w:instrText xml:space="preserve"> </w:instrText>
            </w:r>
            <w:r>
              <w:rPr>
                <w:rStyle w:val="Hyperlink"/>
              </w:rPr>
            </w:r>
            <w:r>
              <w:rPr>
                <w:rStyle w:val="Hyperlink"/>
              </w:rPr>
              <w:fldChar w:fldCharType="separate"/>
            </w:r>
            <w:r>
              <w:rPr>
                <w:rStyle w:val="Hyperlink"/>
              </w:rPr>
              <w:t>4</w:t>
            </w:r>
            <w:r>
              <w:rPr>
                <w:rFonts w:asciiTheme="minorHAnsi" w:hAnsiTheme="minorHAnsi"/>
                <w:bCs w:val="0"/>
                <w:sz w:val="22"/>
              </w:rPr>
              <w:tab/>
            </w:r>
            <w:r>
              <w:rPr>
                <w:rStyle w:val="Hyperlink"/>
              </w:rPr>
              <w:t>Die Rolle der Unternehmensvertreterin/des Unternehmensvertreters</w:t>
            </w:r>
            <w:r>
              <w:tab/>
            </w:r>
            <w:r>
              <w:fldChar w:fldCharType="begin"/>
            </w:r>
            <w:r>
              <w:instrText xml:space="preserve"> PAGEREF _Toc131168401 \h </w:instrText>
            </w:r>
          </w:ins>
          <w:r>
            <w:fldChar w:fldCharType="separate"/>
          </w:r>
          <w:ins w:id="11" w:author="I E" w:date="2023-03-31T15:19:00Z">
            <w:r>
              <w:t>4</w:t>
            </w:r>
            <w:r>
              <w:fldChar w:fldCharType="end"/>
            </w:r>
            <w:r>
              <w:rPr>
                <w:rStyle w:val="Hyperlink"/>
              </w:rPr>
              <w:fldChar w:fldCharType="end"/>
            </w:r>
          </w:ins>
        </w:p>
        <w:p w14:paraId="0A764E8C" w14:textId="77777777" w:rsidR="00B93D71" w:rsidRDefault="00000000">
          <w:pPr>
            <w:pStyle w:val="Verzeichnis1"/>
            <w:tabs>
              <w:tab w:val="left" w:pos="440"/>
              <w:tab w:val="right" w:leader="dot" w:pos="8834"/>
            </w:tabs>
            <w:rPr>
              <w:ins w:id="12" w:author="I E" w:date="2023-03-31T15:19:00Z"/>
              <w:rFonts w:asciiTheme="minorHAnsi" w:hAnsiTheme="minorHAnsi"/>
              <w:bCs w:val="0"/>
              <w:sz w:val="22"/>
            </w:rPr>
          </w:pPr>
          <w:ins w:id="13" w:author="I E" w:date="2023-03-31T15:19:00Z">
            <w:r>
              <w:rPr>
                <w:rStyle w:val="Hyperlink"/>
              </w:rPr>
              <w:fldChar w:fldCharType="begin"/>
            </w:r>
            <w:r>
              <w:rPr>
                <w:rStyle w:val="Hyperlink"/>
              </w:rPr>
              <w:instrText xml:space="preserve"> </w:instrText>
            </w:r>
            <w:r>
              <w:instrText>HYPERLINK \l "_Toc131168402"</w:instrText>
            </w:r>
            <w:r>
              <w:rPr>
                <w:rStyle w:val="Hyperlink"/>
              </w:rPr>
              <w:instrText xml:space="preserve"> </w:instrText>
            </w:r>
            <w:r>
              <w:rPr>
                <w:rStyle w:val="Hyperlink"/>
              </w:rPr>
            </w:r>
            <w:r>
              <w:rPr>
                <w:rStyle w:val="Hyperlink"/>
              </w:rPr>
              <w:fldChar w:fldCharType="separate"/>
            </w:r>
            <w:r>
              <w:rPr>
                <w:rStyle w:val="Hyperlink"/>
              </w:rPr>
              <w:t>5</w:t>
            </w:r>
            <w:r>
              <w:rPr>
                <w:rFonts w:asciiTheme="minorHAnsi" w:hAnsiTheme="minorHAnsi"/>
                <w:bCs w:val="0"/>
                <w:sz w:val="22"/>
              </w:rPr>
              <w:tab/>
            </w:r>
            <w:r>
              <w:rPr>
                <w:rStyle w:val="Hyperlink"/>
              </w:rPr>
              <w:t>Inhalte des Moduls</w:t>
            </w:r>
            <w:r>
              <w:tab/>
            </w:r>
            <w:r>
              <w:fldChar w:fldCharType="begin"/>
            </w:r>
            <w:r>
              <w:instrText xml:space="preserve"> PAGEREF _Toc131168402 \h </w:instrText>
            </w:r>
          </w:ins>
          <w:r>
            <w:fldChar w:fldCharType="separate"/>
          </w:r>
          <w:ins w:id="14" w:author="I E" w:date="2023-03-31T15:19:00Z">
            <w:r>
              <w:t>4</w:t>
            </w:r>
            <w:r>
              <w:fldChar w:fldCharType="end"/>
            </w:r>
            <w:r>
              <w:rPr>
                <w:rStyle w:val="Hyperlink"/>
              </w:rPr>
              <w:fldChar w:fldCharType="end"/>
            </w:r>
          </w:ins>
        </w:p>
        <w:p w14:paraId="77B0089A" w14:textId="77777777" w:rsidR="00B93D71" w:rsidRDefault="00000000">
          <w:pPr>
            <w:pStyle w:val="Verzeichnis2"/>
            <w:tabs>
              <w:tab w:val="left" w:pos="880"/>
              <w:tab w:val="right" w:leader="dot" w:pos="8834"/>
            </w:tabs>
            <w:rPr>
              <w:ins w:id="15" w:author="I E" w:date="2023-03-31T15:19:00Z"/>
              <w:rFonts w:asciiTheme="minorHAnsi" w:hAnsiTheme="minorHAnsi"/>
              <w:bCs w:val="0"/>
              <w:sz w:val="22"/>
            </w:rPr>
          </w:pPr>
          <w:ins w:id="16" w:author="I E" w:date="2023-03-31T15:19:00Z">
            <w:r>
              <w:rPr>
                <w:rStyle w:val="Hyperlink"/>
              </w:rPr>
              <w:fldChar w:fldCharType="begin"/>
            </w:r>
            <w:r>
              <w:rPr>
                <w:rStyle w:val="Hyperlink"/>
              </w:rPr>
              <w:instrText xml:space="preserve"> </w:instrText>
            </w:r>
            <w:r>
              <w:instrText>HYPERLINK \l "_Toc131168403"</w:instrText>
            </w:r>
            <w:r>
              <w:rPr>
                <w:rStyle w:val="Hyperlink"/>
              </w:rPr>
              <w:instrText xml:space="preserve"> </w:instrText>
            </w:r>
            <w:r>
              <w:rPr>
                <w:rStyle w:val="Hyperlink"/>
              </w:rPr>
            </w:r>
            <w:r>
              <w:rPr>
                <w:rStyle w:val="Hyperlink"/>
              </w:rPr>
              <w:fldChar w:fldCharType="separate"/>
            </w:r>
            <w:r>
              <w:rPr>
                <w:rStyle w:val="Hyperlink"/>
                <w:rFonts w:ascii="Helvetica 65" w:eastAsiaTheme="majorEastAsia" w:hAnsi="Helvetica 65" w:cstheme="majorBidi"/>
              </w:rPr>
              <w:t>5.1</w:t>
            </w:r>
            <w:r>
              <w:rPr>
                <w:rFonts w:asciiTheme="minorHAnsi" w:hAnsiTheme="minorHAnsi"/>
                <w:bCs w:val="0"/>
                <w:sz w:val="22"/>
              </w:rPr>
              <w:tab/>
            </w:r>
            <w:r>
              <w:rPr>
                <w:rStyle w:val="Hyperlink"/>
                <w:rFonts w:ascii="Helvetica 65" w:eastAsiaTheme="majorEastAsia" w:hAnsi="Helvetica 65" w:cstheme="majorBidi"/>
              </w:rPr>
              <w:t>Schaubild zur Kryptologie</w:t>
            </w:r>
            <w:r>
              <w:tab/>
            </w:r>
            <w:r>
              <w:fldChar w:fldCharType="begin"/>
            </w:r>
            <w:r>
              <w:instrText xml:space="preserve"> PAGEREF _Toc131168403 \h </w:instrText>
            </w:r>
          </w:ins>
          <w:r>
            <w:fldChar w:fldCharType="separate"/>
          </w:r>
          <w:ins w:id="17" w:author="I E" w:date="2023-03-31T15:19:00Z">
            <w:r>
              <w:t>7</w:t>
            </w:r>
            <w:r>
              <w:fldChar w:fldCharType="end"/>
            </w:r>
            <w:r>
              <w:rPr>
                <w:rStyle w:val="Hyperlink"/>
              </w:rPr>
              <w:fldChar w:fldCharType="end"/>
            </w:r>
          </w:ins>
        </w:p>
        <w:p w14:paraId="3747018B" w14:textId="77777777" w:rsidR="00B93D71" w:rsidRDefault="00000000">
          <w:pPr>
            <w:pStyle w:val="Verzeichnis2"/>
            <w:tabs>
              <w:tab w:val="left" w:pos="880"/>
              <w:tab w:val="right" w:leader="dot" w:pos="8834"/>
            </w:tabs>
            <w:rPr>
              <w:ins w:id="18" w:author="I E" w:date="2023-03-31T15:19:00Z"/>
              <w:rFonts w:asciiTheme="minorHAnsi" w:hAnsiTheme="minorHAnsi"/>
              <w:bCs w:val="0"/>
              <w:sz w:val="22"/>
            </w:rPr>
          </w:pPr>
          <w:ins w:id="19" w:author="I E" w:date="2023-03-31T15:19:00Z">
            <w:r>
              <w:rPr>
                <w:rStyle w:val="Hyperlink"/>
              </w:rPr>
              <w:fldChar w:fldCharType="begin"/>
            </w:r>
            <w:r>
              <w:rPr>
                <w:rStyle w:val="Hyperlink"/>
              </w:rPr>
              <w:instrText xml:space="preserve"> </w:instrText>
            </w:r>
            <w:r>
              <w:instrText>HYPERLINK \l "_Toc131168404"</w:instrText>
            </w:r>
            <w:r>
              <w:rPr>
                <w:rStyle w:val="Hyperlink"/>
              </w:rPr>
              <w:instrText xml:space="preserve"> </w:instrText>
            </w:r>
            <w:r>
              <w:rPr>
                <w:rStyle w:val="Hyperlink"/>
              </w:rPr>
            </w:r>
            <w:r>
              <w:rPr>
                <w:rStyle w:val="Hyperlink"/>
              </w:rPr>
              <w:fldChar w:fldCharType="separate"/>
            </w:r>
            <w:r>
              <w:rPr>
                <w:rStyle w:val="Hyperlink"/>
                <w:rFonts w:ascii="Helvetica 65" w:eastAsiaTheme="majorEastAsia" w:hAnsi="Helvetica 65" w:cstheme="majorBidi"/>
              </w:rPr>
              <w:t>5.2</w:t>
            </w:r>
            <w:r>
              <w:rPr>
                <w:rFonts w:asciiTheme="minorHAnsi" w:hAnsiTheme="minorHAnsi"/>
                <w:bCs w:val="0"/>
                <w:sz w:val="22"/>
              </w:rPr>
              <w:tab/>
            </w:r>
            <w:r>
              <w:rPr>
                <w:rStyle w:val="Hyperlink"/>
                <w:rFonts w:ascii="Helvetica 65" w:eastAsiaTheme="majorEastAsia" w:hAnsi="Helvetica 65" w:cstheme="majorBidi"/>
              </w:rPr>
              <w:t>Moderne Kryptologie</w:t>
            </w:r>
            <w:r>
              <w:tab/>
            </w:r>
            <w:r>
              <w:fldChar w:fldCharType="begin"/>
            </w:r>
            <w:r>
              <w:instrText xml:space="preserve"> PAGEREF _Toc131168404 \h </w:instrText>
            </w:r>
          </w:ins>
          <w:r>
            <w:fldChar w:fldCharType="separate"/>
          </w:r>
          <w:ins w:id="20" w:author="I E" w:date="2023-03-31T15:19:00Z">
            <w:r>
              <w:t>7</w:t>
            </w:r>
            <w:r>
              <w:fldChar w:fldCharType="end"/>
            </w:r>
            <w:r>
              <w:rPr>
                <w:rStyle w:val="Hyperlink"/>
              </w:rPr>
              <w:fldChar w:fldCharType="end"/>
            </w:r>
          </w:ins>
        </w:p>
        <w:p w14:paraId="3A13063E" w14:textId="77777777" w:rsidR="00B93D71" w:rsidRDefault="00000000">
          <w:pPr>
            <w:pStyle w:val="Verzeichnis2"/>
            <w:tabs>
              <w:tab w:val="left" w:pos="880"/>
              <w:tab w:val="right" w:leader="dot" w:pos="8834"/>
            </w:tabs>
            <w:rPr>
              <w:ins w:id="21" w:author="I E" w:date="2023-03-31T15:19:00Z"/>
              <w:rFonts w:asciiTheme="minorHAnsi" w:hAnsiTheme="minorHAnsi"/>
              <w:bCs w:val="0"/>
              <w:sz w:val="22"/>
            </w:rPr>
          </w:pPr>
          <w:ins w:id="22" w:author="I E" w:date="2023-03-31T15:19:00Z">
            <w:r>
              <w:rPr>
                <w:rStyle w:val="Hyperlink"/>
              </w:rPr>
              <w:fldChar w:fldCharType="begin"/>
            </w:r>
            <w:r>
              <w:rPr>
                <w:rStyle w:val="Hyperlink"/>
              </w:rPr>
              <w:instrText xml:space="preserve"> </w:instrText>
            </w:r>
            <w:r>
              <w:instrText>HYPERLINK \l "_Toc131168405"</w:instrText>
            </w:r>
            <w:r>
              <w:rPr>
                <w:rStyle w:val="Hyperlink"/>
              </w:rPr>
              <w:instrText xml:space="preserve"> </w:instrText>
            </w:r>
            <w:r>
              <w:rPr>
                <w:rStyle w:val="Hyperlink"/>
              </w:rPr>
            </w:r>
            <w:r>
              <w:rPr>
                <w:rStyle w:val="Hyperlink"/>
              </w:rPr>
              <w:fldChar w:fldCharType="separate"/>
            </w:r>
            <w:r>
              <w:rPr>
                <w:rStyle w:val="Hyperlink"/>
              </w:rPr>
              <w:t>5.3</w:t>
            </w:r>
            <w:r>
              <w:rPr>
                <w:rFonts w:asciiTheme="minorHAnsi" w:hAnsiTheme="minorHAnsi"/>
                <w:bCs w:val="0"/>
                <w:sz w:val="22"/>
              </w:rPr>
              <w:tab/>
            </w:r>
            <w:r>
              <w:rPr>
                <w:rStyle w:val="Hyperlink"/>
              </w:rPr>
              <w:t>Datenschutz und Datensicherheit</w:t>
            </w:r>
            <w:r>
              <w:tab/>
            </w:r>
            <w:r>
              <w:fldChar w:fldCharType="begin"/>
            </w:r>
            <w:r>
              <w:instrText xml:space="preserve"> PAGEREF _Toc131168405 \h </w:instrText>
            </w:r>
          </w:ins>
          <w:r>
            <w:fldChar w:fldCharType="separate"/>
          </w:r>
          <w:ins w:id="23" w:author="I E" w:date="2023-03-31T15:19:00Z">
            <w:r>
              <w:t>8</w:t>
            </w:r>
            <w:r>
              <w:fldChar w:fldCharType="end"/>
            </w:r>
            <w:r>
              <w:rPr>
                <w:rStyle w:val="Hyperlink"/>
              </w:rPr>
              <w:fldChar w:fldCharType="end"/>
            </w:r>
          </w:ins>
        </w:p>
        <w:p w14:paraId="06E33CB6" w14:textId="77777777" w:rsidR="00B93D71" w:rsidRDefault="00000000">
          <w:pPr>
            <w:pStyle w:val="Verzeichnis1"/>
            <w:tabs>
              <w:tab w:val="left" w:pos="440"/>
              <w:tab w:val="right" w:leader="dot" w:pos="8834"/>
            </w:tabs>
            <w:rPr>
              <w:ins w:id="24" w:author="I E" w:date="2023-03-31T15:19:00Z"/>
              <w:rFonts w:asciiTheme="minorHAnsi" w:hAnsiTheme="minorHAnsi"/>
              <w:bCs w:val="0"/>
              <w:sz w:val="22"/>
            </w:rPr>
          </w:pPr>
          <w:ins w:id="25" w:author="I E" w:date="2023-03-31T15:19:00Z">
            <w:r>
              <w:rPr>
                <w:rStyle w:val="Hyperlink"/>
              </w:rPr>
              <w:fldChar w:fldCharType="begin"/>
            </w:r>
            <w:r>
              <w:rPr>
                <w:rStyle w:val="Hyperlink"/>
              </w:rPr>
              <w:instrText xml:space="preserve"> </w:instrText>
            </w:r>
            <w:r>
              <w:instrText>HYPERLINK \l "_Toc131168406"</w:instrText>
            </w:r>
            <w:r>
              <w:rPr>
                <w:rStyle w:val="Hyperlink"/>
              </w:rPr>
              <w:instrText xml:space="preserve"> </w:instrText>
            </w:r>
            <w:r>
              <w:rPr>
                <w:rStyle w:val="Hyperlink"/>
              </w:rPr>
            </w:r>
            <w:r>
              <w:rPr>
                <w:rStyle w:val="Hyperlink"/>
              </w:rPr>
              <w:fldChar w:fldCharType="separate"/>
            </w:r>
            <w:r>
              <w:rPr>
                <w:rStyle w:val="Hyperlink"/>
              </w:rPr>
              <w:t>6</w:t>
            </w:r>
            <w:r>
              <w:rPr>
                <w:rFonts w:asciiTheme="minorHAnsi" w:hAnsiTheme="minorHAnsi"/>
                <w:bCs w:val="0"/>
                <w:sz w:val="22"/>
              </w:rPr>
              <w:tab/>
            </w:r>
            <w:r>
              <w:rPr>
                <w:rStyle w:val="Hyperlink"/>
              </w:rPr>
              <w:t>Unterrichtliche Umsetzung</w:t>
            </w:r>
            <w:r>
              <w:tab/>
            </w:r>
            <w:r>
              <w:fldChar w:fldCharType="begin"/>
            </w:r>
            <w:r>
              <w:instrText xml:space="preserve"> PAGEREF _Toc131168406 \h </w:instrText>
            </w:r>
          </w:ins>
          <w:r>
            <w:fldChar w:fldCharType="separate"/>
          </w:r>
          <w:ins w:id="26" w:author="I E" w:date="2023-03-31T15:19:00Z">
            <w:r>
              <w:t>9</w:t>
            </w:r>
            <w:r>
              <w:fldChar w:fldCharType="end"/>
            </w:r>
            <w:r>
              <w:rPr>
                <w:rStyle w:val="Hyperlink"/>
              </w:rPr>
              <w:fldChar w:fldCharType="end"/>
            </w:r>
          </w:ins>
        </w:p>
        <w:p w14:paraId="569CD0D5" w14:textId="77777777" w:rsidR="00B93D71" w:rsidRDefault="00000000">
          <w:pPr>
            <w:pStyle w:val="Verzeichnis2"/>
            <w:tabs>
              <w:tab w:val="left" w:pos="880"/>
              <w:tab w:val="right" w:leader="dot" w:pos="8834"/>
            </w:tabs>
            <w:rPr>
              <w:ins w:id="27" w:author="I E" w:date="2023-03-31T15:19:00Z"/>
              <w:rFonts w:asciiTheme="minorHAnsi" w:hAnsiTheme="minorHAnsi"/>
              <w:bCs w:val="0"/>
              <w:sz w:val="22"/>
            </w:rPr>
          </w:pPr>
          <w:ins w:id="28" w:author="I E" w:date="2023-03-31T15:19:00Z">
            <w:r>
              <w:rPr>
                <w:rStyle w:val="Hyperlink"/>
              </w:rPr>
              <w:fldChar w:fldCharType="begin"/>
            </w:r>
            <w:r>
              <w:rPr>
                <w:rStyle w:val="Hyperlink"/>
              </w:rPr>
              <w:instrText xml:space="preserve"> </w:instrText>
            </w:r>
            <w:r>
              <w:instrText>HYPERLINK \l "_Toc131168407"</w:instrText>
            </w:r>
            <w:r>
              <w:rPr>
                <w:rStyle w:val="Hyperlink"/>
              </w:rPr>
              <w:instrText xml:space="preserve"> </w:instrText>
            </w:r>
            <w:r>
              <w:rPr>
                <w:rStyle w:val="Hyperlink"/>
              </w:rPr>
            </w:r>
            <w:r>
              <w:rPr>
                <w:rStyle w:val="Hyperlink"/>
              </w:rPr>
              <w:fldChar w:fldCharType="separate"/>
            </w:r>
            <w:r>
              <w:rPr>
                <w:rStyle w:val="Hyperlink"/>
              </w:rPr>
              <w:t>6.1</w:t>
            </w:r>
            <w:r>
              <w:rPr>
                <w:rFonts w:asciiTheme="minorHAnsi" w:hAnsiTheme="minorHAnsi"/>
                <w:bCs w:val="0"/>
                <w:sz w:val="22"/>
              </w:rPr>
              <w:tab/>
            </w:r>
            <w:r>
              <w:rPr>
                <w:rStyle w:val="Hyperlink"/>
              </w:rPr>
              <w:t>Datensicherheit im Alltag</w:t>
            </w:r>
            <w:r>
              <w:tab/>
            </w:r>
            <w:r>
              <w:fldChar w:fldCharType="begin"/>
            </w:r>
            <w:r>
              <w:instrText xml:space="preserve"> PAGEREF _Toc131168407 \h </w:instrText>
            </w:r>
          </w:ins>
          <w:r>
            <w:fldChar w:fldCharType="separate"/>
          </w:r>
          <w:ins w:id="29" w:author="I E" w:date="2023-03-31T15:19:00Z">
            <w:r>
              <w:t>10</w:t>
            </w:r>
            <w:r>
              <w:fldChar w:fldCharType="end"/>
            </w:r>
            <w:r>
              <w:rPr>
                <w:rStyle w:val="Hyperlink"/>
              </w:rPr>
              <w:fldChar w:fldCharType="end"/>
            </w:r>
          </w:ins>
        </w:p>
        <w:p w14:paraId="5904567E" w14:textId="77777777" w:rsidR="00B93D71" w:rsidRDefault="00000000">
          <w:pPr>
            <w:pStyle w:val="Verzeichnis2"/>
            <w:tabs>
              <w:tab w:val="left" w:pos="880"/>
              <w:tab w:val="right" w:leader="dot" w:pos="8834"/>
            </w:tabs>
            <w:rPr>
              <w:ins w:id="30" w:author="I E" w:date="2023-03-31T15:19:00Z"/>
              <w:rFonts w:asciiTheme="minorHAnsi" w:hAnsiTheme="minorHAnsi"/>
              <w:bCs w:val="0"/>
              <w:sz w:val="22"/>
            </w:rPr>
          </w:pPr>
          <w:ins w:id="31" w:author="I E" w:date="2023-03-31T15:19:00Z">
            <w:r>
              <w:rPr>
                <w:rStyle w:val="Hyperlink"/>
              </w:rPr>
              <w:fldChar w:fldCharType="begin"/>
            </w:r>
            <w:r>
              <w:rPr>
                <w:rStyle w:val="Hyperlink"/>
              </w:rPr>
              <w:instrText xml:space="preserve"> </w:instrText>
            </w:r>
            <w:r>
              <w:instrText>HYPERLINK \l "_Toc131168408"</w:instrText>
            </w:r>
            <w:r>
              <w:rPr>
                <w:rStyle w:val="Hyperlink"/>
              </w:rPr>
              <w:instrText xml:space="preserve"> </w:instrText>
            </w:r>
            <w:r>
              <w:rPr>
                <w:rStyle w:val="Hyperlink"/>
              </w:rPr>
            </w:r>
            <w:r>
              <w:rPr>
                <w:rStyle w:val="Hyperlink"/>
              </w:rPr>
              <w:fldChar w:fldCharType="separate"/>
            </w:r>
            <w:r>
              <w:rPr>
                <w:rStyle w:val="Hyperlink"/>
              </w:rPr>
              <w:t>6.2</w:t>
            </w:r>
            <w:r>
              <w:rPr>
                <w:rFonts w:asciiTheme="minorHAnsi" w:hAnsiTheme="minorHAnsi"/>
                <w:bCs w:val="0"/>
                <w:sz w:val="22"/>
              </w:rPr>
              <w:tab/>
            </w:r>
            <w:r>
              <w:rPr>
                <w:rStyle w:val="Hyperlink"/>
              </w:rPr>
              <w:t>Grober Unterrichtsplan (exemplarisch)</w:t>
            </w:r>
            <w:r>
              <w:tab/>
            </w:r>
            <w:r>
              <w:fldChar w:fldCharType="begin"/>
            </w:r>
            <w:r>
              <w:instrText xml:space="preserve"> PAGEREF _Toc131168408 \h </w:instrText>
            </w:r>
          </w:ins>
          <w:r>
            <w:fldChar w:fldCharType="separate"/>
          </w:r>
          <w:ins w:id="32" w:author="I E" w:date="2023-03-31T15:19:00Z">
            <w:r>
              <w:t>10</w:t>
            </w:r>
            <w:r>
              <w:fldChar w:fldCharType="end"/>
            </w:r>
            <w:r>
              <w:rPr>
                <w:rStyle w:val="Hyperlink"/>
              </w:rPr>
              <w:fldChar w:fldCharType="end"/>
            </w:r>
          </w:ins>
        </w:p>
        <w:p w14:paraId="1676F4D2" w14:textId="77777777" w:rsidR="00B93D71" w:rsidRDefault="00000000">
          <w:pPr>
            <w:pStyle w:val="Verzeichnis2"/>
            <w:tabs>
              <w:tab w:val="left" w:pos="880"/>
              <w:tab w:val="right" w:leader="dot" w:pos="8834"/>
            </w:tabs>
            <w:rPr>
              <w:ins w:id="33" w:author="I E" w:date="2023-03-31T15:19:00Z"/>
              <w:rFonts w:asciiTheme="minorHAnsi" w:hAnsiTheme="minorHAnsi"/>
              <w:bCs w:val="0"/>
              <w:sz w:val="22"/>
            </w:rPr>
          </w:pPr>
          <w:ins w:id="34" w:author="I E" w:date="2023-03-31T15:19:00Z">
            <w:r>
              <w:rPr>
                <w:rStyle w:val="Hyperlink"/>
              </w:rPr>
              <w:fldChar w:fldCharType="begin"/>
            </w:r>
            <w:r>
              <w:rPr>
                <w:rStyle w:val="Hyperlink"/>
              </w:rPr>
              <w:instrText xml:space="preserve"> </w:instrText>
            </w:r>
            <w:r>
              <w:instrText>HYPERLINK \l "_Toc131168409"</w:instrText>
            </w:r>
            <w:r>
              <w:rPr>
                <w:rStyle w:val="Hyperlink"/>
              </w:rPr>
              <w:instrText xml:space="preserve"> </w:instrText>
            </w:r>
            <w:r>
              <w:rPr>
                <w:rStyle w:val="Hyperlink"/>
              </w:rPr>
            </w:r>
            <w:r>
              <w:rPr>
                <w:rStyle w:val="Hyperlink"/>
              </w:rPr>
              <w:fldChar w:fldCharType="separate"/>
            </w:r>
            <w:r>
              <w:rPr>
                <w:rStyle w:val="Hyperlink"/>
              </w:rPr>
              <w:t>6.3</w:t>
            </w:r>
            <w:r>
              <w:rPr>
                <w:rFonts w:asciiTheme="minorHAnsi" w:hAnsiTheme="minorHAnsi"/>
                <w:bCs w:val="0"/>
                <w:sz w:val="22"/>
              </w:rPr>
              <w:tab/>
            </w:r>
            <w:r>
              <w:rPr>
                <w:rStyle w:val="Hyperlink"/>
              </w:rPr>
              <w:t>Stundenverlaufsskizzen</w:t>
            </w:r>
            <w:r>
              <w:tab/>
            </w:r>
            <w:r>
              <w:fldChar w:fldCharType="begin"/>
            </w:r>
            <w:r>
              <w:instrText xml:space="preserve"> PAGEREF _Toc131168409 \h </w:instrText>
            </w:r>
          </w:ins>
          <w:r>
            <w:fldChar w:fldCharType="separate"/>
          </w:r>
          <w:ins w:id="35" w:author="I E" w:date="2023-03-31T15:19:00Z">
            <w:r>
              <w:t>11</w:t>
            </w:r>
            <w:r>
              <w:fldChar w:fldCharType="end"/>
            </w:r>
            <w:r>
              <w:rPr>
                <w:rStyle w:val="Hyperlink"/>
              </w:rPr>
              <w:fldChar w:fldCharType="end"/>
            </w:r>
          </w:ins>
        </w:p>
        <w:p w14:paraId="6C9AD5FB" w14:textId="77777777" w:rsidR="00B93D71" w:rsidRDefault="00000000">
          <w:pPr>
            <w:pStyle w:val="Verzeichnis1"/>
            <w:tabs>
              <w:tab w:val="left" w:pos="440"/>
              <w:tab w:val="right" w:leader="dot" w:pos="8834"/>
            </w:tabs>
            <w:rPr>
              <w:ins w:id="36" w:author="I E" w:date="2023-03-31T15:19:00Z"/>
              <w:rFonts w:asciiTheme="minorHAnsi" w:hAnsiTheme="minorHAnsi"/>
              <w:bCs w:val="0"/>
              <w:sz w:val="22"/>
            </w:rPr>
          </w:pPr>
          <w:ins w:id="37" w:author="I E" w:date="2023-03-31T15:19:00Z">
            <w:r>
              <w:rPr>
                <w:rStyle w:val="Hyperlink"/>
              </w:rPr>
              <w:fldChar w:fldCharType="begin"/>
            </w:r>
            <w:r>
              <w:rPr>
                <w:rStyle w:val="Hyperlink"/>
              </w:rPr>
              <w:instrText xml:space="preserve"> </w:instrText>
            </w:r>
            <w:r>
              <w:instrText>HYPERLINK \l "_Toc131168410"</w:instrText>
            </w:r>
            <w:r>
              <w:rPr>
                <w:rStyle w:val="Hyperlink"/>
              </w:rPr>
              <w:instrText xml:space="preserve"> </w:instrText>
            </w:r>
            <w:r>
              <w:rPr>
                <w:rStyle w:val="Hyperlink"/>
              </w:rPr>
            </w:r>
            <w:r>
              <w:rPr>
                <w:rStyle w:val="Hyperlink"/>
              </w:rPr>
              <w:fldChar w:fldCharType="separate"/>
            </w:r>
            <w:r>
              <w:rPr>
                <w:rStyle w:val="Hyperlink"/>
              </w:rPr>
              <w:t>7</w:t>
            </w:r>
            <w:r>
              <w:rPr>
                <w:rFonts w:asciiTheme="minorHAnsi" w:hAnsiTheme="minorHAnsi"/>
                <w:bCs w:val="0"/>
                <w:sz w:val="22"/>
              </w:rPr>
              <w:tab/>
            </w:r>
            <w:r>
              <w:rPr>
                <w:rStyle w:val="Hyperlink"/>
              </w:rPr>
              <w:t>Einbettung in verschiedene Fächer und Themen</w:t>
            </w:r>
            <w:r>
              <w:tab/>
            </w:r>
            <w:r>
              <w:fldChar w:fldCharType="begin"/>
            </w:r>
            <w:r>
              <w:instrText xml:space="preserve"> PAGEREF _Toc131168410 \h </w:instrText>
            </w:r>
          </w:ins>
          <w:r>
            <w:fldChar w:fldCharType="separate"/>
          </w:r>
          <w:ins w:id="38" w:author="I E" w:date="2023-03-31T15:19:00Z">
            <w:r>
              <w:t>15</w:t>
            </w:r>
            <w:r>
              <w:fldChar w:fldCharType="end"/>
            </w:r>
            <w:r>
              <w:rPr>
                <w:rStyle w:val="Hyperlink"/>
              </w:rPr>
              <w:fldChar w:fldCharType="end"/>
            </w:r>
          </w:ins>
        </w:p>
        <w:p w14:paraId="0B0FF925" w14:textId="77777777" w:rsidR="00B93D71" w:rsidRDefault="00000000">
          <w:pPr>
            <w:pStyle w:val="Verzeichnis1"/>
            <w:tabs>
              <w:tab w:val="left" w:pos="440"/>
              <w:tab w:val="right" w:leader="dot" w:pos="8834"/>
            </w:tabs>
            <w:rPr>
              <w:ins w:id="39" w:author="I E" w:date="2023-03-31T15:19:00Z"/>
              <w:rFonts w:asciiTheme="minorHAnsi" w:hAnsiTheme="minorHAnsi"/>
              <w:bCs w:val="0"/>
              <w:sz w:val="22"/>
            </w:rPr>
          </w:pPr>
          <w:ins w:id="40" w:author="I E" w:date="2023-03-31T15:19:00Z">
            <w:r>
              <w:rPr>
                <w:rStyle w:val="Hyperlink"/>
              </w:rPr>
              <w:fldChar w:fldCharType="begin"/>
            </w:r>
            <w:r>
              <w:rPr>
                <w:rStyle w:val="Hyperlink"/>
              </w:rPr>
              <w:instrText xml:space="preserve"> </w:instrText>
            </w:r>
            <w:r>
              <w:instrText>HYPERLINK \l "_Toc131168411"</w:instrText>
            </w:r>
            <w:r>
              <w:rPr>
                <w:rStyle w:val="Hyperlink"/>
              </w:rPr>
              <w:instrText xml:space="preserve"> </w:instrText>
            </w:r>
            <w:r>
              <w:rPr>
                <w:rStyle w:val="Hyperlink"/>
              </w:rPr>
            </w:r>
            <w:r>
              <w:rPr>
                <w:rStyle w:val="Hyperlink"/>
              </w:rPr>
              <w:fldChar w:fldCharType="separate"/>
            </w:r>
            <w:r>
              <w:rPr>
                <w:rStyle w:val="Hyperlink"/>
              </w:rPr>
              <w:t>8</w:t>
            </w:r>
            <w:r>
              <w:rPr>
                <w:rFonts w:asciiTheme="minorHAnsi" w:hAnsiTheme="minorHAnsi"/>
                <w:bCs w:val="0"/>
                <w:sz w:val="22"/>
              </w:rPr>
              <w:tab/>
            </w:r>
            <w:r>
              <w:rPr>
                <w:rStyle w:val="Hyperlink"/>
              </w:rPr>
              <w:t>Anschlussthemen</w:t>
            </w:r>
            <w:r>
              <w:tab/>
            </w:r>
            <w:r>
              <w:fldChar w:fldCharType="begin"/>
            </w:r>
            <w:r>
              <w:instrText xml:space="preserve"> PAGEREF _Toc131168411 \h </w:instrText>
            </w:r>
          </w:ins>
          <w:r>
            <w:fldChar w:fldCharType="separate"/>
          </w:r>
          <w:ins w:id="41" w:author="I E" w:date="2023-03-31T15:19:00Z">
            <w:r>
              <w:t>16</w:t>
            </w:r>
            <w:r>
              <w:fldChar w:fldCharType="end"/>
            </w:r>
            <w:r>
              <w:rPr>
                <w:rStyle w:val="Hyperlink"/>
              </w:rPr>
              <w:fldChar w:fldCharType="end"/>
            </w:r>
          </w:ins>
        </w:p>
        <w:p w14:paraId="7ED5B6C3" w14:textId="77777777" w:rsidR="00B93D71" w:rsidRDefault="00000000">
          <w:pPr>
            <w:pStyle w:val="Verzeichnis1"/>
            <w:tabs>
              <w:tab w:val="left" w:pos="440"/>
              <w:tab w:val="right" w:leader="dot" w:pos="8834"/>
            </w:tabs>
            <w:rPr>
              <w:ins w:id="42" w:author="I E" w:date="2023-03-31T15:19:00Z"/>
              <w:rFonts w:asciiTheme="minorHAnsi" w:hAnsiTheme="minorHAnsi"/>
              <w:bCs w:val="0"/>
              <w:sz w:val="22"/>
            </w:rPr>
          </w:pPr>
          <w:ins w:id="43" w:author="I E" w:date="2023-03-31T15:19:00Z">
            <w:r>
              <w:rPr>
                <w:rStyle w:val="Hyperlink"/>
              </w:rPr>
              <w:fldChar w:fldCharType="begin"/>
            </w:r>
            <w:r>
              <w:rPr>
                <w:rStyle w:val="Hyperlink"/>
              </w:rPr>
              <w:instrText xml:space="preserve"> </w:instrText>
            </w:r>
            <w:r>
              <w:instrText>HYPERLINK \l "_Toc131168412"</w:instrText>
            </w:r>
            <w:r>
              <w:rPr>
                <w:rStyle w:val="Hyperlink"/>
              </w:rPr>
              <w:instrText xml:space="preserve"> </w:instrText>
            </w:r>
            <w:r>
              <w:rPr>
                <w:rStyle w:val="Hyperlink"/>
              </w:rPr>
            </w:r>
            <w:r>
              <w:rPr>
                <w:rStyle w:val="Hyperlink"/>
              </w:rPr>
              <w:fldChar w:fldCharType="separate"/>
            </w:r>
            <w:r>
              <w:rPr>
                <w:rStyle w:val="Hyperlink"/>
              </w:rPr>
              <w:t>9</w:t>
            </w:r>
            <w:r>
              <w:rPr>
                <w:rFonts w:asciiTheme="minorHAnsi" w:hAnsiTheme="minorHAnsi"/>
                <w:bCs w:val="0"/>
                <w:sz w:val="22"/>
              </w:rPr>
              <w:tab/>
            </w:r>
            <w:r>
              <w:rPr>
                <w:rStyle w:val="Hyperlink"/>
              </w:rPr>
              <w:t>Literatur und Links</w:t>
            </w:r>
            <w:r>
              <w:tab/>
            </w:r>
            <w:r>
              <w:fldChar w:fldCharType="begin"/>
            </w:r>
            <w:r>
              <w:instrText xml:space="preserve"> PAGEREF _Toc131168412 \h </w:instrText>
            </w:r>
          </w:ins>
          <w:r>
            <w:fldChar w:fldCharType="separate"/>
          </w:r>
          <w:ins w:id="44" w:author="I E" w:date="2023-03-31T15:19:00Z">
            <w:r>
              <w:t>16</w:t>
            </w:r>
            <w:r>
              <w:fldChar w:fldCharType="end"/>
            </w:r>
            <w:r>
              <w:rPr>
                <w:rStyle w:val="Hyperlink"/>
              </w:rPr>
              <w:fldChar w:fldCharType="end"/>
            </w:r>
          </w:ins>
        </w:p>
        <w:p w14:paraId="67D14B20" w14:textId="77777777" w:rsidR="00B93D71" w:rsidRDefault="00000000">
          <w:pPr>
            <w:pStyle w:val="Verzeichnis1"/>
            <w:tabs>
              <w:tab w:val="left" w:pos="660"/>
              <w:tab w:val="right" w:leader="dot" w:pos="8834"/>
            </w:tabs>
            <w:rPr>
              <w:ins w:id="45" w:author="I E" w:date="2023-03-31T15:19:00Z"/>
              <w:rFonts w:asciiTheme="minorHAnsi" w:hAnsiTheme="minorHAnsi"/>
              <w:bCs w:val="0"/>
              <w:sz w:val="22"/>
            </w:rPr>
          </w:pPr>
          <w:ins w:id="46" w:author="I E" w:date="2023-03-31T15:19:00Z">
            <w:r>
              <w:rPr>
                <w:rStyle w:val="Hyperlink"/>
              </w:rPr>
              <w:fldChar w:fldCharType="begin"/>
            </w:r>
            <w:r>
              <w:rPr>
                <w:rStyle w:val="Hyperlink"/>
              </w:rPr>
              <w:instrText xml:space="preserve"> </w:instrText>
            </w:r>
            <w:r>
              <w:instrText>HYPERLINK \l "_Toc131168413"</w:instrText>
            </w:r>
            <w:r>
              <w:rPr>
                <w:rStyle w:val="Hyperlink"/>
              </w:rPr>
              <w:instrText xml:space="preserve"> </w:instrText>
            </w:r>
            <w:r>
              <w:rPr>
                <w:rStyle w:val="Hyperlink"/>
              </w:rPr>
            </w:r>
            <w:r>
              <w:rPr>
                <w:rStyle w:val="Hyperlink"/>
              </w:rPr>
              <w:fldChar w:fldCharType="separate"/>
            </w:r>
            <w:r>
              <w:rPr>
                <w:rStyle w:val="Hyperlink"/>
              </w:rPr>
              <w:t>10</w:t>
            </w:r>
            <w:r>
              <w:rPr>
                <w:rFonts w:asciiTheme="minorHAnsi" w:hAnsiTheme="minorHAnsi"/>
                <w:bCs w:val="0"/>
                <w:sz w:val="22"/>
              </w:rPr>
              <w:tab/>
            </w:r>
            <w:r>
              <w:rPr>
                <w:rStyle w:val="Hyperlink"/>
              </w:rPr>
              <w:t>Arbeitsmaterialien</w:t>
            </w:r>
            <w:r>
              <w:tab/>
            </w:r>
            <w:r>
              <w:fldChar w:fldCharType="begin"/>
            </w:r>
            <w:r>
              <w:instrText xml:space="preserve"> PAGEREF _Toc131168413 \h </w:instrText>
            </w:r>
          </w:ins>
          <w:r>
            <w:fldChar w:fldCharType="separate"/>
          </w:r>
          <w:ins w:id="47" w:author="I E" w:date="2023-03-31T15:19:00Z">
            <w:r>
              <w:t>16</w:t>
            </w:r>
            <w:r>
              <w:fldChar w:fldCharType="end"/>
            </w:r>
            <w:r>
              <w:rPr>
                <w:rStyle w:val="Hyperlink"/>
              </w:rPr>
              <w:fldChar w:fldCharType="end"/>
            </w:r>
          </w:ins>
        </w:p>
        <w:p w14:paraId="633C073B" w14:textId="77777777" w:rsidR="00B93D71" w:rsidRDefault="00000000">
          <w:pPr>
            <w:pStyle w:val="Verzeichnis1"/>
            <w:tabs>
              <w:tab w:val="left" w:pos="660"/>
              <w:tab w:val="right" w:leader="dot" w:pos="8834"/>
            </w:tabs>
            <w:rPr>
              <w:ins w:id="48" w:author="I E" w:date="2023-03-31T15:19:00Z"/>
              <w:rFonts w:asciiTheme="minorHAnsi" w:hAnsiTheme="minorHAnsi"/>
              <w:bCs w:val="0"/>
              <w:sz w:val="22"/>
            </w:rPr>
          </w:pPr>
          <w:ins w:id="49" w:author="I E" w:date="2023-03-31T15:19:00Z">
            <w:r>
              <w:rPr>
                <w:rStyle w:val="Hyperlink"/>
              </w:rPr>
              <w:fldChar w:fldCharType="begin"/>
            </w:r>
            <w:r>
              <w:rPr>
                <w:rStyle w:val="Hyperlink"/>
              </w:rPr>
              <w:instrText xml:space="preserve"> </w:instrText>
            </w:r>
            <w:r>
              <w:instrText>HYPERLINK \l "_Toc131168414"</w:instrText>
            </w:r>
            <w:r>
              <w:rPr>
                <w:rStyle w:val="Hyperlink"/>
              </w:rPr>
              <w:instrText xml:space="preserve"> </w:instrText>
            </w:r>
            <w:r>
              <w:rPr>
                <w:rStyle w:val="Hyperlink"/>
              </w:rPr>
            </w:r>
            <w:r>
              <w:rPr>
                <w:rStyle w:val="Hyperlink"/>
              </w:rPr>
              <w:fldChar w:fldCharType="separate"/>
            </w:r>
            <w:r>
              <w:rPr>
                <w:rStyle w:val="Hyperlink"/>
              </w:rPr>
              <w:t>11</w:t>
            </w:r>
            <w:r>
              <w:rPr>
                <w:rFonts w:asciiTheme="minorHAnsi" w:hAnsiTheme="minorHAnsi"/>
                <w:bCs w:val="0"/>
                <w:sz w:val="22"/>
              </w:rPr>
              <w:tab/>
            </w:r>
            <w:r>
              <w:rPr>
                <w:rStyle w:val="Hyperlink"/>
              </w:rPr>
              <w:t>Glossar</w:t>
            </w:r>
            <w:r>
              <w:tab/>
            </w:r>
            <w:r>
              <w:fldChar w:fldCharType="begin"/>
            </w:r>
            <w:r>
              <w:instrText xml:space="preserve"> PAGEREF _Toc131168414 \h </w:instrText>
            </w:r>
          </w:ins>
          <w:r>
            <w:fldChar w:fldCharType="separate"/>
          </w:r>
          <w:ins w:id="50" w:author="I E" w:date="2023-03-31T15:19:00Z">
            <w:r>
              <w:t>17</w:t>
            </w:r>
            <w:r>
              <w:fldChar w:fldCharType="end"/>
            </w:r>
            <w:r>
              <w:rPr>
                <w:rStyle w:val="Hyperlink"/>
              </w:rPr>
              <w:fldChar w:fldCharType="end"/>
            </w:r>
          </w:ins>
        </w:p>
        <w:p w14:paraId="10EE3EE6" w14:textId="77777777" w:rsidR="00B93D71" w:rsidRDefault="00000000">
          <w:pPr>
            <w:pStyle w:val="Verzeichnis1"/>
            <w:tabs>
              <w:tab w:val="left" w:pos="440"/>
              <w:tab w:val="right" w:leader="dot" w:pos="8834"/>
            </w:tabs>
            <w:rPr>
              <w:del w:id="51" w:author="I E" w:date="2023-03-31T15:19:00Z"/>
              <w:rFonts w:asciiTheme="minorHAnsi" w:hAnsiTheme="minorHAnsi"/>
              <w:bCs w:val="0"/>
              <w:sz w:val="22"/>
            </w:rPr>
          </w:pPr>
          <w:del w:id="52" w:author="I E" w:date="2023-03-31T15:19:00Z">
            <w:r>
              <w:rPr>
                <w:rPrChange w:id="53" w:author="I E" w:date="2023-03-31T15:19:00Z">
                  <w:rPr>
                    <w:rStyle w:val="Hyperlink"/>
                  </w:rPr>
                </w:rPrChange>
              </w:rPr>
              <w:delText>1</w:delText>
            </w:r>
            <w:r>
              <w:rPr>
                <w:rFonts w:asciiTheme="minorHAnsi" w:hAnsiTheme="minorHAnsi"/>
                <w:bCs w:val="0"/>
                <w:sz w:val="22"/>
              </w:rPr>
              <w:tab/>
            </w:r>
            <w:r>
              <w:rPr>
                <w:rPrChange w:id="54" w:author="I E" w:date="2023-03-31T15:19:00Z">
                  <w:rPr>
                    <w:rStyle w:val="Hyperlink"/>
                  </w:rPr>
                </w:rPrChange>
              </w:rPr>
              <w:delText>Kryptologie</w:delText>
            </w:r>
            <w:r>
              <w:tab/>
              <w:delText>3</w:delText>
            </w:r>
          </w:del>
        </w:p>
        <w:p w14:paraId="1EEFB694" w14:textId="77777777" w:rsidR="00B93D71" w:rsidRDefault="00000000">
          <w:pPr>
            <w:pStyle w:val="Verzeichnis1"/>
            <w:tabs>
              <w:tab w:val="left" w:pos="440"/>
              <w:tab w:val="right" w:leader="dot" w:pos="8834"/>
            </w:tabs>
            <w:rPr>
              <w:del w:id="55" w:author="I E" w:date="2023-03-31T15:19:00Z"/>
              <w:rFonts w:asciiTheme="minorHAnsi" w:hAnsiTheme="minorHAnsi"/>
              <w:bCs w:val="0"/>
              <w:sz w:val="22"/>
            </w:rPr>
          </w:pPr>
          <w:del w:id="56" w:author="I E" w:date="2023-03-31T15:19:00Z">
            <w:r>
              <w:rPr>
                <w:rPrChange w:id="57" w:author="I E" w:date="2023-03-31T15:19:00Z">
                  <w:rPr>
                    <w:rStyle w:val="Hyperlink"/>
                  </w:rPr>
                </w:rPrChange>
              </w:rPr>
              <w:delText>2</w:delText>
            </w:r>
            <w:r>
              <w:rPr>
                <w:rFonts w:asciiTheme="minorHAnsi" w:hAnsiTheme="minorHAnsi"/>
                <w:bCs w:val="0"/>
                <w:sz w:val="22"/>
              </w:rPr>
              <w:tab/>
            </w:r>
            <w:r>
              <w:rPr>
                <w:rPrChange w:id="58" w:author="I E" w:date="2023-03-31T15:19:00Z">
                  <w:rPr>
                    <w:rStyle w:val="Hyperlink"/>
                  </w:rPr>
                </w:rPrChange>
              </w:rPr>
              <w:delText>Warum gibt es das Modul?</w:delText>
            </w:r>
            <w:r>
              <w:tab/>
              <w:delText>4</w:delText>
            </w:r>
          </w:del>
        </w:p>
        <w:p w14:paraId="6D3C0801" w14:textId="77777777" w:rsidR="00B93D71" w:rsidRDefault="00000000">
          <w:pPr>
            <w:pStyle w:val="Verzeichnis1"/>
            <w:tabs>
              <w:tab w:val="left" w:pos="440"/>
              <w:tab w:val="right" w:leader="dot" w:pos="8834"/>
            </w:tabs>
            <w:rPr>
              <w:del w:id="59" w:author="I E" w:date="2023-03-31T15:19:00Z"/>
              <w:rFonts w:asciiTheme="minorHAnsi" w:hAnsiTheme="minorHAnsi"/>
              <w:bCs w:val="0"/>
              <w:sz w:val="22"/>
            </w:rPr>
          </w:pPr>
          <w:del w:id="60" w:author="I E" w:date="2023-03-31T15:19:00Z">
            <w:r>
              <w:rPr>
                <w:rPrChange w:id="61" w:author="I E" w:date="2023-03-31T15:19:00Z">
                  <w:rPr>
                    <w:rStyle w:val="Hyperlink"/>
                  </w:rPr>
                </w:rPrChange>
              </w:rPr>
              <w:delText>3</w:delText>
            </w:r>
            <w:r>
              <w:rPr>
                <w:rFonts w:asciiTheme="minorHAnsi" w:hAnsiTheme="minorHAnsi"/>
                <w:bCs w:val="0"/>
                <w:sz w:val="22"/>
              </w:rPr>
              <w:tab/>
            </w:r>
            <w:r>
              <w:rPr>
                <w:rPrChange w:id="62" w:author="I E" w:date="2023-03-31T15:19:00Z">
                  <w:rPr>
                    <w:rStyle w:val="Hyperlink"/>
                  </w:rPr>
                </w:rPrChange>
              </w:rPr>
              <w:delText>Ziele des Moduls</w:delText>
            </w:r>
            <w:r>
              <w:tab/>
              <w:delText>4</w:delText>
            </w:r>
          </w:del>
        </w:p>
        <w:p w14:paraId="330C1011" w14:textId="77777777" w:rsidR="00B93D71" w:rsidRDefault="00000000">
          <w:pPr>
            <w:pStyle w:val="Verzeichnis1"/>
            <w:tabs>
              <w:tab w:val="left" w:pos="440"/>
              <w:tab w:val="right" w:leader="dot" w:pos="8834"/>
            </w:tabs>
            <w:rPr>
              <w:del w:id="63" w:author="I E" w:date="2023-03-31T15:19:00Z"/>
              <w:rFonts w:asciiTheme="minorHAnsi" w:hAnsiTheme="minorHAnsi"/>
              <w:bCs w:val="0"/>
              <w:sz w:val="22"/>
            </w:rPr>
          </w:pPr>
          <w:del w:id="64" w:author="I E" w:date="2023-03-31T15:19:00Z">
            <w:r>
              <w:rPr>
                <w:rPrChange w:id="65" w:author="I E" w:date="2023-03-31T15:19:00Z">
                  <w:rPr>
                    <w:rStyle w:val="Hyperlink"/>
                  </w:rPr>
                </w:rPrChange>
              </w:rPr>
              <w:delText>4</w:delText>
            </w:r>
            <w:r>
              <w:rPr>
                <w:rFonts w:asciiTheme="minorHAnsi" w:hAnsiTheme="minorHAnsi"/>
                <w:bCs w:val="0"/>
                <w:sz w:val="22"/>
              </w:rPr>
              <w:tab/>
            </w:r>
            <w:r>
              <w:rPr>
                <w:rPrChange w:id="66" w:author="I E" w:date="2023-03-31T15:19:00Z">
                  <w:rPr>
                    <w:rStyle w:val="Hyperlink"/>
                  </w:rPr>
                </w:rPrChange>
              </w:rPr>
              <w:delText>Die Rolle des Unternehmensvertreterin/des Unternehmensvertreters</w:delText>
            </w:r>
            <w:r>
              <w:tab/>
              <w:delText>4</w:delText>
            </w:r>
          </w:del>
        </w:p>
        <w:p w14:paraId="70D11FD5" w14:textId="77777777" w:rsidR="00B93D71" w:rsidRDefault="00000000">
          <w:pPr>
            <w:pStyle w:val="Verzeichnis1"/>
            <w:tabs>
              <w:tab w:val="left" w:pos="440"/>
              <w:tab w:val="right" w:leader="dot" w:pos="8834"/>
            </w:tabs>
            <w:rPr>
              <w:del w:id="67" w:author="I E" w:date="2023-03-31T15:19:00Z"/>
              <w:rFonts w:asciiTheme="minorHAnsi" w:hAnsiTheme="minorHAnsi"/>
              <w:bCs w:val="0"/>
              <w:sz w:val="22"/>
            </w:rPr>
          </w:pPr>
          <w:del w:id="68" w:author="I E" w:date="2023-03-31T15:19:00Z">
            <w:r>
              <w:rPr>
                <w:rPrChange w:id="69" w:author="I E" w:date="2023-03-31T15:19:00Z">
                  <w:rPr>
                    <w:rStyle w:val="Hyperlink"/>
                  </w:rPr>
                </w:rPrChange>
              </w:rPr>
              <w:delText>5</w:delText>
            </w:r>
            <w:r>
              <w:rPr>
                <w:rFonts w:asciiTheme="minorHAnsi" w:hAnsiTheme="minorHAnsi"/>
                <w:bCs w:val="0"/>
                <w:sz w:val="22"/>
              </w:rPr>
              <w:tab/>
            </w:r>
            <w:r>
              <w:rPr>
                <w:rPrChange w:id="70" w:author="I E" w:date="2023-03-31T15:19:00Z">
                  <w:rPr>
                    <w:rStyle w:val="Hyperlink"/>
                  </w:rPr>
                </w:rPrChange>
              </w:rPr>
              <w:delText>Inhalte des Moduls</w:delText>
            </w:r>
            <w:r>
              <w:tab/>
              <w:delText>4</w:delText>
            </w:r>
          </w:del>
        </w:p>
        <w:p w14:paraId="21BF2F68" w14:textId="77777777" w:rsidR="00B93D71" w:rsidRDefault="00000000">
          <w:pPr>
            <w:pStyle w:val="Verzeichnis2"/>
            <w:tabs>
              <w:tab w:val="left" w:pos="880"/>
              <w:tab w:val="right" w:leader="dot" w:pos="8834"/>
            </w:tabs>
            <w:rPr>
              <w:del w:id="71" w:author="I E" w:date="2023-03-31T15:19:00Z"/>
              <w:rFonts w:asciiTheme="minorHAnsi" w:hAnsiTheme="minorHAnsi"/>
              <w:bCs w:val="0"/>
              <w:sz w:val="22"/>
            </w:rPr>
          </w:pPr>
          <w:del w:id="72" w:author="I E" w:date="2023-03-31T15:19:00Z">
            <w:r>
              <w:rPr>
                <w:rPrChange w:id="73" w:author="I E" w:date="2023-03-31T15:19:00Z">
                  <w:rPr>
                    <w:rStyle w:val="Hyperlink"/>
                    <w:rFonts w:ascii="Helvetica 65" w:eastAsiaTheme="majorEastAsia" w:hAnsi="Helvetica 65" w:cstheme="majorBidi"/>
                  </w:rPr>
                </w:rPrChange>
              </w:rPr>
              <w:delText>5.1</w:delText>
            </w:r>
            <w:r>
              <w:rPr>
                <w:rFonts w:asciiTheme="minorHAnsi" w:hAnsiTheme="minorHAnsi"/>
                <w:bCs w:val="0"/>
                <w:sz w:val="22"/>
              </w:rPr>
              <w:tab/>
            </w:r>
            <w:r>
              <w:rPr>
                <w:rPrChange w:id="74" w:author="I E" w:date="2023-03-31T15:19:00Z">
                  <w:rPr>
                    <w:rStyle w:val="Hyperlink"/>
                    <w:rFonts w:ascii="Helvetica 65" w:eastAsiaTheme="majorEastAsia" w:hAnsi="Helvetica 65" w:cstheme="majorBidi"/>
                  </w:rPr>
                </w:rPrChange>
              </w:rPr>
              <w:delText>Schaubild zur Kryptologie</w:delText>
            </w:r>
            <w:r>
              <w:tab/>
              <w:delText>7</w:delText>
            </w:r>
          </w:del>
        </w:p>
        <w:p w14:paraId="3E8A7A87" w14:textId="77777777" w:rsidR="00B93D71" w:rsidRDefault="00000000">
          <w:pPr>
            <w:pStyle w:val="Verzeichnis2"/>
            <w:tabs>
              <w:tab w:val="left" w:pos="880"/>
              <w:tab w:val="right" w:leader="dot" w:pos="8834"/>
            </w:tabs>
            <w:rPr>
              <w:del w:id="75" w:author="I E" w:date="2023-03-31T15:19:00Z"/>
              <w:rFonts w:asciiTheme="minorHAnsi" w:hAnsiTheme="minorHAnsi"/>
              <w:bCs w:val="0"/>
              <w:sz w:val="22"/>
            </w:rPr>
          </w:pPr>
          <w:del w:id="76" w:author="I E" w:date="2023-03-31T15:19:00Z">
            <w:r>
              <w:rPr>
                <w:rPrChange w:id="77" w:author="I E" w:date="2023-03-31T15:19:00Z">
                  <w:rPr>
                    <w:rStyle w:val="Hyperlink"/>
                    <w:rFonts w:ascii="Helvetica 65" w:eastAsiaTheme="majorEastAsia" w:hAnsi="Helvetica 65" w:cstheme="majorBidi"/>
                  </w:rPr>
                </w:rPrChange>
              </w:rPr>
              <w:delText>5.2</w:delText>
            </w:r>
            <w:r>
              <w:rPr>
                <w:rFonts w:asciiTheme="minorHAnsi" w:hAnsiTheme="minorHAnsi"/>
                <w:bCs w:val="0"/>
                <w:sz w:val="22"/>
              </w:rPr>
              <w:tab/>
            </w:r>
            <w:r>
              <w:rPr>
                <w:rPrChange w:id="78" w:author="I E" w:date="2023-03-31T15:19:00Z">
                  <w:rPr>
                    <w:rStyle w:val="Hyperlink"/>
                    <w:rFonts w:ascii="Helvetica 65" w:eastAsiaTheme="majorEastAsia" w:hAnsi="Helvetica 65" w:cstheme="majorBidi"/>
                  </w:rPr>
                </w:rPrChange>
              </w:rPr>
              <w:delText>Moderne Kryptologie</w:delText>
            </w:r>
            <w:r>
              <w:tab/>
              <w:delText>7</w:delText>
            </w:r>
          </w:del>
        </w:p>
        <w:p w14:paraId="618B6D66" w14:textId="77777777" w:rsidR="00B93D71" w:rsidRDefault="00000000">
          <w:pPr>
            <w:pStyle w:val="Verzeichnis1"/>
            <w:tabs>
              <w:tab w:val="left" w:pos="440"/>
              <w:tab w:val="right" w:leader="dot" w:pos="8834"/>
            </w:tabs>
            <w:rPr>
              <w:del w:id="79" w:author="I E" w:date="2023-03-31T15:19:00Z"/>
              <w:rFonts w:asciiTheme="minorHAnsi" w:hAnsiTheme="minorHAnsi"/>
              <w:bCs w:val="0"/>
              <w:sz w:val="22"/>
            </w:rPr>
          </w:pPr>
          <w:del w:id="80" w:author="I E" w:date="2023-03-31T15:19:00Z">
            <w:r>
              <w:rPr>
                <w:rPrChange w:id="81" w:author="I E" w:date="2023-03-31T15:19:00Z">
                  <w:rPr>
                    <w:rStyle w:val="Hyperlink"/>
                  </w:rPr>
                </w:rPrChange>
              </w:rPr>
              <w:delText>6</w:delText>
            </w:r>
            <w:r>
              <w:rPr>
                <w:rFonts w:asciiTheme="minorHAnsi" w:hAnsiTheme="minorHAnsi"/>
                <w:bCs w:val="0"/>
                <w:sz w:val="22"/>
              </w:rPr>
              <w:tab/>
            </w:r>
            <w:r>
              <w:rPr>
                <w:rPrChange w:id="82" w:author="I E" w:date="2023-03-31T15:19:00Z">
                  <w:rPr>
                    <w:rStyle w:val="Hyperlink"/>
                  </w:rPr>
                </w:rPrChange>
              </w:rPr>
              <w:delText>Unterrichtliche Umsetzung</w:delText>
            </w:r>
            <w:r>
              <w:tab/>
              <w:delText>9</w:delText>
            </w:r>
          </w:del>
        </w:p>
        <w:p w14:paraId="3CF0D286" w14:textId="77777777" w:rsidR="00B93D71" w:rsidRDefault="00000000">
          <w:pPr>
            <w:pStyle w:val="Verzeichnis2"/>
            <w:tabs>
              <w:tab w:val="left" w:pos="880"/>
              <w:tab w:val="right" w:leader="dot" w:pos="8834"/>
            </w:tabs>
            <w:rPr>
              <w:del w:id="83" w:author="I E" w:date="2023-03-31T15:19:00Z"/>
              <w:rFonts w:asciiTheme="minorHAnsi" w:hAnsiTheme="minorHAnsi"/>
              <w:bCs w:val="0"/>
              <w:sz w:val="22"/>
            </w:rPr>
          </w:pPr>
          <w:del w:id="84" w:author="I E" w:date="2023-03-31T15:19:00Z">
            <w:r>
              <w:rPr>
                <w:rPrChange w:id="85" w:author="I E" w:date="2023-03-31T15:19:00Z">
                  <w:rPr>
                    <w:rStyle w:val="Hyperlink"/>
                  </w:rPr>
                </w:rPrChange>
              </w:rPr>
              <w:delText>6.1</w:delText>
            </w:r>
            <w:r>
              <w:rPr>
                <w:rFonts w:asciiTheme="minorHAnsi" w:hAnsiTheme="minorHAnsi"/>
                <w:bCs w:val="0"/>
                <w:sz w:val="22"/>
              </w:rPr>
              <w:tab/>
            </w:r>
            <w:r>
              <w:rPr>
                <w:rPrChange w:id="86" w:author="I E" w:date="2023-03-31T15:19:00Z">
                  <w:rPr>
                    <w:rStyle w:val="Hyperlink"/>
                  </w:rPr>
                </w:rPrChange>
              </w:rPr>
              <w:delText>Datensicherheit im Alltag</w:delText>
            </w:r>
            <w:r>
              <w:tab/>
              <w:delText>9</w:delText>
            </w:r>
          </w:del>
        </w:p>
        <w:p w14:paraId="7DC92ACE" w14:textId="77777777" w:rsidR="00B93D71" w:rsidRDefault="00000000">
          <w:pPr>
            <w:pStyle w:val="Verzeichnis2"/>
            <w:tabs>
              <w:tab w:val="left" w:pos="880"/>
              <w:tab w:val="right" w:leader="dot" w:pos="8834"/>
            </w:tabs>
            <w:rPr>
              <w:del w:id="87" w:author="I E" w:date="2023-03-31T15:19:00Z"/>
              <w:rFonts w:asciiTheme="minorHAnsi" w:hAnsiTheme="minorHAnsi"/>
              <w:bCs w:val="0"/>
              <w:sz w:val="22"/>
            </w:rPr>
          </w:pPr>
          <w:del w:id="88" w:author="I E" w:date="2023-03-31T15:19:00Z">
            <w:r>
              <w:rPr>
                <w:rPrChange w:id="89" w:author="I E" w:date="2023-03-31T15:19:00Z">
                  <w:rPr>
                    <w:rStyle w:val="Hyperlink"/>
                  </w:rPr>
                </w:rPrChange>
              </w:rPr>
              <w:delText>6.2</w:delText>
            </w:r>
            <w:r>
              <w:rPr>
                <w:rFonts w:asciiTheme="minorHAnsi" w:hAnsiTheme="minorHAnsi"/>
                <w:bCs w:val="0"/>
                <w:sz w:val="22"/>
              </w:rPr>
              <w:tab/>
            </w:r>
            <w:r>
              <w:rPr>
                <w:rPrChange w:id="90" w:author="I E" w:date="2023-03-31T15:19:00Z">
                  <w:rPr>
                    <w:rStyle w:val="Hyperlink"/>
                  </w:rPr>
                </w:rPrChange>
              </w:rPr>
              <w:delText>Grober Unterrichtsplan (exemplarisch)</w:delText>
            </w:r>
            <w:r>
              <w:tab/>
              <w:delText>10</w:delText>
            </w:r>
          </w:del>
        </w:p>
        <w:p w14:paraId="297C0FA8" w14:textId="77777777" w:rsidR="00B93D71" w:rsidRDefault="00000000">
          <w:pPr>
            <w:pStyle w:val="Verzeichnis2"/>
            <w:tabs>
              <w:tab w:val="left" w:pos="880"/>
              <w:tab w:val="right" w:leader="dot" w:pos="8834"/>
            </w:tabs>
            <w:rPr>
              <w:del w:id="91" w:author="I E" w:date="2023-03-31T15:19:00Z"/>
              <w:rFonts w:asciiTheme="minorHAnsi" w:hAnsiTheme="minorHAnsi"/>
              <w:bCs w:val="0"/>
              <w:sz w:val="22"/>
            </w:rPr>
          </w:pPr>
          <w:del w:id="92" w:author="I E" w:date="2023-03-31T15:19:00Z">
            <w:r>
              <w:rPr>
                <w:rPrChange w:id="93" w:author="I E" w:date="2023-03-31T15:19:00Z">
                  <w:rPr>
                    <w:rStyle w:val="Hyperlink"/>
                  </w:rPr>
                </w:rPrChange>
              </w:rPr>
              <w:delText>6.3</w:delText>
            </w:r>
            <w:r>
              <w:rPr>
                <w:rFonts w:asciiTheme="minorHAnsi" w:hAnsiTheme="minorHAnsi"/>
                <w:bCs w:val="0"/>
                <w:sz w:val="22"/>
              </w:rPr>
              <w:tab/>
            </w:r>
            <w:r>
              <w:rPr>
                <w:rPrChange w:id="94" w:author="I E" w:date="2023-03-31T15:19:00Z">
                  <w:rPr>
                    <w:rStyle w:val="Hyperlink"/>
                  </w:rPr>
                </w:rPrChange>
              </w:rPr>
              <w:delText>Stundenverlaufsskizzen</w:delText>
            </w:r>
            <w:r>
              <w:tab/>
              <w:delText>11</w:delText>
            </w:r>
          </w:del>
        </w:p>
        <w:p w14:paraId="17716C63" w14:textId="77777777" w:rsidR="00B93D71" w:rsidRDefault="00000000">
          <w:pPr>
            <w:pStyle w:val="Verzeichnis1"/>
            <w:tabs>
              <w:tab w:val="left" w:pos="440"/>
              <w:tab w:val="right" w:leader="dot" w:pos="8834"/>
            </w:tabs>
            <w:rPr>
              <w:del w:id="95" w:author="I E" w:date="2023-03-31T15:19:00Z"/>
              <w:rFonts w:asciiTheme="minorHAnsi" w:hAnsiTheme="minorHAnsi"/>
              <w:bCs w:val="0"/>
              <w:sz w:val="22"/>
            </w:rPr>
          </w:pPr>
          <w:del w:id="96" w:author="I E" w:date="2023-03-31T15:19:00Z">
            <w:r>
              <w:rPr>
                <w:rPrChange w:id="97" w:author="I E" w:date="2023-03-31T15:19:00Z">
                  <w:rPr>
                    <w:rStyle w:val="Hyperlink"/>
                  </w:rPr>
                </w:rPrChange>
              </w:rPr>
              <w:delText>7</w:delText>
            </w:r>
            <w:r>
              <w:rPr>
                <w:rFonts w:asciiTheme="minorHAnsi" w:hAnsiTheme="minorHAnsi"/>
                <w:bCs w:val="0"/>
                <w:sz w:val="22"/>
              </w:rPr>
              <w:tab/>
            </w:r>
            <w:r>
              <w:rPr>
                <w:rPrChange w:id="98" w:author="I E" w:date="2023-03-31T15:19:00Z">
                  <w:rPr>
                    <w:rStyle w:val="Hyperlink"/>
                  </w:rPr>
                </w:rPrChange>
              </w:rPr>
              <w:delText>Einbettung in verschiedene F</w:delText>
            </w:r>
            <w:r>
              <w:rPr>
                <w:rFonts w:hint="eastAsia"/>
                <w:rPrChange w:id="99" w:author="I E" w:date="2023-03-31T15:19:00Z">
                  <w:rPr>
                    <w:rStyle w:val="Hyperlink"/>
                    <w:rFonts w:hint="eastAsia"/>
                  </w:rPr>
                </w:rPrChange>
              </w:rPr>
              <w:delText>ä</w:delText>
            </w:r>
            <w:r>
              <w:rPr>
                <w:rPrChange w:id="100" w:author="I E" w:date="2023-03-31T15:19:00Z">
                  <w:rPr>
                    <w:rStyle w:val="Hyperlink"/>
                  </w:rPr>
                </w:rPrChange>
              </w:rPr>
              <w:delText>cher und Themen</w:delText>
            </w:r>
            <w:r>
              <w:tab/>
              <w:delText>14</w:delText>
            </w:r>
          </w:del>
        </w:p>
        <w:p w14:paraId="7557C8F6" w14:textId="77777777" w:rsidR="00B93D71" w:rsidRDefault="00000000">
          <w:pPr>
            <w:pStyle w:val="Verzeichnis1"/>
            <w:tabs>
              <w:tab w:val="left" w:pos="440"/>
              <w:tab w:val="right" w:leader="dot" w:pos="8834"/>
            </w:tabs>
            <w:rPr>
              <w:del w:id="101" w:author="I E" w:date="2023-03-31T15:19:00Z"/>
              <w:rFonts w:asciiTheme="minorHAnsi" w:hAnsiTheme="minorHAnsi"/>
              <w:bCs w:val="0"/>
              <w:sz w:val="22"/>
            </w:rPr>
          </w:pPr>
          <w:del w:id="102" w:author="I E" w:date="2023-03-31T15:19:00Z">
            <w:r>
              <w:rPr>
                <w:rPrChange w:id="103" w:author="I E" w:date="2023-03-31T15:19:00Z">
                  <w:rPr>
                    <w:rStyle w:val="Hyperlink"/>
                  </w:rPr>
                </w:rPrChange>
              </w:rPr>
              <w:delText>8</w:delText>
            </w:r>
            <w:r>
              <w:rPr>
                <w:rFonts w:asciiTheme="minorHAnsi" w:hAnsiTheme="minorHAnsi"/>
                <w:bCs w:val="0"/>
                <w:sz w:val="22"/>
              </w:rPr>
              <w:tab/>
            </w:r>
            <w:r>
              <w:rPr>
                <w:rPrChange w:id="104" w:author="I E" w:date="2023-03-31T15:19:00Z">
                  <w:rPr>
                    <w:rStyle w:val="Hyperlink"/>
                  </w:rPr>
                </w:rPrChange>
              </w:rPr>
              <w:delText>Anschlussthemen</w:delText>
            </w:r>
            <w:r>
              <w:tab/>
              <w:delText>15</w:delText>
            </w:r>
          </w:del>
        </w:p>
        <w:p w14:paraId="43C56BA5" w14:textId="77777777" w:rsidR="00B93D71" w:rsidRDefault="00000000">
          <w:pPr>
            <w:pStyle w:val="Verzeichnis1"/>
            <w:tabs>
              <w:tab w:val="left" w:pos="440"/>
              <w:tab w:val="right" w:leader="dot" w:pos="8834"/>
            </w:tabs>
            <w:rPr>
              <w:del w:id="105" w:author="I E" w:date="2023-03-31T15:19:00Z"/>
              <w:rFonts w:asciiTheme="minorHAnsi" w:hAnsiTheme="minorHAnsi"/>
              <w:bCs w:val="0"/>
              <w:sz w:val="22"/>
            </w:rPr>
          </w:pPr>
          <w:del w:id="106" w:author="I E" w:date="2023-03-31T15:19:00Z">
            <w:r>
              <w:rPr>
                <w:rPrChange w:id="107" w:author="I E" w:date="2023-03-31T15:19:00Z">
                  <w:rPr>
                    <w:rStyle w:val="Hyperlink"/>
                  </w:rPr>
                </w:rPrChange>
              </w:rPr>
              <w:delText>9</w:delText>
            </w:r>
            <w:r>
              <w:rPr>
                <w:rFonts w:asciiTheme="minorHAnsi" w:hAnsiTheme="minorHAnsi"/>
                <w:bCs w:val="0"/>
                <w:sz w:val="22"/>
              </w:rPr>
              <w:tab/>
            </w:r>
            <w:r>
              <w:rPr>
                <w:rPrChange w:id="108" w:author="I E" w:date="2023-03-31T15:19:00Z">
                  <w:rPr>
                    <w:rStyle w:val="Hyperlink"/>
                  </w:rPr>
                </w:rPrChange>
              </w:rPr>
              <w:delText>Literatur und Links</w:delText>
            </w:r>
            <w:r>
              <w:tab/>
              <w:delText>15</w:delText>
            </w:r>
          </w:del>
        </w:p>
        <w:p w14:paraId="07BF7089" w14:textId="77777777" w:rsidR="00B93D71" w:rsidRDefault="00000000">
          <w:pPr>
            <w:pStyle w:val="Verzeichnis1"/>
            <w:tabs>
              <w:tab w:val="left" w:pos="660"/>
              <w:tab w:val="right" w:leader="dot" w:pos="8834"/>
            </w:tabs>
            <w:rPr>
              <w:del w:id="109" w:author="I E" w:date="2023-03-31T15:19:00Z"/>
              <w:rFonts w:asciiTheme="minorHAnsi" w:hAnsiTheme="minorHAnsi"/>
              <w:bCs w:val="0"/>
              <w:sz w:val="22"/>
            </w:rPr>
          </w:pPr>
          <w:del w:id="110" w:author="I E" w:date="2023-03-31T15:19:00Z">
            <w:r>
              <w:rPr>
                <w:rPrChange w:id="111" w:author="I E" w:date="2023-03-31T15:19:00Z">
                  <w:rPr>
                    <w:rStyle w:val="Hyperlink"/>
                  </w:rPr>
                </w:rPrChange>
              </w:rPr>
              <w:delText>10</w:delText>
            </w:r>
            <w:r>
              <w:rPr>
                <w:rFonts w:asciiTheme="minorHAnsi" w:hAnsiTheme="minorHAnsi"/>
                <w:bCs w:val="0"/>
                <w:sz w:val="22"/>
              </w:rPr>
              <w:tab/>
            </w:r>
            <w:r>
              <w:rPr>
                <w:rPrChange w:id="112" w:author="I E" w:date="2023-03-31T15:19:00Z">
                  <w:rPr>
                    <w:rStyle w:val="Hyperlink"/>
                  </w:rPr>
                </w:rPrChange>
              </w:rPr>
              <w:delText>Arbeitsmaterialien</w:delText>
            </w:r>
            <w:r>
              <w:tab/>
              <w:delText>15</w:delText>
            </w:r>
          </w:del>
        </w:p>
        <w:p w14:paraId="564CF835" w14:textId="77777777" w:rsidR="00B93D71" w:rsidRDefault="00000000">
          <w:pPr>
            <w:pStyle w:val="Verzeichnis1"/>
            <w:tabs>
              <w:tab w:val="left" w:pos="660"/>
              <w:tab w:val="right" w:leader="dot" w:pos="8834"/>
            </w:tabs>
            <w:rPr>
              <w:del w:id="113" w:author="I E" w:date="2023-03-31T15:19:00Z"/>
              <w:rFonts w:asciiTheme="minorHAnsi" w:hAnsiTheme="minorHAnsi"/>
              <w:bCs w:val="0"/>
              <w:sz w:val="22"/>
            </w:rPr>
          </w:pPr>
          <w:del w:id="114" w:author="I E" w:date="2023-03-31T15:19:00Z">
            <w:r>
              <w:rPr>
                <w:rPrChange w:id="115" w:author="I E" w:date="2023-03-31T15:19:00Z">
                  <w:rPr>
                    <w:rStyle w:val="Hyperlink"/>
                  </w:rPr>
                </w:rPrChange>
              </w:rPr>
              <w:delText>11</w:delText>
            </w:r>
            <w:r>
              <w:rPr>
                <w:rFonts w:asciiTheme="minorHAnsi" w:hAnsiTheme="minorHAnsi"/>
                <w:bCs w:val="0"/>
                <w:sz w:val="22"/>
              </w:rPr>
              <w:tab/>
            </w:r>
            <w:r>
              <w:rPr>
                <w:rPrChange w:id="116" w:author="I E" w:date="2023-03-31T15:19:00Z">
                  <w:rPr>
                    <w:rStyle w:val="Hyperlink"/>
                  </w:rPr>
                </w:rPrChange>
              </w:rPr>
              <w:delText>Glossar</w:delText>
            </w:r>
            <w:r>
              <w:tab/>
              <w:delText>16</w:delText>
            </w:r>
          </w:del>
        </w:p>
        <w:p w14:paraId="61DAEB2F" w14:textId="77777777" w:rsidR="00B93D71" w:rsidRDefault="00000000">
          <w:r>
            <w:rPr>
              <w:b/>
              <w:bCs w:val="0"/>
            </w:rPr>
            <w:fldChar w:fldCharType="end"/>
          </w:r>
        </w:p>
      </w:sdtContent>
    </w:sdt>
    <w:p w14:paraId="267D536D" w14:textId="77777777" w:rsidR="00B93D71" w:rsidRDefault="00000000">
      <w:pPr>
        <w:spacing w:line="240" w:lineRule="auto"/>
      </w:pPr>
      <w:r>
        <w:br w:type="page" w:clear="all"/>
      </w:r>
    </w:p>
    <w:p w14:paraId="30F63EE9" w14:textId="77777777" w:rsidR="00B93D71" w:rsidRDefault="00000000">
      <w:pPr>
        <w:pStyle w:val="berschrift1"/>
      </w:pPr>
      <w:bookmarkStart w:id="117" w:name="_Toc131168398"/>
      <w:r>
        <w:rPr>
          <w:rFonts w:cstheme="minorHAnsi"/>
          <w:noProof/>
        </w:rPr>
        <w:lastRenderedPageBreak/>
        <w:drawing>
          <wp:anchor distT="0" distB="0" distL="114300" distR="114300" simplePos="0" relativeHeight="251655680" behindDoc="1" locked="0" layoutInCell="1" allowOverlap="1" wp14:anchorId="1FDF5C67" wp14:editId="56E8A0BA">
            <wp:simplePos x="0" y="0"/>
            <wp:positionH relativeFrom="margin">
              <wp:align>right</wp:align>
            </wp:positionH>
            <wp:positionV relativeFrom="paragraph">
              <wp:posOffset>13335</wp:posOffset>
            </wp:positionV>
            <wp:extent cx="2312670" cy="1905000"/>
            <wp:effectExtent l="0" t="0" r="0" b="0"/>
            <wp:wrapSquare wrapText="bothSides"/>
            <wp:docPr id="1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metterling und Taucherglocke Le scaphandre et le papillon, Kinostart 27.03.2008, Frankreich/USA 2007"/>
                    <pic:cNvPicPr>
                      <a:picLocks noChangeAspect="1"/>
                    </pic:cNvPicPr>
                  </pic:nvPicPr>
                  <pic:blipFill>
                    <a:blip r:embed="rId9"/>
                    <a:stretch/>
                  </pic:blipFill>
                  <pic:spPr bwMode="auto">
                    <a:xfrm>
                      <a:off x="0" y="0"/>
                      <a:ext cx="231267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r>
        <w:t>Kryptologie</w:t>
      </w:r>
      <w:bookmarkEnd w:id="117"/>
    </w:p>
    <w:p w14:paraId="71D840F7" w14:textId="77777777" w:rsidR="00B93D71" w:rsidRDefault="00000000">
      <w:pPr>
        <w:jc w:val="both"/>
      </w:pPr>
      <w:r>
        <w:t xml:space="preserve">In diesem Modul befassen sich die Schülerinnen und Schüler mit dem Ver- und </w:t>
      </w:r>
      <w:proofErr w:type="spellStart"/>
      <w:r>
        <w:t>Entschlüssel</w:t>
      </w:r>
      <w:proofErr w:type="spellEnd"/>
      <w:r>
        <w:t xml:space="preserve"> von Informationen. Dabei werden Sicherheitsaspekte bei Kommunikationsvorgängen im Alltag aufgezeigt und verschiedene Verfahren zur Verschlüsselung aus der Vergangenheit bis zur heutigen Moderne vorgestellt.</w:t>
      </w:r>
    </w:p>
    <w:p w14:paraId="10413925" w14:textId="77777777" w:rsidR="00B93D71" w:rsidRDefault="00000000">
      <w:pPr>
        <w:jc w:val="both"/>
      </w:pPr>
      <w:r>
        <w:t xml:space="preserve">In Anlehnung an ein „Text-Adventure“ erhalten die Schülerinnen und Schüler einen Überblick über verschiedene Verschlüsselungsverfahren. Sie müssen dabei kleinere Aufgaben lösen, während sich im Lauf der Zeit die Geschichte entfaltet. </w:t>
      </w:r>
    </w:p>
    <w:p w14:paraId="313A0C32" w14:textId="77777777" w:rsidR="00B93D71" w:rsidRDefault="00000000">
      <w:pPr>
        <w:jc w:val="both"/>
      </w:pPr>
      <w:r>
        <w:t>Zum Abschluss können die Schülerinnen und Schüler die eigene Veröffentlichung von persönlichen Informationen sowie deren Kommunikation reflektieren und sich entsprechend absichern.</w:t>
      </w:r>
    </w:p>
    <w:tbl>
      <w:tblPr>
        <w:tblStyle w:val="Steckbrief"/>
        <w:tblW w:w="0" w:type="auto"/>
        <w:tblLook w:val="04A0" w:firstRow="1" w:lastRow="0" w:firstColumn="1" w:lastColumn="0" w:noHBand="0" w:noVBand="1"/>
      </w:tblPr>
      <w:tblGrid>
        <w:gridCol w:w="3044"/>
        <w:gridCol w:w="513"/>
        <w:gridCol w:w="5277"/>
      </w:tblGrid>
      <w:tr w:rsidR="00B93D71" w14:paraId="4E2518E3"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1AF2A625" w14:textId="77777777" w:rsidR="00B93D71" w:rsidRDefault="00000000">
            <w:r>
              <w:t>Lernfeld/Cluster:</w:t>
            </w:r>
          </w:p>
        </w:tc>
        <w:tc>
          <w:tcPr>
            <w:tcW w:w="5790" w:type="dxa"/>
            <w:gridSpan w:val="2"/>
          </w:tcPr>
          <w:p w14:paraId="69DC93F5" w14:textId="77777777" w:rsidR="00B93D71" w:rsidRDefault="00000000">
            <w:pPr>
              <w:cnfStyle w:val="000000000000" w:firstRow="0" w:lastRow="0" w:firstColumn="0" w:lastColumn="0" w:oddVBand="0" w:evenVBand="0" w:oddHBand="0" w:evenHBand="0" w:firstRowFirstColumn="0" w:firstRowLastColumn="0" w:lastRowFirstColumn="0" w:lastRowLastColumn="0"/>
            </w:pPr>
            <w:r>
              <w:t>Kommunikation erkunden</w:t>
            </w:r>
          </w:p>
        </w:tc>
      </w:tr>
      <w:tr w:rsidR="00B93D71" w14:paraId="5E4D9E22" w14:textId="77777777" w:rsidTr="00B93D71">
        <w:tc>
          <w:tcPr>
            <w:cnfStyle w:val="001000000000" w:firstRow="0" w:lastRow="0" w:firstColumn="1" w:lastColumn="0" w:oddVBand="0" w:evenVBand="0" w:oddHBand="0" w:evenHBand="0" w:firstRowFirstColumn="0" w:firstRowLastColumn="0" w:lastRowFirstColumn="0" w:lastRowLastColumn="0"/>
            <w:tcW w:w="3044" w:type="dxa"/>
            <w:vMerge w:val="restart"/>
          </w:tcPr>
          <w:p w14:paraId="0038921D" w14:textId="77777777" w:rsidR="00B93D71" w:rsidRDefault="00000000">
            <w:r>
              <w:t>Zielgruppe/Klassenstufe:</w:t>
            </w:r>
          </w:p>
        </w:tc>
        <w:tc>
          <w:tcPr>
            <w:tcW w:w="513" w:type="dxa"/>
            <w:vAlign w:val="center"/>
          </w:tcPr>
          <w:p w14:paraId="154A0741" w14:textId="77777777" w:rsidR="00B93D71" w:rsidRDefault="00B93D71">
            <w:pPr>
              <w:jc w:val="center"/>
              <w:cnfStyle w:val="000000000000" w:firstRow="0" w:lastRow="0" w:firstColumn="0" w:lastColumn="0" w:oddVBand="0" w:evenVBand="0" w:oddHBand="0" w:evenHBand="0" w:firstRowFirstColumn="0" w:firstRowLastColumn="0" w:lastRowFirstColumn="0" w:lastRowLastColumn="0"/>
              <w:rPr>
                <w:b/>
              </w:rPr>
            </w:pPr>
          </w:p>
        </w:tc>
        <w:tc>
          <w:tcPr>
            <w:tcW w:w="5277" w:type="dxa"/>
          </w:tcPr>
          <w:p w14:paraId="5404FC3D"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 4. bis 5. Klasse</w:t>
            </w:r>
          </w:p>
        </w:tc>
      </w:tr>
      <w:tr w:rsidR="00B93D71" w14:paraId="6655252A" w14:textId="77777777" w:rsidTr="00B93D71">
        <w:tc>
          <w:tcPr>
            <w:cnfStyle w:val="001000000000" w:firstRow="0" w:lastRow="0" w:firstColumn="1" w:lastColumn="0" w:oddVBand="0" w:evenVBand="0" w:oddHBand="0" w:evenHBand="0" w:firstRowFirstColumn="0" w:firstRowLastColumn="0" w:lastRowFirstColumn="0" w:lastRowLastColumn="0"/>
            <w:tcW w:w="3044" w:type="dxa"/>
            <w:vMerge/>
          </w:tcPr>
          <w:p w14:paraId="62B878EF" w14:textId="77777777" w:rsidR="00B93D71" w:rsidRDefault="00B93D71"/>
        </w:tc>
        <w:tc>
          <w:tcPr>
            <w:tcW w:w="513" w:type="dxa"/>
            <w:vAlign w:val="center"/>
          </w:tcPr>
          <w:p w14:paraId="5A0448F5" w14:textId="77777777" w:rsidR="00B93D71"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277" w:type="dxa"/>
          </w:tcPr>
          <w:p w14:paraId="716FBA90"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 6. bis 7. Klasse</w:t>
            </w:r>
          </w:p>
        </w:tc>
      </w:tr>
      <w:tr w:rsidR="00B93D71" w14:paraId="6CD50806" w14:textId="77777777" w:rsidTr="00B93D71">
        <w:tc>
          <w:tcPr>
            <w:cnfStyle w:val="001000000000" w:firstRow="0" w:lastRow="0" w:firstColumn="1" w:lastColumn="0" w:oddVBand="0" w:evenVBand="0" w:oddHBand="0" w:evenHBand="0" w:firstRowFirstColumn="0" w:firstRowLastColumn="0" w:lastRowFirstColumn="0" w:lastRowLastColumn="0"/>
            <w:tcW w:w="3044" w:type="dxa"/>
            <w:vMerge/>
          </w:tcPr>
          <w:p w14:paraId="6B7FAA07" w14:textId="77777777" w:rsidR="00B93D71" w:rsidRDefault="00B93D71"/>
        </w:tc>
        <w:tc>
          <w:tcPr>
            <w:tcW w:w="513" w:type="dxa"/>
            <w:vAlign w:val="center"/>
          </w:tcPr>
          <w:p w14:paraId="1BAAAC5B" w14:textId="77777777" w:rsidR="00B93D71"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277" w:type="dxa"/>
          </w:tcPr>
          <w:p w14:paraId="7DA2E26A"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 8. bis 10. Klasse</w:t>
            </w:r>
          </w:p>
        </w:tc>
      </w:tr>
      <w:tr w:rsidR="00B93D71" w14:paraId="0B61EC4D" w14:textId="77777777" w:rsidTr="00B93D71">
        <w:tc>
          <w:tcPr>
            <w:cnfStyle w:val="001000000000" w:firstRow="0" w:lastRow="0" w:firstColumn="1" w:lastColumn="0" w:oddVBand="0" w:evenVBand="0" w:oddHBand="0" w:evenHBand="0" w:firstRowFirstColumn="0" w:firstRowLastColumn="0" w:lastRowFirstColumn="0" w:lastRowLastColumn="0"/>
            <w:tcW w:w="3044" w:type="dxa"/>
            <w:vMerge/>
          </w:tcPr>
          <w:p w14:paraId="43A1B069" w14:textId="77777777" w:rsidR="00B93D71" w:rsidRDefault="00B93D71"/>
        </w:tc>
        <w:tc>
          <w:tcPr>
            <w:tcW w:w="513" w:type="dxa"/>
            <w:vAlign w:val="center"/>
          </w:tcPr>
          <w:p w14:paraId="2CF98B15" w14:textId="77777777" w:rsidR="00B93D71" w:rsidRDefault="00000000">
            <w:pPr>
              <w:jc w:val="center"/>
              <w:cnfStyle w:val="000000000000" w:firstRow="0" w:lastRow="0" w:firstColumn="0" w:lastColumn="0" w:oddVBand="0" w:evenVBand="0" w:oddHBand="0" w:evenHBand="0" w:firstRowFirstColumn="0" w:firstRowLastColumn="0" w:lastRowFirstColumn="0" w:lastRowLastColumn="0"/>
              <w:rPr>
                <w:b/>
              </w:rPr>
            </w:pPr>
            <w:r>
              <w:rPr>
                <w:b/>
              </w:rPr>
              <w:t>X</w:t>
            </w:r>
          </w:p>
        </w:tc>
        <w:tc>
          <w:tcPr>
            <w:tcW w:w="5277" w:type="dxa"/>
          </w:tcPr>
          <w:p w14:paraId="7C595D6C" w14:textId="77777777" w:rsidR="00B93D71" w:rsidRDefault="00000000">
            <w:pPr>
              <w:cnfStyle w:val="000000000000" w:firstRow="0" w:lastRow="0" w:firstColumn="0" w:lastColumn="0" w:oddVBand="0" w:evenVBand="0" w:oddHBand="0" w:evenHBand="0" w:firstRowFirstColumn="0" w:firstRowLastColumn="0" w:lastRowFirstColumn="0" w:lastRowLastColumn="0"/>
            </w:pPr>
            <w:r>
              <w:t>11. bis 12. Klasse</w:t>
            </w:r>
          </w:p>
        </w:tc>
      </w:tr>
      <w:tr w:rsidR="00B93D71" w14:paraId="757A3ED4"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46B30763" w14:textId="77777777" w:rsidR="00B93D71" w:rsidRDefault="00000000">
            <w:r>
              <w:t>Geschätzter Zeitaufwand:</w:t>
            </w:r>
          </w:p>
        </w:tc>
        <w:tc>
          <w:tcPr>
            <w:tcW w:w="5790" w:type="dxa"/>
            <w:gridSpan w:val="2"/>
          </w:tcPr>
          <w:p w14:paraId="5D2F2A65" w14:textId="77777777" w:rsidR="00B93D71" w:rsidRDefault="00000000">
            <w:pPr>
              <w:cnfStyle w:val="000000000000" w:firstRow="0" w:lastRow="0" w:firstColumn="0" w:lastColumn="0" w:oddVBand="0" w:evenVBand="0" w:oddHBand="0" w:evenHBand="0" w:firstRowFirstColumn="0" w:firstRowLastColumn="0" w:lastRowFirstColumn="0" w:lastRowLastColumn="0"/>
            </w:pPr>
            <w:r>
              <w:t>6 Einzelstunden</w:t>
            </w:r>
          </w:p>
        </w:tc>
      </w:tr>
      <w:tr w:rsidR="00B93D71" w14:paraId="511AA316"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6DC9388F" w14:textId="77777777" w:rsidR="00B93D71" w:rsidRDefault="00000000">
            <w:r>
              <w:t>Lernziele:</w:t>
            </w:r>
          </w:p>
        </w:tc>
        <w:tc>
          <w:tcPr>
            <w:tcW w:w="5790" w:type="dxa"/>
            <w:gridSpan w:val="2"/>
          </w:tcPr>
          <w:p w14:paraId="5B8BB55E" w14:textId="77777777" w:rsidR="00B93D71" w:rsidRDefault="00000000">
            <w:pPr>
              <w:pStyle w:val="Listenabsatz"/>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Bedeutung von Verschlüsselung im Alltag und Arbeitswelt kennenlernen</w:t>
            </w:r>
          </w:p>
          <w:p w14:paraId="19B9B4E3" w14:textId="77777777" w:rsidR="00B93D71" w:rsidRDefault="00000000">
            <w:pPr>
              <w:pStyle w:val="Listenabsatz"/>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Kryptographische und </w:t>
            </w:r>
            <w:proofErr w:type="spellStart"/>
            <w:r>
              <w:t>kryptoanalytische</w:t>
            </w:r>
            <w:proofErr w:type="spellEnd"/>
            <w:r>
              <w:t xml:space="preserve"> Verfahren kennenlernen</w:t>
            </w:r>
          </w:p>
          <w:p w14:paraId="045D24DC" w14:textId="77777777" w:rsidR="00B93D71" w:rsidRDefault="00000000">
            <w:pPr>
              <w:pStyle w:val="Listenabsatz"/>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Ausgewählte Verfahren anwenden und „knacken“ können</w:t>
            </w:r>
          </w:p>
          <w:p w14:paraId="045BCED6" w14:textId="77777777" w:rsidR="00B93D71" w:rsidRDefault="00000000">
            <w:pPr>
              <w:pStyle w:val="Listenabsatz"/>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Eigenen Umgang mit persönlichen Informationen reflektieren und anschließend schützen</w:t>
            </w:r>
          </w:p>
        </w:tc>
      </w:tr>
      <w:tr w:rsidR="00B93D71" w14:paraId="1E6AE8FD"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05EF5771" w14:textId="77777777" w:rsidR="00B93D71" w:rsidRDefault="00000000">
            <w:r>
              <w:t>Vorkenntnisse der Schülerinnen und Schüler:</w:t>
            </w:r>
          </w:p>
        </w:tc>
        <w:tc>
          <w:tcPr>
            <w:tcW w:w="5790" w:type="dxa"/>
            <w:gridSpan w:val="2"/>
          </w:tcPr>
          <w:p w14:paraId="49FA325D" w14:textId="77777777" w:rsidR="00B93D71" w:rsidRDefault="00000000">
            <w:pPr>
              <w:cnfStyle w:val="000000000000" w:firstRow="0" w:lastRow="0" w:firstColumn="0" w:lastColumn="0" w:oddVBand="0" w:evenVBand="0" w:oddHBand="0" w:evenHBand="0" w:firstRowFirstColumn="0" w:firstRowLastColumn="0" w:lastRowFirstColumn="0" w:lastRowLastColumn="0"/>
            </w:pPr>
            <w:r>
              <w:rPr>
                <w:rFonts w:cstheme="minorHAnsi"/>
                <w:szCs w:val="20"/>
              </w:rPr>
              <w:t>Keine</w:t>
            </w:r>
          </w:p>
        </w:tc>
      </w:tr>
      <w:tr w:rsidR="00B93D71" w14:paraId="752480EE"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0678E52A" w14:textId="77777777" w:rsidR="00B93D71" w:rsidRDefault="00000000">
            <w:r>
              <w:t>Vorkenntnisse der/des Lehrenden:</w:t>
            </w:r>
          </w:p>
        </w:tc>
        <w:tc>
          <w:tcPr>
            <w:tcW w:w="5790" w:type="dxa"/>
            <w:gridSpan w:val="2"/>
          </w:tcPr>
          <w:p w14:paraId="66FC3906" w14:textId="77777777" w:rsidR="00B93D71" w:rsidRDefault="00000000">
            <w:pPr>
              <w:cnfStyle w:val="000000000000" w:firstRow="0" w:lastRow="0" w:firstColumn="0" w:lastColumn="0" w:oddVBand="0" w:evenVBand="0" w:oddHBand="0" w:evenHBand="0" w:firstRowFirstColumn="0" w:firstRowLastColumn="0" w:lastRowFirstColumn="0" w:lastRowLastColumn="0"/>
            </w:pPr>
            <w:r>
              <w:rPr>
                <w:rFonts w:cstheme="minorHAnsi"/>
                <w:szCs w:val="20"/>
              </w:rPr>
              <w:t>Keine</w:t>
            </w:r>
          </w:p>
        </w:tc>
      </w:tr>
      <w:tr w:rsidR="00B93D71" w14:paraId="56D71CCF"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14731DEE" w14:textId="77777777" w:rsidR="00B93D71" w:rsidRDefault="00000000">
            <w:r>
              <w:t>Vorkenntnisse der Unternehmensvertreterin/des Unternehmensvertreters:</w:t>
            </w:r>
          </w:p>
        </w:tc>
        <w:tc>
          <w:tcPr>
            <w:tcW w:w="5790" w:type="dxa"/>
            <w:gridSpan w:val="2"/>
          </w:tcPr>
          <w:p w14:paraId="1F4FE37E" w14:textId="77777777" w:rsidR="00B93D71" w:rsidRDefault="00000000">
            <w:pPr>
              <w:cnfStyle w:val="000000000000" w:firstRow="0" w:lastRow="0" w:firstColumn="0" w:lastColumn="0" w:oddVBand="0" w:evenVBand="0" w:oddHBand="0" w:evenHBand="0" w:firstRowFirstColumn="0" w:firstRowLastColumn="0" w:lastRowFirstColumn="0" w:lastRowLastColumn="0"/>
            </w:pPr>
            <w:r>
              <w:rPr>
                <w:rFonts w:cstheme="minorHAnsi"/>
                <w:szCs w:val="20"/>
              </w:rPr>
              <w:t>Keine</w:t>
            </w:r>
          </w:p>
        </w:tc>
      </w:tr>
      <w:tr w:rsidR="00B93D71" w14:paraId="7B93B5A9" w14:textId="77777777" w:rsidTr="00B93D71">
        <w:tc>
          <w:tcPr>
            <w:cnfStyle w:val="001000000000" w:firstRow="0" w:lastRow="0" w:firstColumn="1" w:lastColumn="0" w:oddVBand="0" w:evenVBand="0" w:oddHBand="0" w:evenHBand="0" w:firstRowFirstColumn="0" w:firstRowLastColumn="0" w:lastRowFirstColumn="0" w:lastRowLastColumn="0"/>
            <w:tcW w:w="3044" w:type="dxa"/>
          </w:tcPr>
          <w:p w14:paraId="15790858" w14:textId="77777777" w:rsidR="00B93D71" w:rsidRDefault="00000000">
            <w:r>
              <w:t>Sonstige Voraussetzungen:</w:t>
            </w:r>
          </w:p>
        </w:tc>
        <w:tc>
          <w:tcPr>
            <w:tcW w:w="5790" w:type="dxa"/>
            <w:gridSpan w:val="2"/>
          </w:tcPr>
          <w:p w14:paraId="5F41D4F5" w14:textId="77777777" w:rsidR="00B93D71" w:rsidRDefault="00000000">
            <w:pPr>
              <w:cnfStyle w:val="000000000000" w:firstRow="0" w:lastRow="0" w:firstColumn="0" w:lastColumn="0" w:oddVBand="0" w:evenVBand="0" w:oddHBand="0" w:evenHBand="0" w:firstRowFirstColumn="0" w:firstRowLastColumn="0" w:lastRowFirstColumn="0" w:lastRowLastColumn="0"/>
            </w:pPr>
            <w:r>
              <w:rPr>
                <w:rFonts w:cstheme="minorHAnsi"/>
                <w:szCs w:val="20"/>
              </w:rPr>
              <w:t>Keine</w:t>
            </w:r>
          </w:p>
        </w:tc>
      </w:tr>
    </w:tbl>
    <w:p w14:paraId="6CACFB7E" w14:textId="77777777" w:rsidR="00B93D71" w:rsidRDefault="00B93D71"/>
    <w:p w14:paraId="43390E94" w14:textId="77777777" w:rsidR="00B93D71" w:rsidRDefault="00000000">
      <w:r>
        <w:br w:type="page" w:clear="all"/>
      </w:r>
    </w:p>
    <w:p w14:paraId="7EF11CB4" w14:textId="77777777" w:rsidR="00B93D71" w:rsidRDefault="00000000">
      <w:pPr>
        <w:pStyle w:val="berschrift1"/>
      </w:pPr>
      <w:bookmarkStart w:id="118" w:name="_Toc131168399"/>
      <w:r>
        <w:lastRenderedPageBreak/>
        <w:t>Warum gibt es das Modul?</w:t>
      </w:r>
      <w:bookmarkEnd w:id="118"/>
    </w:p>
    <w:p w14:paraId="02E71689" w14:textId="77777777" w:rsidR="00B93D71" w:rsidRDefault="00000000">
      <w:pPr>
        <w:jc w:val="both"/>
      </w:pPr>
      <w:r>
        <w:t>Die Geschichte der Kryptologie ist eine alte Geschichte, die bis ins alte Ägypten und Griechenland zurückgeht. Obwohl sie in den Anfängen hauptsächlich für militärische Zwecke genutzt wurde, fand sie trotzdem den Weg in unseren Alltag.</w:t>
      </w:r>
    </w:p>
    <w:p w14:paraId="76584408" w14:textId="77777777" w:rsidR="00B93D71" w:rsidRDefault="00000000">
      <w:pPr>
        <w:jc w:val="both"/>
      </w:pPr>
      <w:r>
        <w:t>Täglich haben wir es mit Verschlüsselung zu tun, bewusst oder unbewusst: Beim Schreiben einer WhatsApp-Nachricht, beim Online-Banking, beim Fernsehen von Bezahl-Sendern oder beim Bezahlen mit der EC-Karte. Dass in diesen Beispielen nicht jeder die übermittelten Daten einfach so lesen soll, ist sofort ersichtlich.</w:t>
      </w:r>
    </w:p>
    <w:p w14:paraId="3336E4F0" w14:textId="77777777" w:rsidR="00B93D71" w:rsidRDefault="00000000">
      <w:pPr>
        <w:jc w:val="both"/>
      </w:pPr>
      <w:r>
        <w:t xml:space="preserve">Für Unternehmen ist das Thema Verschlüsselung in Zeiten von Betriebsspionage und Cyberkriminalität von besonderer Bedeutung. Laut dem Bundeskriminalamt beläuft sich der jährliche Schaden in Deutschland auf ca. 50 Milliarden Euro, wobei von einer hohen Dunkelziffer ausgegangen wird. Sensible Inhalte, wie personenbezogene Daten sowie geistiges Eigentum müssen daher auch in Betrieben und </w:t>
      </w:r>
      <w:proofErr w:type="spellStart"/>
      <w:r>
        <w:t>Wirtschaftunternehmen</w:t>
      </w:r>
      <w:proofErr w:type="spellEnd"/>
      <w:r>
        <w:t xml:space="preserve"> geschützt werden.</w:t>
      </w:r>
    </w:p>
    <w:p w14:paraId="5BF9A9AC" w14:textId="77777777" w:rsidR="00B93D71" w:rsidRDefault="00000000">
      <w:pPr>
        <w:jc w:val="both"/>
      </w:pPr>
      <w:r>
        <w:t>Durch die NSA-Enthüllungen der letzten Jahre wurde das Thema der Verschlüsselung besonders präsent und immer mehr Menschen fangen an darüber nachzudenken, was mit ihren Daten passiert oder wie sie diese schützen können.</w:t>
      </w:r>
    </w:p>
    <w:p w14:paraId="13EF0733" w14:textId="77777777" w:rsidR="00B93D71" w:rsidRDefault="00000000">
      <w:pPr>
        <w:pStyle w:val="berschrift1"/>
      </w:pPr>
      <w:bookmarkStart w:id="119" w:name="_Toc131168400"/>
      <w:r>
        <w:t>Ziele des Moduls</w:t>
      </w:r>
      <w:bookmarkEnd w:id="119"/>
    </w:p>
    <w:p w14:paraId="53F3EF97" w14:textId="77777777" w:rsidR="00B93D71" w:rsidRDefault="00000000">
      <w:pPr>
        <w:pStyle w:val="Listenabsatz"/>
        <w:numPr>
          <w:ilvl w:val="0"/>
          <w:numId w:val="42"/>
        </w:numPr>
      </w:pPr>
      <w:r>
        <w:t>Bedeutung von Verschlüsselung im Alltag und Arbeitswelt kennenlernen.</w:t>
      </w:r>
    </w:p>
    <w:p w14:paraId="503B594F" w14:textId="77777777" w:rsidR="00B93D71" w:rsidRDefault="00000000">
      <w:pPr>
        <w:pStyle w:val="Listenabsatz"/>
        <w:numPr>
          <w:ilvl w:val="0"/>
          <w:numId w:val="42"/>
        </w:numPr>
      </w:pPr>
      <w:r>
        <w:t xml:space="preserve">Kryptographische und </w:t>
      </w:r>
      <w:proofErr w:type="spellStart"/>
      <w:r>
        <w:t>kryptoanalytische</w:t>
      </w:r>
      <w:proofErr w:type="spellEnd"/>
      <w:r>
        <w:t xml:space="preserve"> Verfahren kennenlernen.</w:t>
      </w:r>
    </w:p>
    <w:p w14:paraId="0FDE034B" w14:textId="77777777" w:rsidR="00B93D71" w:rsidRDefault="00000000">
      <w:pPr>
        <w:pStyle w:val="Listenabsatz"/>
        <w:numPr>
          <w:ilvl w:val="0"/>
          <w:numId w:val="42"/>
        </w:numPr>
      </w:pPr>
      <w:r>
        <w:t>Ausgewählte Verfahren anwenden und „knacken“ können.</w:t>
      </w:r>
    </w:p>
    <w:p w14:paraId="533114AF" w14:textId="77777777" w:rsidR="00B93D71" w:rsidRDefault="00000000">
      <w:pPr>
        <w:pStyle w:val="Listenabsatz"/>
        <w:numPr>
          <w:ilvl w:val="0"/>
          <w:numId w:val="42"/>
        </w:numPr>
      </w:pPr>
      <w:r>
        <w:t>Eigenen Umgang mit persönlichen Informationen reflektieren und anschließend schützen.</w:t>
      </w:r>
    </w:p>
    <w:p w14:paraId="1CF35F82" w14:textId="77777777" w:rsidR="00B93D71" w:rsidRDefault="00000000">
      <w:pPr>
        <w:pStyle w:val="berschrift1"/>
      </w:pPr>
      <w:bookmarkStart w:id="120" w:name="_Toc131168401"/>
      <w:r>
        <w:t>Die Rolle der Unternehmensvertreterin/des Unternehmensvertreters</w:t>
      </w:r>
      <w:bookmarkEnd w:id="120"/>
    </w:p>
    <w:p w14:paraId="3FA3C136" w14:textId="77777777" w:rsidR="00B93D71" w:rsidRDefault="00000000">
      <w:r>
        <w:t xml:space="preserve">Im Modul </w:t>
      </w:r>
      <w:r>
        <w:rPr>
          <w:i/>
        </w:rPr>
        <w:t>A2 – Kryptologie</w:t>
      </w:r>
      <w:r>
        <w:t xml:space="preserve"> hat die Unternehmensvertreterin/der Unternehmensvertreter mehrere Möglichkeiten aktiv mitzuwirken. Hier einige Anregungen:</w:t>
      </w:r>
    </w:p>
    <w:p w14:paraId="08381D4C" w14:textId="77777777" w:rsidR="00B93D71" w:rsidRDefault="00000000">
      <w:pPr>
        <w:pStyle w:val="WF-Listenabsatz-1-facherZeilenabstand"/>
      </w:pPr>
      <w:r>
        <w:t xml:space="preserve">Special-Guest: Kann über eigene Sicherheitsaspekte im Unternehmen berichten </w:t>
      </w:r>
    </w:p>
    <w:p w14:paraId="6BC89691" w14:textId="77777777" w:rsidR="00B93D71" w:rsidRDefault="00000000">
      <w:pPr>
        <w:pStyle w:val="WF-Listenabsatz-1-facherZeilenabstand"/>
      </w:pPr>
      <w:proofErr w:type="gramStart"/>
      <w:r>
        <w:t>Kann</w:t>
      </w:r>
      <w:proofErr w:type="gramEnd"/>
      <w:r>
        <w:t xml:space="preserve"> beim Text-Adventure mitmachen</w:t>
      </w:r>
    </w:p>
    <w:p w14:paraId="09452E18" w14:textId="77777777" w:rsidR="00B93D71" w:rsidRDefault="00000000">
      <w:pPr>
        <w:pStyle w:val="berschrift1"/>
      </w:pPr>
      <w:bookmarkStart w:id="121" w:name="_Toc131168402"/>
      <w:r>
        <w:t>Inhalte des Moduls</w:t>
      </w:r>
      <w:bookmarkEnd w:id="121"/>
    </w:p>
    <w:p w14:paraId="3E05F41C" w14:textId="77777777" w:rsidR="00B93D71" w:rsidRDefault="00000000">
      <w:pPr>
        <w:jc w:val="both"/>
      </w:pPr>
      <w:bookmarkStart w:id="122" w:name="_Toc443919429"/>
      <w:bookmarkStart w:id="123" w:name="_Toc453851896"/>
      <w:r>
        <w:t xml:space="preserve">Im Rahmen dieses Moduls geht es um </w:t>
      </w:r>
      <w:r>
        <w:rPr>
          <w:i/>
        </w:rPr>
        <w:t>Geheime Kommunikation</w:t>
      </w:r>
      <w:r>
        <w:t xml:space="preserve">, dabei werden die Begriffe </w:t>
      </w:r>
      <w:r>
        <w:rPr>
          <w:i/>
        </w:rPr>
        <w:t>Kryptologie</w:t>
      </w:r>
      <w:r>
        <w:t xml:space="preserve">, </w:t>
      </w:r>
      <w:r>
        <w:rPr>
          <w:i/>
        </w:rPr>
        <w:t>Steganografie</w:t>
      </w:r>
      <w:r>
        <w:t xml:space="preserve"> sowie </w:t>
      </w:r>
      <w:r>
        <w:rPr>
          <w:i/>
        </w:rPr>
        <w:t>Codierung</w:t>
      </w:r>
      <w:r>
        <w:t xml:space="preserve"> näher betrachtet und klar definiert. Als </w:t>
      </w:r>
      <w:r>
        <w:rPr>
          <w:b/>
        </w:rPr>
        <w:t xml:space="preserve">Kryptologie </w:t>
      </w:r>
      <w:r>
        <w:t xml:space="preserve">wird die Wissenschaft der Informationssicherheit bezeichnet. Dabei unterteilt sich diese in zwei Unterbereiche auf: Die </w:t>
      </w:r>
      <w:r>
        <w:rPr>
          <w:b/>
        </w:rPr>
        <w:t>Kryptographie</w:t>
      </w:r>
      <w:r>
        <w:t xml:space="preserve"> beschäftigt sich mit der Verschlüsselung von Informationen und die </w:t>
      </w:r>
      <w:r>
        <w:rPr>
          <w:b/>
        </w:rPr>
        <w:t>Kryptoanalyse</w:t>
      </w:r>
      <w:r>
        <w:t xml:space="preserve"> mit deren Entschlüsselung. </w:t>
      </w:r>
    </w:p>
    <w:p w14:paraId="0572A227" w14:textId="77777777" w:rsidR="00B93D71" w:rsidRDefault="00000000">
      <w:pPr>
        <w:jc w:val="both"/>
      </w:pPr>
      <w:r>
        <w:lastRenderedPageBreak/>
        <w:t xml:space="preserve">Die Geschichte der Kryptographie ist bereits sehr alt und spielte insbesondere für das Militär eine große Rolle. Die historischen </w:t>
      </w:r>
      <w:proofErr w:type="spellStart"/>
      <w:r>
        <w:t>Verschlüssselungsvarianten</w:t>
      </w:r>
      <w:proofErr w:type="spellEnd"/>
      <w:r>
        <w:t xml:space="preserve"> finden heute keine Verwendung mehr, aber anhand der Beispiele lassen sich die Grundlagen verdeutlichen.</w:t>
      </w:r>
    </w:p>
    <w:p w14:paraId="19C36CB1" w14:textId="77777777" w:rsidR="00B93D71" w:rsidRDefault="00000000">
      <w:pPr>
        <w:jc w:val="both"/>
      </w:pPr>
      <w:r>
        <w:t xml:space="preserve">Die in der Kryptographie gebräuchlichen Verfahren nennt man </w:t>
      </w:r>
      <w:r>
        <w:rPr>
          <w:b/>
        </w:rPr>
        <w:t>Substitution</w:t>
      </w:r>
      <w:r>
        <w:t xml:space="preserve"> und </w:t>
      </w:r>
      <w:r>
        <w:rPr>
          <w:b/>
        </w:rPr>
        <w:t>Transposition</w:t>
      </w:r>
      <w:r>
        <w:t xml:space="preserve">. </w:t>
      </w:r>
    </w:p>
    <w:p w14:paraId="792D7074" w14:textId="77777777" w:rsidR="00B93D71" w:rsidRDefault="00000000">
      <w:pPr>
        <w:jc w:val="both"/>
      </w:pPr>
      <w:r>
        <w:t xml:space="preserve">Bei der sogenannten </w:t>
      </w:r>
      <w:r>
        <w:rPr>
          <w:b/>
        </w:rPr>
        <w:t xml:space="preserve">Transposition </w:t>
      </w:r>
      <w:r>
        <w:t xml:space="preserve">werden Buchstaben oder Wörter im Klartext verschoben, so dass ein Sinnzusammenhang nicht direkt erkennbar wird bzw. der Klartext nicht so leicht lesbar ist. Als ein einfaches historisches Beispiel ist die griechische </w:t>
      </w:r>
      <w:proofErr w:type="spellStart"/>
      <w:r>
        <w:t>Skytale</w:t>
      </w:r>
      <w:proofErr w:type="spellEnd"/>
      <w:r>
        <w:t xml:space="preserve"> zu nennen. Mit Hilfe eines Holzstabes verschlüsselten die Griechen um ca. 400 v. Chr. ihre Nachrichten. Dabei wurde ein Papier- oder Lederstreifen um einen Holzstab gewickelt und dann darauf die Nachricht verfasst. Der Durchmesser des </w:t>
      </w:r>
      <w:proofErr w:type="spellStart"/>
      <w:r>
        <w:t>Skytales</w:t>
      </w:r>
      <w:proofErr w:type="spellEnd"/>
      <w:r>
        <w:t xml:space="preserve"> war der entscheidende Schlüssel </w:t>
      </w:r>
      <w:proofErr w:type="gramStart"/>
      <w:r>
        <w:t xml:space="preserve">zum </w:t>
      </w:r>
      <w:proofErr w:type="spellStart"/>
      <w:r>
        <w:t>entschlüsseln</w:t>
      </w:r>
      <w:proofErr w:type="spellEnd"/>
      <w:proofErr w:type="gramEnd"/>
      <w:r>
        <w:t xml:space="preserve"> der Chiffre. </w:t>
      </w:r>
      <w:r>
        <w:rPr>
          <w:noProof/>
        </w:rPr>
        <w:drawing>
          <wp:anchor distT="0" distB="0" distL="114300" distR="114300" simplePos="0" relativeHeight="251658752" behindDoc="1" locked="0" layoutInCell="1" allowOverlap="1" wp14:anchorId="356ADA16" wp14:editId="5F3D41A7">
            <wp:simplePos x="0" y="0"/>
            <wp:positionH relativeFrom="margin">
              <wp:align>right</wp:align>
            </wp:positionH>
            <wp:positionV relativeFrom="paragraph">
              <wp:posOffset>13335</wp:posOffset>
            </wp:positionV>
            <wp:extent cx="1948815" cy="1114425"/>
            <wp:effectExtent l="0" t="0" r="0" b="9525"/>
            <wp:wrapSquare wrapText="bothSides"/>
            <wp:docPr id="17" name="Grafik 14" descr="https://upload.wikimedia.org/wikipedia/commons/5/51/Skyt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5/51/Skytale.png"/>
                    <pic:cNvPicPr>
                      <a:picLocks noChangeAspect="1"/>
                    </pic:cNvPicPr>
                  </pic:nvPicPr>
                  <pic:blipFill>
                    <a:blip r:embed="rId10"/>
                    <a:stretch/>
                  </pic:blipFill>
                  <pic:spPr bwMode="auto">
                    <a:xfrm>
                      <a:off x="0" y="0"/>
                      <a:ext cx="1948815"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776" behindDoc="1" locked="0" layoutInCell="1" allowOverlap="1" wp14:anchorId="4C0C7E55" wp14:editId="1657547B">
                <wp:simplePos x="0" y="0"/>
                <wp:positionH relativeFrom="margin">
                  <wp:posOffset>3653790</wp:posOffset>
                </wp:positionH>
                <wp:positionV relativeFrom="paragraph">
                  <wp:posOffset>1099820</wp:posOffset>
                </wp:positionV>
                <wp:extent cx="1952625" cy="304800"/>
                <wp:effectExtent l="0" t="0" r="9525" b="0"/>
                <wp:wrapSquare wrapText="bothSides"/>
                <wp:docPr id="18" name="Textfeld 9"/>
                <wp:cNvGraphicFramePr/>
                <a:graphic xmlns:a="http://schemas.openxmlformats.org/drawingml/2006/main">
                  <a:graphicData uri="http://schemas.microsoft.com/office/word/2010/wordprocessingShape">
                    <wps:wsp>
                      <wps:cNvSpPr txBox="1"/>
                      <wps:spPr bwMode="auto">
                        <a:xfrm>
                          <a:off x="0" y="0"/>
                          <a:ext cx="1952625" cy="304800"/>
                        </a:xfrm>
                        <a:prstGeom prst="rect">
                          <a:avLst/>
                        </a:prstGeom>
                        <a:solidFill>
                          <a:prstClr val="white"/>
                        </a:solidFill>
                        <a:ln>
                          <a:noFill/>
                        </a:ln>
                        <a:effectLst/>
                      </wps:spPr>
                      <wps:txbx>
                        <w:txbxContent>
                          <w:p w14:paraId="1A432D8B" w14:textId="77777777" w:rsidR="00B93D71" w:rsidRDefault="00000000">
                            <w:pPr>
                              <w:pStyle w:val="Beschriftung"/>
                              <w:jc w:val="center"/>
                              <w:rPr>
                                <w:sz w:val="21"/>
                              </w:rPr>
                            </w:pPr>
                            <w:r>
                              <w:t>Skytale</w:t>
                            </w:r>
                            <w:r>
                              <w:br/>
                              <w:t>https://de.wikipedia.org/wiki/Skytale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C7E55" id="Textfeld 9" o:spid="_x0000_s1029" type="#_x0000_t202" style="position:absolute;left:0;text-align:left;margin-left:287.7pt;margin-top:86.6pt;width:153.75pt;height:2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" stroked="f">
                <v:textbox inset="0,0,0,0">
                  <w:txbxContent>
                    <w:p w14:paraId="1A432D8B" w14:textId="77777777" w:rsidR="00B93D71" w:rsidRDefault="00000000">
                      <w:pPr>
                        <w:pStyle w:val="Beschriftung"/>
                        <w:jc w:val="center"/>
                        <w:rPr>
                          <w:sz w:val="21"/>
                        </w:rPr>
                      </w:pPr>
                      <w:r>
                        <w:t>Skytale</w:t>
                      </w:r>
                      <w:r>
                        <w:br/>
                        <w:t>https://de.wikipedia.org/wiki/Skytale</w:t>
                      </w:r>
                    </w:p>
                  </w:txbxContent>
                </v:textbox>
                <w10:wrap type="square" anchorx="margin"/>
              </v:shape>
            </w:pict>
          </mc:Fallback>
        </mc:AlternateContent>
      </w:r>
    </w:p>
    <w:p w14:paraId="5F400E25" w14:textId="77777777" w:rsidR="00B93D71" w:rsidRDefault="00000000">
      <w:pPr>
        <w:jc w:val="both"/>
      </w:pPr>
      <w:r>
        <w:t xml:space="preserve">Ein weiteres </w:t>
      </w:r>
      <w:proofErr w:type="spellStart"/>
      <w:r>
        <w:t>Beseispiel</w:t>
      </w:r>
      <w:proofErr w:type="spellEnd"/>
      <w:r>
        <w:t xml:space="preserve"> ist die </w:t>
      </w:r>
      <w:proofErr w:type="spellStart"/>
      <w:r>
        <w:t>Pallisaden</w:t>
      </w:r>
      <w:proofErr w:type="spellEnd"/>
      <w:r>
        <w:t>- oder Gartenzaun-Chiffre. Die Buchstaben des Textes werden abwechselnd auf zwei Zeilen geschrieben, so dass der erste auf der oberen, der zweite auf der unteren, der dritte Buchstabe wieder auf der oberen Zeile steht und so weiter. Anschließend fügt man das Ganze zeilenweise wieder zusammen.</w:t>
      </w:r>
    </w:p>
    <w:p w14:paraId="376B92F5" w14:textId="77777777" w:rsidR="00B93D71" w:rsidRDefault="00000000">
      <w:pPr>
        <w:jc w:val="both"/>
      </w:pPr>
      <w:r>
        <w:t xml:space="preserve">Bei der </w:t>
      </w:r>
      <w:r>
        <w:rPr>
          <w:b/>
        </w:rPr>
        <w:t>Substitution</w:t>
      </w:r>
      <w:r>
        <w:t xml:space="preserve"> werden einzelne oder mehrere Buchstaben oder ganze Wörter innerhalb eines </w:t>
      </w:r>
      <w:r>
        <w:rPr>
          <w:i/>
        </w:rPr>
        <w:t>Klartextes</w:t>
      </w:r>
      <w:r>
        <w:t xml:space="preserve"> (dem Text bzw. der Information vor Anwendung eines kryptographischen Verfahrens) vertauscht, wodurch aus diesem die </w:t>
      </w:r>
      <w:r>
        <w:rPr>
          <w:i/>
        </w:rPr>
        <w:t>Chiffre</w:t>
      </w:r>
      <w:r>
        <w:t xml:space="preserve"> entsteht. </w:t>
      </w:r>
    </w:p>
    <w:p w14:paraId="34F1A1F6" w14:textId="77777777" w:rsidR="00B93D71" w:rsidRDefault="00000000">
      <w:r>
        <w:rPr>
          <w:noProof/>
        </w:rPr>
        <w:drawing>
          <wp:inline distT="0" distB="0" distL="0" distR="0" wp14:anchorId="2F509EBE" wp14:editId="42E6B15F">
            <wp:extent cx="5486400" cy="540000"/>
            <wp:effectExtent l="0" t="0" r="0" b="12700"/>
            <wp:docPr id="19" name="Diagram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t xml:space="preserve">  </w:t>
      </w:r>
    </w:p>
    <w:p w14:paraId="34DF35DB" w14:textId="77777777" w:rsidR="00B93D71" w:rsidRDefault="00000000">
      <w:pPr>
        <w:jc w:val="both"/>
        <w:rPr>
          <w:highlight w:val="yellow"/>
        </w:rPr>
      </w:pPr>
      <w:r>
        <w:t xml:space="preserve">Eines der bekanntesten Beispiele ist die Caesar-Verschlüsselung, die schon in </w:t>
      </w:r>
      <w:r>
        <w:rPr>
          <w:i/>
        </w:rPr>
        <w:t>Modul B1 – Vom Blinzeln zum Verschlüsseln</w:t>
      </w:r>
      <w:r>
        <w:t xml:space="preserve"> behandelt wurde. Die Nachricht wird </w:t>
      </w:r>
      <w:proofErr w:type="gramStart"/>
      <w:r>
        <w:t>verschlüsselt</w:t>
      </w:r>
      <w:proofErr w:type="gramEnd"/>
      <w:r>
        <w:t xml:space="preserve"> indem jeder Buchstabe durch einen Buchstaben ersetzt wird, der um eine bestimmte Stelle im Alphabet versetzt wurde. Bei einer Verschiebung von 3 Stellen wird beispielsweise der Buchstabe A zu D usw.</w:t>
      </w:r>
    </w:p>
    <w:p w14:paraId="7221E414" w14:textId="77777777" w:rsidR="00B93D71" w:rsidRDefault="00000000">
      <w:pPr>
        <w:jc w:val="both"/>
      </w:pPr>
      <w:r>
        <w:t xml:space="preserve">Ein ähnliches Verfahren nutzten die Bewohner von </w:t>
      </w:r>
      <w:proofErr w:type="spellStart"/>
      <w:r>
        <w:t>Palestina</w:t>
      </w:r>
      <w:proofErr w:type="spellEnd"/>
      <w:r>
        <w:t xml:space="preserve"> in der Zeit von ca. 600-500 v. Chr. Bei der sogenannten </w:t>
      </w:r>
      <w:proofErr w:type="spellStart"/>
      <w:r>
        <w:rPr>
          <w:i/>
        </w:rPr>
        <w:t>Altbash</w:t>
      </w:r>
      <w:proofErr w:type="spellEnd"/>
      <w:r>
        <w:rPr>
          <w:i/>
        </w:rPr>
        <w:t>-Verschlüsselung</w:t>
      </w:r>
      <w:r>
        <w:t xml:space="preserve"> wurde der erste Buchstabe des Alphabets mit dem letzten Buchstaben, der Zweite mit dem Vorletzten usw. ersetzt (A=Z; B=</w:t>
      </w:r>
      <w:proofErr w:type="gramStart"/>
      <w:r>
        <w:t>Y,…</w:t>
      </w:r>
      <w:proofErr w:type="gramEnd"/>
      <w:r>
        <w:t>)</w:t>
      </w:r>
    </w:p>
    <w:p w14:paraId="1937C516" w14:textId="77777777" w:rsidR="00B93D71" w:rsidRDefault="00000000">
      <w:pPr>
        <w:jc w:val="both"/>
      </w:pPr>
      <w:r>
        <w:t xml:space="preserve">Um ca. 755 n. Chr. herum gelang es dem arabischen Philosophen Abu-Yusuf </w:t>
      </w:r>
      <w:proofErr w:type="spellStart"/>
      <w:r>
        <w:t>Ya’qub</w:t>
      </w:r>
      <w:proofErr w:type="spellEnd"/>
      <w:r>
        <w:t xml:space="preserve"> </w:t>
      </w:r>
      <w:proofErr w:type="spellStart"/>
      <w:r>
        <w:t>ibn</w:t>
      </w:r>
      <w:proofErr w:type="spellEnd"/>
      <w:r>
        <w:t xml:space="preserve"> </w:t>
      </w:r>
      <w:proofErr w:type="spellStart"/>
      <w:r>
        <w:t>Ishaq</w:t>
      </w:r>
      <w:proofErr w:type="spellEnd"/>
      <w:r>
        <w:t xml:space="preserve"> al-</w:t>
      </w:r>
      <w:proofErr w:type="spellStart"/>
      <w:r>
        <w:t>Kindi</w:t>
      </w:r>
      <w:proofErr w:type="spellEnd"/>
      <w:r>
        <w:t xml:space="preserve"> als erster ein </w:t>
      </w:r>
      <w:proofErr w:type="spellStart"/>
      <w:r>
        <w:t>kryptoanalytisches</w:t>
      </w:r>
      <w:proofErr w:type="spellEnd"/>
      <w:r>
        <w:t xml:space="preserve"> Verfahren zum Knacken des </w:t>
      </w:r>
      <w:proofErr w:type="spellStart"/>
      <w:r>
        <w:t>Subsitutionsverfahrens</w:t>
      </w:r>
      <w:proofErr w:type="spellEnd"/>
      <w:r>
        <w:t xml:space="preserve"> zu </w:t>
      </w:r>
      <w:proofErr w:type="spellStart"/>
      <w:r>
        <w:t>Beschreiben</w:t>
      </w:r>
      <w:proofErr w:type="spellEnd"/>
      <w:r>
        <w:t xml:space="preserve">: </w:t>
      </w:r>
      <w:r>
        <w:rPr>
          <w:b/>
        </w:rPr>
        <w:t>die Häufigkeitsanalyse.</w:t>
      </w:r>
      <w:r>
        <w:t xml:space="preserve"> Hierbei wird eine Chiffre danach untersucht, welche Symbole, Buchstaben oder Zahlen besonders häufig vorkommen. Anschließend wird geprüft, ob die am häufigsten vorkommenden Buchstaben bzw. Symbole aus der Chiffre mit den am häufigsten vorkommenden Buchstaben der jeweiligen Sprache bzw. Schrift ersetzt werden können (siehe auch Modul B1).</w:t>
      </w:r>
    </w:p>
    <w:p w14:paraId="0B908D2D" w14:textId="77777777" w:rsidR="00B93D71" w:rsidRDefault="00000000">
      <w:pPr>
        <w:jc w:val="both"/>
      </w:pPr>
      <w:r>
        <w:t xml:space="preserve">Anfang der zwanziger Jahre entwickelte Arthur </w:t>
      </w:r>
      <w:proofErr w:type="spellStart"/>
      <w:r>
        <w:t>Scherbius</w:t>
      </w:r>
      <w:proofErr w:type="spellEnd"/>
      <w:r>
        <w:t xml:space="preserve"> als erster eine Maschine zur Codierung, die so genannte </w:t>
      </w:r>
      <w:r>
        <w:rPr>
          <w:i/>
        </w:rPr>
        <w:t>Enigma</w:t>
      </w:r>
      <w:r>
        <w:t xml:space="preserve">. Sie bestand aus mehreren </w:t>
      </w:r>
      <w:proofErr w:type="spellStart"/>
      <w:r>
        <w:t>Chiffierungszylindern</w:t>
      </w:r>
      <w:proofErr w:type="spellEnd"/>
      <w:r>
        <w:t xml:space="preserve">, die jeweils unterschiedliche Substitutionen innerhalb des Alphabets vornahm. Durch die hohe Anzahl an verschiedenen Walzen und Konfigurationsmöglichkeiten ergaben sich viele </w:t>
      </w:r>
      <w:r>
        <w:lastRenderedPageBreak/>
        <w:t xml:space="preserve">Verschlüsselungsmöglichkeiten, weshalb sie zu damaliger Zeit als sehr sicher galt. Die Deutschen nutzen während des 2. Weltkrieges diese Form der Verschlüsselung. Im Jahr 1940 gelang es Marian </w:t>
      </w:r>
      <w:proofErr w:type="spellStart"/>
      <w:r>
        <w:t>Rejewski</w:t>
      </w:r>
      <w:proofErr w:type="spellEnd"/>
      <w:r>
        <w:t xml:space="preserve"> und Alan Turin die Enigma-Entschlüsselung zu knacken, wodurch sie den Ausgang des 2. Weltkrieges entscheidend beeinflussten.</w:t>
      </w:r>
      <w:r>
        <w:rPr>
          <w:rStyle w:val="Funotenzeichen"/>
        </w:rPr>
        <w:footnoteReference w:id="2"/>
      </w:r>
    </w:p>
    <w:p w14:paraId="4384A2F5" w14:textId="77777777" w:rsidR="00B93D71" w:rsidRDefault="00000000">
      <w:pPr>
        <w:jc w:val="both"/>
      </w:pPr>
      <w:r>
        <w:t xml:space="preserve">Die </w:t>
      </w:r>
      <w:r>
        <w:rPr>
          <w:b/>
        </w:rPr>
        <w:t>Codierung</w:t>
      </w:r>
      <w:r>
        <w:t xml:space="preserve"> wird verwendet, um Daten für eine entsprechende Anwendung in ein geeignetes Format zu bringen. Innerhalb der Basismodule haben wir schon Codes kennengelernt. Beispielsweise in Modul B1 den Morsecode oder im Modul B3 den Bar- und QR-Code. Mit Kenntnis des Codes ist die Entschlüsselung des Inhalts unproblematisch, hat man diesen nicht, hilft manchmal nur ein Zufallsfund, wie beispielsweise der Stein von Rosetta, der bei der Dechiffrierung der ägyptischen Hieroglyphen eine entscheidende Rolle spielte.</w:t>
      </w:r>
    </w:p>
    <w:p w14:paraId="526C5FE7" w14:textId="77777777" w:rsidR="00B93D71" w:rsidRDefault="00000000">
      <w:pPr>
        <w:jc w:val="both"/>
      </w:pPr>
      <w:r>
        <w:t xml:space="preserve">Bei der </w:t>
      </w:r>
      <w:r>
        <w:rPr>
          <w:b/>
        </w:rPr>
        <w:t>Steganographie</w:t>
      </w:r>
      <w:r>
        <w:t xml:space="preserve"> steht die Verschleierung der Informationen im Vordergrund. Es gibt verschiedene Arten von </w:t>
      </w:r>
      <w:proofErr w:type="spellStart"/>
      <w:r>
        <w:t>steganographischen</w:t>
      </w:r>
      <w:proofErr w:type="spellEnd"/>
      <w:r>
        <w:t xml:space="preserve"> Verfahren. Historische und auch eher klassische Beispiele stellen dabei die unsichtbare Tinte (Zitronensaft), doppelte Böden in Paketen oder Briefumschlägen dar. Es gibt aber auch Verfahren, die mit der Sprache und der Codierung der Sprache arbeiten, wie beispielweise </w:t>
      </w:r>
      <w:proofErr w:type="spellStart"/>
      <w:r>
        <w:t>Semagramme</w:t>
      </w:r>
      <w:proofErr w:type="spellEnd"/>
      <w:r>
        <w:t>. Hierbei handelt es sich um Bilder, in denen kleine Details versteckt sind, die allerdings die codierten Geheiminformationen darstellen. Betrachtet man zum Beispiel das folgende Bild, so fällt dem Betrachter die geheime Nachricht nicht direkt auf. Erst wenn man weiß, dass es sich bei den Grashalmen um Morsecode handelt, kann der Betrachter die Nachricht decodieren.</w:t>
      </w:r>
    </w:p>
    <w:p w14:paraId="22A80506" w14:textId="77777777" w:rsidR="00B93D71" w:rsidRDefault="00000000">
      <w:pPr>
        <w:jc w:val="center"/>
      </w:pPr>
      <w:r>
        <w:rPr>
          <w:noProof/>
        </w:rPr>
        <w:drawing>
          <wp:inline distT="0" distB="0" distL="0" distR="0" wp14:anchorId="272F54E4" wp14:editId="5DD87E53">
            <wp:extent cx="3844614" cy="3124200"/>
            <wp:effectExtent l="0" t="0" r="3810" b="0"/>
            <wp:docPr id="20" name="Grafik 313" descr="C:\Users\Mirko Janssen - DDI\Desktop\sema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rko Janssen - DDI\Desktop\semagramm.jpg"/>
                    <pic:cNvPicPr>
                      <a:picLocks noChangeAspect="1"/>
                    </pic:cNvPicPr>
                  </pic:nvPicPr>
                  <pic:blipFill>
                    <a:blip r:embed="rId16"/>
                    <a:stretch/>
                  </pic:blipFill>
                  <pic:spPr bwMode="auto">
                    <a:xfrm>
                      <a:off x="0" y="0"/>
                      <a:ext cx="3850010" cy="3128585"/>
                    </a:xfrm>
                    <a:prstGeom prst="rect">
                      <a:avLst/>
                    </a:prstGeom>
                    <a:noFill/>
                    <a:ln>
                      <a:noFill/>
                    </a:ln>
                  </pic:spPr>
                </pic:pic>
              </a:graphicData>
            </a:graphic>
          </wp:inline>
        </w:drawing>
      </w:r>
    </w:p>
    <w:p w14:paraId="22D5846F" w14:textId="77777777" w:rsidR="00B93D71" w:rsidRDefault="00000000">
      <w:r>
        <w:t xml:space="preserve">Auch im digitalen Bereich gibt Einsatzgebiete für </w:t>
      </w:r>
      <w:proofErr w:type="spellStart"/>
      <w:r>
        <w:t>Semagramme</w:t>
      </w:r>
      <w:proofErr w:type="spellEnd"/>
      <w:r>
        <w:t xml:space="preserve">. Innerhalb einer MP3-Audio-Datei oder eines Bildes im JPG-Format lassen sich zusätzliche Bytes einfügen ohne </w:t>
      </w:r>
      <w:proofErr w:type="spellStart"/>
      <w:r>
        <w:t>das</w:t>
      </w:r>
      <w:proofErr w:type="spellEnd"/>
      <w:r>
        <w:t xml:space="preserve"> sich die </w:t>
      </w:r>
      <w:proofErr w:type="spellStart"/>
      <w:r>
        <w:t>urspüngliche</w:t>
      </w:r>
      <w:proofErr w:type="spellEnd"/>
      <w:r>
        <w:t xml:space="preserve"> Melodie oder das Bild ändert.</w:t>
      </w:r>
    </w:p>
    <w:p w14:paraId="74465436" w14:textId="77777777" w:rsidR="00B93D71" w:rsidRDefault="00000000">
      <w:pPr>
        <w:keepNext/>
        <w:keepLines/>
        <w:numPr>
          <w:ilvl w:val="1"/>
          <w:numId w:val="35"/>
        </w:numPr>
        <w:spacing w:before="520" w:after="120"/>
        <w:outlineLvl w:val="1"/>
        <w:rPr>
          <w:rFonts w:ascii="Helvetica 65" w:eastAsiaTheme="majorEastAsia" w:hAnsi="Helvetica 65" w:cstheme="majorBidi"/>
          <w:bCs w:val="0"/>
          <w:color w:val="000000" w:themeColor="text1"/>
          <w:sz w:val="24"/>
          <w:szCs w:val="28"/>
        </w:rPr>
      </w:pPr>
      <w:bookmarkStart w:id="124" w:name="_Toc443919430"/>
      <w:bookmarkStart w:id="125" w:name="_Toc453851897"/>
      <w:bookmarkStart w:id="126" w:name="_Toc131168403"/>
      <w:r>
        <w:rPr>
          <w:rFonts w:ascii="Helvetica 65" w:eastAsiaTheme="majorEastAsia" w:hAnsi="Helvetica 65" w:cstheme="majorBidi"/>
          <w:bCs w:val="0"/>
          <w:color w:val="000000" w:themeColor="text1"/>
          <w:sz w:val="24"/>
          <w:szCs w:val="28"/>
        </w:rPr>
        <w:lastRenderedPageBreak/>
        <w:t>Schaubild zur Kryptologie</w:t>
      </w:r>
      <w:bookmarkEnd w:id="124"/>
      <w:bookmarkEnd w:id="125"/>
      <w:bookmarkEnd w:id="126"/>
    </w:p>
    <w:p w14:paraId="49199D2B" w14:textId="77777777" w:rsidR="00B93D71" w:rsidRDefault="00000000">
      <w:pPr>
        <w:jc w:val="center"/>
      </w:pPr>
      <w:r>
        <w:rPr>
          <w:noProof/>
        </w:rPr>
        <w:drawing>
          <wp:inline distT="0" distB="0" distL="0" distR="0" wp14:anchorId="55732BA4" wp14:editId="3E5E0539">
            <wp:extent cx="5616000" cy="5181346"/>
            <wp:effectExtent l="0" t="0" r="3810" b="635"/>
            <wp:docPr id="21"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ryptologie und steganographie.png"/>
                    <pic:cNvPicPr>
                      <a:picLocks noChangeAspect="1"/>
                    </pic:cNvPicPr>
                  </pic:nvPicPr>
                  <pic:blipFill>
                    <a:blip r:embed="rId17"/>
                    <a:stretch/>
                  </pic:blipFill>
                  <pic:spPr bwMode="auto">
                    <a:xfrm>
                      <a:off x="0" y="0"/>
                      <a:ext cx="5616000" cy="5181346"/>
                    </a:xfrm>
                    <a:prstGeom prst="rect">
                      <a:avLst/>
                    </a:prstGeom>
                  </pic:spPr>
                </pic:pic>
              </a:graphicData>
            </a:graphic>
          </wp:inline>
        </w:drawing>
      </w:r>
    </w:p>
    <w:p w14:paraId="76AF56B4" w14:textId="77777777" w:rsidR="00B93D71" w:rsidRDefault="00000000">
      <w:pPr>
        <w:keepNext/>
        <w:keepLines/>
        <w:numPr>
          <w:ilvl w:val="1"/>
          <w:numId w:val="35"/>
        </w:numPr>
        <w:spacing w:before="520" w:after="120"/>
        <w:outlineLvl w:val="1"/>
        <w:rPr>
          <w:rFonts w:ascii="Helvetica 65" w:eastAsiaTheme="majorEastAsia" w:hAnsi="Helvetica 65" w:cstheme="majorBidi"/>
          <w:bCs w:val="0"/>
          <w:color w:val="000000" w:themeColor="text1"/>
          <w:sz w:val="24"/>
          <w:szCs w:val="28"/>
        </w:rPr>
      </w:pPr>
      <w:bookmarkStart w:id="127" w:name="_Toc453851900"/>
      <w:bookmarkStart w:id="128" w:name="_Toc131168404"/>
      <w:r>
        <w:rPr>
          <w:rFonts w:ascii="Helvetica 65" w:eastAsiaTheme="majorEastAsia" w:hAnsi="Helvetica 65" w:cstheme="majorBidi"/>
          <w:bCs w:val="0"/>
          <w:color w:val="000000" w:themeColor="text1"/>
          <w:sz w:val="24"/>
          <w:szCs w:val="28"/>
        </w:rPr>
        <w:t>Moderne Kryptologie</w:t>
      </w:r>
      <w:bookmarkEnd w:id="127"/>
      <w:bookmarkEnd w:id="128"/>
    </w:p>
    <w:p w14:paraId="3F9E40A9" w14:textId="77777777" w:rsidR="00B93D71" w:rsidRDefault="00000000">
      <w:pPr>
        <w:jc w:val="both"/>
      </w:pPr>
      <w:r>
        <w:t xml:space="preserve">In der heutigen Zeit gibt es immer noch viele verschiedene Arten von Verschlüsselung, bei der allerdings die Mathematik, im Gegensatz zu den historischen Beispielen, eine viel größere Rolle spielt. Aber auch Begriffe wie Public- und Private-Key oder symmetrische und </w:t>
      </w:r>
      <w:proofErr w:type="spellStart"/>
      <w:r>
        <w:t>asymetrische</w:t>
      </w:r>
      <w:proofErr w:type="spellEnd"/>
      <w:r>
        <w:t xml:space="preserve"> Verschlüsselung finden in diesem </w:t>
      </w:r>
      <w:proofErr w:type="spellStart"/>
      <w:r>
        <w:t>Zuhammenhang</w:t>
      </w:r>
      <w:proofErr w:type="spellEnd"/>
      <w:r>
        <w:t xml:space="preserve"> Verwendung.</w:t>
      </w:r>
    </w:p>
    <w:p w14:paraId="3523643E" w14:textId="77777777" w:rsidR="00B93D71" w:rsidRDefault="00000000">
      <w:pPr>
        <w:jc w:val="both"/>
      </w:pPr>
      <w:r>
        <w:t xml:space="preserve">Wichtig für das Verständnis ist zunächst einmal die Abgrenzung von symmetrischer und asymmetrischer Verschlüsselung. Hierbei werden Verfahren in zwei Gruppen eingeteilt, wobei die uns bekannten Verfahren alle zur Gruppe der symmetrischen Verschlüsselungsverfahren gehören. Bei der symmetrischen Verschlüsselung erfolgt die Ver- und Entschlüsselung mit </w:t>
      </w:r>
      <w:proofErr w:type="gramStart"/>
      <w:r>
        <w:t>dem selben</w:t>
      </w:r>
      <w:proofErr w:type="gramEnd"/>
      <w:r>
        <w:t xml:space="preserve"> Schlüssel bzw. anhand des selben Verfahrens (z.B. Verschiebung des Alphabetes bei Caesar). Anders funktionieren die asymmetrischen Verschlüsselungsverfahren (wie z. B. RSA), bei der zur Ver- und Entschlüsselung unterschiedliche Schlüssel verwendet werden. Diese unterschiedlichen Schlüssel bei der asymmetrischen Verschlüsselung werden dann auch Public- and Private-Key genannt. Verständlicher wird die </w:t>
      </w:r>
      <w:proofErr w:type="spellStart"/>
      <w:r>
        <w:t>asymetrische</w:t>
      </w:r>
      <w:proofErr w:type="spellEnd"/>
      <w:r>
        <w:t xml:space="preserve"> Verschlüsselung, wenn man sich als Beispiel die Funktionsweise von RSA genauer anschaut.</w:t>
      </w:r>
    </w:p>
    <w:p w14:paraId="29C977FD" w14:textId="77777777" w:rsidR="00B93D71" w:rsidRDefault="00000000">
      <w:pPr>
        <w:jc w:val="both"/>
      </w:pPr>
      <w:r>
        <w:lastRenderedPageBreak/>
        <w:t xml:space="preserve">Die drei Buchstaben von RSA stehen für die Namen </w:t>
      </w:r>
      <w:proofErr w:type="spellStart"/>
      <w:r>
        <w:t>Rivest</w:t>
      </w:r>
      <w:proofErr w:type="spellEnd"/>
      <w:r>
        <w:t xml:space="preserve">, </w:t>
      </w:r>
      <w:proofErr w:type="spellStart"/>
      <w:r>
        <w:t>Shamir</w:t>
      </w:r>
      <w:proofErr w:type="spellEnd"/>
      <w:r>
        <w:t xml:space="preserve"> und </w:t>
      </w:r>
      <w:proofErr w:type="spellStart"/>
      <w:r>
        <w:t>Adleman</w:t>
      </w:r>
      <w:proofErr w:type="spellEnd"/>
      <w:r>
        <w:t xml:space="preserve">, die dieses Verfahren 1977 entwickelten. RSA arbeitet mit mathematischen Verfahren der Zahlentheorie und der modularen </w:t>
      </w:r>
      <w:proofErr w:type="spellStart"/>
      <w:r>
        <w:t>Arithmethik</w:t>
      </w:r>
      <w:proofErr w:type="spellEnd"/>
      <w:r>
        <w:t xml:space="preserve">. Für ein tiefergehendes Verständnis ist daher Wissen über die Division mit Rest und die Kongruenzrelation notwendig. Beides soll hier jedoch nicht weiter vertieft werden, da die eigentliche Funktionsweise zum Verständnis der asymmetrischen Verschlüsselung nicht zwingend erforderlich ist. Entscheidend ist, dass für die Sicherheit des Verfahrens sehr große Primzahlen </w:t>
      </w:r>
      <m:oMath>
        <m:r>
          <w:rPr>
            <w:rFonts w:ascii="Cambria Math" w:hAnsi="Cambria Math"/>
          </w:rPr>
          <m:t>p</m:t>
        </m:r>
      </m:oMath>
      <w:r>
        <w:t xml:space="preserve"> und </w:t>
      </w:r>
      <m:oMath>
        <m:r>
          <w:rPr>
            <w:rFonts w:ascii="Cambria Math" w:hAnsi="Cambria Math"/>
          </w:rPr>
          <m:t>q</m:t>
        </m:r>
      </m:oMath>
      <w:r>
        <w:t xml:space="preserve"> verwendet werden. Es werden anschließend mit mathematischen Verfahren zwei weitere Zahlen </w:t>
      </w:r>
      <m:oMath>
        <m:r>
          <w:rPr>
            <w:rFonts w:ascii="Cambria Math" w:hAnsi="Cambria Math"/>
          </w:rPr>
          <m:t>e</m:t>
        </m:r>
      </m:oMath>
      <w:r>
        <w:t xml:space="preserve"> und </w:t>
      </w:r>
      <m:oMath>
        <m:r>
          <w:rPr>
            <w:rFonts w:ascii="Cambria Math" w:hAnsi="Cambria Math"/>
          </w:rPr>
          <m:t>d</m:t>
        </m:r>
      </m:oMath>
      <w:r>
        <w:t xml:space="preserve"> ermittelt. Das Paar </w:t>
      </w:r>
      <m:oMath>
        <m:d>
          <m:dPr>
            <m:ctrlPr>
              <w:rPr>
                <w:rFonts w:ascii="Cambria Math" w:hAnsi="Cambria Math"/>
                <w:i/>
              </w:rPr>
            </m:ctrlPr>
          </m:dPr>
          <m:e>
            <m:r>
              <w:rPr>
                <w:rFonts w:ascii="Cambria Math" w:hAnsi="Cambria Math"/>
              </w:rPr>
              <m:t>e, pq</m:t>
            </m:r>
          </m:e>
        </m:d>
      </m:oMath>
      <w:r>
        <w:t xml:space="preserve"> bildet dann den öffentlichen Schlüssel und das Paar </w:t>
      </w:r>
      <m:oMath>
        <m:d>
          <m:dPr>
            <m:ctrlPr>
              <w:rPr>
                <w:rFonts w:ascii="Cambria Math" w:hAnsi="Cambria Math"/>
                <w:i/>
              </w:rPr>
            </m:ctrlPr>
          </m:dPr>
          <m:e>
            <m:r>
              <w:rPr>
                <w:rFonts w:ascii="Cambria Math" w:hAnsi="Cambria Math"/>
              </w:rPr>
              <m:t>d, pq</m:t>
            </m:r>
          </m:e>
        </m:d>
      </m:oMath>
      <w:r>
        <w:t xml:space="preserve"> den privaten Schlüssel. Der öffentliche Schlüssel kann von einer Person veröffentlicht werden, damit andere Personen ihm verschlüsselte Nachrichten zulassen kommen können. </w:t>
      </w:r>
      <w:proofErr w:type="gramStart"/>
      <w:r>
        <w:t>Eine Schritt</w:t>
      </w:r>
      <w:proofErr w:type="gramEnd"/>
      <w:r>
        <w:t xml:space="preserve"> für Schritt-Anleitung und Schaubild zu RSA befindet sich hierzu auch im Arbeitsmaterial V3.7.</w:t>
      </w:r>
    </w:p>
    <w:p w14:paraId="310CFA1B" w14:textId="77777777" w:rsidR="00B93D71" w:rsidRDefault="00000000">
      <w:pPr>
        <w:jc w:val="both"/>
      </w:pPr>
      <w:r>
        <w:t xml:space="preserve">Ein hybrides Verfahren der symmetrischen und asymmetrischen Verschlüsselung stellt PGP dar. PGP steht für Pretty </w:t>
      </w:r>
      <w:proofErr w:type="spellStart"/>
      <w:r>
        <w:t>Good</w:t>
      </w:r>
      <w:proofErr w:type="spellEnd"/>
      <w:r>
        <w:t xml:space="preserve"> Privacy und ist ein Programm zur Verschlüsselung und zum Unterschreiben, das von Phil Zimmermann entwickelt wurde und wird häufig bei der Verschlüsselung von E-Mails verwendet. Die erste Version, die1991 entstand, benutzte RSA zum Verschlüsseln von Daten. In den späteren Versionen wird jedoch auf </w:t>
      </w:r>
      <w:proofErr w:type="spellStart"/>
      <w:r>
        <w:t>Elgamal</w:t>
      </w:r>
      <w:proofErr w:type="spellEnd"/>
      <w:r>
        <w:t xml:space="preserve"> als Verschlüsselungsverfahren zurückgegriffen. Um den Aufwand der Verschlüsselung möglichst gering zu halten, werden nicht die gesamten Daten mit einem </w:t>
      </w:r>
      <w:proofErr w:type="spellStart"/>
      <w:r>
        <w:t>asymetrischen</w:t>
      </w:r>
      <w:proofErr w:type="spellEnd"/>
      <w:r>
        <w:t xml:space="preserve"> Verfahren verschlüsselt. Zunächst wird ein zufälliger Schlüssel erzeugt und mit einem </w:t>
      </w:r>
      <w:proofErr w:type="spellStart"/>
      <w:r>
        <w:t>asymetrischen</w:t>
      </w:r>
      <w:proofErr w:type="spellEnd"/>
      <w:r>
        <w:t xml:space="preserve"> Verfahren verschlüsselt. Dieser zufällige Schlüssel dient zur symmetrischen Verschlüsselung </w:t>
      </w:r>
      <w:proofErr w:type="gramStart"/>
      <w:r>
        <w:t>der eigentlich Daten</w:t>
      </w:r>
      <w:proofErr w:type="gramEnd"/>
      <w:r>
        <w:t>. Das folgende Schaubild zeigt dies etwas genauer:</w:t>
      </w:r>
    </w:p>
    <w:p w14:paraId="59E3A570" w14:textId="77777777" w:rsidR="00B93D71" w:rsidRDefault="00000000">
      <w:r>
        <w:rPr>
          <w:noProof/>
        </w:rPr>
        <w:drawing>
          <wp:inline distT="0" distB="0" distL="0" distR="0" wp14:anchorId="37FB42F6" wp14:editId="3D449662">
            <wp:extent cx="5615940" cy="3525520"/>
            <wp:effectExtent l="0" t="0" r="3810" b="0"/>
            <wp:docPr id="22"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gp.png"/>
                    <pic:cNvPicPr>
                      <a:picLocks noChangeAspect="1"/>
                    </pic:cNvPicPr>
                  </pic:nvPicPr>
                  <pic:blipFill>
                    <a:blip r:embed="rId18"/>
                    <a:stretch/>
                  </pic:blipFill>
                  <pic:spPr bwMode="auto">
                    <a:xfrm>
                      <a:off x="0" y="0"/>
                      <a:ext cx="5615940" cy="3525520"/>
                    </a:xfrm>
                    <a:prstGeom prst="rect">
                      <a:avLst/>
                    </a:prstGeom>
                  </pic:spPr>
                </pic:pic>
              </a:graphicData>
            </a:graphic>
          </wp:inline>
        </w:drawing>
      </w:r>
    </w:p>
    <w:p w14:paraId="0D4EAC68" w14:textId="77777777" w:rsidR="00B93D71" w:rsidRDefault="00B93D71"/>
    <w:p w14:paraId="1E38C8C8" w14:textId="77777777" w:rsidR="00B93D71" w:rsidRDefault="00000000">
      <w:pPr>
        <w:pStyle w:val="berschrift2"/>
        <w:rPr>
          <w:ins w:id="129" w:author="I E" w:date="2023-03-31T14:34:00Z"/>
        </w:rPr>
      </w:pPr>
      <w:bookmarkStart w:id="130" w:name="_Toc131168405"/>
      <w:bookmarkEnd w:id="122"/>
      <w:bookmarkEnd w:id="123"/>
      <w:ins w:id="131" w:author="I E" w:date="2023-03-31T14:34:00Z">
        <w:r>
          <w:t>Datenschutz und Datensicherheit</w:t>
        </w:r>
        <w:bookmarkEnd w:id="130"/>
      </w:ins>
    </w:p>
    <w:p w14:paraId="037B6093" w14:textId="3D9CA3F9" w:rsidR="00B93D71" w:rsidRDefault="00000000">
      <w:pPr>
        <w:jc w:val="both"/>
        <w:rPr>
          <w:ins w:id="132" w:author="I E" w:date="2023-03-31T15:40:00Z"/>
        </w:rPr>
      </w:pPr>
      <w:ins w:id="133" w:author="I E" w:date="2023-03-31T14:34:00Z">
        <w:r>
          <w:t xml:space="preserve">Im Rahmen von Verschlüsselungen </w:t>
        </w:r>
      </w:ins>
      <w:ins w:id="134" w:author="I E" w:date="2023-03-31T14:35:00Z">
        <w:r>
          <w:t>spielen Datenschutz und Datensicherheit eine immer größer werdende Rolle. Damit neben de</w:t>
        </w:r>
      </w:ins>
      <w:ins w:id="135" w:author="I E" w:date="2023-03-31T14:36:00Z">
        <w:r>
          <w:t xml:space="preserve">n Verschlüsselungsverfahren auch ein </w:t>
        </w:r>
        <w:r>
          <w:lastRenderedPageBreak/>
          <w:t>Grundverständnis von Datenschutz und Datensicherheitsmaßnahmen einen Einzug in die Schule findet ist es wichtig, diese zum Gegenstand des Unterrichts zu mac</w:t>
        </w:r>
      </w:ins>
      <w:ins w:id="136" w:author="I E" w:date="2023-03-31T14:37:00Z">
        <w:r>
          <w:t xml:space="preserve">hen. Die </w:t>
        </w:r>
      </w:ins>
      <w:ins w:id="137" w:author="I E" w:date="2023-03-31T14:34:00Z">
        <w:r>
          <w:t>D</w:t>
        </w:r>
      </w:ins>
      <w:ins w:id="138" w:author="I E" w:date="2023-03-31T14:35:00Z">
        <w:r>
          <w:t>atenschutz</w:t>
        </w:r>
      </w:ins>
      <w:ins w:id="139" w:author="I E" w:date="2023-03-31T14:37:00Z">
        <w:r>
          <w:t xml:space="preserve"> </w:t>
        </w:r>
      </w:ins>
      <w:ins w:id="140" w:author="I E" w:date="2023-03-31T14:35:00Z">
        <w:r>
          <w:t>Grundverordnung (</w:t>
        </w:r>
      </w:ins>
      <w:ins w:id="141" w:author="I E" w:date="2023-03-31T14:34:00Z">
        <w:r>
          <w:t>DSGVO</w:t>
        </w:r>
      </w:ins>
      <w:ins w:id="142" w:author="I E" w:date="2023-03-31T14:35:00Z">
        <w:r>
          <w:t>)</w:t>
        </w:r>
      </w:ins>
      <w:ins w:id="143" w:author="I E" w:date="2023-03-31T14:34:00Z">
        <w:r>
          <w:t xml:space="preserve"> </w:t>
        </w:r>
      </w:ins>
      <w:ins w:id="144" w:author="I E" w:date="2023-03-31T14:37:00Z">
        <w:r>
          <w:t xml:space="preserve">dient dabei der Vereinheitlichung </w:t>
        </w:r>
      </w:ins>
      <w:ins w:id="145" w:author="I E" w:date="2023-03-31T18:07:00Z">
        <w:r w:rsidR="00546FCC">
          <w:t>des Datenschutzes</w:t>
        </w:r>
      </w:ins>
      <w:ins w:id="146" w:author="I E" w:date="2023-03-31T14:38:00Z">
        <w:r>
          <w:t xml:space="preserve"> </w:t>
        </w:r>
      </w:ins>
      <w:ins w:id="147" w:author="I E" w:date="2023-03-31T18:07:00Z">
        <w:r w:rsidR="00546FCC">
          <w:t xml:space="preserve">und der </w:t>
        </w:r>
      </w:ins>
      <w:ins w:id="148" w:author="I E" w:date="2023-03-31T14:38:00Z">
        <w:r>
          <w:t>Datensicherheit. Das Ziel ist es zum einem die Daten von natürlichen Personen zu schützen und zugleich die Verarbeitung dieser Daten zu ermöglichen</w:t>
        </w:r>
      </w:ins>
      <w:ins w:id="149" w:author="I E" w:date="2023-03-31T14:47:00Z">
        <w:r>
          <w:t xml:space="preserve">. </w:t>
        </w:r>
      </w:ins>
      <w:ins w:id="150" w:author="I E" w:date="2023-03-31T14:51:00Z">
        <w:r>
          <w:t xml:space="preserve">Die Schülerinnen und Schüler kommen beim </w:t>
        </w:r>
      </w:ins>
      <w:ins w:id="151" w:author="I E" w:date="2023-03-31T14:55:00Z">
        <w:r>
          <w:t>S</w:t>
        </w:r>
      </w:ins>
      <w:ins w:id="152" w:author="I E" w:date="2023-03-31T14:51:00Z">
        <w:r>
          <w:t>urfen im Internet jeden Tag mit Situationen in Verbindung, die eine nähere Diskussion über Datensc</w:t>
        </w:r>
      </w:ins>
      <w:ins w:id="153" w:author="I E" w:date="2023-03-31T14:52:00Z">
        <w:r>
          <w:t xml:space="preserve">hutz und Datensicherheit erlauben. </w:t>
        </w:r>
      </w:ins>
      <w:ins w:id="154" w:author="I E" w:date="2023-03-31T14:53:00Z">
        <w:r>
          <w:t>Besonders beim Teilen und Verbreiten von Daten und Informationen in den sozialen Netzwerken ist es wichtig, d</w:t>
        </w:r>
      </w:ins>
      <w:ins w:id="155" w:author="I E" w:date="2023-03-31T14:54:00Z">
        <w:r>
          <w:t xml:space="preserve">ass sich die Schülerinnen und Schüler </w:t>
        </w:r>
      </w:ins>
      <w:ins w:id="156" w:author="I E" w:date="2023-03-31T18:06:00Z">
        <w:r w:rsidR="00546FCC">
          <w:t>bewusstwerden</w:t>
        </w:r>
      </w:ins>
      <w:ins w:id="157" w:author="I E" w:date="2023-03-31T14:54:00Z">
        <w:r>
          <w:t xml:space="preserve">, dass ihre Bilder und Nachrichten gesammelt, verarbeitet und ggf. </w:t>
        </w:r>
      </w:ins>
      <w:ins w:id="158" w:author="I E" w:date="2023-03-31T14:55:00Z">
        <w:r>
          <w:t xml:space="preserve">an </w:t>
        </w:r>
      </w:ins>
      <w:ins w:id="159" w:author="I E" w:date="2023-03-31T15:02:00Z">
        <w:r>
          <w:t>D</w:t>
        </w:r>
      </w:ins>
      <w:ins w:id="160" w:author="I E" w:date="2023-03-31T14:55:00Z">
        <w:r>
          <w:t xml:space="preserve">ritte zu Werbezwecken </w:t>
        </w:r>
      </w:ins>
      <w:ins w:id="161" w:author="I E" w:date="2023-03-31T14:54:00Z">
        <w:r>
          <w:t xml:space="preserve">verkauft werden. </w:t>
        </w:r>
      </w:ins>
    </w:p>
    <w:p w14:paraId="2F34988F" w14:textId="220C208F" w:rsidR="00B93D71" w:rsidRDefault="00000000">
      <w:pPr>
        <w:jc w:val="both"/>
        <w:rPr>
          <w:ins w:id="162" w:author="I E" w:date="2023-03-31T15:26:00Z"/>
        </w:rPr>
      </w:pPr>
      <w:ins w:id="163" w:author="I E" w:date="2023-03-31T15:40:00Z">
        <w:r>
          <w:t xml:space="preserve">Im Zusammenhang mit dem Beschluss der DSGVO ist der Schutz von personenbezogenen Daten </w:t>
        </w:r>
      </w:ins>
      <w:ins w:id="164" w:author="I E" w:date="2023-03-31T15:41:00Z">
        <w:r>
          <w:t>gesetzlich geregelt. Dabei sind</w:t>
        </w:r>
      </w:ins>
      <w:ins w:id="165" w:author="I E" w:date="2023-03-31T15:25:00Z">
        <w:r>
          <w:t xml:space="preserve"> alle Informationen, </w:t>
        </w:r>
      </w:ins>
      <w:ins w:id="166" w:author="I E" w:date="2023-03-31T18:05:00Z">
        <w:r w:rsidR="00DB25FF">
          <w:t>die eine Person identifizieren bzw. eine Person identifizierbar machen</w:t>
        </w:r>
      </w:ins>
      <w:ins w:id="167" w:author="I E" w:date="2023-03-31T15:26:00Z">
        <w:r>
          <w:t xml:space="preserve"> </w:t>
        </w:r>
      </w:ins>
      <w:ins w:id="168" w:author="I E" w:date="2023-03-31T18:05:00Z">
        <w:r w:rsidR="00DB25FF">
          <w:t>zu schützen.</w:t>
        </w:r>
      </w:ins>
    </w:p>
    <w:p w14:paraId="0FCD5F6C" w14:textId="77777777" w:rsidR="00B93D71" w:rsidRDefault="00000000">
      <w:pPr>
        <w:rPr>
          <w:ins w:id="169" w:author="I E" w:date="2023-03-31T15:26:00Z"/>
        </w:rPr>
      </w:pPr>
      <w:ins w:id="170" w:author="I E" w:date="2023-03-31T15:26:00Z">
        <w:r>
          <w:rPr>
            <w:b/>
            <w:bCs w:val="0"/>
            <w:rPrChange w:id="171" w:author="I E" w:date="2023-03-31T15:27:00Z">
              <w:rPr>
                <w:i/>
              </w:rPr>
            </w:rPrChange>
          </w:rPr>
          <w:t>Datenschutz</w:t>
        </w:r>
        <w:r>
          <w:rPr>
            <w:rPrChange w:id="172" w:author="I E" w:date="2023-03-31T15:27:00Z">
              <w:rPr>
                <w:i/>
              </w:rPr>
            </w:rPrChange>
          </w:rPr>
          <w:t>: Schutz von personenbezogenen Daten</w:t>
        </w:r>
      </w:ins>
    </w:p>
    <w:p w14:paraId="54D271EC" w14:textId="77777777" w:rsidR="00B93D71" w:rsidRDefault="00000000">
      <w:pPr>
        <w:rPr>
          <w:ins w:id="173" w:author="I E" w:date="2023-03-31T15:33:00Z"/>
        </w:rPr>
      </w:pPr>
      <w:ins w:id="174" w:author="I E" w:date="2023-03-31T15:26:00Z">
        <w:r>
          <w:rPr>
            <w:b/>
            <w:bCs w:val="0"/>
            <w:rPrChange w:id="175" w:author="I E" w:date="2023-03-31T15:27:00Z">
              <w:rPr>
                <w:i/>
              </w:rPr>
            </w:rPrChange>
          </w:rPr>
          <w:t>Datensicherheit</w:t>
        </w:r>
      </w:ins>
      <w:ins w:id="176" w:author="I E" w:date="2023-03-31T15:33:00Z">
        <w:r>
          <w:rPr>
            <w:bCs w:val="0"/>
          </w:rPr>
          <w:t>:</w:t>
        </w:r>
      </w:ins>
      <w:ins w:id="177" w:author="I E" w:date="2023-03-31T15:26:00Z">
        <w:r>
          <w:rPr>
            <w:rPrChange w:id="178" w:author="I E" w:date="2023-03-31T15:27:00Z">
              <w:rPr>
                <w:i/>
              </w:rPr>
            </w:rPrChange>
          </w:rPr>
          <w:t xml:space="preserve"> Schutz von allen Informationen und Daten hinsichtlich Vertraulichkeit, Verf</w:t>
        </w:r>
        <w:r>
          <w:rPr>
            <w:rFonts w:hint="eastAsia"/>
            <w:rPrChange w:id="179" w:author="I E" w:date="2023-03-31T15:27:00Z">
              <w:rPr>
                <w:rFonts w:hint="eastAsia"/>
                <w:i/>
              </w:rPr>
            </w:rPrChange>
          </w:rPr>
          <w:t>ü</w:t>
        </w:r>
        <w:r>
          <w:rPr>
            <w:rPrChange w:id="180" w:author="I E" w:date="2023-03-31T15:27:00Z">
              <w:rPr>
                <w:i/>
              </w:rPr>
            </w:rPrChange>
          </w:rPr>
          <w:t>gbarkeit und Vollst</w:t>
        </w:r>
        <w:r>
          <w:rPr>
            <w:rFonts w:hint="eastAsia"/>
            <w:rPrChange w:id="181" w:author="I E" w:date="2023-03-31T15:27:00Z">
              <w:rPr>
                <w:rFonts w:hint="eastAsia"/>
                <w:i/>
              </w:rPr>
            </w:rPrChange>
          </w:rPr>
          <w:t>ä</w:t>
        </w:r>
        <w:r>
          <w:rPr>
            <w:rPrChange w:id="182" w:author="I E" w:date="2023-03-31T15:27:00Z">
              <w:rPr>
                <w:i/>
              </w:rPr>
            </w:rPrChange>
          </w:rPr>
          <w:t>ndigkeit</w:t>
        </w:r>
      </w:ins>
    </w:p>
    <w:p w14:paraId="286953B6" w14:textId="77777777" w:rsidR="00B93D71" w:rsidRDefault="00B93D71">
      <w:pPr>
        <w:jc w:val="both"/>
        <w:rPr>
          <w:del w:id="183" w:author="I E" w:date="2023-03-31T15:33:00Z"/>
        </w:rPr>
      </w:pPr>
    </w:p>
    <w:p w14:paraId="6BBD32F3" w14:textId="77777777" w:rsidR="00B93D71" w:rsidRDefault="00000000">
      <w:pPr>
        <w:pStyle w:val="berschrift1"/>
      </w:pPr>
      <w:bookmarkStart w:id="184" w:name="_Toc131168406"/>
      <w:r>
        <w:t>Unterrichtliche Umsetzung</w:t>
      </w:r>
      <w:bookmarkEnd w:id="184"/>
    </w:p>
    <w:p w14:paraId="54587934" w14:textId="77777777" w:rsidR="00B93D71" w:rsidRDefault="00000000">
      <w:pPr>
        <w:jc w:val="both"/>
      </w:pPr>
      <w:r>
        <w:t>Diese Unterrichtseinheit</w:t>
      </w:r>
      <w:del w:id="185" w:author="imke.endjer@uni-oldenburg.de" w:date="2023-03-31T15:37:00Z">
        <w:r>
          <w:delText>Unterrichtsheinheit</w:delText>
        </w:r>
      </w:del>
      <w:r>
        <w:t xml:space="preserve"> ist als eine Art „Text-Adventure“ geplant, daher wird sich im Verlauf der Unterrichtsreihe eine Detektivgeschichte entfalten. Als Einstieg und damit sich die Schülerinnen und Schüler die kryptographischen Verfahren spielerisch selbst aneignen, erhalten diese in der ersten Unterrichtsstunde eine E-Mail mit einem verschlüsselten Text.</w:t>
      </w:r>
    </w:p>
    <w:p w14:paraId="612EB381" w14:textId="77777777" w:rsidR="00B93D71" w:rsidRDefault="00000000">
      <w:pPr>
        <w:jc w:val="both"/>
      </w:pPr>
      <w:r>
        <w:t>Damit ist die kryptographische Schnitzeljagd eröffnet und die Schülerinnen und Schüler müssen verschiedene Verschlüsselungen knacken und helfen letztlich, den entführten Pudel Rex zu finden. In wie weit die Schülerinnen und Schülern durch Arbeitsmaterialien unterstützt werden können, liegt bei der Lehrkraft. Vorgesehen ist jedoch, dass diese sich selbst über die kryptographischen Verfahren informieren und ihren Wissenszuwachs kontinuierlich mittels einer MindMap darstellen. Ziel ist es, die Beziehungen zu den einzelnen Begriffen und Konzepten herzustellen.</w:t>
      </w:r>
    </w:p>
    <w:p w14:paraId="57A9401E" w14:textId="77777777" w:rsidR="00B93D71" w:rsidRDefault="00000000">
      <w:pPr>
        <w:jc w:val="both"/>
      </w:pPr>
      <w:r>
        <w:t>Im Anschluss an die Detektivgeschichte befassen sich die Schülerinnen und Schüler mit heutigen Verschlüsselungsverfahren und den Fragestellungen zur Datensicherheit. Hierfür empfehlen wir zum einen, sichere Kommunikationswege im Alltag (siehe Abschnitt 6.1) der Schülerinnen und Schüler aufzuzeigen sowie deren Nutzen und Bedeutung zu erarbeiten. Zum anderen sollte auch die praktische Anwendung von Verschlüsselungen, zum Beispiel in Form von Datei- oder E-Mailverschlüsselung thematisiert und durchgeführt werden. Hierfür bietet sich unter anderem das Video „Men in Grey“ (</w:t>
      </w:r>
      <w:hyperlink r:id="rId19" w:history="1">
        <w:r>
          <w:rPr>
            <w:rStyle w:val="Hyperlink"/>
          </w:rPr>
          <w:t>https://criticalengineering.org/projects/men-in-grey</w:t>
        </w:r>
      </w:hyperlink>
      <w:r>
        <w:t>) an, das zeigt, wie eine Gruppe von Datenschutzaktivisten die Daten eines öffentlichen WLAN abgreifen und anschließend über einen Monitor und Sprachausgabe zurück an ihre Umwelt wiedergeben können.</w:t>
      </w:r>
    </w:p>
    <w:p w14:paraId="130D9A17" w14:textId="77777777" w:rsidR="00B93D71" w:rsidRDefault="00000000">
      <w:pPr>
        <w:pStyle w:val="berschrift2"/>
      </w:pPr>
      <w:bookmarkStart w:id="186" w:name="_Toc131168407"/>
      <w:r>
        <w:t>Datensicherheit im Alltag</w:t>
      </w:r>
      <w:bookmarkEnd w:id="186"/>
    </w:p>
    <w:p w14:paraId="0BDD1A02" w14:textId="77777777" w:rsidR="00B93D71" w:rsidRDefault="00000000">
      <w:pPr>
        <w:jc w:val="both"/>
      </w:pPr>
      <w:r>
        <w:t xml:space="preserve">Nach dem Text-Adventure und der Auseinandersetzung mit den heutigen Verschlüsselungsverfahren, besprechen und reflektieren die Schülerinnen und Schüler aktuelle </w:t>
      </w:r>
      <w:r>
        <w:lastRenderedPageBreak/>
        <w:t xml:space="preserve">Beispiele für Sicherheitslücken und Absicherung von Diensten anhand von lebensweltorientierten Themen wie z.B. WhatsApp. Der beliebte Messenger bietet seit einiger Zeit eine Ende-zu-Ende Verschlüsselung an, d.h. </w:t>
      </w:r>
      <w:proofErr w:type="gramStart"/>
      <w:r>
        <w:t>das</w:t>
      </w:r>
      <w:proofErr w:type="gramEnd"/>
      <w:r>
        <w:t xml:space="preserve"> lediglich Sender und Empfänger in der Lage sind, die Nachrichten zu Entschlüsseln.</w:t>
      </w:r>
    </w:p>
    <w:p w14:paraId="3C3B744D" w14:textId="77777777" w:rsidR="00B93D71" w:rsidRDefault="00000000">
      <w:r>
        <w:t>Die folgende Auswahl zeigt weitere Beispiele aus dem Alltag:</w:t>
      </w:r>
    </w:p>
    <w:p w14:paraId="4FE982F1" w14:textId="77777777" w:rsidR="00B93D71" w:rsidRDefault="00000000">
      <w:pPr>
        <w:jc w:val="both"/>
      </w:pPr>
      <w:r>
        <w:t xml:space="preserve">Das Onlinebanking ist ein typisches Beispiel für eine Verschlüsselung der Kommunikation zwischen Browser des Kunden und Webserver der Bank. Beim Aufruf und dem späteren Anmelden sowie den anschließenden Tätigkeiten (Überweisungen etc.) werden sensible Daten ausgetauscht. Damit dieser Austausch möglichst sicher ist, wird auf das Protokoll HTTPS zurückgegriffen. Anders als das normale </w:t>
      </w:r>
      <w:proofErr w:type="gramStart"/>
      <w:r>
        <w:t>HTTP Protokoll</w:t>
      </w:r>
      <w:proofErr w:type="gramEnd"/>
      <w:r>
        <w:t xml:space="preserve"> findet hier noch eine Verschlüsselung der Daten statt.</w:t>
      </w:r>
    </w:p>
    <w:p w14:paraId="4C5130A4" w14:textId="77777777" w:rsidR="00B93D71" w:rsidRDefault="00000000">
      <w:pPr>
        <w:jc w:val="both"/>
      </w:pPr>
      <w:r>
        <w:t xml:space="preserve">Eine weitere Kommunikation zwischen Kunde und Bank, deren Sicherheit sehr wichtig ist, ist die Übermittlung von Daten bei der Nutzung der EC-Karte. Zwar befinden sich auf der EC-Karte Informationen wie Kontonummer, Bankinstitut etc., aber der PIN muss sicher übermittelt werden. Hierzu befindet sich auf der EC-Karte ein eigenes kleines </w:t>
      </w:r>
      <w:proofErr w:type="spellStart"/>
      <w:r>
        <w:t>Cryptosystem</w:t>
      </w:r>
      <w:proofErr w:type="spellEnd"/>
      <w:r>
        <w:t>, das die eingegebene PIN verschlüsselt und dann an den Zentralcomputer der Bank schickt.</w:t>
      </w:r>
    </w:p>
    <w:p w14:paraId="61C3DC4B" w14:textId="77777777" w:rsidR="00B93D71" w:rsidRDefault="00000000">
      <w:pPr>
        <w:jc w:val="both"/>
      </w:pPr>
      <w:r>
        <w:t>Zwar hörte man in den vergangenen Jahren viel über abgehörte Handytelefonate (auch von wichtigen Personen des öffentlichen Lebens wie Frau Merkel), obwohl auch das Telefonnetz für Mobiltelefone verschlüsselt ist. Jedoch ist die Verschlüsselung sehr schwach, so dass es zwar für Privatpersonen zu aufwändig, aber für Behörden wie die NSA oder dem BND ohne weiteres möglich ist.</w:t>
      </w:r>
    </w:p>
    <w:p w14:paraId="31E7057C" w14:textId="77777777" w:rsidR="00B93D71" w:rsidRDefault="00000000">
      <w:pPr>
        <w:pStyle w:val="berschrift2"/>
      </w:pPr>
      <w:bookmarkStart w:id="187" w:name="_Toc131168408"/>
      <w:r>
        <w:t>Grober Unterrichtsplan (exemplarisch)</w:t>
      </w:r>
      <w:bookmarkEnd w:id="187"/>
    </w:p>
    <w:tbl>
      <w:tblPr>
        <w:tblStyle w:val="Stundenverlaufsskizzen"/>
        <w:tblW w:w="8901" w:type="dxa"/>
        <w:tblLook w:val="04A0" w:firstRow="1" w:lastRow="0" w:firstColumn="1" w:lastColumn="0" w:noHBand="0" w:noVBand="1"/>
      </w:tblPr>
      <w:tblGrid>
        <w:gridCol w:w="2665"/>
        <w:gridCol w:w="6236"/>
      </w:tblGrid>
      <w:tr w:rsidR="00B93D71" w14:paraId="46C58185"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06CA3088" w14:textId="77777777" w:rsidR="00B93D71" w:rsidRDefault="00000000">
            <w:r>
              <w:t>Unterrichtsszenarien</w:t>
            </w:r>
          </w:p>
        </w:tc>
        <w:tc>
          <w:tcPr>
            <w:tcW w:w="6236" w:type="dxa"/>
          </w:tcPr>
          <w:p w14:paraId="15B473A7" w14:textId="77777777" w:rsidR="00B93D71" w:rsidRDefault="00000000">
            <w:pPr>
              <w:cnfStyle w:val="100000000000" w:firstRow="1" w:lastRow="0" w:firstColumn="0" w:lastColumn="0" w:oddVBand="0" w:evenVBand="0" w:oddHBand="0" w:evenHBand="0" w:firstRowFirstColumn="0" w:firstRowLastColumn="0" w:lastRowFirstColumn="0" w:lastRowLastColumn="0"/>
            </w:pPr>
            <w:r>
              <w:t>Kurze Zusammenfassung</w:t>
            </w:r>
          </w:p>
        </w:tc>
      </w:tr>
      <w:tr w:rsidR="00B93D71" w14:paraId="42EA3A56"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22069978" w14:textId="77777777" w:rsidR="00B93D71" w:rsidRDefault="00000000">
            <w:r>
              <w:t>Einstieg</w:t>
            </w:r>
          </w:p>
        </w:tc>
        <w:tc>
          <w:tcPr>
            <w:tcW w:w="6236" w:type="dxa"/>
          </w:tcPr>
          <w:p w14:paraId="723A5560" w14:textId="77777777" w:rsidR="00B93D71" w:rsidRDefault="00000000">
            <w:pPr>
              <w:cnfStyle w:val="000000100000" w:firstRow="0" w:lastRow="0" w:firstColumn="0" w:lastColumn="0" w:oddVBand="0" w:evenVBand="0" w:oddHBand="1" w:evenHBand="0" w:firstRowFirstColumn="0" w:firstRowLastColumn="0" w:lastRowFirstColumn="0" w:lastRowLastColumn="0"/>
            </w:pPr>
            <w:r>
              <w:t>Schülerinnen und Schüler durchlaufen die Detektivgeschichte rund um den Pudel Rex und lernen dabei verschiedene kryptographische Verfahren kennen.</w:t>
            </w:r>
          </w:p>
        </w:tc>
      </w:tr>
      <w:tr w:rsidR="00B93D71" w14:paraId="77F1DF85" w14:textId="77777777" w:rsidTr="00B93D71">
        <w:tc>
          <w:tcPr>
            <w:cnfStyle w:val="001000000000" w:firstRow="0" w:lastRow="0" w:firstColumn="1" w:lastColumn="0" w:oddVBand="0" w:evenVBand="0" w:oddHBand="0" w:evenHBand="0" w:firstRowFirstColumn="0" w:firstRowLastColumn="0" w:lastRowFirstColumn="0" w:lastRowLastColumn="0"/>
            <w:tcW w:w="2665" w:type="dxa"/>
          </w:tcPr>
          <w:p w14:paraId="2ECCD5D3" w14:textId="77777777" w:rsidR="00B93D71" w:rsidRDefault="00000000">
            <w:r>
              <w:t>Vertiefung</w:t>
            </w:r>
          </w:p>
        </w:tc>
        <w:tc>
          <w:tcPr>
            <w:tcW w:w="6236" w:type="dxa"/>
          </w:tcPr>
          <w:p w14:paraId="0333DEAA" w14:textId="77777777" w:rsidR="00B93D71" w:rsidRDefault="00000000">
            <w:pPr>
              <w:cnfStyle w:val="000000000000" w:firstRow="0" w:lastRow="0" w:firstColumn="0" w:lastColumn="0" w:oddVBand="0" w:evenVBand="0" w:oddHBand="0" w:evenHBand="0" w:firstRowFirstColumn="0" w:firstRowLastColumn="0" w:lastRowFirstColumn="0" w:lastRowLastColumn="0"/>
            </w:pPr>
            <w:r>
              <w:t>Schülerinnen und Schüler lernen moderne Verfahren kennen und wenden diese praktisch an. Dabei verschlüsseln sie E-Mailnachrichten und Dateien.</w:t>
            </w:r>
          </w:p>
        </w:tc>
      </w:tr>
      <w:tr w:rsidR="00B93D71" w14:paraId="25B9F532"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1518E144" w14:textId="77777777" w:rsidR="00B93D71" w:rsidRDefault="00000000">
            <w:r>
              <w:t>Abschluss</w:t>
            </w:r>
          </w:p>
        </w:tc>
        <w:tc>
          <w:tcPr>
            <w:tcW w:w="6236" w:type="dxa"/>
          </w:tcPr>
          <w:p w14:paraId="7686A020" w14:textId="77777777" w:rsidR="00B93D71" w:rsidRDefault="00000000">
            <w:pPr>
              <w:cnfStyle w:val="000000100000" w:firstRow="0" w:lastRow="0" w:firstColumn="0" w:lastColumn="0" w:oddVBand="0" w:evenVBand="0" w:oddHBand="1" w:evenHBand="0" w:firstRowFirstColumn="0" w:firstRowLastColumn="0" w:lastRowFirstColumn="0" w:lastRowLastColumn="0"/>
            </w:pPr>
            <w:r>
              <w:t>Schülerinnen und Schüler sehen den Film zu „</w:t>
            </w:r>
            <w:r>
              <w:rPr>
                <w:i/>
              </w:rPr>
              <w:t>Men in Grey“</w:t>
            </w:r>
            <w:r>
              <w:t xml:space="preserve"> und besprechen die Bedeutung von sicherer Kommunikation und </w:t>
            </w:r>
            <w:proofErr w:type="spellStart"/>
            <w:r>
              <w:t>Verschlüssellung</w:t>
            </w:r>
            <w:proofErr w:type="spellEnd"/>
            <w:r>
              <w:t xml:space="preserve"> im Alltag.</w:t>
            </w:r>
          </w:p>
        </w:tc>
      </w:tr>
    </w:tbl>
    <w:p w14:paraId="6A004585" w14:textId="77777777" w:rsidR="00B93D71" w:rsidRDefault="00B93D71">
      <w:pPr>
        <w:sectPr w:rsidR="00B93D71">
          <w:footerReference w:type="default" r:id="rId20"/>
          <w:headerReference w:type="first" r:id="rId21"/>
          <w:footerReference w:type="first" r:id="rId22"/>
          <w:pgSz w:w="11906" w:h="16838"/>
          <w:pgMar w:top="1134" w:right="1531" w:bottom="1276" w:left="1531" w:header="284" w:footer="450" w:gutter="0"/>
          <w:cols w:space="708"/>
          <w:titlePg/>
          <w:docGrid w:linePitch="360"/>
        </w:sectPr>
      </w:pPr>
    </w:p>
    <w:p w14:paraId="2777EEA9" w14:textId="77777777" w:rsidR="00B93D71" w:rsidRDefault="00000000">
      <w:pPr>
        <w:pStyle w:val="berschrift2"/>
      </w:pPr>
      <w:bookmarkStart w:id="213" w:name="_Toc131168409"/>
      <w:commentRangeStart w:id="214"/>
      <w:r>
        <w:lastRenderedPageBreak/>
        <w:t>Stundenverlaufsskizzen</w:t>
      </w:r>
      <w:bookmarkEnd w:id="213"/>
    </w:p>
    <w:p w14:paraId="3F0BA016" w14:textId="77777777" w:rsidR="00B93D71" w:rsidRDefault="00000000">
      <w:pPr>
        <w:spacing w:after="0"/>
        <w:rPr>
          <w:b/>
        </w:rPr>
      </w:pPr>
      <w:r>
        <w:rPr>
          <w:b/>
        </w:rPr>
        <w:t>Abkürzungen/Legende</w:t>
      </w:r>
    </w:p>
    <w:p w14:paraId="3C094BE7" w14:textId="77777777" w:rsidR="00B93D71" w:rsidRDefault="00000000">
      <w:r>
        <w:t xml:space="preserve">AB = Arbeitsblatt/Arbeitsblätter; L = Lehrkraft; MuM = Mitschülerinnen und Mitschüler; SuS = Schülerinnen und Schüler; </w:t>
      </w:r>
      <w:r>
        <w:br/>
        <w:t>UV = Unternehmensvertreterin/Unternehmensvertreter</w:t>
      </w:r>
    </w:p>
    <w:p w14:paraId="4BB1A393" w14:textId="77777777" w:rsidR="00B93D71" w:rsidRDefault="00000000">
      <w:pPr>
        <w:rPr>
          <w:b/>
        </w:rPr>
      </w:pPr>
      <w:r>
        <w:rPr>
          <w:b/>
        </w:rPr>
        <w:t>Detektivgeschichte</w:t>
      </w:r>
      <w:commentRangeEnd w:id="214"/>
      <w:r w:rsidR="00B31E12">
        <w:rPr>
          <w:rStyle w:val="Kommentarzeichen"/>
        </w:rPr>
        <w:commentReference w:id="214"/>
      </w:r>
    </w:p>
    <w:tbl>
      <w:tblPr>
        <w:tblStyle w:val="Stundenverlaufsskizzen"/>
        <w:tblW w:w="14599" w:type="dxa"/>
        <w:tblLook w:val="04A0" w:firstRow="1" w:lastRow="0" w:firstColumn="1" w:lastColumn="0" w:noHBand="0" w:noVBand="1"/>
        <w:tblPrChange w:id="215" w:author="I E" w:date="2023-03-31T17:53:00Z">
          <w:tblPr>
            <w:tblStyle w:val="Stundenverlaufsskizzen"/>
            <w:tblW w:w="14599" w:type="dxa"/>
            <w:tblLook w:val="04A0" w:firstRow="1" w:lastRow="0" w:firstColumn="1" w:lastColumn="0" w:noHBand="0" w:noVBand="1"/>
          </w:tblPr>
        </w:tblPrChange>
      </w:tblPr>
      <w:tblGrid>
        <w:gridCol w:w="1134"/>
        <w:gridCol w:w="1701"/>
        <w:gridCol w:w="1900"/>
        <w:gridCol w:w="8363"/>
        <w:gridCol w:w="1501"/>
        <w:tblGridChange w:id="216">
          <w:tblGrid>
            <w:gridCol w:w="1134"/>
            <w:gridCol w:w="1701"/>
            <w:gridCol w:w="2268"/>
            <w:gridCol w:w="7228"/>
            <w:gridCol w:w="2268"/>
          </w:tblGrid>
        </w:tblGridChange>
      </w:tblGrid>
      <w:tr w:rsidR="00B93D71" w14:paraId="50DDF486" w14:textId="77777777" w:rsidTr="006177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Change w:id="217" w:author="I E" w:date="2023-03-31T17:53:00Z">
              <w:tcPr>
                <w:tcW w:w="1134" w:type="dxa"/>
              </w:tcPr>
            </w:tcPrChange>
          </w:tcPr>
          <w:p w14:paraId="78DD2341" w14:textId="77777777" w:rsidR="00B93D71" w:rsidRDefault="00000000">
            <w:pPr>
              <w:cnfStyle w:val="101000000000" w:firstRow="1" w:lastRow="0" w:firstColumn="1" w:lastColumn="0" w:oddVBand="0" w:evenVBand="0" w:oddHBand="0" w:evenHBand="0" w:firstRowFirstColumn="0" w:firstRowLastColumn="0" w:lastRowFirstColumn="0" w:lastRowLastColumn="0"/>
              <w:rPr>
                <w:rFonts w:cstheme="minorHAnsi"/>
              </w:rPr>
            </w:pPr>
            <w:r>
              <w:rPr>
                <w:rFonts w:cstheme="minorHAnsi"/>
              </w:rPr>
              <w:t>Zeit</w:t>
            </w:r>
          </w:p>
        </w:tc>
        <w:tc>
          <w:tcPr>
            <w:tcW w:w="1701" w:type="dxa"/>
            <w:tcPrChange w:id="218" w:author="I E" w:date="2023-03-31T17:53:00Z">
              <w:tcPr>
                <w:tcW w:w="1701" w:type="dxa"/>
              </w:tcPr>
            </w:tcPrChange>
          </w:tcPr>
          <w:p w14:paraId="569E612F"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Phase</w:t>
            </w:r>
          </w:p>
        </w:tc>
        <w:tc>
          <w:tcPr>
            <w:tcW w:w="1900" w:type="dxa"/>
            <w:tcPrChange w:id="219" w:author="I E" w:date="2023-03-31T17:53:00Z">
              <w:tcPr>
                <w:tcW w:w="2268" w:type="dxa"/>
              </w:tcPr>
            </w:tcPrChange>
          </w:tcPr>
          <w:p w14:paraId="1503298F"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Sozialform/</w:t>
            </w:r>
          </w:p>
          <w:p w14:paraId="355E127D"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Lehrerimpuls</w:t>
            </w:r>
          </w:p>
        </w:tc>
        <w:tc>
          <w:tcPr>
            <w:tcW w:w="8363" w:type="dxa"/>
            <w:tcPrChange w:id="220" w:author="I E" w:date="2023-03-31T17:53:00Z">
              <w:tcPr>
                <w:tcW w:w="7228" w:type="dxa"/>
              </w:tcPr>
            </w:tcPrChange>
          </w:tcPr>
          <w:p w14:paraId="74F82072"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Inhalt/Unterrichtsgeschehen</w:t>
            </w:r>
          </w:p>
        </w:tc>
        <w:tc>
          <w:tcPr>
            <w:tcW w:w="1501" w:type="dxa"/>
            <w:tcPrChange w:id="221" w:author="I E" w:date="2023-03-31T17:53:00Z">
              <w:tcPr>
                <w:tcW w:w="2268" w:type="dxa"/>
              </w:tcPr>
            </w:tcPrChange>
          </w:tcPr>
          <w:p w14:paraId="6E01A9DA"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Material</w:t>
            </w:r>
          </w:p>
        </w:tc>
      </w:tr>
      <w:tr w:rsidR="00B93D71" w14:paraId="40AB2C10" w14:textId="77777777" w:rsidTr="00617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35" w:type="dxa"/>
            <w:gridSpan w:val="3"/>
            <w:tcPrChange w:id="222" w:author="I E" w:date="2023-03-31T17:53:00Z">
              <w:tcPr>
                <w:tcW w:w="5103" w:type="dxa"/>
                <w:gridSpan w:val="3"/>
              </w:tcPr>
            </w:tcPrChange>
          </w:tcPr>
          <w:p w14:paraId="6DFA9AE8" w14:textId="77777777" w:rsidR="00B93D71" w:rsidRDefault="00000000">
            <w:pPr>
              <w:cnfStyle w:val="001000100000" w:firstRow="0" w:lastRow="0" w:firstColumn="1" w:lastColumn="0" w:oddVBand="0" w:evenVBand="0" w:oddHBand="1" w:evenHBand="0" w:firstRowFirstColumn="0" w:firstRowLastColumn="0" w:lastRowFirstColumn="0" w:lastRowLastColumn="0"/>
            </w:pPr>
            <w:r>
              <w:t>Vorbereitung</w:t>
            </w:r>
          </w:p>
        </w:tc>
        <w:tc>
          <w:tcPr>
            <w:tcW w:w="8363" w:type="dxa"/>
            <w:tcPrChange w:id="223" w:author="I E" w:date="2023-03-31T17:53:00Z">
              <w:tcPr>
                <w:tcW w:w="7228" w:type="dxa"/>
              </w:tcPr>
            </w:tcPrChange>
          </w:tcPr>
          <w:p w14:paraId="4215BB81" w14:textId="77777777" w:rsidR="00B93D71" w:rsidRDefault="00000000">
            <w:pPr>
              <w:cnfStyle w:val="000000100000" w:firstRow="0" w:lastRow="0" w:firstColumn="0" w:lastColumn="0" w:oddVBand="0" w:evenVBand="0" w:oddHBand="1" w:evenHBand="0" w:firstRowFirstColumn="0" w:firstRowLastColumn="0" w:lastRowFirstColumn="0" w:lastRowLastColumn="0"/>
            </w:pPr>
            <w:r>
              <w:t>L sendet den SuS die erste E-Mail der Detektivgeschichte.</w:t>
            </w:r>
          </w:p>
          <w:p w14:paraId="56C71C34" w14:textId="7DEAFCBA" w:rsidR="00B93D71" w:rsidDel="00B64726" w:rsidRDefault="00B93D71">
            <w:pPr>
              <w:cnfStyle w:val="000000100000" w:firstRow="0" w:lastRow="0" w:firstColumn="0" w:lastColumn="0" w:oddVBand="0" w:evenVBand="0" w:oddHBand="1" w:evenHBand="0" w:firstRowFirstColumn="0" w:firstRowLastColumn="0" w:lastRowFirstColumn="0" w:lastRowLastColumn="0"/>
              <w:rPr>
                <w:del w:id="224" w:author="I E" w:date="2023-03-31T17:53:00Z"/>
              </w:rPr>
            </w:pPr>
          </w:p>
          <w:p w14:paraId="3C3B055A" w14:textId="77777777" w:rsidR="00617719" w:rsidRDefault="00000000">
            <w:pPr>
              <w:cnfStyle w:val="000000100000" w:firstRow="0" w:lastRow="0" w:firstColumn="0" w:lastColumn="0" w:oddVBand="0" w:evenVBand="0" w:oddHBand="1" w:evenHBand="0" w:firstRowFirstColumn="0" w:firstRowLastColumn="0" w:lastRowFirstColumn="0" w:lastRowLastColumn="0"/>
              <w:rPr>
                <w:ins w:id="225" w:author="I E" w:date="2023-03-31T17:51:00Z"/>
              </w:rPr>
            </w:pPr>
            <w:r>
              <w:t>Hier ist es notwendig, dass die E-Mailadressen vorher vom L gesammelt werden. Sie sollten sich gegebenenfalls informieren, ob nicht bereits ein E-Mailverteiler existiert.</w:t>
            </w:r>
            <w:ins w:id="226" w:author="I E" w:date="2023-03-31T17:51:00Z">
              <w:r w:rsidR="00617719">
                <w:t xml:space="preserve"> </w:t>
              </w:r>
            </w:ins>
          </w:p>
          <w:p w14:paraId="2F91D6A6" w14:textId="21B5DB3A" w:rsidR="00B93D71" w:rsidRDefault="00617719">
            <w:pPr>
              <w:cnfStyle w:val="000000100000" w:firstRow="0" w:lastRow="0" w:firstColumn="0" w:lastColumn="0" w:oddVBand="0" w:evenVBand="0" w:oddHBand="1" w:evenHBand="0" w:firstRowFirstColumn="0" w:firstRowLastColumn="0" w:lastRowFirstColumn="0" w:lastRowLastColumn="0"/>
            </w:pPr>
            <w:ins w:id="227" w:author="I E" w:date="2023-03-31T17:51:00Z">
              <w:r>
                <w:t>Alternative: Das Versenden der Nachrichten kann bspw. auch über das Chat-Programm einer genutzten Lernplattform erfolgen</w:t>
              </w:r>
            </w:ins>
            <w:ins w:id="228" w:author="I E" w:date="2023-03-31T17:52:00Z">
              <w:r>
                <w:t xml:space="preserve"> oder über andere Messenger.</w:t>
              </w:r>
            </w:ins>
          </w:p>
        </w:tc>
        <w:tc>
          <w:tcPr>
            <w:tcW w:w="1501" w:type="dxa"/>
            <w:tcPrChange w:id="229" w:author="I E" w:date="2023-03-31T17:53:00Z">
              <w:tcPr>
                <w:tcW w:w="2268" w:type="dxa"/>
              </w:tcPr>
            </w:tcPrChange>
          </w:tcPr>
          <w:p w14:paraId="08E47D64" w14:textId="77777777" w:rsidR="00B93D71" w:rsidRDefault="00000000">
            <w:pPr>
              <w:cnfStyle w:val="000000100000" w:firstRow="0" w:lastRow="0" w:firstColumn="0" w:lastColumn="0" w:oddVBand="0" w:evenVBand="0" w:oddHBand="1" w:evenHBand="0" w:firstRowFirstColumn="0" w:firstRowLastColumn="0" w:lastRowFirstColumn="0" w:lastRowLastColumn="0"/>
              <w:rPr>
                <w:highlight w:val="yellow"/>
              </w:rPr>
            </w:pPr>
            <w:r>
              <w:t>A2.1</w:t>
            </w:r>
          </w:p>
        </w:tc>
      </w:tr>
      <w:tr w:rsidR="00B93D71" w14:paraId="340843B8" w14:textId="77777777" w:rsidTr="00617719">
        <w:tc>
          <w:tcPr>
            <w:cnfStyle w:val="001000000000" w:firstRow="0" w:lastRow="0" w:firstColumn="1" w:lastColumn="0" w:oddVBand="0" w:evenVBand="0" w:oddHBand="0" w:evenHBand="0" w:firstRowFirstColumn="0" w:firstRowLastColumn="0" w:lastRowFirstColumn="0" w:lastRowLastColumn="0"/>
            <w:tcW w:w="1134" w:type="dxa"/>
            <w:tcPrChange w:id="230" w:author="I E" w:date="2023-03-31T17:53:00Z">
              <w:tcPr>
                <w:tcW w:w="1134" w:type="dxa"/>
              </w:tcPr>
            </w:tcPrChange>
          </w:tcPr>
          <w:p w14:paraId="01C62746" w14:textId="77777777" w:rsidR="00B93D71" w:rsidRDefault="00000000">
            <w:r>
              <w:t>10 Min.</w:t>
            </w:r>
          </w:p>
        </w:tc>
        <w:tc>
          <w:tcPr>
            <w:tcW w:w="1701" w:type="dxa"/>
            <w:tcPrChange w:id="231" w:author="I E" w:date="2023-03-31T17:53:00Z">
              <w:tcPr>
                <w:tcW w:w="1701" w:type="dxa"/>
              </w:tcPr>
            </w:tcPrChange>
          </w:tcPr>
          <w:p w14:paraId="29DD6A85" w14:textId="77777777" w:rsidR="00B93D71" w:rsidRDefault="00000000">
            <w:pPr>
              <w:cnfStyle w:val="000000000000" w:firstRow="0" w:lastRow="0" w:firstColumn="0" w:lastColumn="0" w:oddVBand="0" w:evenVBand="0" w:oddHBand="0" w:evenHBand="0" w:firstRowFirstColumn="0" w:firstRowLastColumn="0" w:lastRowFirstColumn="0" w:lastRowLastColumn="0"/>
            </w:pPr>
            <w:proofErr w:type="spellStart"/>
            <w:r>
              <w:t>Einsteig</w:t>
            </w:r>
            <w:proofErr w:type="spellEnd"/>
          </w:p>
        </w:tc>
        <w:tc>
          <w:tcPr>
            <w:tcW w:w="1900" w:type="dxa"/>
            <w:tcPrChange w:id="232" w:author="I E" w:date="2023-03-31T17:53:00Z">
              <w:tcPr>
                <w:tcW w:w="2268" w:type="dxa"/>
              </w:tcPr>
            </w:tcPrChange>
          </w:tcPr>
          <w:p w14:paraId="2E4C2BBD" w14:textId="77777777" w:rsidR="00B93D71" w:rsidRDefault="00000000">
            <w:pPr>
              <w:cnfStyle w:val="000000000000" w:firstRow="0" w:lastRow="0" w:firstColumn="0" w:lastColumn="0" w:oddVBand="0" w:evenVBand="0" w:oddHBand="0" w:evenHBand="0" w:firstRowFirstColumn="0" w:firstRowLastColumn="0" w:lastRowFirstColumn="0" w:lastRowLastColumn="0"/>
            </w:pPr>
            <w:r>
              <w:t>Plenum</w:t>
            </w:r>
          </w:p>
        </w:tc>
        <w:tc>
          <w:tcPr>
            <w:tcW w:w="8363" w:type="dxa"/>
            <w:tcPrChange w:id="233" w:author="I E" w:date="2023-03-31T17:53:00Z">
              <w:tcPr>
                <w:tcW w:w="7228" w:type="dxa"/>
              </w:tcPr>
            </w:tcPrChange>
          </w:tcPr>
          <w:p w14:paraId="3B36BDB7" w14:textId="77777777" w:rsidR="00B93D71" w:rsidRDefault="00000000">
            <w:pPr>
              <w:cnfStyle w:val="000000000000" w:firstRow="0" w:lastRow="0" w:firstColumn="0" w:lastColumn="0" w:oddVBand="0" w:evenVBand="0" w:oddHBand="0" w:evenHBand="0" w:firstRowFirstColumn="0" w:firstRowLastColumn="0" w:lastRowFirstColumn="0" w:lastRowLastColumn="0"/>
            </w:pPr>
            <w:r>
              <w:t>Begrüßung der SuS; Erklärung des neuen Themenkomplexes; Aufgabenstellung (MindMap und E-Mail) erklären; Flipchart/ Metaplanpapier verteilen</w:t>
            </w:r>
          </w:p>
          <w:p w14:paraId="3E18D6F8" w14:textId="77777777" w:rsidR="00B93D71" w:rsidRDefault="00B93D71">
            <w:pPr>
              <w:cnfStyle w:val="000000000000" w:firstRow="0" w:lastRow="0" w:firstColumn="0" w:lastColumn="0" w:oddVBand="0" w:evenVBand="0" w:oddHBand="0" w:evenHBand="0" w:firstRowFirstColumn="0" w:firstRowLastColumn="0" w:lastRowFirstColumn="0" w:lastRowLastColumn="0"/>
            </w:pPr>
          </w:p>
          <w:p w14:paraId="59FBB87E" w14:textId="77777777" w:rsidR="00B93D71" w:rsidRDefault="00000000">
            <w:pPr>
              <w:cnfStyle w:val="000000000000" w:firstRow="0" w:lastRow="0" w:firstColumn="0" w:lastColumn="0" w:oddVBand="0" w:evenVBand="0" w:oddHBand="0" w:evenHBand="0" w:firstRowFirstColumn="0" w:firstRowLastColumn="0" w:lastRowFirstColumn="0" w:lastRowLastColumn="0"/>
              <w:rPr>
                <w:i/>
              </w:rPr>
            </w:pPr>
            <w:r>
              <w:t xml:space="preserve">Frage: </w:t>
            </w:r>
            <w:r>
              <w:rPr>
                <w:i/>
              </w:rPr>
              <w:t>Wie kann man die Nachricht entschlüsseln? Gibt es einen Hinweis auf die Verschlüsselung?</w:t>
            </w:r>
          </w:p>
          <w:p w14:paraId="28E18FCB"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MindMap: Als einzige Vorgabe wird der Begriff </w:t>
            </w:r>
            <w:r>
              <w:rPr>
                <w:i/>
              </w:rPr>
              <w:t>Kryptologie</w:t>
            </w:r>
            <w:r>
              <w:t xml:space="preserve"> in die Mitte geschrieben.</w:t>
            </w:r>
          </w:p>
        </w:tc>
        <w:tc>
          <w:tcPr>
            <w:tcW w:w="1501" w:type="dxa"/>
            <w:tcPrChange w:id="234" w:author="I E" w:date="2023-03-31T17:53:00Z">
              <w:tcPr>
                <w:tcW w:w="2268" w:type="dxa"/>
              </w:tcPr>
            </w:tcPrChange>
          </w:tcPr>
          <w:p w14:paraId="7056264D" w14:textId="77777777" w:rsidR="00B93D71" w:rsidRDefault="00B93D71">
            <w:pPr>
              <w:cnfStyle w:val="000000000000" w:firstRow="0" w:lastRow="0" w:firstColumn="0" w:lastColumn="0" w:oddVBand="0" w:evenVBand="0" w:oddHBand="0" w:evenHBand="0" w:firstRowFirstColumn="0" w:firstRowLastColumn="0" w:lastRowFirstColumn="0" w:lastRowLastColumn="0"/>
              <w:rPr>
                <w:highlight w:val="yellow"/>
              </w:rPr>
            </w:pPr>
          </w:p>
        </w:tc>
      </w:tr>
      <w:tr w:rsidR="00B93D71" w14:paraId="719B45A3" w14:textId="77777777" w:rsidTr="00617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Change w:id="235" w:author="I E" w:date="2023-03-31T17:53:00Z">
              <w:tcPr>
                <w:tcW w:w="1134" w:type="dxa"/>
              </w:tcPr>
            </w:tcPrChange>
          </w:tcPr>
          <w:p w14:paraId="3C1ACB7A" w14:textId="77777777" w:rsidR="00B93D71" w:rsidRDefault="00000000">
            <w:pPr>
              <w:cnfStyle w:val="001000100000" w:firstRow="0" w:lastRow="0" w:firstColumn="1" w:lastColumn="0" w:oddVBand="0" w:evenVBand="0" w:oddHBand="1" w:evenHBand="0" w:firstRowFirstColumn="0" w:firstRowLastColumn="0" w:lastRowFirstColumn="0" w:lastRowLastColumn="0"/>
            </w:pPr>
            <w:r>
              <w:t>25 Min.</w:t>
            </w:r>
          </w:p>
        </w:tc>
        <w:tc>
          <w:tcPr>
            <w:tcW w:w="1701" w:type="dxa"/>
            <w:tcPrChange w:id="236" w:author="I E" w:date="2023-03-31T17:53:00Z">
              <w:tcPr>
                <w:tcW w:w="1701" w:type="dxa"/>
              </w:tcPr>
            </w:tcPrChange>
          </w:tcPr>
          <w:p w14:paraId="6AFCD4CB" w14:textId="77777777" w:rsidR="00B93D71" w:rsidRDefault="00000000">
            <w:pPr>
              <w:cnfStyle w:val="000000100000" w:firstRow="0" w:lastRow="0" w:firstColumn="0" w:lastColumn="0" w:oddVBand="0" w:evenVBand="0" w:oddHBand="1" w:evenHBand="0" w:firstRowFirstColumn="0" w:firstRowLastColumn="0" w:lastRowFirstColumn="0" w:lastRowLastColumn="0"/>
            </w:pPr>
            <w:r>
              <w:t>Erarbeitung</w:t>
            </w:r>
          </w:p>
        </w:tc>
        <w:tc>
          <w:tcPr>
            <w:tcW w:w="1900" w:type="dxa"/>
            <w:tcPrChange w:id="237" w:author="I E" w:date="2023-03-31T17:53:00Z">
              <w:tcPr>
                <w:tcW w:w="2268" w:type="dxa"/>
              </w:tcPr>
            </w:tcPrChange>
          </w:tcPr>
          <w:p w14:paraId="007C68E9" w14:textId="77777777" w:rsidR="00B93D71" w:rsidRDefault="00000000">
            <w:pPr>
              <w:cnfStyle w:val="000000100000" w:firstRow="0" w:lastRow="0" w:firstColumn="0" w:lastColumn="0" w:oddVBand="0" w:evenVBand="0" w:oddHBand="1" w:evenHBand="0" w:firstRowFirstColumn="0" w:firstRowLastColumn="0" w:lastRowFirstColumn="0" w:lastRowLastColumn="0"/>
            </w:pPr>
            <w:r>
              <w:t>Einzel-/Partner-/Gruppenarbeit</w:t>
            </w:r>
            <w:r>
              <w:rPr>
                <w:rStyle w:val="Funotenzeichen"/>
              </w:rPr>
              <w:footnoteReference w:id="3"/>
            </w:r>
          </w:p>
        </w:tc>
        <w:tc>
          <w:tcPr>
            <w:tcW w:w="8363" w:type="dxa"/>
            <w:tcPrChange w:id="238" w:author="I E" w:date="2023-03-31T17:53:00Z">
              <w:tcPr>
                <w:tcW w:w="7228" w:type="dxa"/>
              </w:tcPr>
            </w:tcPrChange>
          </w:tcPr>
          <w:p w14:paraId="3FD15B2E" w14:textId="635F72C1" w:rsidR="00B93D71" w:rsidRDefault="00000000">
            <w:pPr>
              <w:cnfStyle w:val="000000100000" w:firstRow="0" w:lastRow="0" w:firstColumn="0" w:lastColumn="0" w:oddVBand="0" w:evenVBand="0" w:oddHBand="1" w:evenHBand="0" w:firstRowFirstColumn="0" w:firstRowLastColumn="0" w:lastRowFirstColumn="0" w:lastRowLastColumn="0"/>
            </w:pPr>
            <w:r>
              <w:t>Die SuS bearbeiten die erste Nachricht und Antworten auf die E-Mail.</w:t>
            </w:r>
            <w:ins w:id="239" w:author="I E" w:date="2023-03-31T17:59:00Z">
              <w:r w:rsidR="00B64726">
                <w:t xml:space="preserve"> Bei der Bearbeitung und Entschlüsselung der ersten Mail</w:t>
              </w:r>
            </w:ins>
            <w:ins w:id="240" w:author="I E" w:date="2023-03-31T18:00:00Z">
              <w:r w:rsidR="00B64726">
                <w:t xml:space="preserve"> wird Substitution angewendet</w:t>
              </w:r>
            </w:ins>
            <w:ins w:id="241" w:author="I E" w:date="2023-03-31T18:01:00Z">
              <w:r w:rsidR="00B64726">
                <w:t>. Es ist möglich, dass die SuS dies in</w:t>
              </w:r>
            </w:ins>
            <w:ins w:id="242" w:author="I E" w:date="2023-03-31T18:07:00Z">
              <w:r w:rsidR="00546FCC">
                <w:t xml:space="preserve"> zum einem eigenständig erarbeiten oder mit Hilfe de</w:t>
              </w:r>
            </w:ins>
            <w:ins w:id="243" w:author="I E" w:date="2023-03-31T18:08:00Z">
              <w:r w:rsidR="00546FCC">
                <w:t>r</w:t>
              </w:r>
            </w:ins>
            <w:ins w:id="244" w:author="I E" w:date="2023-03-31T18:07:00Z">
              <w:r w:rsidR="00546FCC">
                <w:t xml:space="preserve"> Zusatzmateria</w:t>
              </w:r>
            </w:ins>
            <w:ins w:id="245" w:author="I E" w:date="2023-03-31T18:08:00Z">
              <w:r w:rsidR="00546FCC">
                <w:t>lien</w:t>
              </w:r>
            </w:ins>
          </w:p>
        </w:tc>
        <w:tc>
          <w:tcPr>
            <w:tcW w:w="1501" w:type="dxa"/>
            <w:tcPrChange w:id="246" w:author="I E" w:date="2023-03-31T17:53:00Z">
              <w:tcPr>
                <w:tcW w:w="2268" w:type="dxa"/>
              </w:tcPr>
            </w:tcPrChange>
          </w:tcPr>
          <w:p w14:paraId="5DA3D7D1" w14:textId="2E907D8A" w:rsidR="00B93D71" w:rsidRDefault="00B64726">
            <w:pPr>
              <w:cnfStyle w:val="000000100000" w:firstRow="0" w:lastRow="0" w:firstColumn="0" w:lastColumn="0" w:oddVBand="0" w:evenVBand="0" w:oddHBand="1" w:evenHBand="0" w:firstRowFirstColumn="0" w:firstRowLastColumn="0" w:lastRowFirstColumn="0" w:lastRowLastColumn="0"/>
            </w:pPr>
            <w:ins w:id="247" w:author="I E" w:date="2023-03-31T18:00:00Z">
              <w:r>
                <w:t>A2.8</w:t>
              </w:r>
            </w:ins>
          </w:p>
        </w:tc>
      </w:tr>
      <w:tr w:rsidR="00B93D71" w14:paraId="350616B8" w14:textId="77777777" w:rsidTr="00617719">
        <w:tc>
          <w:tcPr>
            <w:cnfStyle w:val="001000000000" w:firstRow="0" w:lastRow="0" w:firstColumn="1" w:lastColumn="0" w:oddVBand="0" w:evenVBand="0" w:oddHBand="0" w:evenHBand="0" w:firstRowFirstColumn="0" w:firstRowLastColumn="0" w:lastRowFirstColumn="0" w:lastRowLastColumn="0"/>
            <w:tcW w:w="1134" w:type="dxa"/>
            <w:tcPrChange w:id="248" w:author="I E" w:date="2023-03-31T17:53:00Z">
              <w:tcPr>
                <w:tcW w:w="1134" w:type="dxa"/>
              </w:tcPr>
            </w:tcPrChange>
          </w:tcPr>
          <w:p w14:paraId="6CCB80D0" w14:textId="77777777" w:rsidR="00B93D71" w:rsidRDefault="00000000">
            <w:r>
              <w:t>10 Min.</w:t>
            </w:r>
          </w:p>
        </w:tc>
        <w:tc>
          <w:tcPr>
            <w:tcW w:w="1701" w:type="dxa"/>
            <w:tcPrChange w:id="249" w:author="I E" w:date="2023-03-31T17:53:00Z">
              <w:tcPr>
                <w:tcW w:w="1701" w:type="dxa"/>
              </w:tcPr>
            </w:tcPrChange>
          </w:tcPr>
          <w:p w14:paraId="56199C7A" w14:textId="77777777" w:rsidR="00B93D71" w:rsidRDefault="00000000">
            <w:pPr>
              <w:cnfStyle w:val="000000000000" w:firstRow="0" w:lastRow="0" w:firstColumn="0" w:lastColumn="0" w:oddVBand="0" w:evenVBand="0" w:oddHBand="0" w:evenHBand="0" w:firstRowFirstColumn="0" w:firstRowLastColumn="0" w:lastRowFirstColumn="0" w:lastRowLastColumn="0"/>
            </w:pPr>
            <w:r>
              <w:t>Sicherung</w:t>
            </w:r>
          </w:p>
        </w:tc>
        <w:tc>
          <w:tcPr>
            <w:tcW w:w="1900" w:type="dxa"/>
            <w:tcPrChange w:id="250" w:author="I E" w:date="2023-03-31T17:53:00Z">
              <w:tcPr>
                <w:tcW w:w="2268" w:type="dxa"/>
              </w:tcPr>
            </w:tcPrChange>
          </w:tcPr>
          <w:p w14:paraId="2F94EA55" w14:textId="77777777" w:rsidR="00B93D71" w:rsidRDefault="00000000">
            <w:pPr>
              <w:cnfStyle w:val="000000000000" w:firstRow="0" w:lastRow="0" w:firstColumn="0" w:lastColumn="0" w:oddVBand="0" w:evenVBand="0" w:oddHBand="0" w:evenHBand="0" w:firstRowFirstColumn="0" w:firstRowLastColumn="0" w:lastRowFirstColumn="0" w:lastRowLastColumn="0"/>
            </w:pPr>
            <w:r>
              <w:t>Plenum</w:t>
            </w:r>
          </w:p>
        </w:tc>
        <w:tc>
          <w:tcPr>
            <w:tcW w:w="8363" w:type="dxa"/>
            <w:tcPrChange w:id="251" w:author="I E" w:date="2023-03-31T17:53:00Z">
              <w:tcPr>
                <w:tcW w:w="7228" w:type="dxa"/>
              </w:tcPr>
            </w:tcPrChange>
          </w:tcPr>
          <w:p w14:paraId="7EEE9BF0" w14:textId="77777777" w:rsidR="00B93D71" w:rsidRDefault="00000000">
            <w:pPr>
              <w:cnfStyle w:val="000000000000" w:firstRow="0" w:lastRow="0" w:firstColumn="0" w:lastColumn="0" w:oddVBand="0" w:evenVBand="0" w:oddHBand="0" w:evenHBand="0" w:firstRowFirstColumn="0" w:firstRowLastColumn="0" w:lastRowFirstColumn="0" w:lastRowLastColumn="0"/>
            </w:pPr>
            <w:r>
              <w:t>Besprechung des Vorgehens und Lösung.</w:t>
            </w:r>
          </w:p>
        </w:tc>
        <w:tc>
          <w:tcPr>
            <w:tcW w:w="1501" w:type="dxa"/>
            <w:tcPrChange w:id="252" w:author="I E" w:date="2023-03-31T17:53:00Z">
              <w:tcPr>
                <w:tcW w:w="2268" w:type="dxa"/>
              </w:tcPr>
            </w:tcPrChange>
          </w:tcPr>
          <w:p w14:paraId="22E136F5"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r>
    </w:tbl>
    <w:p w14:paraId="45A24FC9" w14:textId="77777777" w:rsidR="00B93D71" w:rsidRDefault="00B93D71"/>
    <w:tbl>
      <w:tblPr>
        <w:tblStyle w:val="Stundenverlaufsskizzen"/>
        <w:tblW w:w="14599" w:type="dxa"/>
        <w:tblLook w:val="04A0" w:firstRow="1" w:lastRow="0" w:firstColumn="1" w:lastColumn="0" w:noHBand="0" w:noVBand="1"/>
      </w:tblPr>
      <w:tblGrid>
        <w:gridCol w:w="1134"/>
        <w:gridCol w:w="1701"/>
        <w:gridCol w:w="2268"/>
        <w:gridCol w:w="7228"/>
        <w:gridCol w:w="2268"/>
      </w:tblGrid>
      <w:tr w:rsidR="00B93D71" w14:paraId="57F51E1B"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EDB9BAC" w14:textId="77777777" w:rsidR="00B93D71" w:rsidRDefault="00000000">
            <w:r>
              <w:rPr>
                <w:rFonts w:cstheme="minorHAnsi"/>
              </w:rPr>
              <w:t>Zeit</w:t>
            </w:r>
          </w:p>
        </w:tc>
        <w:tc>
          <w:tcPr>
            <w:tcW w:w="1701" w:type="dxa"/>
          </w:tcPr>
          <w:p w14:paraId="49F00487"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Phase</w:t>
            </w:r>
          </w:p>
        </w:tc>
        <w:tc>
          <w:tcPr>
            <w:tcW w:w="2268" w:type="dxa"/>
          </w:tcPr>
          <w:p w14:paraId="17EA9061"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Sozialform/</w:t>
            </w:r>
          </w:p>
          <w:p w14:paraId="1CB18AD8"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Lehrerimpuls</w:t>
            </w:r>
          </w:p>
        </w:tc>
        <w:tc>
          <w:tcPr>
            <w:tcW w:w="7228" w:type="dxa"/>
          </w:tcPr>
          <w:p w14:paraId="62283D62"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Inhalt/Unterrichtsgeschehen</w:t>
            </w:r>
          </w:p>
        </w:tc>
        <w:tc>
          <w:tcPr>
            <w:tcW w:w="2268" w:type="dxa"/>
          </w:tcPr>
          <w:p w14:paraId="3CC7CC4B"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Material</w:t>
            </w:r>
          </w:p>
        </w:tc>
      </w:tr>
      <w:tr w:rsidR="00B93D71" w14:paraId="54E82E36"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gridSpan w:val="3"/>
          </w:tcPr>
          <w:p w14:paraId="7190C8DF" w14:textId="77777777" w:rsidR="00B93D71" w:rsidRDefault="00000000">
            <w:r>
              <w:t>Vorbereitung</w:t>
            </w:r>
          </w:p>
        </w:tc>
        <w:tc>
          <w:tcPr>
            <w:tcW w:w="7228" w:type="dxa"/>
          </w:tcPr>
          <w:p w14:paraId="5A7715C3" w14:textId="77777777" w:rsidR="00B93D71" w:rsidRDefault="00000000">
            <w:pPr>
              <w:cnfStyle w:val="000000100000" w:firstRow="0" w:lastRow="0" w:firstColumn="0" w:lastColumn="0" w:oddVBand="0" w:evenVBand="0" w:oddHBand="1" w:evenHBand="0" w:firstRowFirstColumn="0" w:firstRowLastColumn="0" w:lastRowFirstColumn="0" w:lastRowLastColumn="0"/>
            </w:pPr>
            <w:r>
              <w:t>L sendet den SuS die zweite E-Mail der Detektivgeschichte.</w:t>
            </w:r>
          </w:p>
        </w:tc>
        <w:tc>
          <w:tcPr>
            <w:tcW w:w="2268" w:type="dxa"/>
          </w:tcPr>
          <w:p w14:paraId="258AB255" w14:textId="77777777" w:rsidR="00B93D71" w:rsidRDefault="00000000">
            <w:pPr>
              <w:cnfStyle w:val="000000100000" w:firstRow="0" w:lastRow="0" w:firstColumn="0" w:lastColumn="0" w:oddVBand="0" w:evenVBand="0" w:oddHBand="1" w:evenHBand="0" w:firstRowFirstColumn="0" w:firstRowLastColumn="0" w:lastRowFirstColumn="0" w:lastRowLastColumn="0"/>
            </w:pPr>
            <w:r>
              <w:t>A2.1</w:t>
            </w:r>
          </w:p>
        </w:tc>
      </w:tr>
      <w:tr w:rsidR="00B93D71" w14:paraId="17EFDDF5" w14:textId="77777777" w:rsidTr="00B93D71">
        <w:tc>
          <w:tcPr>
            <w:cnfStyle w:val="001000000000" w:firstRow="0" w:lastRow="0" w:firstColumn="1" w:lastColumn="0" w:oddVBand="0" w:evenVBand="0" w:oddHBand="0" w:evenHBand="0" w:firstRowFirstColumn="0" w:firstRowLastColumn="0" w:lastRowFirstColumn="0" w:lastRowLastColumn="0"/>
            <w:tcW w:w="1134" w:type="dxa"/>
          </w:tcPr>
          <w:p w14:paraId="6A41A475" w14:textId="77777777" w:rsidR="00B93D71" w:rsidRDefault="00000000">
            <w:r>
              <w:t>5 Min.</w:t>
            </w:r>
          </w:p>
        </w:tc>
        <w:tc>
          <w:tcPr>
            <w:tcW w:w="1701" w:type="dxa"/>
          </w:tcPr>
          <w:p w14:paraId="734F0A59" w14:textId="77777777" w:rsidR="00B93D71" w:rsidRDefault="00000000">
            <w:pPr>
              <w:cnfStyle w:val="000000000000" w:firstRow="0" w:lastRow="0" w:firstColumn="0" w:lastColumn="0" w:oddVBand="0" w:evenVBand="0" w:oddHBand="0" w:evenHBand="0" w:firstRowFirstColumn="0" w:firstRowLastColumn="0" w:lastRowFirstColumn="0" w:lastRowLastColumn="0"/>
            </w:pPr>
            <w:proofErr w:type="spellStart"/>
            <w:r>
              <w:t>Einsteig</w:t>
            </w:r>
            <w:proofErr w:type="spellEnd"/>
          </w:p>
        </w:tc>
        <w:tc>
          <w:tcPr>
            <w:tcW w:w="2268" w:type="dxa"/>
          </w:tcPr>
          <w:p w14:paraId="3A4CDD1C" w14:textId="77777777" w:rsidR="00B93D71" w:rsidRDefault="00000000">
            <w:pPr>
              <w:cnfStyle w:val="000000000000" w:firstRow="0" w:lastRow="0" w:firstColumn="0" w:lastColumn="0" w:oddVBand="0" w:evenVBand="0" w:oddHBand="0" w:evenHBand="0" w:firstRowFirstColumn="0" w:firstRowLastColumn="0" w:lastRowFirstColumn="0" w:lastRowLastColumn="0"/>
            </w:pPr>
            <w:r>
              <w:t>A2.1</w:t>
            </w:r>
          </w:p>
        </w:tc>
        <w:tc>
          <w:tcPr>
            <w:tcW w:w="7228" w:type="dxa"/>
          </w:tcPr>
          <w:p w14:paraId="31CB60DA" w14:textId="77777777" w:rsidR="00B93D71" w:rsidRDefault="00000000">
            <w:pPr>
              <w:cnfStyle w:val="000000000000" w:firstRow="0" w:lastRow="0" w:firstColumn="0" w:lastColumn="0" w:oddVBand="0" w:evenVBand="0" w:oddHBand="0" w:evenHBand="0" w:firstRowFirstColumn="0" w:firstRowLastColumn="0" w:lastRowFirstColumn="0" w:lastRowLastColumn="0"/>
            </w:pPr>
            <w:r>
              <w:t>Begrüßung der SuS; Erklärung der Aufgabenstellung (MindMap und E-Mail)</w:t>
            </w:r>
          </w:p>
        </w:tc>
        <w:tc>
          <w:tcPr>
            <w:tcW w:w="2268" w:type="dxa"/>
          </w:tcPr>
          <w:p w14:paraId="624F5154"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r>
      <w:tr w:rsidR="00B93D71" w14:paraId="4306AE5F"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134" w:type="dxa"/>
          </w:tcPr>
          <w:p w14:paraId="6822BCB2" w14:textId="77777777" w:rsidR="00B93D71" w:rsidRDefault="00000000">
            <w:r>
              <w:t>30 Min.</w:t>
            </w:r>
          </w:p>
        </w:tc>
        <w:tc>
          <w:tcPr>
            <w:tcW w:w="1701" w:type="dxa"/>
          </w:tcPr>
          <w:p w14:paraId="17ADD773" w14:textId="77777777" w:rsidR="00B93D71" w:rsidRDefault="00000000">
            <w:pPr>
              <w:cnfStyle w:val="000000100000" w:firstRow="0" w:lastRow="0" w:firstColumn="0" w:lastColumn="0" w:oddVBand="0" w:evenVBand="0" w:oddHBand="1" w:evenHBand="0" w:firstRowFirstColumn="0" w:firstRowLastColumn="0" w:lastRowFirstColumn="0" w:lastRowLastColumn="0"/>
            </w:pPr>
            <w:r>
              <w:t>Erarbeitung</w:t>
            </w:r>
          </w:p>
        </w:tc>
        <w:tc>
          <w:tcPr>
            <w:tcW w:w="2268" w:type="dxa"/>
          </w:tcPr>
          <w:p w14:paraId="032F2801" w14:textId="77777777" w:rsidR="00B93D71" w:rsidRDefault="00000000">
            <w:pPr>
              <w:cnfStyle w:val="000000100000" w:firstRow="0" w:lastRow="0" w:firstColumn="0" w:lastColumn="0" w:oddVBand="0" w:evenVBand="0" w:oddHBand="1" w:evenHBand="0" w:firstRowFirstColumn="0" w:firstRowLastColumn="0" w:lastRowFirstColumn="0" w:lastRowLastColumn="0"/>
            </w:pPr>
            <w:r>
              <w:t>Einzel-/Partner-/Gruppenarbeit</w:t>
            </w:r>
          </w:p>
        </w:tc>
        <w:tc>
          <w:tcPr>
            <w:tcW w:w="7228" w:type="dxa"/>
          </w:tcPr>
          <w:p w14:paraId="431E5DF1" w14:textId="77777777" w:rsidR="00B93D71" w:rsidRDefault="00000000">
            <w:pPr>
              <w:cnfStyle w:val="000000100000" w:firstRow="0" w:lastRow="0" w:firstColumn="0" w:lastColumn="0" w:oddVBand="0" w:evenVBand="0" w:oddHBand="1" w:evenHBand="0" w:firstRowFirstColumn="0" w:firstRowLastColumn="0" w:lastRowFirstColumn="0" w:lastRowLastColumn="0"/>
            </w:pPr>
            <w:r>
              <w:t>Die SuS bearbeiten die zweite Nachricht und Antworten auf die E-Mail.</w:t>
            </w:r>
          </w:p>
        </w:tc>
        <w:tc>
          <w:tcPr>
            <w:tcW w:w="2268" w:type="dxa"/>
          </w:tcPr>
          <w:p w14:paraId="7F06CD80" w14:textId="7E2267F5" w:rsidR="00B93D71" w:rsidRDefault="00546FCC">
            <w:pPr>
              <w:cnfStyle w:val="000000100000" w:firstRow="0" w:lastRow="0" w:firstColumn="0" w:lastColumn="0" w:oddVBand="0" w:evenVBand="0" w:oddHBand="1" w:evenHBand="0" w:firstRowFirstColumn="0" w:firstRowLastColumn="0" w:lastRowFirstColumn="0" w:lastRowLastColumn="0"/>
            </w:pPr>
            <w:ins w:id="253" w:author="I E" w:date="2023-03-31T18:08:00Z">
              <w:r>
                <w:t>A2.8</w:t>
              </w:r>
            </w:ins>
          </w:p>
        </w:tc>
      </w:tr>
      <w:tr w:rsidR="00B93D71" w14:paraId="010F16FB" w14:textId="77777777" w:rsidTr="00B93D71">
        <w:trPr>
          <w:trHeight w:val="194"/>
        </w:trPr>
        <w:tc>
          <w:tcPr>
            <w:cnfStyle w:val="001000000000" w:firstRow="0" w:lastRow="0" w:firstColumn="1" w:lastColumn="0" w:oddVBand="0" w:evenVBand="0" w:oddHBand="0" w:evenHBand="0" w:firstRowFirstColumn="0" w:firstRowLastColumn="0" w:lastRowFirstColumn="0" w:lastRowLastColumn="0"/>
            <w:tcW w:w="1134" w:type="dxa"/>
          </w:tcPr>
          <w:p w14:paraId="725C4A8D" w14:textId="77777777" w:rsidR="00B93D71" w:rsidRDefault="00000000">
            <w:r>
              <w:t>10 Min.</w:t>
            </w:r>
          </w:p>
        </w:tc>
        <w:tc>
          <w:tcPr>
            <w:tcW w:w="1701" w:type="dxa"/>
          </w:tcPr>
          <w:p w14:paraId="59A4ED78" w14:textId="77777777" w:rsidR="00B93D71" w:rsidRDefault="00000000">
            <w:pPr>
              <w:cnfStyle w:val="000000000000" w:firstRow="0" w:lastRow="0" w:firstColumn="0" w:lastColumn="0" w:oddVBand="0" w:evenVBand="0" w:oddHBand="0" w:evenHBand="0" w:firstRowFirstColumn="0" w:firstRowLastColumn="0" w:lastRowFirstColumn="0" w:lastRowLastColumn="0"/>
            </w:pPr>
            <w:r>
              <w:t>Sicherung</w:t>
            </w:r>
          </w:p>
        </w:tc>
        <w:tc>
          <w:tcPr>
            <w:tcW w:w="2268" w:type="dxa"/>
          </w:tcPr>
          <w:p w14:paraId="27370450" w14:textId="77777777" w:rsidR="00B93D71" w:rsidRDefault="00000000">
            <w:pPr>
              <w:cnfStyle w:val="000000000000" w:firstRow="0" w:lastRow="0" w:firstColumn="0" w:lastColumn="0" w:oddVBand="0" w:evenVBand="0" w:oddHBand="0" w:evenHBand="0" w:firstRowFirstColumn="0" w:firstRowLastColumn="0" w:lastRowFirstColumn="0" w:lastRowLastColumn="0"/>
            </w:pPr>
            <w:r>
              <w:t>Plenum</w:t>
            </w:r>
          </w:p>
        </w:tc>
        <w:tc>
          <w:tcPr>
            <w:tcW w:w="7228" w:type="dxa"/>
          </w:tcPr>
          <w:p w14:paraId="04AD443D" w14:textId="77777777" w:rsidR="00B93D71" w:rsidRDefault="00000000">
            <w:pPr>
              <w:cnfStyle w:val="000000000000" w:firstRow="0" w:lastRow="0" w:firstColumn="0" w:lastColumn="0" w:oddVBand="0" w:evenVBand="0" w:oddHBand="0" w:evenHBand="0" w:firstRowFirstColumn="0" w:firstRowLastColumn="0" w:lastRowFirstColumn="0" w:lastRowLastColumn="0"/>
            </w:pPr>
            <w:r>
              <w:t>Besprechung des Vorgehens und Lösung.</w:t>
            </w:r>
          </w:p>
        </w:tc>
        <w:tc>
          <w:tcPr>
            <w:tcW w:w="2268" w:type="dxa"/>
          </w:tcPr>
          <w:p w14:paraId="061F7D1B"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r>
    </w:tbl>
    <w:p w14:paraId="3AF14811" w14:textId="77777777" w:rsidR="00B93D71" w:rsidRDefault="00B93D71"/>
    <w:tbl>
      <w:tblPr>
        <w:tblStyle w:val="Stundenverlaufsskizzen"/>
        <w:tblW w:w="14599" w:type="dxa"/>
        <w:tblLook w:val="04A0" w:firstRow="1" w:lastRow="0" w:firstColumn="1" w:lastColumn="0" w:noHBand="0" w:noVBand="1"/>
      </w:tblPr>
      <w:tblGrid>
        <w:gridCol w:w="1134"/>
        <w:gridCol w:w="1701"/>
        <w:gridCol w:w="2268"/>
        <w:gridCol w:w="7228"/>
        <w:gridCol w:w="2268"/>
      </w:tblGrid>
      <w:tr w:rsidR="00B93D71" w14:paraId="043F3399"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5668672" w14:textId="77777777" w:rsidR="00B93D71" w:rsidRDefault="00000000">
            <w:r>
              <w:rPr>
                <w:rFonts w:cstheme="minorHAnsi"/>
              </w:rPr>
              <w:t>Zeit</w:t>
            </w:r>
          </w:p>
        </w:tc>
        <w:tc>
          <w:tcPr>
            <w:tcW w:w="1701" w:type="dxa"/>
          </w:tcPr>
          <w:p w14:paraId="5940B9A6"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Phase</w:t>
            </w:r>
          </w:p>
        </w:tc>
        <w:tc>
          <w:tcPr>
            <w:tcW w:w="2268" w:type="dxa"/>
          </w:tcPr>
          <w:p w14:paraId="231F0746"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Sozialform/</w:t>
            </w:r>
          </w:p>
          <w:p w14:paraId="7866C678"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Lehrerimpuls</w:t>
            </w:r>
          </w:p>
        </w:tc>
        <w:tc>
          <w:tcPr>
            <w:tcW w:w="7228" w:type="dxa"/>
          </w:tcPr>
          <w:p w14:paraId="19D8D2B9"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Inhalt/Unterrichtsgeschehen</w:t>
            </w:r>
          </w:p>
        </w:tc>
        <w:tc>
          <w:tcPr>
            <w:tcW w:w="2268" w:type="dxa"/>
          </w:tcPr>
          <w:p w14:paraId="2E18B0B1" w14:textId="77777777" w:rsidR="00B93D71" w:rsidRDefault="00000000">
            <w:pPr>
              <w:cnfStyle w:val="100000000000" w:firstRow="1" w:lastRow="0" w:firstColumn="0" w:lastColumn="0" w:oddVBand="0" w:evenVBand="0" w:oddHBand="0" w:evenHBand="0" w:firstRowFirstColumn="0" w:firstRowLastColumn="0" w:lastRowFirstColumn="0" w:lastRowLastColumn="0"/>
            </w:pPr>
            <w:r>
              <w:rPr>
                <w:rFonts w:cstheme="minorHAnsi"/>
              </w:rPr>
              <w:t>Material</w:t>
            </w:r>
          </w:p>
        </w:tc>
      </w:tr>
      <w:tr w:rsidR="00B93D71" w14:paraId="2A62B081"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gridSpan w:val="3"/>
          </w:tcPr>
          <w:p w14:paraId="07AB1807" w14:textId="77777777" w:rsidR="00B93D71" w:rsidRDefault="00000000">
            <w:r>
              <w:t>Vorbereitung</w:t>
            </w:r>
          </w:p>
        </w:tc>
        <w:tc>
          <w:tcPr>
            <w:tcW w:w="7228" w:type="dxa"/>
          </w:tcPr>
          <w:p w14:paraId="49C574CC" w14:textId="77777777" w:rsidR="00B93D71" w:rsidRDefault="00000000">
            <w:pPr>
              <w:cnfStyle w:val="000000100000" w:firstRow="0" w:lastRow="0" w:firstColumn="0" w:lastColumn="0" w:oddVBand="0" w:evenVBand="0" w:oddHBand="1" w:evenHBand="0" w:firstRowFirstColumn="0" w:firstRowLastColumn="0" w:lastRowFirstColumn="0" w:lastRowLastColumn="0"/>
            </w:pPr>
            <w:r>
              <w:t>L sendet den SuS die dritte E-Mail der Detektivgeschichte.</w:t>
            </w:r>
          </w:p>
        </w:tc>
        <w:tc>
          <w:tcPr>
            <w:tcW w:w="2268" w:type="dxa"/>
          </w:tcPr>
          <w:p w14:paraId="371E8F0D" w14:textId="77777777" w:rsidR="00B93D71" w:rsidRDefault="00000000">
            <w:pPr>
              <w:cnfStyle w:val="000000100000" w:firstRow="0" w:lastRow="0" w:firstColumn="0" w:lastColumn="0" w:oddVBand="0" w:evenVBand="0" w:oddHBand="1" w:evenHBand="0" w:firstRowFirstColumn="0" w:firstRowLastColumn="0" w:lastRowFirstColumn="0" w:lastRowLastColumn="0"/>
            </w:pPr>
            <w:r>
              <w:t>A2.1, A2.2</w:t>
            </w:r>
          </w:p>
        </w:tc>
      </w:tr>
      <w:tr w:rsidR="00B93D71" w14:paraId="2DA1DE57" w14:textId="77777777" w:rsidTr="00B93D71">
        <w:tc>
          <w:tcPr>
            <w:cnfStyle w:val="001000000000" w:firstRow="0" w:lastRow="0" w:firstColumn="1" w:lastColumn="0" w:oddVBand="0" w:evenVBand="0" w:oddHBand="0" w:evenHBand="0" w:firstRowFirstColumn="0" w:firstRowLastColumn="0" w:lastRowFirstColumn="0" w:lastRowLastColumn="0"/>
            <w:tcW w:w="1134" w:type="dxa"/>
          </w:tcPr>
          <w:p w14:paraId="271A02FB" w14:textId="77777777" w:rsidR="00B93D71" w:rsidRDefault="00000000">
            <w:r>
              <w:t>5 Min.</w:t>
            </w:r>
          </w:p>
        </w:tc>
        <w:tc>
          <w:tcPr>
            <w:tcW w:w="1701" w:type="dxa"/>
          </w:tcPr>
          <w:p w14:paraId="2BF120EA" w14:textId="77777777" w:rsidR="00B93D71" w:rsidRDefault="00000000">
            <w:pPr>
              <w:cnfStyle w:val="000000000000" w:firstRow="0" w:lastRow="0" w:firstColumn="0" w:lastColumn="0" w:oddVBand="0" w:evenVBand="0" w:oddHBand="0" w:evenHBand="0" w:firstRowFirstColumn="0" w:firstRowLastColumn="0" w:lastRowFirstColumn="0" w:lastRowLastColumn="0"/>
            </w:pPr>
            <w:proofErr w:type="spellStart"/>
            <w:r>
              <w:t>Einsteig</w:t>
            </w:r>
            <w:proofErr w:type="spellEnd"/>
          </w:p>
        </w:tc>
        <w:tc>
          <w:tcPr>
            <w:tcW w:w="2268" w:type="dxa"/>
          </w:tcPr>
          <w:p w14:paraId="5C8880A8"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c>
          <w:tcPr>
            <w:tcW w:w="7228" w:type="dxa"/>
          </w:tcPr>
          <w:p w14:paraId="7BBC8A17" w14:textId="77777777" w:rsidR="00B93D71" w:rsidRDefault="00000000">
            <w:pPr>
              <w:cnfStyle w:val="000000000000" w:firstRow="0" w:lastRow="0" w:firstColumn="0" w:lastColumn="0" w:oddVBand="0" w:evenVBand="0" w:oddHBand="0" w:evenHBand="0" w:firstRowFirstColumn="0" w:firstRowLastColumn="0" w:lastRowFirstColumn="0" w:lastRowLastColumn="0"/>
            </w:pPr>
            <w:r>
              <w:t>Begrüßung der SuS; Erklärung der Aufgabenstellung (MindMap und E-Mail)</w:t>
            </w:r>
          </w:p>
        </w:tc>
        <w:tc>
          <w:tcPr>
            <w:tcW w:w="2268" w:type="dxa"/>
          </w:tcPr>
          <w:p w14:paraId="0B0A8520"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r>
      <w:tr w:rsidR="00B93D71" w14:paraId="489E1822"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134" w:type="dxa"/>
          </w:tcPr>
          <w:p w14:paraId="35DB6E8C" w14:textId="77777777" w:rsidR="00B93D71" w:rsidRDefault="00000000">
            <w:r>
              <w:t>30 Min.</w:t>
            </w:r>
          </w:p>
        </w:tc>
        <w:tc>
          <w:tcPr>
            <w:tcW w:w="1701" w:type="dxa"/>
          </w:tcPr>
          <w:p w14:paraId="3E2CBA84" w14:textId="77777777" w:rsidR="00B93D71" w:rsidRDefault="00000000">
            <w:pPr>
              <w:cnfStyle w:val="000000100000" w:firstRow="0" w:lastRow="0" w:firstColumn="0" w:lastColumn="0" w:oddVBand="0" w:evenVBand="0" w:oddHBand="1" w:evenHBand="0" w:firstRowFirstColumn="0" w:firstRowLastColumn="0" w:lastRowFirstColumn="0" w:lastRowLastColumn="0"/>
            </w:pPr>
            <w:r>
              <w:t>Erarbeitung</w:t>
            </w:r>
          </w:p>
        </w:tc>
        <w:tc>
          <w:tcPr>
            <w:tcW w:w="2268" w:type="dxa"/>
          </w:tcPr>
          <w:p w14:paraId="54FC22A2" w14:textId="77777777" w:rsidR="00B93D71" w:rsidRDefault="00000000">
            <w:pPr>
              <w:cnfStyle w:val="000000100000" w:firstRow="0" w:lastRow="0" w:firstColumn="0" w:lastColumn="0" w:oddVBand="0" w:evenVBand="0" w:oddHBand="1" w:evenHBand="0" w:firstRowFirstColumn="0" w:firstRowLastColumn="0" w:lastRowFirstColumn="0" w:lastRowLastColumn="0"/>
            </w:pPr>
            <w:r>
              <w:t>Einzel-/Partner-/Gruppenarbeit</w:t>
            </w:r>
          </w:p>
        </w:tc>
        <w:tc>
          <w:tcPr>
            <w:tcW w:w="7228" w:type="dxa"/>
          </w:tcPr>
          <w:p w14:paraId="67C98208" w14:textId="77777777" w:rsidR="00B93D71" w:rsidRDefault="00000000">
            <w:pPr>
              <w:cnfStyle w:val="000000100000" w:firstRow="0" w:lastRow="0" w:firstColumn="0" w:lastColumn="0" w:oddVBand="0" w:evenVBand="0" w:oddHBand="1" w:evenHBand="0" w:firstRowFirstColumn="0" w:firstRowLastColumn="0" w:lastRowFirstColumn="0" w:lastRowLastColumn="0"/>
            </w:pPr>
            <w:r>
              <w:t>Die SuS bearbeiten die dritte Nachricht und Antworten auf die E-Mail.</w:t>
            </w:r>
          </w:p>
        </w:tc>
        <w:tc>
          <w:tcPr>
            <w:tcW w:w="2268" w:type="dxa"/>
          </w:tcPr>
          <w:p w14:paraId="388E5D4D" w14:textId="434C84C0" w:rsidR="00B93D71" w:rsidRDefault="00546FCC">
            <w:pPr>
              <w:cnfStyle w:val="000000100000" w:firstRow="0" w:lastRow="0" w:firstColumn="0" w:lastColumn="0" w:oddVBand="0" w:evenVBand="0" w:oddHBand="1" w:evenHBand="0" w:firstRowFirstColumn="0" w:firstRowLastColumn="0" w:lastRowFirstColumn="0" w:lastRowLastColumn="0"/>
            </w:pPr>
            <w:ins w:id="254" w:author="I E" w:date="2023-03-31T18:10:00Z">
              <w:r>
                <w:t>A2.9</w:t>
              </w:r>
            </w:ins>
          </w:p>
        </w:tc>
      </w:tr>
      <w:tr w:rsidR="00B93D71" w14:paraId="7078730F" w14:textId="77777777" w:rsidTr="00B93D71">
        <w:trPr>
          <w:trHeight w:val="194"/>
        </w:trPr>
        <w:tc>
          <w:tcPr>
            <w:cnfStyle w:val="001000000000" w:firstRow="0" w:lastRow="0" w:firstColumn="1" w:lastColumn="0" w:oddVBand="0" w:evenVBand="0" w:oddHBand="0" w:evenHBand="0" w:firstRowFirstColumn="0" w:firstRowLastColumn="0" w:lastRowFirstColumn="0" w:lastRowLastColumn="0"/>
            <w:tcW w:w="1134" w:type="dxa"/>
          </w:tcPr>
          <w:p w14:paraId="74109CED" w14:textId="77777777" w:rsidR="00B93D71" w:rsidRDefault="00000000">
            <w:r>
              <w:t>10 Min.</w:t>
            </w:r>
          </w:p>
        </w:tc>
        <w:tc>
          <w:tcPr>
            <w:tcW w:w="1701" w:type="dxa"/>
          </w:tcPr>
          <w:p w14:paraId="3C61225D" w14:textId="77777777" w:rsidR="00B93D71" w:rsidRDefault="00000000">
            <w:pPr>
              <w:cnfStyle w:val="000000000000" w:firstRow="0" w:lastRow="0" w:firstColumn="0" w:lastColumn="0" w:oddVBand="0" w:evenVBand="0" w:oddHBand="0" w:evenHBand="0" w:firstRowFirstColumn="0" w:firstRowLastColumn="0" w:lastRowFirstColumn="0" w:lastRowLastColumn="0"/>
            </w:pPr>
            <w:r>
              <w:t>Sicherung</w:t>
            </w:r>
          </w:p>
        </w:tc>
        <w:tc>
          <w:tcPr>
            <w:tcW w:w="2268" w:type="dxa"/>
          </w:tcPr>
          <w:p w14:paraId="757023C5" w14:textId="77777777" w:rsidR="00B93D71" w:rsidRDefault="00000000">
            <w:pPr>
              <w:cnfStyle w:val="000000000000" w:firstRow="0" w:lastRow="0" w:firstColumn="0" w:lastColumn="0" w:oddVBand="0" w:evenVBand="0" w:oddHBand="0" w:evenHBand="0" w:firstRowFirstColumn="0" w:firstRowLastColumn="0" w:lastRowFirstColumn="0" w:lastRowLastColumn="0"/>
            </w:pPr>
            <w:r>
              <w:t>A2.1</w:t>
            </w:r>
          </w:p>
        </w:tc>
        <w:tc>
          <w:tcPr>
            <w:tcW w:w="7228" w:type="dxa"/>
          </w:tcPr>
          <w:p w14:paraId="6A194289" w14:textId="77777777" w:rsidR="00B93D71" w:rsidRDefault="00000000">
            <w:pPr>
              <w:cnfStyle w:val="000000000000" w:firstRow="0" w:lastRow="0" w:firstColumn="0" w:lastColumn="0" w:oddVBand="0" w:evenVBand="0" w:oddHBand="0" w:evenHBand="0" w:firstRowFirstColumn="0" w:firstRowLastColumn="0" w:lastRowFirstColumn="0" w:lastRowLastColumn="0"/>
            </w:pPr>
            <w:r>
              <w:t>Besprechung des Vorgehens und Lösung.</w:t>
            </w:r>
          </w:p>
          <w:p w14:paraId="661A7947" w14:textId="77777777" w:rsidR="00B93D71" w:rsidRDefault="00000000">
            <w:pPr>
              <w:cnfStyle w:val="000000000000" w:firstRow="0" w:lastRow="0" w:firstColumn="0" w:lastColumn="0" w:oddVBand="0" w:evenVBand="0" w:oddHBand="0" w:evenHBand="0" w:firstRowFirstColumn="0" w:firstRowLastColumn="0" w:lastRowFirstColumn="0" w:lastRowLastColumn="0"/>
            </w:pPr>
            <w:r>
              <w:t>L sendet den SuS die vierte E-Mail der Detektivgeschichte.</w:t>
            </w:r>
          </w:p>
        </w:tc>
        <w:tc>
          <w:tcPr>
            <w:tcW w:w="2268" w:type="dxa"/>
          </w:tcPr>
          <w:p w14:paraId="20AB8E22" w14:textId="77777777" w:rsidR="00B93D71" w:rsidRDefault="00000000">
            <w:pPr>
              <w:cnfStyle w:val="000000000000" w:firstRow="0" w:lastRow="0" w:firstColumn="0" w:lastColumn="0" w:oddVBand="0" w:evenVBand="0" w:oddHBand="0" w:evenHBand="0" w:firstRowFirstColumn="0" w:firstRowLastColumn="0" w:lastRowFirstColumn="0" w:lastRowLastColumn="0"/>
            </w:pPr>
            <w:r>
              <w:t>A2.1</w:t>
            </w:r>
          </w:p>
        </w:tc>
      </w:tr>
      <w:tr w:rsidR="00B93D71" w14:paraId="5AF9F7A5"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103" w:type="dxa"/>
            <w:gridSpan w:val="3"/>
          </w:tcPr>
          <w:p w14:paraId="57E2F5F1" w14:textId="77777777" w:rsidR="00B93D71" w:rsidRDefault="00000000">
            <w:r>
              <w:t>Hausaufgabe</w:t>
            </w:r>
          </w:p>
        </w:tc>
        <w:tc>
          <w:tcPr>
            <w:tcW w:w="7228" w:type="dxa"/>
          </w:tcPr>
          <w:p w14:paraId="3902032E" w14:textId="77777777" w:rsidR="00B93D71" w:rsidRDefault="00000000">
            <w:pPr>
              <w:cnfStyle w:val="000000100000" w:firstRow="0" w:lastRow="0" w:firstColumn="0" w:lastColumn="0" w:oddVBand="0" w:evenVBand="0" w:oddHBand="1" w:evenHBand="0" w:firstRowFirstColumn="0" w:firstRowLastColumn="0" w:lastRowFirstColumn="0" w:lastRowLastColumn="0"/>
            </w:pPr>
            <w:r>
              <w:t>Die SuS können ihre MindMap nochmals überarbeiten.</w:t>
            </w:r>
          </w:p>
        </w:tc>
        <w:tc>
          <w:tcPr>
            <w:tcW w:w="2268" w:type="dxa"/>
          </w:tcPr>
          <w:p w14:paraId="1D40D361" w14:textId="77777777" w:rsidR="00B93D71" w:rsidRDefault="00B93D71">
            <w:pPr>
              <w:cnfStyle w:val="000000100000" w:firstRow="0" w:lastRow="0" w:firstColumn="0" w:lastColumn="0" w:oddVBand="0" w:evenVBand="0" w:oddHBand="1" w:evenHBand="0" w:firstRowFirstColumn="0" w:firstRowLastColumn="0" w:lastRowFirstColumn="0" w:lastRowLastColumn="0"/>
            </w:pPr>
          </w:p>
        </w:tc>
      </w:tr>
    </w:tbl>
    <w:p w14:paraId="429E52C0" w14:textId="77777777" w:rsidR="00B93D71" w:rsidRDefault="00B93D71"/>
    <w:tbl>
      <w:tblPr>
        <w:tblStyle w:val="Stundenverlaufsskizzen"/>
        <w:tblW w:w="14599" w:type="dxa"/>
        <w:tblLook w:val="04A0" w:firstRow="1" w:lastRow="0" w:firstColumn="1" w:lastColumn="0" w:noHBand="0" w:noVBand="1"/>
      </w:tblPr>
      <w:tblGrid>
        <w:gridCol w:w="1134"/>
        <w:gridCol w:w="1701"/>
        <w:gridCol w:w="2268"/>
        <w:gridCol w:w="7145"/>
        <w:gridCol w:w="2351"/>
      </w:tblGrid>
      <w:tr w:rsidR="00B93D71" w14:paraId="217B28BD"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ED97979" w14:textId="77777777" w:rsidR="00B93D71" w:rsidRDefault="00000000">
            <w:pPr>
              <w:rPr>
                <w:rFonts w:cstheme="minorHAnsi"/>
              </w:rPr>
            </w:pPr>
            <w:r>
              <w:rPr>
                <w:rFonts w:cstheme="minorHAnsi"/>
              </w:rPr>
              <w:t>Zeit</w:t>
            </w:r>
          </w:p>
        </w:tc>
        <w:tc>
          <w:tcPr>
            <w:tcW w:w="1701" w:type="dxa"/>
          </w:tcPr>
          <w:p w14:paraId="0815FC1D"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Phase</w:t>
            </w:r>
          </w:p>
        </w:tc>
        <w:tc>
          <w:tcPr>
            <w:tcW w:w="2268" w:type="dxa"/>
          </w:tcPr>
          <w:p w14:paraId="4E75A041"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Sozialform/</w:t>
            </w:r>
          </w:p>
          <w:p w14:paraId="1191AE8A"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Lehrerimpuls</w:t>
            </w:r>
          </w:p>
        </w:tc>
        <w:tc>
          <w:tcPr>
            <w:tcW w:w="7145" w:type="dxa"/>
          </w:tcPr>
          <w:p w14:paraId="1CE19E34"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Inhalt/Unterrichtsgeschehen</w:t>
            </w:r>
          </w:p>
        </w:tc>
        <w:tc>
          <w:tcPr>
            <w:tcW w:w="2351" w:type="dxa"/>
          </w:tcPr>
          <w:p w14:paraId="167F01F7"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Material</w:t>
            </w:r>
          </w:p>
        </w:tc>
      </w:tr>
      <w:tr w:rsidR="00B93D71" w14:paraId="6901BBBE"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CD6A37E" w14:textId="77777777" w:rsidR="00B93D71" w:rsidRDefault="00B93D71"/>
        </w:tc>
        <w:tc>
          <w:tcPr>
            <w:tcW w:w="1701" w:type="dxa"/>
          </w:tcPr>
          <w:p w14:paraId="214AE188" w14:textId="77777777" w:rsidR="00B93D71" w:rsidRDefault="00000000">
            <w:pPr>
              <w:cnfStyle w:val="000000100000" w:firstRow="0" w:lastRow="0" w:firstColumn="0" w:lastColumn="0" w:oddVBand="0" w:evenVBand="0" w:oddHBand="1" w:evenHBand="0" w:firstRowFirstColumn="0" w:firstRowLastColumn="0" w:lastRowFirstColumn="0" w:lastRowLastColumn="0"/>
            </w:pPr>
            <w:r>
              <w:t>Vorbereitung</w:t>
            </w:r>
          </w:p>
        </w:tc>
        <w:tc>
          <w:tcPr>
            <w:tcW w:w="2268" w:type="dxa"/>
          </w:tcPr>
          <w:p w14:paraId="50BAE031" w14:textId="77777777" w:rsidR="00B93D71" w:rsidRDefault="00B93D71">
            <w:pPr>
              <w:cnfStyle w:val="000000100000" w:firstRow="0" w:lastRow="0" w:firstColumn="0" w:lastColumn="0" w:oddVBand="0" w:evenVBand="0" w:oddHBand="1" w:evenHBand="0" w:firstRowFirstColumn="0" w:firstRowLastColumn="0" w:lastRowFirstColumn="0" w:lastRowLastColumn="0"/>
            </w:pPr>
          </w:p>
        </w:tc>
        <w:tc>
          <w:tcPr>
            <w:tcW w:w="7145" w:type="dxa"/>
          </w:tcPr>
          <w:p w14:paraId="2C37A413" w14:textId="77777777" w:rsidR="00B93D71" w:rsidRDefault="00000000">
            <w:pPr>
              <w:cnfStyle w:val="000000100000" w:firstRow="0" w:lastRow="0" w:firstColumn="0" w:lastColumn="0" w:oddVBand="0" w:evenVBand="0" w:oddHBand="1" w:evenHBand="0" w:firstRowFirstColumn="0" w:firstRowLastColumn="0" w:lastRowFirstColumn="0" w:lastRowLastColumn="0"/>
            </w:pPr>
            <w:r>
              <w:t>L sendet den SuS die fünfte E-Mail der Detektivgeschichte.</w:t>
            </w:r>
          </w:p>
        </w:tc>
        <w:tc>
          <w:tcPr>
            <w:tcW w:w="2351" w:type="dxa"/>
          </w:tcPr>
          <w:p w14:paraId="6D9E326F" w14:textId="77777777" w:rsidR="00B93D71" w:rsidRDefault="00000000">
            <w:pPr>
              <w:cnfStyle w:val="000000100000" w:firstRow="0" w:lastRow="0" w:firstColumn="0" w:lastColumn="0" w:oddVBand="0" w:evenVBand="0" w:oddHBand="1" w:evenHBand="0" w:firstRowFirstColumn="0" w:firstRowLastColumn="0" w:lastRowFirstColumn="0" w:lastRowLastColumn="0"/>
            </w:pPr>
            <w:r>
              <w:t>A2.1, A2.3</w:t>
            </w:r>
          </w:p>
        </w:tc>
      </w:tr>
      <w:tr w:rsidR="00B93D71" w14:paraId="0DFFCE2D" w14:textId="77777777" w:rsidTr="00B93D71">
        <w:trPr>
          <w:trHeight w:val="194"/>
        </w:trPr>
        <w:tc>
          <w:tcPr>
            <w:cnfStyle w:val="001000000000" w:firstRow="0" w:lastRow="0" w:firstColumn="1" w:lastColumn="0" w:oddVBand="0" w:evenVBand="0" w:oddHBand="0" w:evenHBand="0" w:firstRowFirstColumn="0" w:firstRowLastColumn="0" w:lastRowFirstColumn="0" w:lastRowLastColumn="0"/>
            <w:tcW w:w="1134" w:type="dxa"/>
          </w:tcPr>
          <w:p w14:paraId="028C45C3" w14:textId="77777777" w:rsidR="00B93D71" w:rsidRDefault="00000000">
            <w:r>
              <w:t>5 Min.</w:t>
            </w:r>
          </w:p>
        </w:tc>
        <w:tc>
          <w:tcPr>
            <w:tcW w:w="1701" w:type="dxa"/>
          </w:tcPr>
          <w:p w14:paraId="5A5D063B" w14:textId="77777777" w:rsidR="00B93D71" w:rsidRDefault="00000000">
            <w:pPr>
              <w:cnfStyle w:val="000000000000" w:firstRow="0" w:lastRow="0" w:firstColumn="0" w:lastColumn="0" w:oddVBand="0" w:evenVBand="0" w:oddHBand="0" w:evenHBand="0" w:firstRowFirstColumn="0" w:firstRowLastColumn="0" w:lastRowFirstColumn="0" w:lastRowLastColumn="0"/>
            </w:pPr>
            <w:proofErr w:type="spellStart"/>
            <w:r>
              <w:t>Einsteig</w:t>
            </w:r>
            <w:proofErr w:type="spellEnd"/>
          </w:p>
        </w:tc>
        <w:tc>
          <w:tcPr>
            <w:tcW w:w="2268" w:type="dxa"/>
          </w:tcPr>
          <w:p w14:paraId="3DC4EEB6" w14:textId="77777777" w:rsidR="00B93D71" w:rsidRDefault="00000000">
            <w:pPr>
              <w:cnfStyle w:val="000000000000" w:firstRow="0" w:lastRow="0" w:firstColumn="0" w:lastColumn="0" w:oddVBand="0" w:evenVBand="0" w:oddHBand="0" w:evenHBand="0" w:firstRowFirstColumn="0" w:firstRowLastColumn="0" w:lastRowFirstColumn="0" w:lastRowLastColumn="0"/>
            </w:pPr>
            <w:r>
              <w:t>Plenum</w:t>
            </w:r>
          </w:p>
        </w:tc>
        <w:tc>
          <w:tcPr>
            <w:tcW w:w="7145" w:type="dxa"/>
          </w:tcPr>
          <w:p w14:paraId="47068E77" w14:textId="77777777" w:rsidR="00B93D71" w:rsidRDefault="00000000">
            <w:pPr>
              <w:cnfStyle w:val="000000000000" w:firstRow="0" w:lastRow="0" w:firstColumn="0" w:lastColumn="0" w:oddVBand="0" w:evenVBand="0" w:oddHBand="0" w:evenHBand="0" w:firstRowFirstColumn="0" w:firstRowLastColumn="0" w:lastRowFirstColumn="0" w:lastRowLastColumn="0"/>
            </w:pPr>
            <w:r>
              <w:t>Begrüßung der SuS; Aufgabenstellung klären (MindMap und E-Mail)</w:t>
            </w:r>
          </w:p>
        </w:tc>
        <w:tc>
          <w:tcPr>
            <w:tcW w:w="2351" w:type="dxa"/>
          </w:tcPr>
          <w:p w14:paraId="6194369B" w14:textId="77777777" w:rsidR="00B93D71" w:rsidRDefault="00B93D71">
            <w:pPr>
              <w:cnfStyle w:val="000000000000" w:firstRow="0" w:lastRow="0" w:firstColumn="0" w:lastColumn="0" w:oddVBand="0" w:evenVBand="0" w:oddHBand="0" w:evenHBand="0" w:firstRowFirstColumn="0" w:firstRowLastColumn="0" w:lastRowFirstColumn="0" w:lastRowLastColumn="0"/>
            </w:pPr>
          </w:p>
        </w:tc>
      </w:tr>
      <w:tr w:rsidR="00B93D71" w14:paraId="1B1796DD"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134" w:type="dxa"/>
          </w:tcPr>
          <w:p w14:paraId="29953D1C" w14:textId="77777777" w:rsidR="00B93D71" w:rsidRDefault="00000000">
            <w:r>
              <w:lastRenderedPageBreak/>
              <w:t>30 Min.</w:t>
            </w:r>
          </w:p>
        </w:tc>
        <w:tc>
          <w:tcPr>
            <w:tcW w:w="1701" w:type="dxa"/>
          </w:tcPr>
          <w:p w14:paraId="5D562DD1" w14:textId="77777777" w:rsidR="00B93D71" w:rsidRDefault="00000000">
            <w:pPr>
              <w:cnfStyle w:val="000000100000" w:firstRow="0" w:lastRow="0" w:firstColumn="0" w:lastColumn="0" w:oddVBand="0" w:evenVBand="0" w:oddHBand="1" w:evenHBand="0" w:firstRowFirstColumn="0" w:firstRowLastColumn="0" w:lastRowFirstColumn="0" w:lastRowLastColumn="0"/>
            </w:pPr>
            <w:r>
              <w:t>Erarbeitung</w:t>
            </w:r>
          </w:p>
        </w:tc>
        <w:tc>
          <w:tcPr>
            <w:tcW w:w="2268" w:type="dxa"/>
          </w:tcPr>
          <w:p w14:paraId="4E28922D" w14:textId="77777777" w:rsidR="00B93D71" w:rsidRDefault="00000000">
            <w:pPr>
              <w:cnfStyle w:val="000000100000" w:firstRow="0" w:lastRow="0" w:firstColumn="0" w:lastColumn="0" w:oddVBand="0" w:evenVBand="0" w:oddHBand="1" w:evenHBand="0" w:firstRowFirstColumn="0" w:firstRowLastColumn="0" w:lastRowFirstColumn="0" w:lastRowLastColumn="0"/>
            </w:pPr>
            <w:r>
              <w:t>Einzel-/Partner-/Gruppenarbeit</w:t>
            </w:r>
          </w:p>
        </w:tc>
        <w:tc>
          <w:tcPr>
            <w:tcW w:w="7145" w:type="dxa"/>
          </w:tcPr>
          <w:p w14:paraId="057CADBB" w14:textId="77777777" w:rsidR="00B93D71" w:rsidRDefault="00000000">
            <w:pPr>
              <w:cnfStyle w:val="000000100000" w:firstRow="0" w:lastRow="0" w:firstColumn="0" w:lastColumn="0" w:oddVBand="0" w:evenVBand="0" w:oddHBand="1" w:evenHBand="0" w:firstRowFirstColumn="0" w:firstRowLastColumn="0" w:lastRowFirstColumn="0" w:lastRowLastColumn="0"/>
            </w:pPr>
            <w:r>
              <w:t>Die SuS bearbeiten die fünfte und sechste Nachricht und Antworten auf die E-Mail.</w:t>
            </w:r>
          </w:p>
          <w:p w14:paraId="1B218932" w14:textId="77777777" w:rsidR="00B93D71" w:rsidRDefault="00B93D71">
            <w:pPr>
              <w:cnfStyle w:val="000000100000" w:firstRow="0" w:lastRow="0" w:firstColumn="0" w:lastColumn="0" w:oddVBand="0" w:evenVBand="0" w:oddHBand="1" w:evenHBand="0" w:firstRowFirstColumn="0" w:firstRowLastColumn="0" w:lastRowFirstColumn="0" w:lastRowLastColumn="0"/>
            </w:pPr>
          </w:p>
          <w:p w14:paraId="709907B9" w14:textId="77777777" w:rsidR="00B93D71" w:rsidRDefault="00000000">
            <w:pPr>
              <w:cnfStyle w:val="000000100000" w:firstRow="0" w:lastRow="0" w:firstColumn="0" w:lastColumn="0" w:oddVBand="0" w:evenVBand="0" w:oddHBand="1" w:evenHBand="0" w:firstRowFirstColumn="0" w:firstRowLastColumn="0" w:lastRowFirstColumn="0" w:lastRowLastColumn="0"/>
            </w:pPr>
            <w:r>
              <w:t>Während der Bearbeitung der fünften E-Mail sendet L den SuS die sechste E-Mail der Detektivgeschichte.</w:t>
            </w:r>
          </w:p>
        </w:tc>
        <w:tc>
          <w:tcPr>
            <w:tcW w:w="2351" w:type="dxa"/>
          </w:tcPr>
          <w:p w14:paraId="612C8749"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55" w:author="I E" w:date="2023-03-31T18:13:00Z"/>
              </w:rPr>
            </w:pPr>
            <w:r>
              <w:t>A2.1, A2.4</w:t>
            </w:r>
          </w:p>
          <w:p w14:paraId="429910BE" w14:textId="77777777" w:rsidR="00546FCC" w:rsidRDefault="00546FCC">
            <w:pPr>
              <w:cnfStyle w:val="000000100000" w:firstRow="0" w:lastRow="0" w:firstColumn="0" w:lastColumn="0" w:oddVBand="0" w:evenVBand="0" w:oddHBand="1" w:evenHBand="0" w:firstRowFirstColumn="0" w:firstRowLastColumn="0" w:lastRowFirstColumn="0" w:lastRowLastColumn="0"/>
              <w:rPr>
                <w:ins w:id="256" w:author="I E" w:date="2023-03-31T18:13:00Z"/>
              </w:rPr>
            </w:pPr>
          </w:p>
          <w:p w14:paraId="39CA25C4" w14:textId="61A9E8FF" w:rsidR="00546FCC" w:rsidRDefault="00546FCC">
            <w:pPr>
              <w:cnfStyle w:val="000000100000" w:firstRow="0" w:lastRow="0" w:firstColumn="0" w:lastColumn="0" w:oddVBand="0" w:evenVBand="0" w:oddHBand="1" w:evenHBand="0" w:firstRowFirstColumn="0" w:firstRowLastColumn="0" w:lastRowFirstColumn="0" w:lastRowLastColumn="0"/>
            </w:pPr>
            <w:ins w:id="257" w:author="I E" w:date="2023-03-31T18:13:00Z">
              <w:r>
                <w:t>A2.10; A2.11</w:t>
              </w:r>
            </w:ins>
          </w:p>
        </w:tc>
      </w:tr>
      <w:tr w:rsidR="00B93D71" w14:paraId="1FD1503C" w14:textId="77777777" w:rsidTr="00B93D71">
        <w:trPr>
          <w:trHeight w:val="194"/>
        </w:trPr>
        <w:tc>
          <w:tcPr>
            <w:cnfStyle w:val="001000000000" w:firstRow="0" w:lastRow="0" w:firstColumn="1" w:lastColumn="0" w:oddVBand="0" w:evenVBand="0" w:oddHBand="0" w:evenHBand="0" w:firstRowFirstColumn="0" w:firstRowLastColumn="0" w:lastRowFirstColumn="0" w:lastRowLastColumn="0"/>
            <w:tcW w:w="1134" w:type="dxa"/>
          </w:tcPr>
          <w:p w14:paraId="73035AC6" w14:textId="77777777" w:rsidR="00B93D71" w:rsidRDefault="00000000">
            <w:r>
              <w:t>10 Min.</w:t>
            </w:r>
          </w:p>
        </w:tc>
        <w:tc>
          <w:tcPr>
            <w:tcW w:w="1701" w:type="dxa"/>
          </w:tcPr>
          <w:p w14:paraId="62BE4A80" w14:textId="77777777" w:rsidR="00B93D71" w:rsidRDefault="00000000">
            <w:pPr>
              <w:cnfStyle w:val="000000000000" w:firstRow="0" w:lastRow="0" w:firstColumn="0" w:lastColumn="0" w:oddVBand="0" w:evenVBand="0" w:oddHBand="0" w:evenHBand="0" w:firstRowFirstColumn="0" w:firstRowLastColumn="0" w:lastRowFirstColumn="0" w:lastRowLastColumn="0"/>
            </w:pPr>
            <w:r>
              <w:t>Sicherung</w:t>
            </w:r>
          </w:p>
        </w:tc>
        <w:tc>
          <w:tcPr>
            <w:tcW w:w="2268" w:type="dxa"/>
          </w:tcPr>
          <w:p w14:paraId="393CF1FC" w14:textId="77777777" w:rsidR="00B93D71" w:rsidRDefault="00000000">
            <w:pPr>
              <w:cnfStyle w:val="000000000000" w:firstRow="0" w:lastRow="0" w:firstColumn="0" w:lastColumn="0" w:oddVBand="0" w:evenVBand="0" w:oddHBand="0" w:evenHBand="0" w:firstRowFirstColumn="0" w:firstRowLastColumn="0" w:lastRowFirstColumn="0" w:lastRowLastColumn="0"/>
            </w:pPr>
            <w:r>
              <w:t>Plenum</w:t>
            </w:r>
          </w:p>
        </w:tc>
        <w:tc>
          <w:tcPr>
            <w:tcW w:w="7145" w:type="dxa"/>
          </w:tcPr>
          <w:p w14:paraId="721C1015" w14:textId="77777777" w:rsidR="00B93D71" w:rsidRDefault="00000000">
            <w:pPr>
              <w:cnfStyle w:val="000000000000" w:firstRow="0" w:lastRow="0" w:firstColumn="0" w:lastColumn="0" w:oddVBand="0" w:evenVBand="0" w:oddHBand="0" w:evenHBand="0" w:firstRowFirstColumn="0" w:firstRowLastColumn="0" w:lastRowFirstColumn="0" w:lastRowLastColumn="0"/>
            </w:pPr>
            <w:r>
              <w:t>Besprechung des Vorgehens und Lösung.</w:t>
            </w:r>
          </w:p>
          <w:p w14:paraId="39A1F708" w14:textId="77777777" w:rsidR="00B93D71" w:rsidRDefault="00000000">
            <w:pPr>
              <w:cnfStyle w:val="000000000000" w:firstRow="0" w:lastRow="0" w:firstColumn="0" w:lastColumn="0" w:oddVBand="0" w:evenVBand="0" w:oddHBand="0" w:evenHBand="0" w:firstRowFirstColumn="0" w:firstRowLastColumn="0" w:lastRowFirstColumn="0" w:lastRowLastColumn="0"/>
            </w:pPr>
            <w:r>
              <w:t>L sendet den SuS die siebte E-Mail der Detektivgeschichte.</w:t>
            </w:r>
          </w:p>
        </w:tc>
        <w:tc>
          <w:tcPr>
            <w:tcW w:w="2351" w:type="dxa"/>
          </w:tcPr>
          <w:p w14:paraId="158EBC0F" w14:textId="77777777" w:rsidR="00B93D71" w:rsidRDefault="00000000">
            <w:pPr>
              <w:cnfStyle w:val="000000000000" w:firstRow="0" w:lastRow="0" w:firstColumn="0" w:lastColumn="0" w:oddVBand="0" w:evenVBand="0" w:oddHBand="0" w:evenHBand="0" w:firstRowFirstColumn="0" w:firstRowLastColumn="0" w:lastRowFirstColumn="0" w:lastRowLastColumn="0"/>
            </w:pPr>
            <w:r>
              <w:t>A2.1, A2.5</w:t>
            </w:r>
          </w:p>
        </w:tc>
      </w:tr>
      <w:tr w:rsidR="00B93D71" w14:paraId="51BC5F6C"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5103" w:type="dxa"/>
            <w:gridSpan w:val="3"/>
          </w:tcPr>
          <w:p w14:paraId="3BFFDDE5" w14:textId="77777777" w:rsidR="00B93D71" w:rsidRDefault="00000000">
            <w:r>
              <w:t>Hausaufgabe</w:t>
            </w:r>
          </w:p>
        </w:tc>
        <w:tc>
          <w:tcPr>
            <w:tcW w:w="7145" w:type="dxa"/>
          </w:tcPr>
          <w:p w14:paraId="61F07AB3" w14:textId="77777777" w:rsidR="00B93D71" w:rsidRDefault="00000000">
            <w:pPr>
              <w:cnfStyle w:val="000000100000" w:firstRow="0" w:lastRow="0" w:firstColumn="0" w:lastColumn="0" w:oddVBand="0" w:evenVBand="0" w:oddHBand="1" w:evenHBand="0" w:firstRowFirstColumn="0" w:firstRowLastColumn="0" w:lastRowFirstColumn="0" w:lastRowLastColumn="0"/>
            </w:pPr>
            <w:r>
              <w:t>Die SuS senden dem L (Sarah und Max) die fertige MindMap zu.</w:t>
            </w:r>
          </w:p>
        </w:tc>
        <w:tc>
          <w:tcPr>
            <w:tcW w:w="2351" w:type="dxa"/>
          </w:tcPr>
          <w:p w14:paraId="619FFD11" w14:textId="77777777" w:rsidR="00B93D71" w:rsidRDefault="00B93D71">
            <w:pPr>
              <w:cnfStyle w:val="000000100000" w:firstRow="0" w:lastRow="0" w:firstColumn="0" w:lastColumn="0" w:oddVBand="0" w:evenVBand="0" w:oddHBand="1" w:evenHBand="0" w:firstRowFirstColumn="0" w:firstRowLastColumn="0" w:lastRowFirstColumn="0" w:lastRowLastColumn="0"/>
            </w:pPr>
          </w:p>
        </w:tc>
      </w:tr>
    </w:tbl>
    <w:p w14:paraId="42A5A1CE" w14:textId="77777777" w:rsidR="00B93D71" w:rsidRDefault="00B93D71"/>
    <w:p w14:paraId="673D2111" w14:textId="77777777" w:rsidR="00B93D71" w:rsidRDefault="00000000">
      <w:pPr>
        <w:rPr>
          <w:ins w:id="258" w:author="I E" w:date="2023-03-31T14:43:00Z"/>
          <w:b/>
        </w:rPr>
      </w:pPr>
      <w:r>
        <w:rPr>
          <w:b/>
        </w:rPr>
        <w:t>Abschluss</w:t>
      </w:r>
    </w:p>
    <w:tbl>
      <w:tblPr>
        <w:tblStyle w:val="Stundenverlaufsskizzen"/>
        <w:tblpPr w:leftFromText="141" w:rightFromText="141" w:vertAnchor="text" w:tblpY="155"/>
        <w:tblW w:w="14599" w:type="dxa"/>
        <w:tblLook w:val="04A0" w:firstRow="1" w:lastRow="0" w:firstColumn="1" w:lastColumn="0" w:noHBand="0" w:noVBand="1"/>
      </w:tblPr>
      <w:tblGrid>
        <w:gridCol w:w="1134"/>
        <w:gridCol w:w="1701"/>
        <w:gridCol w:w="2268"/>
        <w:gridCol w:w="7145"/>
        <w:gridCol w:w="2351"/>
      </w:tblGrid>
      <w:tr w:rsidR="00B93D71" w14:paraId="1F2F35BF"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F2A8316" w14:textId="77777777" w:rsidR="00B93D71" w:rsidRDefault="00000000">
            <w:pPr>
              <w:rPr>
                <w:rFonts w:cstheme="minorHAnsi"/>
              </w:rPr>
            </w:pPr>
            <w:r>
              <w:rPr>
                <w:rFonts w:cstheme="minorHAnsi"/>
              </w:rPr>
              <w:t>Zeit</w:t>
            </w:r>
          </w:p>
        </w:tc>
        <w:tc>
          <w:tcPr>
            <w:tcW w:w="1701" w:type="dxa"/>
          </w:tcPr>
          <w:p w14:paraId="0CF3AAC7"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Phase</w:t>
            </w:r>
          </w:p>
        </w:tc>
        <w:tc>
          <w:tcPr>
            <w:tcW w:w="2268" w:type="dxa"/>
          </w:tcPr>
          <w:p w14:paraId="7AEB4837"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Sozialform/</w:t>
            </w:r>
          </w:p>
          <w:p w14:paraId="2F3E6177"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Lehrerimpuls</w:t>
            </w:r>
          </w:p>
        </w:tc>
        <w:tc>
          <w:tcPr>
            <w:tcW w:w="7145" w:type="dxa"/>
          </w:tcPr>
          <w:p w14:paraId="072DD2E6"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Inhalt/Unterrichtsgeschehen</w:t>
            </w:r>
          </w:p>
        </w:tc>
        <w:tc>
          <w:tcPr>
            <w:tcW w:w="2351" w:type="dxa"/>
          </w:tcPr>
          <w:p w14:paraId="04006BAB" w14:textId="77777777" w:rsidR="00B93D71" w:rsidRDefault="0000000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Material</w:t>
            </w:r>
          </w:p>
        </w:tc>
      </w:tr>
      <w:tr w:rsidR="00B93D71" w14:paraId="690289C4"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12DA3D2" w14:textId="77777777" w:rsidR="00B93D71" w:rsidRDefault="00000000">
            <w:r>
              <w:t>30 Min.</w:t>
            </w:r>
          </w:p>
        </w:tc>
        <w:tc>
          <w:tcPr>
            <w:tcW w:w="1701" w:type="dxa"/>
          </w:tcPr>
          <w:p w14:paraId="7EF29B68" w14:textId="77777777" w:rsidR="00B93D71" w:rsidRDefault="00000000">
            <w:pPr>
              <w:cnfStyle w:val="000000100000" w:firstRow="0" w:lastRow="0" w:firstColumn="0" w:lastColumn="0" w:oddVBand="0" w:evenVBand="0" w:oddHBand="1" w:evenHBand="0" w:firstRowFirstColumn="0" w:firstRowLastColumn="0" w:lastRowFirstColumn="0" w:lastRowLastColumn="0"/>
            </w:pPr>
            <w:r>
              <w:t>Einstieg</w:t>
            </w:r>
          </w:p>
        </w:tc>
        <w:tc>
          <w:tcPr>
            <w:tcW w:w="2268" w:type="dxa"/>
          </w:tcPr>
          <w:p w14:paraId="3C40E92E" w14:textId="77777777" w:rsidR="00B93D71" w:rsidRDefault="00000000">
            <w:pPr>
              <w:cnfStyle w:val="000000100000" w:firstRow="0" w:lastRow="0" w:firstColumn="0" w:lastColumn="0" w:oddVBand="0" w:evenVBand="0" w:oddHBand="1" w:evenHBand="0" w:firstRowFirstColumn="0" w:firstRowLastColumn="0" w:lastRowFirstColumn="0" w:lastRowLastColumn="0"/>
            </w:pPr>
            <w:r>
              <w:t>Lehrervortrag</w:t>
            </w:r>
          </w:p>
        </w:tc>
        <w:tc>
          <w:tcPr>
            <w:tcW w:w="7145" w:type="dxa"/>
          </w:tcPr>
          <w:p w14:paraId="213E620E" w14:textId="54546989" w:rsidR="00B93D71" w:rsidRDefault="00000000">
            <w:pPr>
              <w:cnfStyle w:val="000000100000" w:firstRow="0" w:lastRow="0" w:firstColumn="0" w:lastColumn="0" w:oddVBand="0" w:evenVBand="0" w:oddHBand="1" w:evenHBand="0" w:firstRowFirstColumn="0" w:firstRowLastColumn="0" w:lastRowFirstColumn="0" w:lastRowLastColumn="0"/>
            </w:pPr>
            <w:r>
              <w:t xml:space="preserve">L bespricht mit den SuS den </w:t>
            </w:r>
            <w:del w:id="259" w:author="I E" w:date="2023-03-31T18:14:00Z">
              <w:r w:rsidDel="00B31E12">
                <w:delText>bisheriegen</w:delText>
              </w:r>
            </w:del>
            <w:ins w:id="260" w:author="I E" w:date="2023-03-31T18:14:00Z">
              <w:r w:rsidR="00B31E12">
                <w:t>bisherigen</w:t>
              </w:r>
            </w:ins>
            <w:r>
              <w:t xml:space="preserve"> Fortschritt und leitet den Abschluss dieses Themas ein. L sollte dabei den SuS die Funktionsweise von Public- und Private-Keys erklären und den Unterschied zu den bisherigen einfachen Verfahren (Caesar, </w:t>
            </w:r>
            <w:proofErr w:type="spellStart"/>
            <w:r>
              <w:t>Vigenére</w:t>
            </w:r>
            <w:proofErr w:type="spellEnd"/>
            <w:r>
              <w:t xml:space="preserve"> …) aufzeigen.</w:t>
            </w:r>
          </w:p>
        </w:tc>
        <w:tc>
          <w:tcPr>
            <w:tcW w:w="2351" w:type="dxa"/>
          </w:tcPr>
          <w:p w14:paraId="71446C7A" w14:textId="77777777" w:rsidR="00B93D71" w:rsidRDefault="00000000">
            <w:pPr>
              <w:cnfStyle w:val="000000100000" w:firstRow="0" w:lastRow="0" w:firstColumn="0" w:lastColumn="0" w:oddVBand="0" w:evenVBand="0" w:oddHBand="1" w:evenHBand="0" w:firstRowFirstColumn="0" w:firstRowLastColumn="0" w:lastRowFirstColumn="0" w:lastRowLastColumn="0"/>
            </w:pPr>
            <w:r>
              <w:t>A2.6</w:t>
            </w:r>
          </w:p>
        </w:tc>
      </w:tr>
      <w:tr w:rsidR="00B93D71" w14:paraId="0A6FA70E" w14:textId="77777777" w:rsidTr="00B93D71">
        <w:trPr>
          <w:trHeight w:val="194"/>
        </w:trPr>
        <w:tc>
          <w:tcPr>
            <w:cnfStyle w:val="001000000000" w:firstRow="0" w:lastRow="0" w:firstColumn="1" w:lastColumn="0" w:oddVBand="0" w:evenVBand="0" w:oddHBand="0" w:evenHBand="0" w:firstRowFirstColumn="0" w:firstRowLastColumn="0" w:lastRowFirstColumn="0" w:lastRowLastColumn="0"/>
            <w:tcW w:w="1134" w:type="dxa"/>
          </w:tcPr>
          <w:p w14:paraId="216C1160" w14:textId="77777777" w:rsidR="00B93D71" w:rsidRDefault="00000000">
            <w:r>
              <w:t>30 Min.</w:t>
            </w:r>
          </w:p>
        </w:tc>
        <w:tc>
          <w:tcPr>
            <w:tcW w:w="1701" w:type="dxa"/>
          </w:tcPr>
          <w:p w14:paraId="49E35C4D" w14:textId="77777777" w:rsidR="00B93D71" w:rsidRDefault="00000000">
            <w:pPr>
              <w:cnfStyle w:val="000000000000" w:firstRow="0" w:lastRow="0" w:firstColumn="0" w:lastColumn="0" w:oddVBand="0" w:evenVBand="0" w:oddHBand="0" w:evenHBand="0" w:firstRowFirstColumn="0" w:firstRowLastColumn="0" w:lastRowFirstColumn="0" w:lastRowLastColumn="0"/>
            </w:pPr>
            <w:r>
              <w:t>Vertiefung II</w:t>
            </w:r>
          </w:p>
        </w:tc>
        <w:tc>
          <w:tcPr>
            <w:tcW w:w="2268" w:type="dxa"/>
          </w:tcPr>
          <w:p w14:paraId="3258DA4E" w14:textId="77777777" w:rsidR="00B93D71" w:rsidRDefault="00000000">
            <w:pPr>
              <w:cnfStyle w:val="000000000000" w:firstRow="0" w:lastRow="0" w:firstColumn="0" w:lastColumn="0" w:oddVBand="0" w:evenVBand="0" w:oddHBand="0" w:evenHBand="0" w:firstRowFirstColumn="0" w:firstRowLastColumn="0" w:lastRowFirstColumn="0" w:lastRowLastColumn="0"/>
            </w:pPr>
            <w:r>
              <w:t>Einzel-/Partnerarbeit</w:t>
            </w:r>
          </w:p>
        </w:tc>
        <w:tc>
          <w:tcPr>
            <w:tcW w:w="7145" w:type="dxa"/>
          </w:tcPr>
          <w:p w14:paraId="15BB9E22" w14:textId="59D1E2C0" w:rsidR="00B93D71" w:rsidRDefault="00000000">
            <w:pPr>
              <w:cnfStyle w:val="000000000000" w:firstRow="0" w:lastRow="0" w:firstColumn="0" w:lastColumn="0" w:oddVBand="0" w:evenVBand="0" w:oddHBand="0" w:evenHBand="0" w:firstRowFirstColumn="0" w:firstRowLastColumn="0" w:lastRowFirstColumn="0" w:lastRowLastColumn="0"/>
            </w:pPr>
            <w:r>
              <w:t xml:space="preserve">Die SuS bearbeiten das Arbeitsmaterial </w:t>
            </w:r>
            <w:commentRangeStart w:id="261"/>
            <w:r>
              <w:t>V3.8</w:t>
            </w:r>
            <w:commentRangeEnd w:id="261"/>
            <w:r w:rsidR="00B31E12">
              <w:rPr>
                <w:rStyle w:val="Kommentarzeichen"/>
              </w:rPr>
              <w:commentReference w:id="261"/>
            </w:r>
            <w:ins w:id="262" w:author="I E" w:date="2023-03-31T18:16:00Z">
              <w:r w:rsidR="00B31E12">
                <w:t>W</w:t>
              </w:r>
            </w:ins>
            <w:r>
              <w:t xml:space="preserve"> und verschlüsseln Dateien mittels verschiedener Softwarelösungen.</w:t>
            </w:r>
          </w:p>
        </w:tc>
        <w:tc>
          <w:tcPr>
            <w:tcW w:w="2351" w:type="dxa"/>
          </w:tcPr>
          <w:p w14:paraId="59AE2FE1" w14:textId="77777777" w:rsidR="00B93D71" w:rsidRDefault="00000000">
            <w:pPr>
              <w:cnfStyle w:val="000000000000" w:firstRow="0" w:lastRow="0" w:firstColumn="0" w:lastColumn="0" w:oddVBand="0" w:evenVBand="0" w:oddHBand="0" w:evenHBand="0" w:firstRowFirstColumn="0" w:firstRowLastColumn="0" w:lastRowFirstColumn="0" w:lastRowLastColumn="0"/>
            </w:pPr>
            <w:r>
              <w:t>A2.7</w:t>
            </w:r>
          </w:p>
        </w:tc>
      </w:tr>
      <w:tr w:rsidR="00B93D71" w14:paraId="3B9BC034" w14:textId="77777777" w:rsidTr="00B93D71">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134" w:type="dxa"/>
          </w:tcPr>
          <w:p w14:paraId="78686F2B" w14:textId="77777777" w:rsidR="00B93D71" w:rsidRDefault="00000000">
            <w:r>
              <w:t>30 Min.</w:t>
            </w:r>
          </w:p>
        </w:tc>
        <w:tc>
          <w:tcPr>
            <w:tcW w:w="1701" w:type="dxa"/>
          </w:tcPr>
          <w:p w14:paraId="597DAF78" w14:textId="77777777" w:rsidR="00B93D71" w:rsidRDefault="00000000">
            <w:pPr>
              <w:cnfStyle w:val="000000100000" w:firstRow="0" w:lastRow="0" w:firstColumn="0" w:lastColumn="0" w:oddVBand="0" w:evenVBand="0" w:oddHBand="1" w:evenHBand="0" w:firstRowFirstColumn="0" w:firstRowLastColumn="0" w:lastRowFirstColumn="0" w:lastRowLastColumn="0"/>
            </w:pPr>
            <w:r>
              <w:t>Reflexion</w:t>
            </w:r>
          </w:p>
        </w:tc>
        <w:tc>
          <w:tcPr>
            <w:tcW w:w="2268" w:type="dxa"/>
          </w:tcPr>
          <w:p w14:paraId="45C16955" w14:textId="77777777" w:rsidR="00B93D71" w:rsidRDefault="00000000">
            <w:pPr>
              <w:cnfStyle w:val="000000100000" w:firstRow="0" w:lastRow="0" w:firstColumn="0" w:lastColumn="0" w:oddVBand="0" w:evenVBand="0" w:oddHBand="1" w:evenHBand="0" w:firstRowFirstColumn="0" w:firstRowLastColumn="0" w:lastRowFirstColumn="0" w:lastRowLastColumn="0"/>
            </w:pPr>
            <w:r>
              <w:t>Think-Pair-Share</w:t>
            </w:r>
          </w:p>
        </w:tc>
        <w:tc>
          <w:tcPr>
            <w:tcW w:w="7145" w:type="dxa"/>
          </w:tcPr>
          <w:p w14:paraId="27F2BA72"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L zeigt den SuS den Film zu Men in </w:t>
            </w:r>
            <w:proofErr w:type="spellStart"/>
            <w:r>
              <w:t>grey</w:t>
            </w:r>
            <w:proofErr w:type="spellEnd"/>
            <w:r>
              <w:t>; Besprechung verschiedener Fragestellungen zur sicheren Kommunikation etc.</w:t>
            </w:r>
          </w:p>
        </w:tc>
        <w:tc>
          <w:tcPr>
            <w:tcW w:w="2351" w:type="dxa"/>
          </w:tcPr>
          <w:p w14:paraId="25E775B7" w14:textId="77777777" w:rsidR="00B93D71" w:rsidRDefault="00B93D71">
            <w:pPr>
              <w:cnfStyle w:val="000000100000" w:firstRow="0" w:lastRow="0" w:firstColumn="0" w:lastColumn="0" w:oddVBand="0" w:evenVBand="0" w:oddHBand="1" w:evenHBand="0" w:firstRowFirstColumn="0" w:firstRowLastColumn="0" w:lastRowFirstColumn="0" w:lastRowLastColumn="0"/>
            </w:pPr>
          </w:p>
        </w:tc>
      </w:tr>
    </w:tbl>
    <w:p w14:paraId="612952BF" w14:textId="77777777" w:rsidR="00B93D71" w:rsidRDefault="00B93D71">
      <w:pPr>
        <w:rPr>
          <w:ins w:id="263" w:author="I E" w:date="2023-03-31T14:44:00Z"/>
          <w:b/>
        </w:rPr>
      </w:pPr>
    </w:p>
    <w:p w14:paraId="09584AA6" w14:textId="77777777" w:rsidR="00B93D71" w:rsidRDefault="00B93D71">
      <w:pPr>
        <w:rPr>
          <w:ins w:id="264" w:author="I E" w:date="2023-03-31T14:45:00Z"/>
          <w:b/>
        </w:rPr>
      </w:pPr>
    </w:p>
    <w:p w14:paraId="1B346CF1" w14:textId="77777777" w:rsidR="00B93D71" w:rsidRDefault="00B93D71">
      <w:pPr>
        <w:rPr>
          <w:ins w:id="265" w:author="I E" w:date="2023-03-31T14:45:00Z"/>
          <w:b/>
        </w:rPr>
      </w:pPr>
    </w:p>
    <w:p w14:paraId="45441A97" w14:textId="77777777" w:rsidR="00B93D71" w:rsidRDefault="00B93D71">
      <w:pPr>
        <w:rPr>
          <w:ins w:id="266" w:author="I E" w:date="2023-03-31T14:45:00Z"/>
          <w:b/>
        </w:rPr>
      </w:pPr>
    </w:p>
    <w:p w14:paraId="60BCDFCE" w14:textId="77777777" w:rsidR="00B93D71" w:rsidRDefault="00B93D71">
      <w:pPr>
        <w:rPr>
          <w:ins w:id="267" w:author="I E" w:date="2023-03-31T14:45:00Z"/>
          <w:b/>
        </w:rPr>
      </w:pPr>
    </w:p>
    <w:p w14:paraId="48E2D094" w14:textId="77777777" w:rsidR="00B93D71" w:rsidRDefault="00000000">
      <w:pPr>
        <w:rPr>
          <w:ins w:id="268" w:author="I E" w:date="2023-03-31T14:43:00Z"/>
          <w:b/>
        </w:rPr>
      </w:pPr>
      <w:ins w:id="269" w:author="I E" w:date="2023-03-31T14:44:00Z">
        <w:r>
          <w:rPr>
            <w:b/>
          </w:rPr>
          <w:lastRenderedPageBreak/>
          <w:t>Zusatzmaterial: Datenschutz und Datensicherheit</w:t>
        </w:r>
      </w:ins>
    </w:p>
    <w:tbl>
      <w:tblPr>
        <w:tblStyle w:val="Stundenverlaufsskizzen"/>
        <w:tblW w:w="14599" w:type="dxa"/>
        <w:tblLook w:val="04A0" w:firstRow="1" w:lastRow="0" w:firstColumn="1" w:lastColumn="0" w:noHBand="0" w:noVBand="1"/>
      </w:tblPr>
      <w:tblGrid>
        <w:gridCol w:w="1134"/>
        <w:gridCol w:w="1701"/>
        <w:gridCol w:w="2268"/>
        <w:gridCol w:w="7145"/>
        <w:gridCol w:w="2351"/>
        <w:tblGridChange w:id="270">
          <w:tblGrid>
            <w:gridCol w:w="1134"/>
            <w:gridCol w:w="1701"/>
            <w:gridCol w:w="2268"/>
            <w:gridCol w:w="7145"/>
            <w:gridCol w:w="2351"/>
          </w:tblGrid>
        </w:tblGridChange>
      </w:tblGrid>
      <w:tr w:rsidR="00B93D71" w14:paraId="26096B25" w14:textId="77777777" w:rsidTr="00B93D71">
        <w:trPr>
          <w:cnfStyle w:val="100000000000" w:firstRow="1" w:lastRow="0" w:firstColumn="0" w:lastColumn="0" w:oddVBand="0" w:evenVBand="0" w:oddHBand="0" w:evenHBand="0" w:firstRowFirstColumn="0" w:firstRowLastColumn="0" w:lastRowFirstColumn="0" w:lastRowLastColumn="0"/>
          <w:ins w:id="271" w:author="I E" w:date="2023-03-31T14:44:00Z"/>
        </w:trPr>
        <w:tc>
          <w:tcPr>
            <w:cnfStyle w:val="001000000000" w:firstRow="0" w:lastRow="0" w:firstColumn="1" w:lastColumn="0" w:oddVBand="0" w:evenVBand="0" w:oddHBand="0" w:evenHBand="0" w:firstRowFirstColumn="0" w:firstRowLastColumn="0" w:lastRowFirstColumn="0" w:lastRowLastColumn="0"/>
            <w:tcW w:w="1134" w:type="dxa"/>
          </w:tcPr>
          <w:p w14:paraId="4068A970" w14:textId="77777777" w:rsidR="00B93D71" w:rsidRDefault="00000000">
            <w:pPr>
              <w:rPr>
                <w:ins w:id="272" w:author="I E" w:date="2023-03-31T14:44:00Z"/>
                <w:rFonts w:cstheme="minorHAnsi"/>
              </w:rPr>
            </w:pPr>
            <w:bookmarkStart w:id="273" w:name="_Hlk131165388"/>
            <w:ins w:id="274" w:author="I E" w:date="2023-03-31T14:44:00Z">
              <w:r>
                <w:rPr>
                  <w:rFonts w:cstheme="minorHAnsi"/>
                </w:rPr>
                <w:t>Zeit</w:t>
              </w:r>
            </w:ins>
          </w:p>
        </w:tc>
        <w:tc>
          <w:tcPr>
            <w:tcW w:w="1701" w:type="dxa"/>
          </w:tcPr>
          <w:p w14:paraId="0A390834" w14:textId="77777777" w:rsidR="00B93D71" w:rsidRDefault="00000000">
            <w:pPr>
              <w:cnfStyle w:val="100000000000" w:firstRow="1" w:lastRow="0" w:firstColumn="0" w:lastColumn="0" w:oddVBand="0" w:evenVBand="0" w:oddHBand="0" w:evenHBand="0" w:firstRowFirstColumn="0" w:firstRowLastColumn="0" w:lastRowFirstColumn="0" w:lastRowLastColumn="0"/>
              <w:rPr>
                <w:ins w:id="275" w:author="I E" w:date="2023-03-31T14:44:00Z"/>
                <w:rFonts w:cstheme="minorHAnsi"/>
              </w:rPr>
            </w:pPr>
            <w:ins w:id="276" w:author="I E" w:date="2023-03-31T14:44:00Z">
              <w:r>
                <w:rPr>
                  <w:rFonts w:cstheme="minorHAnsi"/>
                </w:rPr>
                <w:t>Phase</w:t>
              </w:r>
            </w:ins>
          </w:p>
        </w:tc>
        <w:tc>
          <w:tcPr>
            <w:tcW w:w="2268" w:type="dxa"/>
          </w:tcPr>
          <w:p w14:paraId="48FC768D" w14:textId="77777777" w:rsidR="00B93D71" w:rsidRDefault="00000000">
            <w:pPr>
              <w:cnfStyle w:val="100000000000" w:firstRow="1" w:lastRow="0" w:firstColumn="0" w:lastColumn="0" w:oddVBand="0" w:evenVBand="0" w:oddHBand="0" w:evenHBand="0" w:firstRowFirstColumn="0" w:firstRowLastColumn="0" w:lastRowFirstColumn="0" w:lastRowLastColumn="0"/>
              <w:rPr>
                <w:ins w:id="277" w:author="I E" w:date="2023-03-31T14:44:00Z"/>
                <w:rFonts w:cstheme="minorHAnsi"/>
              </w:rPr>
            </w:pPr>
            <w:ins w:id="278" w:author="I E" w:date="2023-03-31T14:44:00Z">
              <w:r>
                <w:rPr>
                  <w:rFonts w:cstheme="minorHAnsi"/>
                </w:rPr>
                <w:t>Sozialform/</w:t>
              </w:r>
            </w:ins>
          </w:p>
          <w:p w14:paraId="185CD9E3" w14:textId="77777777" w:rsidR="00B93D71" w:rsidRDefault="00000000">
            <w:pPr>
              <w:cnfStyle w:val="100000000000" w:firstRow="1" w:lastRow="0" w:firstColumn="0" w:lastColumn="0" w:oddVBand="0" w:evenVBand="0" w:oddHBand="0" w:evenHBand="0" w:firstRowFirstColumn="0" w:firstRowLastColumn="0" w:lastRowFirstColumn="0" w:lastRowLastColumn="0"/>
              <w:rPr>
                <w:ins w:id="279" w:author="I E" w:date="2023-03-31T14:44:00Z"/>
                <w:rFonts w:cstheme="minorHAnsi"/>
              </w:rPr>
            </w:pPr>
            <w:ins w:id="280" w:author="I E" w:date="2023-03-31T14:44:00Z">
              <w:r>
                <w:rPr>
                  <w:rFonts w:cstheme="minorHAnsi"/>
                </w:rPr>
                <w:t>Lehrerimpuls</w:t>
              </w:r>
            </w:ins>
          </w:p>
        </w:tc>
        <w:tc>
          <w:tcPr>
            <w:tcW w:w="7145" w:type="dxa"/>
          </w:tcPr>
          <w:p w14:paraId="3D1FAB10" w14:textId="77777777" w:rsidR="00B93D71" w:rsidRDefault="00000000">
            <w:pPr>
              <w:cnfStyle w:val="100000000000" w:firstRow="1" w:lastRow="0" w:firstColumn="0" w:lastColumn="0" w:oddVBand="0" w:evenVBand="0" w:oddHBand="0" w:evenHBand="0" w:firstRowFirstColumn="0" w:firstRowLastColumn="0" w:lastRowFirstColumn="0" w:lastRowLastColumn="0"/>
              <w:rPr>
                <w:ins w:id="281" w:author="I E" w:date="2023-03-31T14:44:00Z"/>
                <w:rFonts w:cstheme="minorHAnsi"/>
              </w:rPr>
            </w:pPr>
            <w:ins w:id="282" w:author="I E" w:date="2023-03-31T14:44:00Z">
              <w:r>
                <w:rPr>
                  <w:rFonts w:cstheme="minorHAnsi"/>
                </w:rPr>
                <w:t>Inhalt/Unterrichtsgeschehen</w:t>
              </w:r>
            </w:ins>
          </w:p>
        </w:tc>
        <w:tc>
          <w:tcPr>
            <w:tcW w:w="2351" w:type="dxa"/>
          </w:tcPr>
          <w:p w14:paraId="02F2573D" w14:textId="77777777" w:rsidR="00B93D71" w:rsidRDefault="00000000">
            <w:pPr>
              <w:cnfStyle w:val="100000000000" w:firstRow="1" w:lastRow="0" w:firstColumn="0" w:lastColumn="0" w:oddVBand="0" w:evenVBand="0" w:oddHBand="0" w:evenHBand="0" w:firstRowFirstColumn="0" w:firstRowLastColumn="0" w:lastRowFirstColumn="0" w:lastRowLastColumn="0"/>
              <w:rPr>
                <w:ins w:id="283" w:author="I E" w:date="2023-03-31T14:44:00Z"/>
                <w:rFonts w:cstheme="minorHAnsi"/>
              </w:rPr>
            </w:pPr>
            <w:ins w:id="284" w:author="I E" w:date="2023-03-31T14:44:00Z">
              <w:r>
                <w:rPr>
                  <w:rFonts w:cstheme="minorHAnsi"/>
                </w:rPr>
                <w:t>Material</w:t>
              </w:r>
            </w:ins>
          </w:p>
        </w:tc>
      </w:tr>
      <w:tr w:rsidR="00B93D71" w14:paraId="7FF91091" w14:textId="77777777" w:rsidTr="00B93D71">
        <w:trPr>
          <w:cnfStyle w:val="000000100000" w:firstRow="0" w:lastRow="0" w:firstColumn="0" w:lastColumn="0" w:oddVBand="0" w:evenVBand="0" w:oddHBand="1" w:evenHBand="0" w:firstRowFirstColumn="0" w:firstRowLastColumn="0" w:lastRowFirstColumn="0" w:lastRowLastColumn="0"/>
          <w:ins w:id="285" w:author="I E" w:date="2023-03-31T14:44:00Z"/>
        </w:trPr>
        <w:tc>
          <w:tcPr>
            <w:cnfStyle w:val="001000000000" w:firstRow="0" w:lastRow="0" w:firstColumn="1" w:lastColumn="0" w:oddVBand="0" w:evenVBand="0" w:oddHBand="0" w:evenHBand="0" w:firstRowFirstColumn="0" w:firstRowLastColumn="0" w:lastRowFirstColumn="0" w:lastRowLastColumn="0"/>
            <w:tcW w:w="1134" w:type="dxa"/>
          </w:tcPr>
          <w:p w14:paraId="526035D2" w14:textId="77777777" w:rsidR="00B93D71" w:rsidRDefault="00000000">
            <w:pPr>
              <w:rPr>
                <w:ins w:id="286" w:author="I E" w:date="2023-03-31T14:44:00Z"/>
              </w:rPr>
            </w:pPr>
            <w:ins w:id="287" w:author="I E" w:date="2023-03-31T14:44:00Z">
              <w:r>
                <w:t>10 Min.</w:t>
              </w:r>
            </w:ins>
          </w:p>
        </w:tc>
        <w:tc>
          <w:tcPr>
            <w:tcW w:w="1701" w:type="dxa"/>
          </w:tcPr>
          <w:p w14:paraId="4FFD9FCA"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88" w:author="I E" w:date="2023-03-31T14:44:00Z"/>
              </w:rPr>
            </w:pPr>
            <w:ins w:id="289" w:author="I E" w:date="2023-03-31T14:44:00Z">
              <w:r>
                <w:t xml:space="preserve">Einführung </w:t>
              </w:r>
            </w:ins>
          </w:p>
        </w:tc>
        <w:tc>
          <w:tcPr>
            <w:tcW w:w="2268" w:type="dxa"/>
          </w:tcPr>
          <w:p w14:paraId="4FE7F4CE"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90" w:author="I E" w:date="2023-03-31T14:44:00Z"/>
              </w:rPr>
            </w:pPr>
            <w:ins w:id="291" w:author="I E" w:date="2023-03-31T14:44:00Z">
              <w:r>
                <w:t>Plenum</w:t>
              </w:r>
            </w:ins>
          </w:p>
        </w:tc>
        <w:tc>
          <w:tcPr>
            <w:tcW w:w="7145" w:type="dxa"/>
          </w:tcPr>
          <w:p w14:paraId="10A7564F"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92" w:author="I E" w:date="2023-03-31T14:44:00Z"/>
              </w:rPr>
            </w:pPr>
            <w:ins w:id="293" w:author="I E" w:date="2023-03-31T14:44:00Z">
              <w:r>
                <w:t xml:space="preserve">Begrüßung und Wiederholung – Was haben wir das letzte Mal gemacht? (Thema: Auswertung unserer Daten über das Handy oder </w:t>
              </w:r>
              <w:proofErr w:type="spellStart"/>
              <w:r>
                <w:t>BigDatat</w:t>
              </w:r>
              <w:proofErr w:type="spellEnd"/>
              <w:r>
                <w:t>),</w:t>
              </w:r>
            </w:ins>
          </w:p>
          <w:p w14:paraId="7EA6D582"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94" w:author="I E" w:date="2023-03-31T14:44:00Z"/>
              </w:rPr>
            </w:pPr>
            <w:ins w:id="295" w:author="I E" w:date="2023-03-31T14:44:00Z">
              <w:r>
                <w:t>Übergang zur heutigen Stunde: Ein Einstieg kann über das eine Metaabfrage/ Stichwortabfrage bei den Schüler*innen und Schüler zum Thema Datenschutz und Datensicherheit erfolgen. („Was wisst ihr über Datenschutz und Datensicherheit? …)</w:t>
              </w:r>
            </w:ins>
          </w:p>
        </w:tc>
        <w:tc>
          <w:tcPr>
            <w:tcW w:w="2351" w:type="dxa"/>
          </w:tcPr>
          <w:p w14:paraId="6159E0FF"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96" w:author="I E" w:date="2023-03-31T14:44:00Z"/>
              </w:rPr>
            </w:pPr>
            <w:ins w:id="297" w:author="I E" w:date="2023-03-31T14:44:00Z">
              <w:r>
                <w:t>Computer,</w:t>
              </w:r>
            </w:ins>
          </w:p>
          <w:p w14:paraId="501991BE" w14:textId="77777777" w:rsidR="00B93D71" w:rsidRDefault="00000000">
            <w:pPr>
              <w:cnfStyle w:val="000000100000" w:firstRow="0" w:lastRow="0" w:firstColumn="0" w:lastColumn="0" w:oddVBand="0" w:evenVBand="0" w:oddHBand="1" w:evenHBand="0" w:firstRowFirstColumn="0" w:firstRowLastColumn="0" w:lastRowFirstColumn="0" w:lastRowLastColumn="0"/>
              <w:rPr>
                <w:ins w:id="298" w:author="I E" w:date="2023-03-31T14:44:00Z"/>
              </w:rPr>
            </w:pPr>
            <w:ins w:id="299" w:author="I E" w:date="2023-03-31T14:44:00Z">
              <w:r>
                <w:t>Internet</w:t>
              </w:r>
            </w:ins>
          </w:p>
        </w:tc>
      </w:tr>
      <w:tr w:rsidR="00B93D71" w14:paraId="2A051DE5" w14:textId="77777777" w:rsidTr="00006A6E">
        <w:tblPrEx>
          <w:tblW w:w="14599" w:type="dxa"/>
          <w:tblPrExChange w:id="300" w:author="I E" w:date="2023-03-31T17:40:00Z">
            <w:tblPrEx>
              <w:tblW w:w="14599" w:type="dxa"/>
            </w:tblPrEx>
          </w:tblPrExChange>
        </w:tblPrEx>
        <w:trPr>
          <w:trHeight w:val="194"/>
          <w:ins w:id="301" w:author="I E" w:date="2023-03-31T14:44:00Z"/>
          <w:trPrChange w:id="302" w:author="I E" w:date="2023-03-31T17:40:00Z">
            <w:trPr>
              <w:trHeight w:val="194"/>
            </w:trPr>
          </w:trPrChange>
        </w:trPr>
        <w:tc>
          <w:tcPr>
            <w:cnfStyle w:val="001000000000" w:firstRow="0" w:lastRow="0" w:firstColumn="1" w:lastColumn="0" w:oddVBand="0" w:evenVBand="0" w:oddHBand="0" w:evenHBand="0" w:firstRowFirstColumn="0" w:firstRowLastColumn="0" w:lastRowFirstColumn="0" w:lastRowLastColumn="0"/>
            <w:tcW w:w="0" w:type="dxa"/>
            <w:tcPrChange w:id="303" w:author="I E" w:date="2023-03-31T17:40:00Z">
              <w:tcPr>
                <w:tcW w:w="1134" w:type="dxa"/>
              </w:tcPr>
            </w:tcPrChange>
          </w:tcPr>
          <w:p w14:paraId="10FD961F" w14:textId="77777777" w:rsidR="00B93D71" w:rsidRDefault="00000000">
            <w:pPr>
              <w:rPr>
                <w:ins w:id="304" w:author="I E" w:date="2023-03-31T14:44:00Z"/>
              </w:rPr>
            </w:pPr>
            <w:ins w:id="305" w:author="I E" w:date="2023-03-31T14:44:00Z">
              <w:r>
                <w:t>60 Min.</w:t>
              </w:r>
            </w:ins>
          </w:p>
        </w:tc>
        <w:tc>
          <w:tcPr>
            <w:tcW w:w="0" w:type="dxa"/>
            <w:tcPrChange w:id="306" w:author="I E" w:date="2023-03-31T17:40:00Z">
              <w:tcPr>
                <w:tcW w:w="1701" w:type="dxa"/>
              </w:tcPr>
            </w:tcPrChange>
          </w:tcPr>
          <w:p w14:paraId="6B74D815"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07" w:author="I E" w:date="2023-03-31T14:44:00Z"/>
              </w:rPr>
            </w:pPr>
            <w:ins w:id="308" w:author="I E" w:date="2023-03-31T14:44:00Z">
              <w:r>
                <w:t>Erarbeitung</w:t>
              </w:r>
            </w:ins>
          </w:p>
        </w:tc>
        <w:tc>
          <w:tcPr>
            <w:tcW w:w="0" w:type="dxa"/>
            <w:tcPrChange w:id="309" w:author="I E" w:date="2023-03-31T17:40:00Z">
              <w:tcPr>
                <w:tcW w:w="2268" w:type="dxa"/>
              </w:tcPr>
            </w:tcPrChange>
          </w:tcPr>
          <w:p w14:paraId="7C92A000"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10" w:author="I E" w:date="2023-03-31T14:44:00Z"/>
              </w:rPr>
            </w:pPr>
            <w:ins w:id="311" w:author="I E" w:date="2023-03-31T14:44:00Z">
              <w:r>
                <w:t>Gruppenarbeit, Partner oder Einzelarbeit</w:t>
              </w:r>
            </w:ins>
          </w:p>
        </w:tc>
        <w:tc>
          <w:tcPr>
            <w:tcW w:w="0" w:type="dxa"/>
            <w:tcPrChange w:id="312" w:author="I E" w:date="2023-03-31T17:40:00Z">
              <w:tcPr>
                <w:tcW w:w="7145" w:type="dxa"/>
              </w:tcPr>
            </w:tcPrChange>
          </w:tcPr>
          <w:p w14:paraId="2011224D"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13" w:author="I E" w:date="2023-03-31T14:44:00Z"/>
              </w:rPr>
            </w:pPr>
            <w:ins w:id="314" w:author="I E" w:date="2023-03-31T14:44:00Z">
              <w:r>
                <w:t xml:space="preserve">Vorstellung des Arbeitsauftrages. </w:t>
              </w:r>
            </w:ins>
          </w:p>
          <w:p w14:paraId="4C5DB904"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15" w:author="I E" w:date="2023-03-31T14:44:00Z"/>
              </w:rPr>
            </w:pPr>
            <w:ins w:id="316" w:author="I E" w:date="2023-03-31T14:44:00Z">
              <w:r>
                <w:t>Die Schüler</w:t>
              </w:r>
            </w:ins>
            <w:ins w:id="317" w:author="imke.endjer@uni-oldenburg.de" w:date="2023-03-31T15:37:00Z">
              <w:r>
                <w:t xml:space="preserve">innen </w:t>
              </w:r>
              <w:proofErr w:type="spellStart"/>
              <w:r>
                <w:t>uns</w:t>
              </w:r>
              <w:proofErr w:type="spellEnd"/>
              <w:r>
                <w:t xml:space="preserve"> Schüler können entweder selbstständig, in Partner</w:t>
              </w:r>
            </w:ins>
            <w:ins w:id="318" w:author="I E" w:date="2023-03-31T14:44:00Z">
              <w:r>
                <w:t xml:space="preserve">*in- oder Gruppen-arbeit die Arbeitsaufträge erarbeiten. Es ist auch möglich, dass sich die Schüler*innen und Schüler im Rahmen von </w:t>
              </w:r>
              <w:proofErr w:type="spellStart"/>
              <w:r>
                <w:t>Filpped</w:t>
              </w:r>
              <w:proofErr w:type="spellEnd"/>
              <w:r>
                <w:t xml:space="preserve"> Classroom oder als Hausaufgabe mit der Thematik befassen. </w:t>
              </w:r>
            </w:ins>
          </w:p>
          <w:p w14:paraId="428FAE83" w14:textId="444A0C84" w:rsidR="00B93D71" w:rsidRDefault="00000000">
            <w:pPr>
              <w:cnfStyle w:val="000000000000" w:firstRow="0" w:lastRow="0" w:firstColumn="0" w:lastColumn="0" w:oddVBand="0" w:evenVBand="0" w:oddHBand="0" w:evenHBand="0" w:firstRowFirstColumn="0" w:firstRowLastColumn="0" w:lastRowFirstColumn="0" w:lastRowLastColumn="0"/>
              <w:rPr>
                <w:ins w:id="319" w:author="I E" w:date="2023-03-31T14:44:00Z"/>
              </w:rPr>
            </w:pPr>
            <w:ins w:id="320" w:author="I E" w:date="2023-03-31T14:44:00Z">
              <w:r>
                <w:t>Das Ziel dieser Unterrichtseinheit ist es, dass die Schülerinnen und Schüler personenbezogenen Daten benennen und erklären können</w:t>
              </w:r>
            </w:ins>
            <w:ins w:id="321" w:author="I E" w:date="2023-03-31T17:41:00Z">
              <w:r w:rsidR="00006A6E">
                <w:t xml:space="preserve">, </w:t>
              </w:r>
            </w:ins>
            <w:ins w:id="322" w:author="I E" w:date="2023-03-31T14:44:00Z">
              <w:r>
                <w:t>wie man mit diesem umgeht. Zudem ist das Ziel dieses Arbeitsmaterials, dass die Schüler*innen und Schüler</w:t>
              </w:r>
            </w:ins>
            <w:ins w:id="323" w:author="I E" w:date="2023-03-31T17:41:00Z">
              <w:r w:rsidR="00006A6E">
                <w:t xml:space="preserve"> </w:t>
              </w:r>
            </w:ins>
            <w:ins w:id="324" w:author="I E" w:date="2023-03-31T14:44:00Z">
              <w:r>
                <w:t>ggf. ein Bewusstsein dafür entwickeln, was sie bspw. im Internet teilen sollten oder nicht.</w:t>
              </w:r>
            </w:ins>
          </w:p>
        </w:tc>
        <w:tc>
          <w:tcPr>
            <w:tcW w:w="0" w:type="dxa"/>
            <w:tcPrChange w:id="325" w:author="I E" w:date="2023-03-31T17:40:00Z">
              <w:tcPr>
                <w:tcW w:w="2351" w:type="dxa"/>
              </w:tcPr>
            </w:tcPrChange>
          </w:tcPr>
          <w:p w14:paraId="1D26AC30"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26" w:author="I E" w:date="2023-03-31T14:44:00Z"/>
              </w:rPr>
            </w:pPr>
            <w:ins w:id="327" w:author="I E" w:date="2023-03-31T14:44:00Z">
              <w:r>
                <w:t>Computer, Internet,</w:t>
              </w:r>
            </w:ins>
          </w:p>
          <w:p w14:paraId="6FA863AF" w14:textId="77777777" w:rsidR="00B93D71" w:rsidRDefault="00000000">
            <w:pPr>
              <w:cnfStyle w:val="000000000000" w:firstRow="0" w:lastRow="0" w:firstColumn="0" w:lastColumn="0" w:oddVBand="0" w:evenVBand="0" w:oddHBand="0" w:evenHBand="0" w:firstRowFirstColumn="0" w:firstRowLastColumn="0" w:lastRowFirstColumn="0" w:lastRowLastColumn="0"/>
              <w:rPr>
                <w:ins w:id="328" w:author="I E" w:date="2023-03-31T14:44:00Z"/>
              </w:rPr>
            </w:pPr>
            <w:ins w:id="329" w:author="I E" w:date="2023-03-31T14:44:00Z">
              <w:r>
                <w:t xml:space="preserve">A1.8, ggf. Materialien zur Visualisierung: </w:t>
              </w:r>
              <w:proofErr w:type="spellStart"/>
              <w:r>
                <w:t>Flipchartpapier</w:t>
              </w:r>
              <w:proofErr w:type="spellEnd"/>
              <w:r>
                <w:t xml:space="preserve">, Stifte (verschiedene Farben) </w:t>
              </w:r>
              <w:proofErr w:type="spellStart"/>
              <w:r>
                <w:t>etc</w:t>
              </w:r>
              <w:proofErr w:type="spellEnd"/>
            </w:ins>
          </w:p>
        </w:tc>
      </w:tr>
      <w:tr w:rsidR="00B93D71" w14:paraId="095297AB" w14:textId="77777777" w:rsidTr="00B93D71">
        <w:trPr>
          <w:cnfStyle w:val="000000100000" w:firstRow="0" w:lastRow="0" w:firstColumn="0" w:lastColumn="0" w:oddVBand="0" w:evenVBand="0" w:oddHBand="1" w:evenHBand="0" w:firstRowFirstColumn="0" w:firstRowLastColumn="0" w:lastRowFirstColumn="0" w:lastRowLastColumn="0"/>
          <w:trHeight w:val="194"/>
          <w:ins w:id="330" w:author="I E" w:date="2023-03-31T14:44:00Z"/>
        </w:trPr>
        <w:tc>
          <w:tcPr>
            <w:cnfStyle w:val="001000000000" w:firstRow="0" w:lastRow="0" w:firstColumn="1" w:lastColumn="0" w:oddVBand="0" w:evenVBand="0" w:oddHBand="0" w:evenHBand="0" w:firstRowFirstColumn="0" w:firstRowLastColumn="0" w:lastRowFirstColumn="0" w:lastRowLastColumn="0"/>
            <w:tcW w:w="1134" w:type="dxa"/>
          </w:tcPr>
          <w:p w14:paraId="2158B4A2" w14:textId="77777777" w:rsidR="00B93D71" w:rsidRDefault="00000000">
            <w:pPr>
              <w:rPr>
                <w:ins w:id="331" w:author="I E" w:date="2023-03-31T14:44:00Z"/>
              </w:rPr>
            </w:pPr>
            <w:ins w:id="332" w:author="I E" w:date="2023-03-31T14:44:00Z">
              <w:r>
                <w:t>20 Min.</w:t>
              </w:r>
            </w:ins>
          </w:p>
        </w:tc>
        <w:tc>
          <w:tcPr>
            <w:tcW w:w="1701" w:type="dxa"/>
          </w:tcPr>
          <w:p w14:paraId="6316678B" w14:textId="77777777" w:rsidR="00B93D71" w:rsidRDefault="00000000">
            <w:pPr>
              <w:cnfStyle w:val="000000100000" w:firstRow="0" w:lastRow="0" w:firstColumn="0" w:lastColumn="0" w:oddVBand="0" w:evenVBand="0" w:oddHBand="1" w:evenHBand="0" w:firstRowFirstColumn="0" w:firstRowLastColumn="0" w:lastRowFirstColumn="0" w:lastRowLastColumn="0"/>
              <w:rPr>
                <w:ins w:id="333" w:author="I E" w:date="2023-03-31T14:44:00Z"/>
              </w:rPr>
            </w:pPr>
            <w:ins w:id="334" w:author="I E" w:date="2023-03-31T14:44:00Z">
              <w:r>
                <w:t xml:space="preserve">Sicherung </w:t>
              </w:r>
            </w:ins>
          </w:p>
        </w:tc>
        <w:tc>
          <w:tcPr>
            <w:tcW w:w="2268" w:type="dxa"/>
          </w:tcPr>
          <w:p w14:paraId="6D8F1E47" w14:textId="77777777" w:rsidR="00B93D71" w:rsidRDefault="00000000">
            <w:pPr>
              <w:cnfStyle w:val="000000100000" w:firstRow="0" w:lastRow="0" w:firstColumn="0" w:lastColumn="0" w:oddVBand="0" w:evenVBand="0" w:oddHBand="1" w:evenHBand="0" w:firstRowFirstColumn="0" w:firstRowLastColumn="0" w:lastRowFirstColumn="0" w:lastRowLastColumn="0"/>
              <w:rPr>
                <w:ins w:id="335" w:author="I E" w:date="2023-03-31T14:44:00Z"/>
              </w:rPr>
            </w:pPr>
            <w:ins w:id="336" w:author="I E" w:date="2023-03-31T14:44:00Z">
              <w:r>
                <w:t>Plenum</w:t>
              </w:r>
            </w:ins>
          </w:p>
        </w:tc>
        <w:tc>
          <w:tcPr>
            <w:tcW w:w="7145" w:type="dxa"/>
          </w:tcPr>
          <w:p w14:paraId="26898161" w14:textId="674EF186" w:rsidR="00B93D71" w:rsidRDefault="00000000">
            <w:pPr>
              <w:cnfStyle w:val="000000100000" w:firstRow="0" w:lastRow="0" w:firstColumn="0" w:lastColumn="0" w:oddVBand="0" w:evenVBand="0" w:oddHBand="1" w:evenHBand="0" w:firstRowFirstColumn="0" w:firstRowLastColumn="0" w:lastRowFirstColumn="0" w:lastRowLastColumn="0"/>
              <w:rPr>
                <w:ins w:id="337" w:author="I E" w:date="2023-03-31T14:44:00Z"/>
              </w:rPr>
            </w:pPr>
            <w:ins w:id="338" w:author="I E" w:date="2023-03-31T14:44:00Z">
              <w:r>
                <w:t xml:space="preserve">Vorstellung der erstellten Chat-Nachrichten. Anschließende </w:t>
              </w:r>
            </w:ins>
            <w:ins w:id="339" w:author="I E" w:date="2023-03-31T17:42:00Z">
              <w:r w:rsidR="00006A6E">
                <w:t>Diskussion</w:t>
              </w:r>
            </w:ins>
            <w:ins w:id="340" w:author="I E" w:date="2023-03-31T14:44:00Z">
              <w:r>
                <w:t xml:space="preserve"> über die Auswirkungen vom Teilen personenbezogener Daten im Internet und Schutzmaßnahmen</w:t>
              </w:r>
            </w:ins>
          </w:p>
        </w:tc>
        <w:tc>
          <w:tcPr>
            <w:tcW w:w="2351" w:type="dxa"/>
          </w:tcPr>
          <w:p w14:paraId="04353C2F" w14:textId="292E539F" w:rsidR="00B93D71" w:rsidRDefault="00000000">
            <w:pPr>
              <w:cnfStyle w:val="000000100000" w:firstRow="0" w:lastRow="0" w:firstColumn="0" w:lastColumn="0" w:oddVBand="0" w:evenVBand="0" w:oddHBand="1" w:evenHBand="0" w:firstRowFirstColumn="0" w:firstRowLastColumn="0" w:lastRowFirstColumn="0" w:lastRowLastColumn="0"/>
              <w:rPr>
                <w:ins w:id="341" w:author="I E" w:date="2023-03-31T14:44:00Z"/>
              </w:rPr>
            </w:pPr>
            <w:ins w:id="342" w:author="I E" w:date="2023-03-31T14:44:00Z">
              <w:r>
                <w:t xml:space="preserve">Je </w:t>
              </w:r>
            </w:ins>
            <w:ins w:id="343" w:author="I E" w:date="2023-03-31T17:42:00Z">
              <w:r w:rsidR="00006A6E">
                <w:t>nach ausgewähltem Medium</w:t>
              </w:r>
            </w:ins>
            <w:ins w:id="344" w:author="I E" w:date="2023-03-31T14:44:00Z">
              <w:r>
                <w:t xml:space="preserve"> aus der Erarbeitungsphase</w:t>
              </w:r>
              <w:bookmarkEnd w:id="273"/>
            </w:ins>
          </w:p>
        </w:tc>
      </w:tr>
    </w:tbl>
    <w:p w14:paraId="4A6943C5" w14:textId="77777777" w:rsidR="00B93D71" w:rsidRDefault="00B93D71">
      <w:pPr>
        <w:spacing w:before="240"/>
        <w:sectPr w:rsidR="00B93D71">
          <w:headerReference w:type="default" r:id="rId27"/>
          <w:footerReference w:type="default" r:id="rId28"/>
          <w:headerReference w:type="first" r:id="rId29"/>
          <w:footerReference w:type="first" r:id="rId30"/>
          <w:pgSz w:w="16838" w:h="11906" w:orient="landscape"/>
          <w:pgMar w:top="1531" w:right="1134" w:bottom="1134" w:left="1134" w:header="709" w:footer="357" w:gutter="0"/>
          <w:cols w:space="708"/>
          <w:docGrid w:linePitch="360"/>
        </w:sectPr>
      </w:pPr>
    </w:p>
    <w:p w14:paraId="4359BD39" w14:textId="77777777" w:rsidR="00B93D71" w:rsidRDefault="00000000">
      <w:pPr>
        <w:pStyle w:val="berschrift1"/>
      </w:pPr>
      <w:bookmarkStart w:id="345" w:name="_Toc131168410"/>
      <w:r>
        <w:lastRenderedPageBreak/>
        <w:t>Einbettung in verschiedene Fächer und Themen</w:t>
      </w:r>
      <w:bookmarkEnd w:id="345"/>
    </w:p>
    <w:p w14:paraId="64BD19AF" w14:textId="77777777" w:rsidR="00B93D71" w:rsidRDefault="00000000">
      <w:r>
        <w:t>Als Einbettung in ein speziellen Unterrichtsfach bietet sich in erster Linie die Informatik oder Technik an. Da gerade die Informatik nicht in allen Bundesländern fester Bestandteil der Schuldbildung ist und einige Schulen kein Unterrichtsfach in Richtung der Informatik anbieten, würde es sich als Alternative anbieten, dieses Modul fächerübergreifend im Rahmen einer Projekt- bzw. Themenwoche einzubinden.</w:t>
      </w:r>
    </w:p>
    <w:p w14:paraId="458F3095" w14:textId="77777777" w:rsidR="00B93D71" w:rsidRDefault="00000000">
      <w:pPr>
        <w:rPr>
          <w:rFonts w:cstheme="minorHAnsi"/>
        </w:rPr>
      </w:pPr>
      <w:r>
        <w:rPr>
          <w:rFonts w:cstheme="minorHAnsi"/>
        </w:rPr>
        <w:t>Die folgenden Kompetenzen finden sich entweder in den Bildungsstandards der Kultusministerkonferenz oder in den einzelnen Rahmenlehrplänen der Länder wieder:</w:t>
      </w:r>
    </w:p>
    <w:p w14:paraId="21478E16" w14:textId="77777777" w:rsidR="00B93D71" w:rsidRDefault="00000000">
      <w:pPr>
        <w:rPr>
          <w:b/>
        </w:rPr>
      </w:pPr>
      <w:r>
        <w:rPr>
          <w:b/>
        </w:rPr>
        <w:t>Informatik/Technik</w:t>
      </w:r>
    </w:p>
    <w:p w14:paraId="5122A02F" w14:textId="77777777" w:rsidR="00B93D71" w:rsidRDefault="00000000">
      <w:r>
        <w:t>Die Schülerinnen und Schüler …</w:t>
      </w:r>
    </w:p>
    <w:p w14:paraId="3867FBC6" w14:textId="77777777" w:rsidR="00B93D71" w:rsidRDefault="00000000">
      <w:pPr>
        <w:pStyle w:val="WF-Listenabsatz-1-facherZeilenabstand"/>
      </w:pPr>
      <w:r>
        <w:t>kennen ausgewählte Beispiele von Algorithmen/Verfahren zum Ver- und Entschlüsseln von Nachrichten sowie zum Knacken eben dieser.</w:t>
      </w:r>
    </w:p>
    <w:p w14:paraId="0832A676" w14:textId="77777777" w:rsidR="00B93D71" w:rsidRDefault="00000000">
      <w:pPr>
        <w:pStyle w:val="WF-Listenabsatz-1-facherZeilenabstand"/>
      </w:pPr>
      <w:r>
        <w:t xml:space="preserve">kennen die Bedeutung von </w:t>
      </w:r>
      <w:proofErr w:type="spellStart"/>
      <w:r>
        <w:t>krytographischen</w:t>
      </w:r>
      <w:proofErr w:type="spellEnd"/>
      <w:r>
        <w:t xml:space="preserve"> Verfahren bzgl. sicherer Kommunikationen sowie die damit verbundene gesellschaftliche aber auch wirtschaftliche Bedeutung.</w:t>
      </w:r>
    </w:p>
    <w:p w14:paraId="1A28B3F1" w14:textId="77777777" w:rsidR="00B93D71" w:rsidRDefault="00000000">
      <w:pPr>
        <w:pStyle w:val="WF-Listenabsatz-1-facherZeilenabstand"/>
      </w:pPr>
      <w:r>
        <w:t xml:space="preserve">reflektieren ihren eigenen Umgang mit sicheren und unsicheren Übertragungswegen und können sich absichern. </w:t>
      </w:r>
    </w:p>
    <w:p w14:paraId="268BEB6F" w14:textId="77777777" w:rsidR="00B93D71" w:rsidRDefault="00000000">
      <w:pPr>
        <w:pStyle w:val="WF-Listenabsatz-1-facherZeilenabstand"/>
      </w:pPr>
      <w:r>
        <w:t>kommunizieren fachgerecht über informatische Sachverhalte.</w:t>
      </w:r>
    </w:p>
    <w:p w14:paraId="60D3D4B8" w14:textId="77777777" w:rsidR="00B93D71" w:rsidRDefault="00000000">
      <w:pPr>
        <w:pStyle w:val="WF-Listenabsatz-1-facherZeilenabstand"/>
      </w:pPr>
      <w:r>
        <w:t xml:space="preserve">veranschaulichen </w:t>
      </w:r>
      <w:proofErr w:type="spellStart"/>
      <w:r>
        <w:t>kryptologische</w:t>
      </w:r>
      <w:proofErr w:type="spellEnd"/>
      <w:r>
        <w:t xml:space="preserve"> Sachverhalte. (Optional) </w:t>
      </w:r>
    </w:p>
    <w:p w14:paraId="3994770D" w14:textId="77777777" w:rsidR="00B93D71" w:rsidRDefault="00000000">
      <w:pPr>
        <w:pStyle w:val="WF-Listenabsatz-1-facherZeilenabstand"/>
      </w:pPr>
      <w:r>
        <w:t>implementieren kryptographische Verfahren mittels geeigneten Verfahren. (Ausblick)</w:t>
      </w:r>
    </w:p>
    <w:p w14:paraId="0FA81042" w14:textId="77777777" w:rsidR="00B93D71" w:rsidRDefault="00000000">
      <w:pPr>
        <w:rPr>
          <w:b/>
        </w:rPr>
      </w:pPr>
      <w:r>
        <w:rPr>
          <w:b/>
        </w:rPr>
        <w:br/>
        <w:t>Mathematik</w:t>
      </w:r>
    </w:p>
    <w:p w14:paraId="3D8461FC" w14:textId="77777777" w:rsidR="00B93D71" w:rsidRDefault="00000000">
      <w:r>
        <w:t>Für eine Lehrkraft bedeutet die Einbindung dieses Moduls im Mathematikunterricht wahrscheinlich eher eine Ausrichtung bezüglich der Verfahren, weshalb hier gilt:</w:t>
      </w:r>
    </w:p>
    <w:p w14:paraId="1AAFC841" w14:textId="77777777" w:rsidR="00B93D71" w:rsidRDefault="00000000">
      <w:r>
        <w:t>Die Schülerinnen und Schüler …</w:t>
      </w:r>
    </w:p>
    <w:p w14:paraId="64A238EE" w14:textId="77777777" w:rsidR="00B93D71" w:rsidRDefault="00000000">
      <w:pPr>
        <w:pStyle w:val="WF-Listenabsatz-1-facherZeilenabstand"/>
      </w:pPr>
      <w:r>
        <w:t>können geeignete heuristische Hilfsmittel, Strategien und Prinzipien zum Problemlösen auswählen und anwenden.</w:t>
      </w:r>
    </w:p>
    <w:p w14:paraId="3E6F0210" w14:textId="77777777" w:rsidR="00B93D71" w:rsidRDefault="00000000">
      <w:pPr>
        <w:pStyle w:val="WF-Listenabsatz-1-facherZeilenabstand"/>
      </w:pPr>
      <w:r>
        <w:t>können die Plausibilität der Ergebnisse überprüfen sowie das Finden von Lösungsideen und die Lösungswege reflektieren.</w:t>
      </w:r>
    </w:p>
    <w:p w14:paraId="43AF0677" w14:textId="77777777" w:rsidR="00B93D71" w:rsidRDefault="00000000">
      <w:pPr>
        <w:pStyle w:val="WF-Listenabsatz-1-facherZeilenabstand"/>
      </w:pPr>
      <w:r>
        <w:t>können Überlegungen, Lösungswege bzw. Ergebnisse dokumentieren, verständlich darstellen und präsentieren, auch unter Nutzung geeigneter Medien.</w:t>
      </w:r>
    </w:p>
    <w:p w14:paraId="2C97D73A" w14:textId="77777777" w:rsidR="00B93D71" w:rsidRDefault="00B93D71">
      <w:pPr>
        <w:pStyle w:val="WF-Listenabsatz-1-facherZeilenabstand"/>
        <w:numPr>
          <w:ilvl w:val="0"/>
          <w:numId w:val="0"/>
        </w:numPr>
        <w:ind w:left="714" w:hanging="357"/>
      </w:pPr>
    </w:p>
    <w:p w14:paraId="5828974C" w14:textId="77777777" w:rsidR="00B93D71" w:rsidRDefault="00B93D71">
      <w:pPr>
        <w:pStyle w:val="WF-Listenabsatz-1-facherZeilenabstand"/>
        <w:numPr>
          <w:ilvl w:val="0"/>
          <w:numId w:val="0"/>
        </w:numPr>
        <w:ind w:left="714" w:hanging="357"/>
      </w:pPr>
    </w:p>
    <w:p w14:paraId="28412689" w14:textId="77777777" w:rsidR="00B93D71" w:rsidRDefault="00B93D71">
      <w:pPr>
        <w:pStyle w:val="WF-Listenabsatz-1-facherZeilenabstand"/>
        <w:numPr>
          <w:ilvl w:val="0"/>
          <w:numId w:val="0"/>
        </w:numPr>
        <w:ind w:left="714" w:hanging="357"/>
      </w:pPr>
    </w:p>
    <w:p w14:paraId="66702D22" w14:textId="77777777" w:rsidR="00B93D71" w:rsidRDefault="00B93D71">
      <w:pPr>
        <w:pStyle w:val="WF-Listenabsatz-1-facherZeilenabstand"/>
        <w:numPr>
          <w:ilvl w:val="0"/>
          <w:numId w:val="0"/>
        </w:numPr>
        <w:ind w:left="714" w:hanging="357"/>
      </w:pPr>
    </w:p>
    <w:p w14:paraId="7880699C" w14:textId="77777777" w:rsidR="00B93D71" w:rsidRDefault="00B93D71">
      <w:pPr>
        <w:pStyle w:val="WF-Listenabsatz-1-facherZeilenabstand"/>
        <w:numPr>
          <w:ilvl w:val="0"/>
          <w:numId w:val="0"/>
        </w:numPr>
        <w:ind w:left="714" w:hanging="357"/>
      </w:pPr>
    </w:p>
    <w:p w14:paraId="716073F7" w14:textId="77777777" w:rsidR="00B93D71" w:rsidRDefault="00B93D71">
      <w:pPr>
        <w:pStyle w:val="WF-Listenabsatz-1-facherZeilenabstand"/>
        <w:numPr>
          <w:ilvl w:val="0"/>
          <w:numId w:val="0"/>
        </w:numPr>
        <w:ind w:left="714" w:hanging="357"/>
      </w:pPr>
    </w:p>
    <w:p w14:paraId="1C4DB2F5" w14:textId="77777777" w:rsidR="00B93D71" w:rsidRDefault="00B93D71">
      <w:pPr>
        <w:pStyle w:val="WF-Listenabsatz-1-facherZeilenabstand"/>
        <w:numPr>
          <w:ilvl w:val="0"/>
          <w:numId w:val="0"/>
        </w:numPr>
        <w:ind w:left="714" w:hanging="357"/>
      </w:pPr>
    </w:p>
    <w:p w14:paraId="6BD72DF4" w14:textId="77777777" w:rsidR="00B93D71" w:rsidRDefault="00B93D71">
      <w:pPr>
        <w:pStyle w:val="WF-Listenabsatz-1-facherZeilenabstand"/>
        <w:numPr>
          <w:ilvl w:val="0"/>
          <w:numId w:val="0"/>
        </w:numPr>
        <w:ind w:left="714" w:hanging="357"/>
      </w:pPr>
    </w:p>
    <w:p w14:paraId="390AD863" w14:textId="77777777" w:rsidR="00B93D71" w:rsidRDefault="00B93D71">
      <w:pPr>
        <w:pStyle w:val="WF-Listenabsatz-1-facherZeilenabstand"/>
        <w:numPr>
          <w:ilvl w:val="0"/>
          <w:numId w:val="0"/>
        </w:numPr>
        <w:ind w:left="714" w:hanging="357"/>
      </w:pPr>
    </w:p>
    <w:p w14:paraId="701C136C" w14:textId="77777777" w:rsidR="00B93D71" w:rsidRDefault="00000000">
      <w:pPr>
        <w:pStyle w:val="berschrift1"/>
      </w:pPr>
      <w:bookmarkStart w:id="346" w:name="_Toc131168411"/>
      <w:r>
        <w:lastRenderedPageBreak/>
        <w:t>Anschlussthemen</w:t>
      </w:r>
      <w:bookmarkEnd w:id="346"/>
    </w:p>
    <w:p w14:paraId="0021FEB0" w14:textId="77777777" w:rsidR="00B93D71" w:rsidRDefault="00000000">
      <w:pPr>
        <w:rPr>
          <w:rFonts w:cstheme="minorHAnsi"/>
        </w:rPr>
      </w:pPr>
      <w:r>
        <w:rPr>
          <w:rFonts w:cstheme="minorHAnsi"/>
        </w:rPr>
        <w:t>Als Anschlussthemen im Zusammenhang mit IT2School bieten sich folgende Module an:</w:t>
      </w:r>
    </w:p>
    <w:p w14:paraId="33346182" w14:textId="77777777" w:rsidR="00B93D71" w:rsidRDefault="00000000">
      <w:pPr>
        <w:rPr>
          <w:rFonts w:cstheme="minorHAnsi"/>
          <w:b/>
        </w:rPr>
      </w:pPr>
      <w:r>
        <w:rPr>
          <w:rFonts w:cstheme="minorHAnsi"/>
          <w:b/>
        </w:rPr>
        <w:t>Beispiel:  Programmieren</w:t>
      </w:r>
    </w:p>
    <w:tbl>
      <w:tblPr>
        <w:tblStyle w:val="Tabellenraster"/>
        <w:tblW w:w="81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594"/>
        <w:gridCol w:w="2274"/>
        <w:gridCol w:w="535"/>
        <w:gridCol w:w="2786"/>
      </w:tblGrid>
      <w:tr w:rsidR="00B93D71" w14:paraId="779D3537" w14:textId="77777777">
        <w:trPr>
          <w:jc w:val="center"/>
        </w:trPr>
        <w:tc>
          <w:tcPr>
            <w:tcW w:w="2080" w:type="dxa"/>
            <w:vAlign w:val="center"/>
          </w:tcPr>
          <w:p w14:paraId="7B8D7B36" w14:textId="77777777" w:rsidR="00B93D71" w:rsidRDefault="00000000">
            <w:pPr>
              <w:jc w:val="center"/>
            </w:pPr>
            <w:r>
              <w:rPr>
                <w:noProof/>
              </w:rPr>
              <w:drawing>
                <wp:inline distT="0" distB="0" distL="0" distR="0" wp14:anchorId="0B49FE3A" wp14:editId="30AABBA2">
                  <wp:extent cx="1457325" cy="707570"/>
                  <wp:effectExtent l="0" t="0" r="0" b="0"/>
                  <wp:docPr id="2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kryptologie.jpg"/>
                          <pic:cNvPicPr>
                            <a:picLocks noChangeAspect="1"/>
                          </pic:cNvPicPr>
                        </pic:nvPicPr>
                        <pic:blipFill>
                          <a:blip r:embed="rId31"/>
                          <a:stretch/>
                        </pic:blipFill>
                        <pic:spPr bwMode="auto">
                          <a:xfrm>
                            <a:off x="0" y="0"/>
                            <a:ext cx="1471202" cy="714308"/>
                          </a:xfrm>
                          <a:prstGeom prst="rect">
                            <a:avLst/>
                          </a:prstGeom>
                        </pic:spPr>
                      </pic:pic>
                    </a:graphicData>
                  </a:graphic>
                </wp:inline>
              </w:drawing>
            </w:r>
          </w:p>
        </w:tc>
        <w:tc>
          <w:tcPr>
            <w:tcW w:w="847" w:type="dxa"/>
            <w:vAlign w:val="center"/>
          </w:tcPr>
          <w:p w14:paraId="7DBCBDAD" w14:textId="77777777" w:rsidR="00B93D71" w:rsidRDefault="00000000">
            <w:pPr>
              <w:jc w:val="center"/>
              <w:rPr>
                <w:sz w:val="48"/>
                <w:szCs w:val="48"/>
              </w:rPr>
            </w:pPr>
            <w:r>
              <w:rPr>
                <w:sz w:val="48"/>
                <w:szCs w:val="48"/>
              </w:rPr>
              <w:t>→</w:t>
            </w:r>
          </w:p>
        </w:tc>
        <w:tc>
          <w:tcPr>
            <w:tcW w:w="2323" w:type="dxa"/>
            <w:vAlign w:val="center"/>
          </w:tcPr>
          <w:p w14:paraId="4CC587D0" w14:textId="77777777" w:rsidR="00B93D71" w:rsidRDefault="00000000">
            <w:pPr>
              <w:jc w:val="center"/>
            </w:pPr>
            <w:r>
              <w:rPr>
                <w:noProof/>
              </w:rPr>
              <w:drawing>
                <wp:inline distT="0" distB="0" distL="0" distR="0" wp14:anchorId="20ECF10C" wp14:editId="3CE81FDE">
                  <wp:extent cx="1367155" cy="840842"/>
                  <wp:effectExtent l="0" t="0" r="4445" b="0"/>
                  <wp:docPr id="24"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fik 35"/>
                          <pic:cNvPicPr>
                            <a:picLocks noChangeAspect="1"/>
                          </pic:cNvPicPr>
                        </pic:nvPicPr>
                        <pic:blipFill>
                          <a:blip r:embed="rId32"/>
                          <a:stretch/>
                        </pic:blipFill>
                        <pic:spPr bwMode="auto">
                          <a:xfrm>
                            <a:off x="0" y="0"/>
                            <a:ext cx="1368000" cy="841362"/>
                          </a:xfrm>
                          <a:prstGeom prst="rect">
                            <a:avLst/>
                          </a:prstGeom>
                          <a:ln>
                            <a:noFill/>
                          </a:ln>
                        </pic:spPr>
                      </pic:pic>
                    </a:graphicData>
                  </a:graphic>
                </wp:inline>
              </w:drawing>
            </w:r>
          </w:p>
        </w:tc>
        <w:tc>
          <w:tcPr>
            <w:tcW w:w="845" w:type="dxa"/>
            <w:vAlign w:val="center"/>
          </w:tcPr>
          <w:p w14:paraId="50F81B0A" w14:textId="77777777" w:rsidR="00B93D71" w:rsidRDefault="00000000">
            <w:pPr>
              <w:jc w:val="center"/>
            </w:pPr>
            <w:r>
              <w:t>oder</w:t>
            </w:r>
          </w:p>
        </w:tc>
        <w:tc>
          <w:tcPr>
            <w:tcW w:w="2081" w:type="dxa"/>
            <w:vAlign w:val="center"/>
          </w:tcPr>
          <w:p w14:paraId="59323EB9" w14:textId="77777777" w:rsidR="00B93D71" w:rsidRDefault="00000000">
            <w:pPr>
              <w:jc w:val="center"/>
            </w:pPr>
            <w:r>
              <w:rPr>
                <w:noProof/>
              </w:rPr>
              <w:drawing>
                <wp:inline distT="0" distB="0" distL="0" distR="0" wp14:anchorId="301B5E91" wp14:editId="2507AF21">
                  <wp:extent cx="1696935" cy="823908"/>
                  <wp:effectExtent l="0" t="0" r="0" b="0"/>
                  <wp:docPr id="25"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ython.jpg"/>
                          <pic:cNvPicPr>
                            <a:picLocks noChangeAspect="1"/>
                          </pic:cNvPicPr>
                        </pic:nvPicPr>
                        <pic:blipFill>
                          <a:blip r:embed="rId33"/>
                          <a:stretch/>
                        </pic:blipFill>
                        <pic:spPr bwMode="auto">
                          <a:xfrm>
                            <a:off x="0" y="0"/>
                            <a:ext cx="1699424" cy="825116"/>
                          </a:xfrm>
                          <a:prstGeom prst="rect">
                            <a:avLst/>
                          </a:prstGeom>
                        </pic:spPr>
                      </pic:pic>
                    </a:graphicData>
                  </a:graphic>
                </wp:inline>
              </w:drawing>
            </w:r>
          </w:p>
        </w:tc>
      </w:tr>
    </w:tbl>
    <w:p w14:paraId="650F8267" w14:textId="77777777" w:rsidR="00B93D71" w:rsidRDefault="00000000">
      <w:pPr>
        <w:spacing w:before="240"/>
      </w:pPr>
      <w:r>
        <w:t xml:space="preserve">Gerade hinsichtlich dem Modul B5 und A3 empfiehlt sich eine mögliche Vertiefung dieses Moduls bei dem die Schülerinnen und Schüler die erlernten Verfahren selbstständig in Form von Programmen in Scratch bzw. Python implementieren. Besonders die aufwändigeren Verfahren zum </w:t>
      </w:r>
      <w:proofErr w:type="spellStart"/>
      <w:r>
        <w:t>entschlüsseln</w:t>
      </w:r>
      <w:proofErr w:type="spellEnd"/>
      <w:r>
        <w:t xml:space="preserve"> von kryptographischen Verfahren bietet sich hier an.</w:t>
      </w:r>
    </w:p>
    <w:p w14:paraId="1F0A9A56" w14:textId="77777777" w:rsidR="00B93D71" w:rsidRDefault="00000000">
      <w:pPr>
        <w:pStyle w:val="berschrift1"/>
      </w:pPr>
      <w:bookmarkStart w:id="347" w:name="_Toc453851916"/>
      <w:bookmarkStart w:id="348" w:name="_Toc131168412"/>
      <w:r>
        <w:t>Literatur und Links</w:t>
      </w:r>
      <w:bookmarkEnd w:id="347"/>
      <w:bookmarkEnd w:id="348"/>
    </w:p>
    <w:p w14:paraId="74CFA4D0" w14:textId="77777777" w:rsidR="00B93D71" w:rsidRDefault="00000000">
      <w:pPr>
        <w:pStyle w:val="Listenabsatz"/>
        <w:numPr>
          <w:ilvl w:val="0"/>
          <w:numId w:val="31"/>
        </w:numPr>
      </w:pPr>
      <w:r>
        <w:t xml:space="preserve">Simon Singh. </w:t>
      </w:r>
      <w:r>
        <w:rPr>
          <w:b/>
        </w:rPr>
        <w:t>Codes – Die Kunst der Verschlüsselung</w:t>
      </w:r>
      <w:r>
        <w:t>. 2001. Hanser Verlag. ISBN: 3-446-20169-6</w:t>
      </w:r>
    </w:p>
    <w:p w14:paraId="5CF2BC04" w14:textId="77777777" w:rsidR="00B93D71" w:rsidRDefault="00000000">
      <w:pPr>
        <w:pStyle w:val="Listenabsatz"/>
        <w:numPr>
          <w:ilvl w:val="0"/>
          <w:numId w:val="31"/>
        </w:numPr>
        <w:rPr>
          <w:lang w:val="en-US"/>
        </w:rPr>
      </w:pPr>
      <w:r>
        <w:t xml:space="preserve">Didaktik der Informatik der Universität Wuppertal. </w:t>
      </w:r>
      <w:proofErr w:type="spellStart"/>
      <w:r>
        <w:rPr>
          <w:b/>
          <w:lang w:val="en-US"/>
        </w:rPr>
        <w:t>Spioncamp</w:t>
      </w:r>
      <w:proofErr w:type="spellEnd"/>
      <w:r>
        <w:rPr>
          <w:lang w:val="en-US"/>
        </w:rPr>
        <w:t xml:space="preserve">. URL: </w:t>
      </w:r>
      <w:r>
        <w:fldChar w:fldCharType="begin"/>
      </w:r>
      <w:r>
        <w:rPr>
          <w:lang w:val="en-GB"/>
          <w:rPrChange w:id="349" w:author="I E" w:date="2023-03-31T14:31:00Z">
            <w:rPr/>
          </w:rPrChange>
        </w:rPr>
        <w:instrText>HYPERLINK "http://ddi.uni-wuppertal.de/material/spioncamp.html"</w:instrText>
      </w:r>
      <w:r>
        <w:fldChar w:fldCharType="separate"/>
      </w:r>
      <w:r>
        <w:rPr>
          <w:rStyle w:val="Hyperlink"/>
          <w:lang w:val="en-US"/>
        </w:rPr>
        <w:t>http://ddi.uni-wuppertal.de/material/spioncamp.html</w:t>
      </w:r>
      <w:r>
        <w:rPr>
          <w:rStyle w:val="Hyperlink"/>
          <w:lang w:val="en-US"/>
        </w:rPr>
        <w:fldChar w:fldCharType="end"/>
      </w:r>
    </w:p>
    <w:p w14:paraId="6723DA6A" w14:textId="77777777" w:rsidR="00B93D71" w:rsidRDefault="00000000">
      <w:pPr>
        <w:pStyle w:val="Listenabsatz"/>
        <w:numPr>
          <w:ilvl w:val="0"/>
          <w:numId w:val="31"/>
        </w:numPr>
      </w:pPr>
      <w:r>
        <w:t xml:space="preserve">Informatik Schule. </w:t>
      </w:r>
      <w:r>
        <w:rPr>
          <w:b/>
        </w:rPr>
        <w:t>Kryptologie</w:t>
      </w:r>
      <w:r>
        <w:t xml:space="preserve">. URL: </w:t>
      </w:r>
      <w:hyperlink r:id="rId34" w:tooltip="http://www.inf-schule.de/kommunikation/kryptologie" w:history="1">
        <w:r>
          <w:rPr>
            <w:rStyle w:val="Hyperlink"/>
          </w:rPr>
          <w:t>http://www.inf-schule.de/kommunikation/kryptologie</w:t>
        </w:r>
      </w:hyperlink>
    </w:p>
    <w:p w14:paraId="657F031A" w14:textId="77777777" w:rsidR="00B93D71" w:rsidRDefault="00000000">
      <w:pPr>
        <w:pStyle w:val="Listenabsatz"/>
        <w:numPr>
          <w:ilvl w:val="0"/>
          <w:numId w:val="31"/>
        </w:numPr>
        <w:rPr>
          <w:lang w:val="en-US"/>
        </w:rPr>
      </w:pPr>
      <w:r>
        <w:t xml:space="preserve">Informatik im Kontext: </w:t>
      </w:r>
      <w:r>
        <w:rPr>
          <w:b/>
        </w:rPr>
        <w:t>E-Mail (nur) für Dich?</w:t>
      </w:r>
      <w:r>
        <w:t xml:space="preserve"> </w:t>
      </w:r>
      <w:r>
        <w:rPr>
          <w:lang w:val="en-US"/>
        </w:rPr>
        <w:t xml:space="preserve">URL: </w:t>
      </w:r>
      <w:r>
        <w:fldChar w:fldCharType="begin"/>
      </w:r>
      <w:r>
        <w:rPr>
          <w:lang w:val="en-GB"/>
          <w:rPrChange w:id="350" w:author="I E" w:date="2023-03-31T14:31:00Z">
            <w:rPr/>
          </w:rPrChange>
        </w:rPr>
        <w:instrText>HYPERLINK "http://www.informatik-im-kontext.de/"</w:instrText>
      </w:r>
      <w:r>
        <w:fldChar w:fldCharType="separate"/>
      </w:r>
      <w:r>
        <w:rPr>
          <w:rStyle w:val="Hyperlink"/>
          <w:lang w:val="en-US"/>
        </w:rPr>
        <w:t>http://www.informatik-im-kontext.de/</w:t>
      </w:r>
      <w:r>
        <w:rPr>
          <w:rStyle w:val="Hyperlink"/>
          <w:lang w:val="en-US"/>
        </w:rPr>
        <w:fldChar w:fldCharType="end"/>
      </w:r>
      <w:r>
        <w:rPr>
          <w:lang w:val="en-US"/>
        </w:rPr>
        <w:t xml:space="preserve"> </w:t>
      </w:r>
    </w:p>
    <w:p w14:paraId="54A6DA2E" w14:textId="77777777" w:rsidR="00B93D71" w:rsidRDefault="00000000">
      <w:pPr>
        <w:pStyle w:val="Listenabsatz"/>
        <w:numPr>
          <w:ilvl w:val="0"/>
          <w:numId w:val="31"/>
        </w:numPr>
        <w:rPr>
          <w:ins w:id="351" w:author="I E" w:date="2023-03-31T15:25:00Z"/>
          <w:lang w:val="en-US"/>
        </w:rPr>
      </w:pPr>
      <w:proofErr w:type="spellStart"/>
      <w:r>
        <w:rPr>
          <w:b/>
          <w:lang w:val="en-US"/>
        </w:rPr>
        <w:t>Morsecode</w:t>
      </w:r>
      <w:proofErr w:type="spellEnd"/>
      <w:r>
        <w:rPr>
          <w:b/>
          <w:lang w:val="en-US"/>
        </w:rPr>
        <w:t xml:space="preserve">: </w:t>
      </w:r>
      <w:r>
        <w:fldChar w:fldCharType="begin"/>
      </w:r>
      <w:r>
        <w:rPr>
          <w:lang w:val="en-GB"/>
          <w:rPrChange w:id="352" w:author="I E" w:date="2023-03-31T14:31:00Z">
            <w:rPr/>
          </w:rPrChange>
        </w:rPr>
        <w:instrText>HYPERLINK "http://morsecode.scphillips.com/translator.html"</w:instrText>
      </w:r>
      <w:r>
        <w:fldChar w:fldCharType="separate"/>
      </w:r>
      <w:r>
        <w:rPr>
          <w:rStyle w:val="Hyperlink"/>
          <w:lang w:val="en-US"/>
        </w:rPr>
        <w:t>http://morsecode.scphillips.com/translator.html</w:t>
      </w:r>
      <w:r>
        <w:rPr>
          <w:rStyle w:val="Hyperlink"/>
          <w:lang w:val="en-US"/>
        </w:rPr>
        <w:fldChar w:fldCharType="end"/>
      </w:r>
      <w:r>
        <w:rPr>
          <w:lang w:val="en-US"/>
        </w:rPr>
        <w:t xml:space="preserve"> </w:t>
      </w:r>
    </w:p>
    <w:p w14:paraId="200CF978" w14:textId="77777777" w:rsidR="00B93D71" w:rsidRDefault="00000000">
      <w:pPr>
        <w:pStyle w:val="Listenabsatz"/>
        <w:numPr>
          <w:ilvl w:val="0"/>
          <w:numId w:val="31"/>
        </w:numPr>
        <w:rPr>
          <w:ins w:id="353" w:author="I E" w:date="2023-03-31T15:27:00Z"/>
        </w:rPr>
      </w:pPr>
      <w:ins w:id="354" w:author="I E" w:date="2023-03-31T15:26:00Z">
        <w:r>
          <w:rPr>
            <w:rPrChange w:id="355" w:author="I E" w:date="2023-03-31T15:26:00Z">
              <w:rPr>
                <w:lang w:val="en-US"/>
              </w:rPr>
            </w:rPrChange>
          </w:rPr>
          <w:t xml:space="preserve">Personenbezogenen </w:t>
        </w:r>
        <w:r>
          <w:t xml:space="preserve">Daten: </w:t>
        </w:r>
        <w:r>
          <w:fldChar w:fldCharType="begin"/>
        </w:r>
        <w:r>
          <w:instrText xml:space="preserve"> HYPERLINK "</w:instrText>
        </w:r>
      </w:ins>
      <w:ins w:id="356" w:author="I E" w:date="2023-03-31T15:25:00Z">
        <w:r>
          <w:rPr>
            <w:rPrChange w:id="357" w:author="I E" w:date="2023-03-31T15:26:00Z">
              <w:rPr>
                <w:rStyle w:val="Hyperlink"/>
              </w:rPr>
            </w:rPrChange>
          </w:rPr>
          <w:instrText>https://commission.europa.eu/law/law-topic/data-protection/reform/what-personal-data_de</w:instrText>
        </w:r>
      </w:ins>
      <w:ins w:id="358" w:author="I E" w:date="2023-03-31T15:26:00Z">
        <w:r>
          <w:instrText xml:space="preserve">" </w:instrText>
        </w:r>
        <w:r>
          <w:fldChar w:fldCharType="separate"/>
        </w:r>
      </w:ins>
      <w:ins w:id="359" w:author="I E" w:date="2023-03-31T15:25:00Z">
        <w:r>
          <w:rPr>
            <w:rStyle w:val="Hyperlink"/>
          </w:rPr>
          <w:t>https://commission.europa.eu/law/law-topic/data-protection/reform/what-personal-data_de</w:t>
        </w:r>
      </w:ins>
      <w:ins w:id="360" w:author="I E" w:date="2023-03-31T15:26:00Z">
        <w:r>
          <w:fldChar w:fldCharType="end"/>
        </w:r>
      </w:ins>
      <w:ins w:id="361" w:author="I E" w:date="2023-03-31T15:28:00Z">
        <w:r>
          <w:t xml:space="preserve"> [31.03.2023]</w:t>
        </w:r>
      </w:ins>
    </w:p>
    <w:p w14:paraId="2CCB3382" w14:textId="77777777" w:rsidR="00B93D71" w:rsidRDefault="00000000">
      <w:pPr>
        <w:pStyle w:val="Listenabsatz"/>
        <w:numPr>
          <w:ilvl w:val="0"/>
          <w:numId w:val="31"/>
        </w:numPr>
      </w:pPr>
      <w:ins w:id="362" w:author="I E" w:date="2023-03-31T15:27:00Z">
        <w:r>
          <w:t>Zentrale Begriffe für Datenschutz und Datensicherheit: BSI IT</w:t>
        </w:r>
      </w:ins>
      <w:ins w:id="363" w:author="I E" w:date="2023-03-31T15:28:00Z">
        <w:r>
          <w:t xml:space="preserve">-Grundschutz-Kompendium: </w:t>
        </w:r>
        <w:r>
          <w:fldChar w:fldCharType="begin"/>
        </w:r>
        <w:r>
          <w:instrText xml:space="preserve"> HYPERLINK "https://www.bsi.bund.de/DE/Themen/Unternehmen-und-Organisationen/Standards-und-Zertifizierung/IT-Grundschutz/IT-Grundschutz-Kompendium/it-grundschutz-kompendium_node.html" </w:instrText>
        </w:r>
        <w:r>
          <w:fldChar w:fldCharType="separate"/>
        </w:r>
        <w:r>
          <w:rPr>
            <w:rStyle w:val="Hyperlink"/>
          </w:rPr>
          <w:t>https://www.bsi.bund.de/DE/Themen/Unternehmen-und-Organisationen/Standards-und-Zertifizierung/IT-Grundschutz/IT-Grundschutz-Kompendium/it-grundschutz-kompendium_node.html</w:t>
        </w:r>
        <w:r>
          <w:fldChar w:fldCharType="end"/>
        </w:r>
        <w:r>
          <w:t xml:space="preserve"> [31.03.2023]</w:t>
        </w:r>
      </w:ins>
    </w:p>
    <w:p w14:paraId="0A83BD93" w14:textId="77777777" w:rsidR="00B93D71" w:rsidRDefault="00000000">
      <w:pPr>
        <w:pStyle w:val="berschrift1"/>
      </w:pPr>
      <w:bookmarkStart w:id="364" w:name="_Toc453851917"/>
      <w:bookmarkStart w:id="365" w:name="_Toc131168413"/>
      <w:r>
        <w:t>Arbeitsmaterialien</w:t>
      </w:r>
      <w:bookmarkEnd w:id="364"/>
      <w:bookmarkEnd w:id="365"/>
    </w:p>
    <w:tbl>
      <w:tblPr>
        <w:tblStyle w:val="Arbeitsmaterialien"/>
        <w:tblW w:w="9071" w:type="dxa"/>
        <w:tblLook w:val="04A0" w:firstRow="1" w:lastRow="0" w:firstColumn="1" w:lastColumn="0" w:noHBand="0" w:noVBand="1"/>
      </w:tblPr>
      <w:tblGrid>
        <w:gridCol w:w="1191"/>
        <w:gridCol w:w="2915"/>
        <w:gridCol w:w="4965"/>
      </w:tblGrid>
      <w:tr w:rsidR="00B93D71" w14:paraId="5C752823"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7B0C5E7B" w14:textId="77777777" w:rsidR="00B93D71" w:rsidRDefault="00000000">
            <w:r>
              <w:t>Nr.</w:t>
            </w:r>
          </w:p>
        </w:tc>
        <w:tc>
          <w:tcPr>
            <w:tcW w:w="2915" w:type="dxa"/>
          </w:tcPr>
          <w:p w14:paraId="249189B9" w14:textId="77777777" w:rsidR="00B93D71" w:rsidRDefault="00000000">
            <w:pPr>
              <w:cnfStyle w:val="100000000000" w:firstRow="1" w:lastRow="0" w:firstColumn="0" w:lastColumn="0" w:oddVBand="0" w:evenVBand="0" w:oddHBand="0" w:evenHBand="0" w:firstRowFirstColumn="0" w:firstRowLastColumn="0" w:lastRowFirstColumn="0" w:lastRowLastColumn="0"/>
            </w:pPr>
            <w:r>
              <w:t>Titel</w:t>
            </w:r>
          </w:p>
        </w:tc>
        <w:tc>
          <w:tcPr>
            <w:tcW w:w="4965" w:type="dxa"/>
          </w:tcPr>
          <w:p w14:paraId="7E5D4D8D" w14:textId="77777777" w:rsidR="00B93D71" w:rsidRDefault="00000000">
            <w:pPr>
              <w:cnfStyle w:val="100000000000" w:firstRow="1" w:lastRow="0" w:firstColumn="0" w:lastColumn="0" w:oddVBand="0" w:evenVBand="0" w:oddHBand="0" w:evenHBand="0" w:firstRowFirstColumn="0" w:firstRowLastColumn="0" w:lastRowFirstColumn="0" w:lastRowLastColumn="0"/>
            </w:pPr>
            <w:r>
              <w:t>Beschreibung</w:t>
            </w:r>
          </w:p>
        </w:tc>
      </w:tr>
      <w:tr w:rsidR="00B93D71" w14:paraId="3943519E"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1591A1C1" w14:textId="77777777" w:rsidR="00B93D71" w:rsidRDefault="00000000">
            <w:r>
              <w:rPr>
                <w:rFonts w:ascii="Segoe UI Symbol" w:hAnsi="Segoe UI Symbol" w:cs="Segoe UI Symbol"/>
                <w:color w:val="00B050"/>
                <w:sz w:val="32"/>
              </w:rPr>
              <w:t>☻</w:t>
            </w:r>
            <w:r>
              <w:t xml:space="preserve"> A2.1</w:t>
            </w:r>
          </w:p>
        </w:tc>
        <w:tc>
          <w:tcPr>
            <w:tcW w:w="2915" w:type="dxa"/>
          </w:tcPr>
          <w:p w14:paraId="0EF73731" w14:textId="77777777" w:rsidR="00B93D71" w:rsidRDefault="00000000">
            <w:pPr>
              <w:cnfStyle w:val="000000100000" w:firstRow="0" w:lastRow="0" w:firstColumn="0" w:lastColumn="0" w:oddVBand="0" w:evenVBand="0" w:oddHBand="1" w:evenHBand="0" w:firstRowFirstColumn="0" w:firstRowLastColumn="0" w:lastRowFirstColumn="0" w:lastRowLastColumn="0"/>
            </w:pPr>
            <w:r>
              <w:t>Detektivgeschichte</w:t>
            </w:r>
          </w:p>
        </w:tc>
        <w:tc>
          <w:tcPr>
            <w:tcW w:w="4965" w:type="dxa"/>
          </w:tcPr>
          <w:p w14:paraId="3D0D109E" w14:textId="77777777" w:rsidR="00B93D71" w:rsidRDefault="00000000">
            <w:pPr>
              <w:cnfStyle w:val="000000100000" w:firstRow="0" w:lastRow="0" w:firstColumn="0" w:lastColumn="0" w:oddVBand="0" w:evenVBand="0" w:oddHBand="1" w:evenHBand="0" w:firstRowFirstColumn="0" w:firstRowLastColumn="0" w:lastRowFirstColumn="0" w:lastRowLastColumn="0"/>
            </w:pPr>
            <w:r>
              <w:t>Enthält die E-Mailnachrichten, welche den Schülerinnen und Schülern gesendet werden sollen.</w:t>
            </w:r>
          </w:p>
        </w:tc>
      </w:tr>
      <w:tr w:rsidR="00B93D71" w14:paraId="4568F9E6" w14:textId="77777777" w:rsidTr="00B93D71">
        <w:tc>
          <w:tcPr>
            <w:cnfStyle w:val="001000000000" w:firstRow="0" w:lastRow="0" w:firstColumn="1" w:lastColumn="0" w:oddVBand="0" w:evenVBand="0" w:oddHBand="0" w:evenHBand="0" w:firstRowFirstColumn="0" w:firstRowLastColumn="0" w:lastRowFirstColumn="0" w:lastRowLastColumn="0"/>
            <w:tcW w:w="1191" w:type="dxa"/>
          </w:tcPr>
          <w:p w14:paraId="669EFA88" w14:textId="77777777" w:rsidR="00B93D71" w:rsidRDefault="00000000">
            <w:r>
              <w:rPr>
                <w:rFonts w:ascii="Segoe UI Symbol" w:hAnsi="Segoe UI Symbol" w:cs="Segoe UI Symbol"/>
                <w:color w:val="FFC000"/>
                <w:sz w:val="32"/>
              </w:rPr>
              <w:t>☻</w:t>
            </w:r>
            <w:r>
              <w:t xml:space="preserve"> A2.2</w:t>
            </w:r>
          </w:p>
        </w:tc>
        <w:tc>
          <w:tcPr>
            <w:tcW w:w="2915" w:type="dxa"/>
          </w:tcPr>
          <w:p w14:paraId="7BFE0EF7" w14:textId="77777777" w:rsidR="00B93D71" w:rsidRDefault="00000000">
            <w:pPr>
              <w:cnfStyle w:val="000000000000" w:firstRow="0" w:lastRow="0" w:firstColumn="0" w:lastColumn="0" w:oddVBand="0" w:evenVBand="0" w:oddHBand="0" w:evenHBand="0" w:firstRowFirstColumn="0" w:firstRowLastColumn="0" w:lastRowFirstColumn="0" w:lastRowLastColumn="0"/>
            </w:pPr>
            <w:r>
              <w:t>Anhang für dritte E-Mail</w:t>
            </w:r>
          </w:p>
        </w:tc>
        <w:tc>
          <w:tcPr>
            <w:tcW w:w="4965" w:type="dxa"/>
          </w:tcPr>
          <w:p w14:paraId="5C911895"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Bild der zu knackenden </w:t>
            </w:r>
            <w:proofErr w:type="spellStart"/>
            <w:r>
              <w:t>fleißnerschen</w:t>
            </w:r>
            <w:proofErr w:type="spellEnd"/>
            <w:r>
              <w:t xml:space="preserve"> Schablone</w:t>
            </w:r>
          </w:p>
        </w:tc>
      </w:tr>
      <w:tr w:rsidR="00B93D71" w14:paraId="5D9E9E51"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6747CA5D" w14:textId="77777777" w:rsidR="00B93D71" w:rsidRDefault="00000000">
            <w:r>
              <w:rPr>
                <w:rFonts w:ascii="Segoe UI Symbol" w:hAnsi="Segoe UI Symbol" w:cs="Segoe UI Symbol"/>
                <w:color w:val="FFC000"/>
                <w:sz w:val="32"/>
              </w:rPr>
              <w:lastRenderedPageBreak/>
              <w:t>☻</w:t>
            </w:r>
            <w:r>
              <w:t xml:space="preserve"> A2.3</w:t>
            </w:r>
          </w:p>
        </w:tc>
        <w:tc>
          <w:tcPr>
            <w:tcW w:w="2915" w:type="dxa"/>
          </w:tcPr>
          <w:p w14:paraId="482B3B82" w14:textId="77777777" w:rsidR="00B93D71" w:rsidRDefault="00000000">
            <w:pPr>
              <w:cnfStyle w:val="000000100000" w:firstRow="0" w:lastRow="0" w:firstColumn="0" w:lastColumn="0" w:oddVBand="0" w:evenVBand="0" w:oddHBand="1" w:evenHBand="0" w:firstRowFirstColumn="0" w:firstRowLastColumn="0" w:lastRowFirstColumn="0" w:lastRowLastColumn="0"/>
            </w:pPr>
            <w:r>
              <w:t>Anhang für fünfte E-Mail</w:t>
            </w:r>
          </w:p>
        </w:tc>
        <w:tc>
          <w:tcPr>
            <w:tcW w:w="4965" w:type="dxa"/>
          </w:tcPr>
          <w:p w14:paraId="3D96CF61"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ZIP-Archiv, das </w:t>
            </w:r>
            <w:proofErr w:type="spellStart"/>
            <w:r>
              <w:t>OpenPuff</w:t>
            </w:r>
            <w:proofErr w:type="spellEnd"/>
            <w:r>
              <w:t xml:space="preserve"> mit Anleitung, schluesselwoerter.png und den Kalender enthält.</w:t>
            </w:r>
          </w:p>
        </w:tc>
      </w:tr>
      <w:tr w:rsidR="00B93D71" w14:paraId="62CB6B9D" w14:textId="77777777" w:rsidTr="00B93D71">
        <w:tc>
          <w:tcPr>
            <w:cnfStyle w:val="001000000000" w:firstRow="0" w:lastRow="0" w:firstColumn="1" w:lastColumn="0" w:oddVBand="0" w:evenVBand="0" w:oddHBand="0" w:evenHBand="0" w:firstRowFirstColumn="0" w:firstRowLastColumn="0" w:lastRowFirstColumn="0" w:lastRowLastColumn="0"/>
            <w:tcW w:w="1191" w:type="dxa"/>
          </w:tcPr>
          <w:p w14:paraId="292C80B7" w14:textId="77777777" w:rsidR="00B93D71" w:rsidRDefault="00000000">
            <w:pPr>
              <w:rPr>
                <w:rFonts w:ascii="Segoe UI Symbol" w:hAnsi="Segoe UI Symbol" w:cs="Segoe UI Symbol"/>
                <w:color w:val="FFC000"/>
                <w:sz w:val="32"/>
              </w:rPr>
            </w:pPr>
            <w:r>
              <w:rPr>
                <w:rFonts w:ascii="Segoe UI Symbol" w:hAnsi="Segoe UI Symbol" w:cs="Segoe UI Symbol"/>
                <w:color w:val="FFC000"/>
                <w:sz w:val="32"/>
              </w:rPr>
              <w:t>☻</w:t>
            </w:r>
            <w:r>
              <w:t xml:space="preserve"> A2.4</w:t>
            </w:r>
          </w:p>
        </w:tc>
        <w:tc>
          <w:tcPr>
            <w:tcW w:w="2915" w:type="dxa"/>
          </w:tcPr>
          <w:p w14:paraId="2B52A68D" w14:textId="77777777" w:rsidR="00B93D71" w:rsidRDefault="00000000">
            <w:pPr>
              <w:cnfStyle w:val="000000000000" w:firstRow="0" w:lastRow="0" w:firstColumn="0" w:lastColumn="0" w:oddVBand="0" w:evenVBand="0" w:oddHBand="0" w:evenHBand="0" w:firstRowFirstColumn="0" w:firstRowLastColumn="0" w:lastRowFirstColumn="0" w:lastRowLastColumn="0"/>
            </w:pPr>
            <w:r>
              <w:t>Anhang für sechste E-Mail</w:t>
            </w:r>
          </w:p>
        </w:tc>
        <w:tc>
          <w:tcPr>
            <w:tcW w:w="4965" w:type="dxa"/>
          </w:tcPr>
          <w:p w14:paraId="1CCC404C" w14:textId="77777777" w:rsidR="00B93D71" w:rsidRDefault="00000000">
            <w:pPr>
              <w:cnfStyle w:val="000000000000" w:firstRow="0" w:lastRow="0" w:firstColumn="0" w:lastColumn="0" w:oddVBand="0" w:evenVBand="0" w:oddHBand="0" w:evenHBand="0" w:firstRowFirstColumn="0" w:firstRowLastColumn="0" w:lastRowFirstColumn="0" w:lastRowLastColumn="0"/>
            </w:pPr>
            <w:r>
              <w:t>Anleitung zur Verschlüsselung von E-Mails.</w:t>
            </w:r>
          </w:p>
        </w:tc>
      </w:tr>
      <w:tr w:rsidR="00B93D71" w14:paraId="2E46C4EA"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30EC553B" w14:textId="77777777" w:rsidR="00B93D71" w:rsidRDefault="00000000">
            <w:pPr>
              <w:rPr>
                <w:rFonts w:ascii="Segoe UI Symbol" w:hAnsi="Segoe UI Symbol" w:cs="Segoe UI Symbol"/>
                <w:color w:val="FFC000"/>
                <w:sz w:val="32"/>
              </w:rPr>
            </w:pPr>
            <w:r>
              <w:rPr>
                <w:rFonts w:ascii="Segoe UI Symbol" w:hAnsi="Segoe UI Symbol" w:cs="Segoe UI Symbol"/>
                <w:color w:val="FFC000"/>
                <w:sz w:val="32"/>
              </w:rPr>
              <w:t>☻</w:t>
            </w:r>
            <w:r>
              <w:t xml:space="preserve"> A2.5</w:t>
            </w:r>
          </w:p>
        </w:tc>
        <w:tc>
          <w:tcPr>
            <w:tcW w:w="2915" w:type="dxa"/>
          </w:tcPr>
          <w:p w14:paraId="758E8130" w14:textId="77777777" w:rsidR="00B93D71" w:rsidRDefault="00000000">
            <w:pPr>
              <w:cnfStyle w:val="000000100000" w:firstRow="0" w:lastRow="0" w:firstColumn="0" w:lastColumn="0" w:oddVBand="0" w:evenVBand="0" w:oddHBand="1" w:evenHBand="0" w:firstRowFirstColumn="0" w:firstRowLastColumn="0" w:lastRowFirstColumn="0" w:lastRowLastColumn="0"/>
            </w:pPr>
            <w:r>
              <w:t>Anhang für siebte E-Mail</w:t>
            </w:r>
          </w:p>
        </w:tc>
        <w:tc>
          <w:tcPr>
            <w:tcW w:w="4965" w:type="dxa"/>
          </w:tcPr>
          <w:p w14:paraId="76FEF696" w14:textId="77777777" w:rsidR="00B93D71" w:rsidRDefault="00000000">
            <w:pPr>
              <w:cnfStyle w:val="000000100000" w:firstRow="0" w:lastRow="0" w:firstColumn="0" w:lastColumn="0" w:oddVBand="0" w:evenVBand="0" w:oddHBand="1" w:evenHBand="0" w:firstRowFirstColumn="0" w:firstRowLastColumn="0" w:lastRowFirstColumn="0" w:lastRowLastColumn="0"/>
            </w:pPr>
            <w:r>
              <w:t>Bild von Pudel Rex.</w:t>
            </w:r>
          </w:p>
        </w:tc>
      </w:tr>
      <w:tr w:rsidR="00B93D71" w14:paraId="360ECC8C" w14:textId="77777777" w:rsidTr="00B93D71">
        <w:tc>
          <w:tcPr>
            <w:cnfStyle w:val="001000000000" w:firstRow="0" w:lastRow="0" w:firstColumn="1" w:lastColumn="0" w:oddVBand="0" w:evenVBand="0" w:oddHBand="0" w:evenHBand="0" w:firstRowFirstColumn="0" w:firstRowLastColumn="0" w:lastRowFirstColumn="0" w:lastRowLastColumn="0"/>
            <w:tcW w:w="1191" w:type="dxa"/>
          </w:tcPr>
          <w:p w14:paraId="6BFD188D" w14:textId="77777777" w:rsidR="00B93D71" w:rsidRDefault="00000000">
            <w:pPr>
              <w:rPr>
                <w:rFonts w:ascii="Segoe UI Symbol" w:hAnsi="Segoe UI Symbol" w:cs="Segoe UI Symbol"/>
                <w:color w:val="FFC000"/>
                <w:sz w:val="32"/>
              </w:rPr>
            </w:pPr>
            <w:r>
              <w:rPr>
                <w:rFonts w:ascii="Segoe UI Symbol" w:hAnsi="Segoe UI Symbol" w:cs="Segoe UI Symbol"/>
                <w:color w:val="00B050"/>
                <w:sz w:val="32"/>
              </w:rPr>
              <w:t>☻</w:t>
            </w:r>
            <w:r>
              <w:t xml:space="preserve"> A2.6</w:t>
            </w:r>
          </w:p>
        </w:tc>
        <w:tc>
          <w:tcPr>
            <w:tcW w:w="2915" w:type="dxa"/>
          </w:tcPr>
          <w:p w14:paraId="67A3C75D" w14:textId="77777777" w:rsidR="00B93D71" w:rsidRDefault="00000000">
            <w:pPr>
              <w:cnfStyle w:val="000000000000" w:firstRow="0" w:lastRow="0" w:firstColumn="0" w:lastColumn="0" w:oddVBand="0" w:evenVBand="0" w:oddHBand="0" w:evenHBand="0" w:firstRowFirstColumn="0" w:firstRowLastColumn="0" w:lastRowFirstColumn="0" w:lastRowLastColumn="0"/>
            </w:pPr>
            <w:r>
              <w:t>Präsentation zur asynchronen Verschlüsselung</w:t>
            </w:r>
          </w:p>
        </w:tc>
        <w:tc>
          <w:tcPr>
            <w:tcW w:w="4965" w:type="dxa"/>
          </w:tcPr>
          <w:p w14:paraId="11243B97" w14:textId="77777777" w:rsidR="00B93D71" w:rsidRDefault="00000000">
            <w:pPr>
              <w:cnfStyle w:val="000000000000" w:firstRow="0" w:lastRow="0" w:firstColumn="0" w:lastColumn="0" w:oddVBand="0" w:evenVBand="0" w:oddHBand="0" w:evenHBand="0" w:firstRowFirstColumn="0" w:firstRowLastColumn="0" w:lastRowFirstColumn="0" w:lastRowLastColumn="0"/>
            </w:pPr>
            <w:r>
              <w:t>Präsentation kann für den Lehrervortrag genutzt werden.</w:t>
            </w:r>
          </w:p>
        </w:tc>
      </w:tr>
      <w:tr w:rsidR="00B93D71" w14:paraId="6F60747A"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1" w:type="dxa"/>
          </w:tcPr>
          <w:p w14:paraId="70C9F5A4" w14:textId="77777777" w:rsidR="00B93D71" w:rsidRDefault="00000000">
            <w:pPr>
              <w:rPr>
                <w:rFonts w:ascii="Segoe UI Symbol" w:hAnsi="Segoe UI Symbol" w:cs="Segoe UI Symbol"/>
                <w:color w:val="FFC000"/>
                <w:sz w:val="32"/>
              </w:rPr>
            </w:pPr>
            <w:r>
              <w:rPr>
                <w:rFonts w:ascii="Segoe UI Symbol" w:hAnsi="Segoe UI Symbol" w:cs="Segoe UI Symbol"/>
                <w:color w:val="FFC000"/>
                <w:sz w:val="32"/>
              </w:rPr>
              <w:t>☻</w:t>
            </w:r>
            <w:r>
              <w:t xml:space="preserve"> A2.7</w:t>
            </w:r>
          </w:p>
        </w:tc>
        <w:tc>
          <w:tcPr>
            <w:tcW w:w="2915" w:type="dxa"/>
          </w:tcPr>
          <w:p w14:paraId="0EE18C2B"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Anleitung zu </w:t>
            </w:r>
            <w:proofErr w:type="spellStart"/>
            <w:r>
              <w:t>VeraCrypt</w:t>
            </w:r>
            <w:proofErr w:type="spellEnd"/>
          </w:p>
        </w:tc>
        <w:tc>
          <w:tcPr>
            <w:tcW w:w="4965" w:type="dxa"/>
          </w:tcPr>
          <w:p w14:paraId="7DCAFD32"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Anleitung zur Dateiverschlüsselung mit dem Programm </w:t>
            </w:r>
            <w:proofErr w:type="spellStart"/>
            <w:r>
              <w:t>VeraCrypt</w:t>
            </w:r>
            <w:proofErr w:type="spellEnd"/>
            <w:r>
              <w:t>.</w:t>
            </w:r>
          </w:p>
        </w:tc>
      </w:tr>
      <w:tr w:rsidR="00B93D71" w14:paraId="3F31C850" w14:textId="77777777" w:rsidTr="00B93D71">
        <w:tc>
          <w:tcPr>
            <w:cnfStyle w:val="001000000000" w:firstRow="0" w:lastRow="0" w:firstColumn="1" w:lastColumn="0" w:oddVBand="0" w:evenVBand="0" w:oddHBand="0" w:evenHBand="0" w:firstRowFirstColumn="0" w:firstRowLastColumn="0" w:lastRowFirstColumn="0" w:lastRowLastColumn="0"/>
            <w:tcW w:w="1191" w:type="dxa"/>
            <w:vAlign w:val="center"/>
          </w:tcPr>
          <w:p w14:paraId="62615C56" w14:textId="77777777" w:rsidR="00B93D71" w:rsidRDefault="00000000">
            <w:r>
              <w:rPr>
                <w:rFonts w:ascii="Segoe UI Symbol" w:hAnsi="Segoe UI Symbol" w:cs="Segoe UI Symbol"/>
                <w:color w:val="00B0F0"/>
                <w:sz w:val="32"/>
              </w:rPr>
              <w:t>☻</w:t>
            </w:r>
            <w:r>
              <w:t xml:space="preserve"> A2.8</w:t>
            </w:r>
            <w:r>
              <w:br/>
              <w:t xml:space="preserve">bis </w:t>
            </w:r>
            <w:r>
              <w:br/>
            </w:r>
            <w:r>
              <w:rPr>
                <w:rFonts w:ascii="Segoe UI Symbol" w:hAnsi="Segoe UI Symbol" w:cs="Segoe UI Symbol"/>
                <w:color w:val="00B0F0"/>
                <w:sz w:val="32"/>
              </w:rPr>
              <w:t>☻</w:t>
            </w:r>
            <w:r>
              <w:t xml:space="preserve"> A2.12</w:t>
            </w:r>
          </w:p>
        </w:tc>
        <w:tc>
          <w:tcPr>
            <w:tcW w:w="2915" w:type="dxa"/>
            <w:vAlign w:val="center"/>
          </w:tcPr>
          <w:p w14:paraId="4C203E5C" w14:textId="77777777" w:rsidR="00B93D71" w:rsidRDefault="00000000">
            <w:pPr>
              <w:cnfStyle w:val="000000000000" w:firstRow="0" w:lastRow="0" w:firstColumn="0" w:lastColumn="0" w:oddVBand="0" w:evenVBand="0" w:oddHBand="0" w:evenHBand="0" w:firstRowFirstColumn="0" w:firstRowLastColumn="0" w:lastRowFirstColumn="0" w:lastRowLastColumn="0"/>
            </w:pPr>
            <w:r>
              <w:t>Zusatzmaterial</w:t>
            </w:r>
          </w:p>
        </w:tc>
        <w:tc>
          <w:tcPr>
            <w:tcW w:w="4965" w:type="dxa"/>
            <w:vAlign w:val="center"/>
          </w:tcPr>
          <w:p w14:paraId="0C053793" w14:textId="77777777" w:rsidR="00B93D71" w:rsidRDefault="00000000">
            <w:pPr>
              <w:cnfStyle w:val="000000000000" w:firstRow="0" w:lastRow="0" w:firstColumn="0" w:lastColumn="0" w:oddVBand="0" w:evenVBand="0" w:oddHBand="0" w:evenHBand="0" w:firstRowFirstColumn="0" w:firstRowLastColumn="0" w:lastRowFirstColumn="0" w:lastRowLastColumn="0"/>
            </w:pPr>
            <w:r>
              <w:t>Dieses Material kann als Alternative zur Detektivgeschichte verwendet werden.</w:t>
            </w:r>
          </w:p>
        </w:tc>
      </w:tr>
      <w:tr w:rsidR="00B93D71" w14:paraId="5B492708" w14:textId="77777777" w:rsidTr="00B93D71">
        <w:trPr>
          <w:cnfStyle w:val="000000100000" w:firstRow="0" w:lastRow="0" w:firstColumn="0" w:lastColumn="0" w:oddVBand="0" w:evenVBand="0" w:oddHBand="1" w:evenHBand="0" w:firstRowFirstColumn="0" w:firstRowLastColumn="0" w:lastRowFirstColumn="0" w:lastRowLastColumn="0"/>
          <w:ins w:id="366" w:author="I E" w:date="2023-03-31T15:31:00Z"/>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3DE6A98" w14:textId="77777777" w:rsidR="00B93D71" w:rsidRDefault="00000000">
            <w:pPr>
              <w:rPr>
                <w:ins w:id="367" w:author="I E" w:date="2023-03-31T15:31:00Z"/>
                <w:rFonts w:ascii="Segoe UI Symbol" w:hAnsi="Segoe UI Symbol" w:cs="Segoe UI Symbol"/>
                <w:color w:val="00B0F0"/>
                <w:sz w:val="32"/>
              </w:rPr>
            </w:pPr>
            <w:ins w:id="368" w:author="I E" w:date="2023-03-31T15:31:00Z">
              <w:r>
                <w:rPr>
                  <w:rFonts w:ascii="Segoe UI Symbol" w:hAnsi="Segoe UI Symbol" w:cs="Segoe UI Symbol"/>
                  <w:color w:val="00B0F0"/>
                  <w:sz w:val="32"/>
                </w:rPr>
                <w:t>☻</w:t>
              </w:r>
              <w:r>
                <w:t xml:space="preserve"> A2.13</w:t>
              </w:r>
            </w:ins>
          </w:p>
        </w:tc>
        <w:tc>
          <w:tcPr>
            <w:tcW w:w="2915" w:type="dxa"/>
            <w:vAlign w:val="center"/>
          </w:tcPr>
          <w:p w14:paraId="36AC38A3" w14:textId="77777777" w:rsidR="00B93D71" w:rsidRDefault="00000000">
            <w:pPr>
              <w:cnfStyle w:val="000000100000" w:firstRow="0" w:lastRow="0" w:firstColumn="0" w:lastColumn="0" w:oddVBand="0" w:evenVBand="0" w:oddHBand="1" w:evenHBand="0" w:firstRowFirstColumn="0" w:firstRowLastColumn="0" w:lastRowFirstColumn="0" w:lastRowLastColumn="0"/>
              <w:rPr>
                <w:ins w:id="369" w:author="I E" w:date="2023-03-31T15:31:00Z"/>
              </w:rPr>
            </w:pPr>
            <w:ins w:id="370" w:author="I E" w:date="2023-03-31T15:31:00Z">
              <w:r>
                <w:t xml:space="preserve">Zusatzmaterial </w:t>
              </w:r>
            </w:ins>
            <w:ins w:id="371" w:author="I E" w:date="2023-03-31T15:32:00Z">
              <w:r>
                <w:t>zu Datenschutz und Datensicherheit</w:t>
              </w:r>
            </w:ins>
          </w:p>
        </w:tc>
        <w:tc>
          <w:tcPr>
            <w:tcW w:w="4965" w:type="dxa"/>
            <w:vAlign w:val="center"/>
          </w:tcPr>
          <w:p w14:paraId="0805A2F4" w14:textId="77777777" w:rsidR="00B93D71" w:rsidRDefault="00000000">
            <w:pPr>
              <w:cnfStyle w:val="000000100000" w:firstRow="0" w:lastRow="0" w:firstColumn="0" w:lastColumn="0" w:oddVBand="0" w:evenVBand="0" w:oddHBand="1" w:evenHBand="0" w:firstRowFirstColumn="0" w:firstRowLastColumn="0" w:lastRowFirstColumn="0" w:lastRowLastColumn="0"/>
              <w:rPr>
                <w:ins w:id="372" w:author="I E" w:date="2023-03-31T15:31:00Z"/>
              </w:rPr>
            </w:pPr>
            <w:ins w:id="373" w:author="I E" w:date="2023-03-31T15:32:00Z">
              <w:r>
                <w:t>Dieses Arbeitsmaterial kann eingesetzt werde um das Verständnis von Datenschutz und Datensicherheit bei Schülerinnen und Schülern zu schärfen</w:t>
              </w:r>
            </w:ins>
          </w:p>
        </w:tc>
      </w:tr>
    </w:tbl>
    <w:p w14:paraId="206B472F" w14:textId="77777777" w:rsidR="00B93D71" w:rsidRDefault="00000000">
      <w:pPr>
        <w:spacing w:before="240" w:after="0"/>
        <w:rPr>
          <w:b/>
        </w:rPr>
      </w:pPr>
      <w:r>
        <w:rPr>
          <w:b/>
        </w:rPr>
        <w:t>Legende</w:t>
      </w:r>
    </w:p>
    <w:p w14:paraId="4E96916B" w14:textId="77777777" w:rsidR="00B93D71" w:rsidRDefault="00000000">
      <w:pPr>
        <w:spacing w:after="0"/>
      </w:pPr>
      <w:r>
        <w:rPr>
          <w:rFonts w:ascii="Segoe UI Symbol" w:hAnsi="Segoe UI Symbol" w:cs="Segoe UI Symbol"/>
          <w:color w:val="FFC000"/>
          <w:sz w:val="32"/>
        </w:rPr>
        <w:t xml:space="preserve">☻ </w:t>
      </w:r>
      <w:r>
        <w:t xml:space="preserve">Material für Schülerinnen und Schüler </w:t>
      </w:r>
    </w:p>
    <w:p w14:paraId="01558A52" w14:textId="77777777" w:rsidR="00B93D71" w:rsidRDefault="00000000">
      <w:pPr>
        <w:spacing w:after="0"/>
      </w:pPr>
      <w:r>
        <w:rPr>
          <w:rFonts w:ascii="Segoe UI Symbol" w:hAnsi="Segoe UI Symbol" w:cs="Segoe UI Symbol"/>
          <w:color w:val="00B050"/>
          <w:sz w:val="32"/>
        </w:rPr>
        <w:t xml:space="preserve">☻ </w:t>
      </w:r>
      <w:r>
        <w:t>Material für Lehrkräfte sowie Unternehmensvertreterinnen und Unternehmensvertreter</w:t>
      </w:r>
    </w:p>
    <w:p w14:paraId="49A8141A" w14:textId="77777777" w:rsidR="00B93D71" w:rsidRDefault="00000000">
      <w:r>
        <w:rPr>
          <w:rFonts w:ascii="Segoe UI Symbol" w:hAnsi="Segoe UI Symbol" w:cs="Segoe UI Symbol"/>
          <w:color w:val="00B0F0"/>
          <w:sz w:val="32"/>
        </w:rPr>
        <w:t xml:space="preserve">☻ </w:t>
      </w:r>
      <w:r>
        <w:t>Zusatzmaterial</w:t>
      </w:r>
    </w:p>
    <w:p w14:paraId="5017F8A5" w14:textId="77777777" w:rsidR="00B93D71" w:rsidRDefault="00000000">
      <w:pPr>
        <w:pStyle w:val="berschrift1"/>
      </w:pPr>
      <w:bookmarkStart w:id="374" w:name="_Toc453851918"/>
      <w:bookmarkStart w:id="375" w:name="_Toc131168414"/>
      <w:r>
        <w:t>Glossar</w:t>
      </w:r>
      <w:bookmarkEnd w:id="374"/>
      <w:bookmarkEnd w:id="375"/>
    </w:p>
    <w:tbl>
      <w:tblPr>
        <w:tblStyle w:val="Glossar"/>
        <w:tblW w:w="9071" w:type="dxa"/>
        <w:tblLook w:val="04A0" w:firstRow="1" w:lastRow="0" w:firstColumn="1" w:lastColumn="0" w:noHBand="0" w:noVBand="1"/>
      </w:tblPr>
      <w:tblGrid>
        <w:gridCol w:w="2835"/>
        <w:gridCol w:w="6236"/>
      </w:tblGrid>
      <w:tr w:rsidR="00B93D71" w14:paraId="5E222081" w14:textId="77777777" w:rsidTr="00B9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2AAB705" w14:textId="77777777" w:rsidR="00B93D71" w:rsidRDefault="00000000">
            <w:r>
              <w:t>Begriff</w:t>
            </w:r>
          </w:p>
        </w:tc>
        <w:tc>
          <w:tcPr>
            <w:tcW w:w="6236" w:type="dxa"/>
            <w:vAlign w:val="center"/>
          </w:tcPr>
          <w:p w14:paraId="2A3C15EE" w14:textId="77777777" w:rsidR="00B93D71" w:rsidRDefault="00000000">
            <w:pPr>
              <w:cnfStyle w:val="100000000000" w:firstRow="1" w:lastRow="0" w:firstColumn="0" w:lastColumn="0" w:oddVBand="0" w:evenVBand="0" w:oddHBand="0" w:evenHBand="0" w:firstRowFirstColumn="0" w:firstRowLastColumn="0" w:lastRowFirstColumn="0" w:lastRowLastColumn="0"/>
            </w:pPr>
            <w:r>
              <w:t>Erläuterung</w:t>
            </w:r>
          </w:p>
        </w:tc>
      </w:tr>
      <w:tr w:rsidR="00B93D71" w14:paraId="134832E2"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E45D4EB" w14:textId="77777777" w:rsidR="00B93D71" w:rsidRDefault="00000000">
            <w:proofErr w:type="spellStart"/>
            <w:r>
              <w:rPr>
                <w:b w:val="0"/>
              </w:rPr>
              <w:t>Atbash</w:t>
            </w:r>
            <w:proofErr w:type="spellEnd"/>
            <w:r>
              <w:rPr>
                <w:b w:val="0"/>
              </w:rPr>
              <w:t>-Verschlüsselung</w:t>
            </w:r>
          </w:p>
        </w:tc>
        <w:tc>
          <w:tcPr>
            <w:tcW w:w="6236" w:type="dxa"/>
          </w:tcPr>
          <w:p w14:paraId="38063654" w14:textId="77777777" w:rsidR="00B93D71" w:rsidRDefault="00000000">
            <w:pPr>
              <w:cnfStyle w:val="000000100000" w:firstRow="0" w:lastRow="0" w:firstColumn="0" w:lastColumn="0" w:oddVBand="0" w:evenVBand="0" w:oddHBand="1" w:evenHBand="0" w:firstRowFirstColumn="0" w:firstRowLastColumn="0" w:lastRowFirstColumn="0" w:lastRowLastColumn="0"/>
            </w:pPr>
            <w:r>
              <w:t>Ein monoalphabetisches Substitutionsverfahren, bei dem der erste Buchstabe des Alphabetes mit dem letzten, der Zweite mit dem vorletzten usw. ausgetauscht wird:</w:t>
            </w:r>
          </w:p>
          <w:p w14:paraId="615F1120" w14:textId="77777777" w:rsidR="00B93D71" w:rsidRDefault="00000000">
            <w:pPr>
              <w:pStyle w:val="Listenabsatz"/>
              <w:numPr>
                <w:ilvl w:val="0"/>
                <w:numId w:val="31"/>
              </w:numPr>
              <w:spacing w:after="0"/>
              <w:cnfStyle w:val="000000100000" w:firstRow="0" w:lastRow="0" w:firstColumn="0" w:lastColumn="0" w:oddVBand="0" w:evenVBand="0" w:oddHBand="1" w:evenHBand="0" w:firstRowFirstColumn="0" w:firstRowLastColumn="0" w:lastRowFirstColumn="0" w:lastRowLastColumn="0"/>
            </w:pPr>
            <w:r>
              <w:t>A wird mit Z verschlüsselt und umgekehrt</w:t>
            </w:r>
          </w:p>
          <w:p w14:paraId="1720E5F3" w14:textId="77777777" w:rsidR="00B93D71" w:rsidRDefault="00000000">
            <w:pPr>
              <w:pStyle w:val="Listenabsatz"/>
              <w:numPr>
                <w:ilvl w:val="0"/>
                <w:numId w:val="31"/>
              </w:numPr>
              <w:spacing w:after="0"/>
              <w:cnfStyle w:val="000000100000" w:firstRow="0" w:lastRow="0" w:firstColumn="0" w:lastColumn="0" w:oddVBand="0" w:evenVBand="0" w:oddHBand="1" w:evenHBand="0" w:firstRowFirstColumn="0" w:firstRowLastColumn="0" w:lastRowFirstColumn="0" w:lastRowLastColumn="0"/>
            </w:pPr>
            <w:r>
              <w:t>B wird mit Y verschlüsselt und umgekehrt</w:t>
            </w:r>
          </w:p>
          <w:p w14:paraId="64224F47" w14:textId="77777777" w:rsidR="00B93D71" w:rsidRDefault="00000000">
            <w:pPr>
              <w:pStyle w:val="Listenabsatz"/>
              <w:numPr>
                <w:ilvl w:val="0"/>
                <w:numId w:val="31"/>
              </w:numPr>
              <w:spacing w:after="0"/>
              <w:cnfStyle w:val="000000100000" w:firstRow="0" w:lastRow="0" w:firstColumn="0" w:lastColumn="0" w:oddVBand="0" w:evenVBand="0" w:oddHBand="1" w:evenHBand="0" w:firstRowFirstColumn="0" w:firstRowLastColumn="0" w:lastRowFirstColumn="0" w:lastRowLastColumn="0"/>
            </w:pPr>
            <w:r>
              <w:t>Usw.</w:t>
            </w:r>
          </w:p>
        </w:tc>
      </w:tr>
      <w:tr w:rsidR="00B93D71" w14:paraId="7DFBECB2"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53D4C4A5" w14:textId="77777777" w:rsidR="00B93D71" w:rsidRDefault="00000000">
            <w:r>
              <w:rPr>
                <w:b w:val="0"/>
              </w:rPr>
              <w:t>Caesar-Verschlüsselung</w:t>
            </w:r>
          </w:p>
        </w:tc>
        <w:tc>
          <w:tcPr>
            <w:tcW w:w="6236" w:type="dxa"/>
          </w:tcPr>
          <w:p w14:paraId="2488BECB" w14:textId="77777777" w:rsidR="00B93D71" w:rsidRDefault="00000000">
            <w:pPr>
              <w:cnfStyle w:val="000000000000" w:firstRow="0" w:lastRow="0" w:firstColumn="0" w:lastColumn="0" w:oddVBand="0" w:evenVBand="0" w:oddHBand="0" w:evenHBand="0" w:firstRowFirstColumn="0" w:firstRowLastColumn="0" w:lastRowFirstColumn="0" w:lastRowLastColumn="0"/>
            </w:pPr>
            <w:r>
              <w:t>Ein monoalphabetisches Substitutionsverfahren, bei dem das Ursprungsalphabet um einen festen Wert verschoben wird. Bei einer Verschiebung von 3 bedeutet dies:</w:t>
            </w:r>
          </w:p>
          <w:p w14:paraId="2D0C24D9" w14:textId="77777777" w:rsidR="00B93D71" w:rsidRDefault="00000000">
            <w:pPr>
              <w:pStyle w:val="Listenabsatz"/>
              <w:numPr>
                <w:ilvl w:val="0"/>
                <w:numId w:val="31"/>
              </w:numPr>
              <w:spacing w:after="0"/>
              <w:cnfStyle w:val="000000000000" w:firstRow="0" w:lastRow="0" w:firstColumn="0" w:lastColumn="0" w:oddVBand="0" w:evenVBand="0" w:oddHBand="0" w:evenHBand="0" w:firstRowFirstColumn="0" w:firstRowLastColumn="0" w:lastRowFirstColumn="0" w:lastRowLastColumn="0"/>
            </w:pPr>
            <w:r>
              <w:t>A wird mit D verschlüsselt</w:t>
            </w:r>
          </w:p>
          <w:p w14:paraId="45EE6E07" w14:textId="77777777" w:rsidR="00B93D71" w:rsidRDefault="00000000">
            <w:pPr>
              <w:pStyle w:val="Listenabsatz"/>
              <w:numPr>
                <w:ilvl w:val="0"/>
                <w:numId w:val="31"/>
              </w:numPr>
              <w:spacing w:after="0"/>
              <w:cnfStyle w:val="000000000000" w:firstRow="0" w:lastRow="0" w:firstColumn="0" w:lastColumn="0" w:oddVBand="0" w:evenVBand="0" w:oddHBand="0" w:evenHBand="0" w:firstRowFirstColumn="0" w:firstRowLastColumn="0" w:lastRowFirstColumn="0" w:lastRowLastColumn="0"/>
            </w:pPr>
            <w:r>
              <w:t>B wird mit E verschlüsselt</w:t>
            </w:r>
          </w:p>
          <w:p w14:paraId="66FFCA2C" w14:textId="77777777" w:rsidR="00B93D71" w:rsidRDefault="00000000">
            <w:pPr>
              <w:pStyle w:val="Listenabsatz"/>
              <w:numPr>
                <w:ilvl w:val="0"/>
                <w:numId w:val="31"/>
              </w:numPr>
              <w:spacing w:after="0"/>
              <w:cnfStyle w:val="000000000000" w:firstRow="0" w:lastRow="0" w:firstColumn="0" w:lastColumn="0" w:oddVBand="0" w:evenVBand="0" w:oddHBand="0" w:evenHBand="0" w:firstRowFirstColumn="0" w:firstRowLastColumn="0" w:lastRowFirstColumn="0" w:lastRowLastColumn="0"/>
            </w:pPr>
            <w:r>
              <w:t>Usw.</w:t>
            </w:r>
          </w:p>
        </w:tc>
      </w:tr>
      <w:tr w:rsidR="00B93D71" w14:paraId="4B7BF9C8"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4B46C63" w14:textId="77777777" w:rsidR="00B93D71" w:rsidRDefault="00000000">
            <w:r>
              <w:rPr>
                <w:b w:val="0"/>
              </w:rPr>
              <w:lastRenderedPageBreak/>
              <w:t>Chiffre</w:t>
            </w:r>
          </w:p>
        </w:tc>
        <w:tc>
          <w:tcPr>
            <w:tcW w:w="6236" w:type="dxa"/>
          </w:tcPr>
          <w:p w14:paraId="58AEF864" w14:textId="77777777" w:rsidR="00B93D71" w:rsidRDefault="00000000">
            <w:pPr>
              <w:cnfStyle w:val="000000100000" w:firstRow="0" w:lastRow="0" w:firstColumn="0" w:lastColumn="0" w:oddVBand="0" w:evenVBand="0" w:oddHBand="1" w:evenHBand="0" w:firstRowFirstColumn="0" w:firstRowLastColumn="0" w:lastRowFirstColumn="0" w:lastRowLastColumn="0"/>
            </w:pPr>
            <w:r>
              <w:t>Bezeichnet einen verschlüsselten Text.</w:t>
            </w:r>
          </w:p>
        </w:tc>
      </w:tr>
      <w:tr w:rsidR="00B93D71" w14:paraId="725009DE"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6E2A453F" w14:textId="77777777" w:rsidR="00B93D71" w:rsidRDefault="00000000">
            <w:r>
              <w:rPr>
                <w:b w:val="0"/>
              </w:rPr>
              <w:t>Chiffrieren</w:t>
            </w:r>
          </w:p>
        </w:tc>
        <w:tc>
          <w:tcPr>
            <w:tcW w:w="6236" w:type="dxa"/>
          </w:tcPr>
          <w:p w14:paraId="66AF68B0" w14:textId="77777777" w:rsidR="00B93D71" w:rsidRDefault="00000000">
            <w:pPr>
              <w:cnfStyle w:val="000000000000" w:firstRow="0" w:lastRow="0" w:firstColumn="0" w:lastColumn="0" w:oddVBand="0" w:evenVBand="0" w:oddHBand="0" w:evenHBand="0" w:firstRowFirstColumn="0" w:firstRowLastColumn="0" w:lastRowFirstColumn="0" w:lastRowLastColumn="0"/>
            </w:pPr>
            <w:r>
              <w:t>Bezeichnet das Verschlüsseln eines Klartextes.</w:t>
            </w:r>
          </w:p>
        </w:tc>
      </w:tr>
      <w:tr w:rsidR="00B93D71" w14:paraId="425D5221"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977300" w14:textId="77777777" w:rsidR="00B93D71" w:rsidRDefault="00000000">
            <w:r>
              <w:rPr>
                <w:b w:val="0"/>
              </w:rPr>
              <w:t>Enigma</w:t>
            </w:r>
          </w:p>
        </w:tc>
        <w:tc>
          <w:tcPr>
            <w:tcW w:w="6236" w:type="dxa"/>
          </w:tcPr>
          <w:p w14:paraId="64238976" w14:textId="77777777" w:rsidR="00B93D71" w:rsidRDefault="00000000">
            <w:pPr>
              <w:cnfStyle w:val="000000100000" w:firstRow="0" w:lastRow="0" w:firstColumn="0" w:lastColumn="0" w:oddVBand="0" w:evenVBand="0" w:oddHBand="1" w:evenHBand="0" w:firstRowFirstColumn="0" w:firstRowLastColumn="0" w:lastRowFirstColumn="0" w:lastRowLastColumn="0"/>
            </w:pPr>
            <w:proofErr w:type="spellStart"/>
            <w:r>
              <w:t>Bie</w:t>
            </w:r>
            <w:proofErr w:type="spellEnd"/>
            <w:r>
              <w:t xml:space="preserve"> </w:t>
            </w:r>
            <w:proofErr w:type="gramStart"/>
            <w:r>
              <w:t>der Enigma</w:t>
            </w:r>
            <w:proofErr w:type="gramEnd"/>
            <w:r>
              <w:t xml:space="preserve"> handelt es sich um eine sogenannte Rotor-Schlüsselmaschine. Mittels mehrerer Rotoren erfolgt die Generierung vieler Geheimalphabete, welche zur elektronischen Verschlüsselung von Nachrichten im zweiten Weltkrieg von den Deutschen genutzt wurde. Geknackt wurde die Verschlüsselung </w:t>
            </w:r>
            <w:proofErr w:type="gramStart"/>
            <w:r>
              <w:t>der Enigma</w:t>
            </w:r>
            <w:proofErr w:type="gramEnd"/>
            <w:r>
              <w:t xml:space="preserve"> von Alan Turing.</w:t>
            </w:r>
          </w:p>
        </w:tc>
      </w:tr>
      <w:tr w:rsidR="00B93D71" w14:paraId="517AA419"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112482CC" w14:textId="77777777" w:rsidR="00B93D71" w:rsidRDefault="00000000">
            <w:r>
              <w:rPr>
                <w:b w:val="0"/>
              </w:rPr>
              <w:t>Geheimalphabet</w:t>
            </w:r>
          </w:p>
        </w:tc>
        <w:tc>
          <w:tcPr>
            <w:tcW w:w="6236" w:type="dxa"/>
          </w:tcPr>
          <w:p w14:paraId="40BA9889"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Ein neues permutiertes Alphabet, welches auf Grundlage des </w:t>
            </w:r>
            <w:proofErr w:type="spellStart"/>
            <w:r>
              <w:t>Urpsrungsalphabetes</w:t>
            </w:r>
            <w:proofErr w:type="spellEnd"/>
            <w:r>
              <w:t xml:space="preserve"> des Klartextes durch Verschiebung oder Austausch von Buchstaben entsteht.</w:t>
            </w:r>
          </w:p>
        </w:tc>
      </w:tr>
      <w:tr w:rsidR="00B93D71" w14:paraId="6EE3F808"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8F6353C" w14:textId="77777777" w:rsidR="00B93D71" w:rsidRDefault="00000000">
            <w:proofErr w:type="spellStart"/>
            <w:r>
              <w:rPr>
                <w:b w:val="0"/>
              </w:rPr>
              <w:t>Hashen</w:t>
            </w:r>
            <w:proofErr w:type="spellEnd"/>
          </w:p>
        </w:tc>
        <w:tc>
          <w:tcPr>
            <w:tcW w:w="6236" w:type="dxa"/>
          </w:tcPr>
          <w:p w14:paraId="48653D0D" w14:textId="77777777" w:rsidR="00B93D71" w:rsidRDefault="00000000">
            <w:pPr>
              <w:cnfStyle w:val="000000100000" w:firstRow="0" w:lastRow="0" w:firstColumn="0" w:lastColumn="0" w:oddVBand="0" w:evenVBand="0" w:oddHBand="1" w:evenHBand="0" w:firstRowFirstColumn="0" w:firstRowLastColumn="0" w:lastRowFirstColumn="0" w:lastRowLastColumn="0"/>
            </w:pPr>
            <w:r>
              <w:t>Bezeichnet die Anwendung einer Hash-Funktion zur Generierung eines Hash-Wertes.</w:t>
            </w:r>
          </w:p>
        </w:tc>
      </w:tr>
      <w:tr w:rsidR="00B93D71" w14:paraId="2B02BDFA"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3AAF42B8" w14:textId="77777777" w:rsidR="00B93D71" w:rsidRDefault="00000000">
            <w:r>
              <w:rPr>
                <w:b w:val="0"/>
              </w:rPr>
              <w:t xml:space="preserve">Hash-Funktion </w:t>
            </w:r>
          </w:p>
        </w:tc>
        <w:tc>
          <w:tcPr>
            <w:tcW w:w="6236" w:type="dxa"/>
          </w:tcPr>
          <w:p w14:paraId="709F5167" w14:textId="77777777" w:rsidR="00B93D71" w:rsidRDefault="00000000">
            <w:pPr>
              <w:cnfStyle w:val="000000000000" w:firstRow="0" w:lastRow="0" w:firstColumn="0" w:lastColumn="0" w:oddVBand="0" w:evenVBand="0" w:oddHBand="0" w:evenHBand="0" w:firstRowFirstColumn="0" w:firstRowLastColumn="0" w:lastRowFirstColumn="0" w:lastRowLastColumn="0"/>
            </w:pPr>
            <w:r>
              <w:t>Generiert aus einem Wert, welcher aus Zeichen, Zahlen, Dateien etc. bestehen kann, einen neuen Hash-Wert, welcher keine Zurückführung auf den eigentlichen Wert ermöglicht.</w:t>
            </w:r>
          </w:p>
        </w:tc>
      </w:tr>
      <w:tr w:rsidR="00B93D71" w14:paraId="4C45738E"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33EE67B" w14:textId="77777777" w:rsidR="00B93D71" w:rsidRDefault="00000000">
            <w:r>
              <w:rPr>
                <w:b w:val="0"/>
              </w:rPr>
              <w:t xml:space="preserve">Hash-Wert </w:t>
            </w:r>
          </w:p>
        </w:tc>
        <w:tc>
          <w:tcPr>
            <w:tcW w:w="6236" w:type="dxa"/>
          </w:tcPr>
          <w:p w14:paraId="3F1CBB2D" w14:textId="77777777" w:rsidR="00B93D71" w:rsidRDefault="00000000">
            <w:pPr>
              <w:cnfStyle w:val="000000100000" w:firstRow="0" w:lastRow="0" w:firstColumn="0" w:lastColumn="0" w:oddVBand="0" w:evenVBand="0" w:oddHBand="1" w:evenHBand="0" w:firstRowFirstColumn="0" w:firstRowLastColumn="0" w:lastRowFirstColumn="0" w:lastRowLastColumn="0"/>
            </w:pPr>
            <w:r>
              <w:t>Ein mittels einer Hash-Funktion generierter Wert, welcher aus Zeichen und Zahlen bestehen kann.</w:t>
            </w:r>
          </w:p>
        </w:tc>
      </w:tr>
      <w:tr w:rsidR="00B93D71" w14:paraId="719C4A69"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1F6EEFFF" w14:textId="77777777" w:rsidR="00B93D71" w:rsidRDefault="00000000">
            <w:r>
              <w:rPr>
                <w:b w:val="0"/>
              </w:rPr>
              <w:t>Häufigkeitsanalyse</w:t>
            </w:r>
          </w:p>
        </w:tc>
        <w:tc>
          <w:tcPr>
            <w:tcW w:w="6236" w:type="dxa"/>
          </w:tcPr>
          <w:p w14:paraId="7DF9C234" w14:textId="77777777" w:rsidR="00B93D71" w:rsidRDefault="00000000">
            <w:pPr>
              <w:cnfStyle w:val="000000000000" w:firstRow="0" w:lastRow="0" w:firstColumn="0" w:lastColumn="0" w:oddVBand="0" w:evenVBand="0" w:oddHBand="0" w:evenHBand="0" w:firstRowFirstColumn="0" w:firstRowLastColumn="0" w:lastRowFirstColumn="0" w:lastRowLastColumn="0"/>
            </w:pPr>
            <w:r>
              <w:t>Ein Verfahren, dass beim Knacken von Entschlüsselungen verwendet wird und gerade bei einfachen monoalphabetischen Verschlüsselungen großen Erfolg verspricht.</w:t>
            </w:r>
          </w:p>
        </w:tc>
      </w:tr>
      <w:tr w:rsidR="00B93D71" w14:paraId="7DB7471D"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3DF925D" w14:textId="77777777" w:rsidR="00B93D71" w:rsidRDefault="00000000">
            <w:r>
              <w:rPr>
                <w:b w:val="0"/>
              </w:rPr>
              <w:t>Klartext</w:t>
            </w:r>
          </w:p>
        </w:tc>
        <w:tc>
          <w:tcPr>
            <w:tcW w:w="6236" w:type="dxa"/>
          </w:tcPr>
          <w:p w14:paraId="02FEA2C6" w14:textId="77777777" w:rsidR="00B93D71" w:rsidRDefault="00000000">
            <w:pPr>
              <w:cnfStyle w:val="000000100000" w:firstRow="0" w:lastRow="0" w:firstColumn="0" w:lastColumn="0" w:oddVBand="0" w:evenVBand="0" w:oddHBand="1" w:evenHBand="0" w:firstRowFirstColumn="0" w:firstRowLastColumn="0" w:lastRowFirstColumn="0" w:lastRowLastColumn="0"/>
            </w:pPr>
            <w:r>
              <w:t>Ein unverschlüsselter Text.</w:t>
            </w:r>
          </w:p>
        </w:tc>
      </w:tr>
      <w:tr w:rsidR="00B93D71" w14:paraId="7F52681B"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7B3024C9" w14:textId="77777777" w:rsidR="00B93D71" w:rsidRDefault="00000000">
            <w:r>
              <w:rPr>
                <w:b w:val="0"/>
              </w:rPr>
              <w:t>Kryptoanalyse</w:t>
            </w:r>
          </w:p>
        </w:tc>
        <w:tc>
          <w:tcPr>
            <w:tcW w:w="6236" w:type="dxa"/>
          </w:tcPr>
          <w:p w14:paraId="01003087" w14:textId="77777777" w:rsidR="00B93D71" w:rsidRDefault="00000000">
            <w:pPr>
              <w:cnfStyle w:val="000000000000" w:firstRow="0" w:lastRow="0" w:firstColumn="0" w:lastColumn="0" w:oddVBand="0" w:evenVBand="0" w:oddHBand="0" w:evenHBand="0" w:firstRowFirstColumn="0" w:firstRowLastColumn="0" w:lastRowFirstColumn="0" w:lastRowLastColumn="0"/>
            </w:pPr>
            <w:r>
              <w:t>Der Teil der Kryptologie, welcher sich mit der Entschlüsselung und Sicherheit befasst.</w:t>
            </w:r>
          </w:p>
        </w:tc>
      </w:tr>
      <w:tr w:rsidR="00B93D71" w14:paraId="7822C23C"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70D570" w14:textId="77777777" w:rsidR="00B93D71" w:rsidRDefault="00000000">
            <w:r>
              <w:rPr>
                <w:b w:val="0"/>
              </w:rPr>
              <w:t>Kryptographie</w:t>
            </w:r>
          </w:p>
        </w:tc>
        <w:tc>
          <w:tcPr>
            <w:tcW w:w="6236" w:type="dxa"/>
          </w:tcPr>
          <w:p w14:paraId="5EB8F1D8" w14:textId="77777777" w:rsidR="00B93D71" w:rsidRDefault="00000000">
            <w:pPr>
              <w:cnfStyle w:val="000000100000" w:firstRow="0" w:lastRow="0" w:firstColumn="0" w:lastColumn="0" w:oddVBand="0" w:evenVBand="0" w:oddHBand="1" w:evenHBand="0" w:firstRowFirstColumn="0" w:firstRowLastColumn="0" w:lastRowFirstColumn="0" w:lastRowLastColumn="0"/>
            </w:pPr>
            <w:r>
              <w:t>Der Teil der Kryptologie, welcher sich mit der Verschlüsselung von Informationen befasst.</w:t>
            </w:r>
          </w:p>
        </w:tc>
      </w:tr>
      <w:tr w:rsidR="00B93D71" w14:paraId="25E7D5B4"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68825EAC" w14:textId="77777777" w:rsidR="00B93D71" w:rsidRDefault="00000000">
            <w:r>
              <w:rPr>
                <w:b w:val="0"/>
              </w:rPr>
              <w:t>Kryptologie</w:t>
            </w:r>
          </w:p>
        </w:tc>
        <w:tc>
          <w:tcPr>
            <w:tcW w:w="6236" w:type="dxa"/>
          </w:tcPr>
          <w:p w14:paraId="6C76D575" w14:textId="77777777" w:rsidR="00B93D71" w:rsidRDefault="00000000">
            <w:pPr>
              <w:cnfStyle w:val="000000000000" w:firstRow="0" w:lastRow="0" w:firstColumn="0" w:lastColumn="0" w:oddVBand="0" w:evenVBand="0" w:oddHBand="0" w:evenHBand="0" w:firstRowFirstColumn="0" w:firstRowLastColumn="0" w:lastRowFirstColumn="0" w:lastRowLastColumn="0"/>
            </w:pPr>
            <w:r>
              <w:t>Die Wissenschaft, welche sich mit der Sicherheit von Informationen befasst.</w:t>
            </w:r>
          </w:p>
        </w:tc>
      </w:tr>
      <w:tr w:rsidR="00B93D71" w14:paraId="6DE18DFF"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9FE18F5" w14:textId="77777777" w:rsidR="00B93D71" w:rsidRDefault="00000000">
            <w:proofErr w:type="gramStart"/>
            <w:r>
              <w:rPr>
                <w:b w:val="0"/>
              </w:rPr>
              <w:t>Monoalphabetisches Substitution</w:t>
            </w:r>
            <w:proofErr w:type="gramEnd"/>
          </w:p>
        </w:tc>
        <w:tc>
          <w:tcPr>
            <w:tcW w:w="6236" w:type="dxa"/>
          </w:tcPr>
          <w:p w14:paraId="34103C2E"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Bei Verfahren </w:t>
            </w:r>
            <w:proofErr w:type="gramStart"/>
            <w:r>
              <w:t>diesen Typs</w:t>
            </w:r>
            <w:proofErr w:type="gramEnd"/>
            <w:r>
              <w:t xml:space="preserve"> erfolgt die Substitution mittels eines Geheimalphabetes. Beispiele hierfür sind die </w:t>
            </w:r>
            <w:proofErr w:type="spellStart"/>
            <w:r>
              <w:t>Atbash</w:t>
            </w:r>
            <w:proofErr w:type="spellEnd"/>
            <w:r>
              <w:t>- oder Caesar-Verschlüsselung.</w:t>
            </w:r>
          </w:p>
        </w:tc>
      </w:tr>
      <w:tr w:rsidR="00B93D71" w14:paraId="15C081AF"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01114EF3" w14:textId="77777777" w:rsidR="00B93D71" w:rsidRDefault="00000000">
            <w:proofErr w:type="gramStart"/>
            <w:r>
              <w:rPr>
                <w:b w:val="0"/>
              </w:rPr>
              <w:t>Polyalphabetisches Substitution</w:t>
            </w:r>
            <w:proofErr w:type="gramEnd"/>
          </w:p>
        </w:tc>
        <w:tc>
          <w:tcPr>
            <w:tcW w:w="6236" w:type="dxa"/>
          </w:tcPr>
          <w:p w14:paraId="100E758E" w14:textId="77777777" w:rsidR="00B93D71" w:rsidRDefault="00000000">
            <w:pPr>
              <w:cnfStyle w:val="000000000000" w:firstRow="0" w:lastRow="0" w:firstColumn="0" w:lastColumn="0" w:oddVBand="0" w:evenVBand="0" w:oddHBand="0" w:evenHBand="0" w:firstRowFirstColumn="0" w:firstRowLastColumn="0" w:lastRowFirstColumn="0" w:lastRowLastColumn="0"/>
            </w:pPr>
            <w:r>
              <w:t xml:space="preserve">Bei Verfahren </w:t>
            </w:r>
            <w:proofErr w:type="gramStart"/>
            <w:r>
              <w:t>diesen Typs</w:t>
            </w:r>
            <w:proofErr w:type="gramEnd"/>
            <w:r>
              <w:t xml:space="preserve"> erfolgt die Substitution mittels mehrerer Geheimalphabete. Beispiel hierfür ist die </w:t>
            </w:r>
            <w:proofErr w:type="spellStart"/>
            <w:r>
              <w:t>Vigenère</w:t>
            </w:r>
            <w:proofErr w:type="spellEnd"/>
            <w:r>
              <w:t>-Verschlüsselung.</w:t>
            </w:r>
          </w:p>
        </w:tc>
      </w:tr>
      <w:tr w:rsidR="00B93D71" w14:paraId="3BA02556"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53BE54A" w14:textId="77777777" w:rsidR="00B93D71" w:rsidRDefault="00000000">
            <w:r>
              <w:rPr>
                <w:b w:val="0"/>
              </w:rPr>
              <w:t>Polybius-Verschlüsselung</w:t>
            </w:r>
          </w:p>
        </w:tc>
        <w:tc>
          <w:tcPr>
            <w:tcW w:w="6236" w:type="dxa"/>
          </w:tcPr>
          <w:p w14:paraId="35D80763" w14:textId="77777777" w:rsidR="00B93D71" w:rsidRDefault="00000000">
            <w:pPr>
              <w:cnfStyle w:val="000000100000" w:firstRow="0" w:lastRow="0" w:firstColumn="0" w:lastColumn="0" w:oddVBand="0" w:evenVBand="0" w:oddHBand="1" w:evenHBand="0" w:firstRowFirstColumn="0" w:firstRowLastColumn="0" w:lastRowFirstColumn="0" w:lastRowLastColumn="0"/>
            </w:pPr>
            <w:r>
              <w:t>Ein monoalphabetisches Substitutionsverfahren, bei dem Buchstaben eines Alphabetes in einer Matrix angeordnet werden und anschließend durch deren Koordinaten ersetzt werden.</w:t>
            </w:r>
          </w:p>
        </w:tc>
      </w:tr>
      <w:tr w:rsidR="00B93D71" w14:paraId="1444C47B"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09C5379A" w14:textId="77777777" w:rsidR="00B93D71" w:rsidRDefault="00000000">
            <w:proofErr w:type="spellStart"/>
            <w:r>
              <w:rPr>
                <w:b w:val="0"/>
              </w:rPr>
              <w:t>Semagramme</w:t>
            </w:r>
            <w:proofErr w:type="spellEnd"/>
          </w:p>
        </w:tc>
        <w:tc>
          <w:tcPr>
            <w:tcW w:w="6236" w:type="dxa"/>
          </w:tcPr>
          <w:p w14:paraId="6DF2BCE0" w14:textId="77777777" w:rsidR="00B93D71" w:rsidRDefault="00000000">
            <w:pPr>
              <w:cnfStyle w:val="000000000000" w:firstRow="0" w:lastRow="0" w:firstColumn="0" w:lastColumn="0" w:oddVBand="0" w:evenVBand="0" w:oddHBand="0" w:evenHBand="0" w:firstRowFirstColumn="0" w:firstRowLastColumn="0" w:lastRowFirstColumn="0" w:lastRowLastColumn="0"/>
            </w:pPr>
            <w:r>
              <w:t>Dies ist eine Bezeichnung aus der Steganographie und bezeichnet einen unverfänglichen Text, Bild etc., in dem sich eine verstecke Geheimnachricht befindet.</w:t>
            </w:r>
          </w:p>
        </w:tc>
      </w:tr>
      <w:tr w:rsidR="00B93D71" w14:paraId="48C03B90"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D3253C3" w14:textId="77777777" w:rsidR="00B93D71" w:rsidRDefault="00000000">
            <w:proofErr w:type="spellStart"/>
            <w:r>
              <w:rPr>
                <w:b w:val="0"/>
              </w:rPr>
              <w:t>Skytale</w:t>
            </w:r>
            <w:proofErr w:type="spellEnd"/>
            <w:r>
              <w:rPr>
                <w:b w:val="0"/>
              </w:rPr>
              <w:t>-Verschlüsselung</w:t>
            </w:r>
          </w:p>
        </w:tc>
        <w:tc>
          <w:tcPr>
            <w:tcW w:w="6236" w:type="dxa"/>
          </w:tcPr>
          <w:p w14:paraId="7EC438B4" w14:textId="77777777" w:rsidR="00B93D71" w:rsidRDefault="00000000">
            <w:pPr>
              <w:cnfStyle w:val="000000100000" w:firstRow="0" w:lastRow="0" w:firstColumn="0" w:lastColumn="0" w:oddVBand="0" w:evenVBand="0" w:oddHBand="1" w:evenHBand="0" w:firstRowFirstColumn="0" w:firstRowLastColumn="0" w:lastRowFirstColumn="0" w:lastRowLastColumn="0"/>
            </w:pPr>
            <w:r>
              <w:t xml:space="preserve">Ein Transpositionsverfahren, bei dem ein Papier- oder Lederstreifen um einen Stab mit bestimmten Durchmesser (der </w:t>
            </w:r>
            <w:r>
              <w:lastRenderedPageBreak/>
              <w:t xml:space="preserve">sogenannte </w:t>
            </w:r>
            <w:proofErr w:type="spellStart"/>
            <w:r>
              <w:t>Skytale</w:t>
            </w:r>
            <w:proofErr w:type="spellEnd"/>
            <w:r>
              <w:t>) gewickelt wird und auf welchem die Nachricht geschrieben wird.</w:t>
            </w:r>
          </w:p>
        </w:tc>
      </w:tr>
      <w:tr w:rsidR="00B93D71" w14:paraId="0697E1DA"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11B9EBFE" w14:textId="77777777" w:rsidR="00B93D71" w:rsidRDefault="00000000">
            <w:r>
              <w:rPr>
                <w:b w:val="0"/>
              </w:rPr>
              <w:lastRenderedPageBreak/>
              <w:t>Steganographie</w:t>
            </w:r>
          </w:p>
        </w:tc>
        <w:tc>
          <w:tcPr>
            <w:tcW w:w="6236" w:type="dxa"/>
          </w:tcPr>
          <w:p w14:paraId="249F193C" w14:textId="77777777" w:rsidR="00B93D71" w:rsidRDefault="00000000">
            <w:pPr>
              <w:cnfStyle w:val="000000000000" w:firstRow="0" w:lastRow="0" w:firstColumn="0" w:lastColumn="0" w:oddVBand="0" w:evenVBand="0" w:oddHBand="0" w:evenHBand="0" w:firstRowFirstColumn="0" w:firstRowLastColumn="0" w:lastRowFirstColumn="0" w:lastRowLastColumn="0"/>
            </w:pPr>
            <w:r>
              <w:t>Der Teil der Kryptologie, welcher sich mit der Verschleierung von Informationen befasst.</w:t>
            </w:r>
          </w:p>
        </w:tc>
      </w:tr>
      <w:tr w:rsidR="00B93D71" w14:paraId="7B701595"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BC00D83" w14:textId="77777777" w:rsidR="00B93D71" w:rsidRDefault="00000000">
            <w:r>
              <w:rPr>
                <w:b w:val="0"/>
              </w:rPr>
              <w:t>Substitution</w:t>
            </w:r>
          </w:p>
        </w:tc>
        <w:tc>
          <w:tcPr>
            <w:tcW w:w="6236" w:type="dxa"/>
          </w:tcPr>
          <w:p w14:paraId="61D31F99" w14:textId="77777777" w:rsidR="00B93D71" w:rsidRDefault="00000000">
            <w:pPr>
              <w:cnfStyle w:val="000000100000" w:firstRow="0" w:lastRow="0" w:firstColumn="0" w:lastColumn="0" w:oddVBand="0" w:evenVBand="0" w:oddHBand="1" w:evenHBand="0" w:firstRowFirstColumn="0" w:firstRowLastColumn="0" w:lastRowFirstColumn="0" w:lastRowLastColumn="0"/>
            </w:pPr>
            <w:proofErr w:type="spellStart"/>
            <w:r>
              <w:t>Fasst</w:t>
            </w:r>
            <w:proofErr w:type="spellEnd"/>
            <w:r>
              <w:t xml:space="preserve"> alle Verfahren zusammen, bei dem Buchstaben, Symbole oder Wörter eines Klartextes durch andere ersetzt werden.</w:t>
            </w:r>
          </w:p>
        </w:tc>
      </w:tr>
      <w:tr w:rsidR="00B93D71" w14:paraId="59F35DCB" w14:textId="77777777" w:rsidTr="00B93D71">
        <w:tc>
          <w:tcPr>
            <w:cnfStyle w:val="001000000000" w:firstRow="0" w:lastRow="0" w:firstColumn="1" w:lastColumn="0" w:oddVBand="0" w:evenVBand="0" w:oddHBand="0" w:evenHBand="0" w:firstRowFirstColumn="0" w:firstRowLastColumn="0" w:lastRowFirstColumn="0" w:lastRowLastColumn="0"/>
            <w:tcW w:w="2835" w:type="dxa"/>
          </w:tcPr>
          <w:p w14:paraId="15F8EFA4" w14:textId="77777777" w:rsidR="00B93D71" w:rsidRDefault="00000000">
            <w:r>
              <w:rPr>
                <w:b w:val="0"/>
              </w:rPr>
              <w:t>Transposition</w:t>
            </w:r>
          </w:p>
        </w:tc>
        <w:tc>
          <w:tcPr>
            <w:tcW w:w="6236" w:type="dxa"/>
          </w:tcPr>
          <w:p w14:paraId="0A0E1975" w14:textId="77777777" w:rsidR="00B93D71" w:rsidRDefault="00000000">
            <w:pPr>
              <w:cnfStyle w:val="000000000000" w:firstRow="0" w:lastRow="0" w:firstColumn="0" w:lastColumn="0" w:oddVBand="0" w:evenVBand="0" w:oddHBand="0" w:evenHBand="0" w:firstRowFirstColumn="0" w:firstRowLastColumn="0" w:lastRowFirstColumn="0" w:lastRowLastColumn="0"/>
            </w:pPr>
            <w:proofErr w:type="spellStart"/>
            <w:r>
              <w:t>Fasst</w:t>
            </w:r>
            <w:proofErr w:type="spellEnd"/>
            <w:r>
              <w:t xml:space="preserve"> alle Verfahren zusammen, bei dem Buchstaben, Symbole oder Wörter nicht ersetzt, sondern verschoben werden.</w:t>
            </w:r>
          </w:p>
        </w:tc>
      </w:tr>
      <w:tr w:rsidR="00B93D71" w14:paraId="660C7B2C" w14:textId="77777777" w:rsidTr="00B9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86208BD" w14:textId="77777777" w:rsidR="00B93D71" w:rsidRDefault="00000000">
            <w:proofErr w:type="spellStart"/>
            <w:r>
              <w:rPr>
                <w:b w:val="0"/>
              </w:rPr>
              <w:t>Vigenère</w:t>
            </w:r>
            <w:proofErr w:type="spellEnd"/>
            <w:r>
              <w:rPr>
                <w:b w:val="0"/>
              </w:rPr>
              <w:t>-Verschlüsselung</w:t>
            </w:r>
          </w:p>
        </w:tc>
        <w:tc>
          <w:tcPr>
            <w:tcW w:w="6236" w:type="dxa"/>
          </w:tcPr>
          <w:p w14:paraId="13F62C41" w14:textId="77777777" w:rsidR="00B93D71" w:rsidRDefault="00000000">
            <w:pPr>
              <w:cnfStyle w:val="000000100000" w:firstRow="0" w:lastRow="0" w:firstColumn="0" w:lastColumn="0" w:oddVBand="0" w:evenVBand="0" w:oddHBand="1" w:evenHBand="0" w:firstRowFirstColumn="0" w:firstRowLastColumn="0" w:lastRowFirstColumn="0" w:lastRowLastColumn="0"/>
            </w:pPr>
            <w:r>
              <w:t>Ein polyalphabetisches Substitutionsverfahren, welches der Caesar-Verschlüsselung ähnelt, aber bei dem mehrere durch ein Schlüsselwort bestimmte Geheimalphabete verwendet werden.</w:t>
            </w:r>
          </w:p>
        </w:tc>
      </w:tr>
    </w:tbl>
    <w:p w14:paraId="07DE44B8" w14:textId="77777777" w:rsidR="00B93D71" w:rsidRDefault="00000000">
      <w:r>
        <w:t xml:space="preserve"> </w:t>
      </w:r>
    </w:p>
    <w:sectPr w:rsidR="00B93D71">
      <w:headerReference w:type="default" r:id="rId35"/>
      <w:footerReference w:type="default" r:id="rId36"/>
      <w:pgSz w:w="11906" w:h="16838"/>
      <w:pgMar w:top="1134" w:right="1531" w:bottom="1276" w:left="1531" w:header="709" w:footer="32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14" w:author="I E" w:date="2023-03-31T18:17:00Z" w:initials="IE">
    <w:p w14:paraId="2A4A7069" w14:textId="77777777" w:rsidR="00B31E12" w:rsidRDefault="00B31E12" w:rsidP="00736684">
      <w:pPr>
        <w:pStyle w:val="Kommentartext"/>
      </w:pPr>
      <w:r>
        <w:rPr>
          <w:rStyle w:val="Kommentarzeichen"/>
        </w:rPr>
        <w:annotationRef/>
      </w:r>
      <w:r>
        <w:t>Die beschreibung des Unterrichtverlaufes ist relativ d</w:t>
      </w:r>
      <w:r>
        <w:rPr>
          <w:rFonts w:hint="eastAsia"/>
        </w:rPr>
        <w:t>ü</w:t>
      </w:r>
      <w:r>
        <w:t>nn. Ich wei</w:t>
      </w:r>
      <w:r>
        <w:rPr>
          <w:rFonts w:hint="eastAsia"/>
        </w:rPr>
        <w:t>ß</w:t>
      </w:r>
      <w:r>
        <w:t xml:space="preserve"> auch nicht wo genau sich Arbeitsmaterialien A2.8 bis A2.12 einordnen lassen</w:t>
      </w:r>
    </w:p>
  </w:comment>
  <w:comment w:id="261" w:author="I E" w:date="2023-03-31T18:16:00Z" w:initials="IE">
    <w:p w14:paraId="2601B954" w14:textId="2A27CF28" w:rsidR="00B31E12" w:rsidRDefault="00B31E12" w:rsidP="00B75FE9">
      <w:pPr>
        <w:pStyle w:val="Kommentartext"/>
      </w:pPr>
      <w:r>
        <w:rPr>
          <w:rStyle w:val="Kommentarzeichen"/>
        </w:rPr>
        <w:annotationRef/>
      </w:r>
      <w:r>
        <w:t>Was ist hier gemeint?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4A7069" w15:done="0"/>
  <w15:commentEx w15:paraId="2601B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1A22D" w16cex:dateUtc="2023-03-31T16:17:00Z"/>
  <w16cex:commentExtensible w16cex:durableId="27D1A1EB" w16cex:dateUtc="2023-03-31T1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4A7069" w16cid:durableId="27D1A22D"/>
  <w16cid:commentId w16cid:paraId="2601B954" w16cid:durableId="27D1A1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8049C" w14:textId="77777777" w:rsidR="000A0385" w:rsidRDefault="000A0385">
      <w:r>
        <w:separator/>
      </w:r>
    </w:p>
  </w:endnote>
  <w:endnote w:type="continuationSeparator" w:id="0">
    <w:p w14:paraId="745845D3" w14:textId="77777777" w:rsidR="000A0385" w:rsidRDefault="000A0385">
      <w:r>
        <w:continuationSeparator/>
      </w:r>
    </w:p>
  </w:endnote>
  <w:endnote w:type="continuationNotice" w:id="1">
    <w:p w14:paraId="1686D3CB" w14:textId="77777777" w:rsidR="000A0385" w:rsidRDefault="000A03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45">
    <w:altName w:val="Arial"/>
    <w:charset w:val="00"/>
    <w:family w:val="auto"/>
    <w:pitch w:val="default"/>
  </w:font>
  <w:font w:name="Helvetica 65">
    <w:altName w:val="Arial"/>
    <w:charset w:val="00"/>
    <w:family w:val="auto"/>
    <w:pitch w:val="default"/>
  </w:font>
  <w:font w:name="Segoe UI">
    <w:altName w:val="Calibri"/>
    <w:panose1 w:val="020B0502040204020203"/>
    <w:charset w:val="00"/>
    <w:family w:val="swiss"/>
    <w:pitch w:val="variable"/>
    <w:sig w:usb0="E4002EFF" w:usb1="C000E47F" w:usb2="00000009" w:usb3="00000000" w:csb0="000001FF" w:csb1="00000000"/>
  </w:font>
  <w:font w:name="Helvetica 55">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C74BB" w14:textId="77777777" w:rsidR="00B93D71" w:rsidRDefault="00000000">
    <w:pPr>
      <w:pStyle w:val="Kopfzeile"/>
      <w:tabs>
        <w:tab w:val="clear" w:pos="4536"/>
        <w:tab w:val="clear" w:pos="9072"/>
        <w:tab w:val="right" w:pos="8789"/>
      </w:tabs>
      <w:ind w:right="-2637"/>
      <w:rPr>
        <w:sz w:val="6"/>
      </w:rPr>
    </w:pPr>
    <w:r>
      <w:rPr>
        <w:noProof/>
        <w:sz w:val="8"/>
      </w:rPr>
      <mc:AlternateContent>
        <mc:Choice Requires="wpg">
          <w:drawing>
            <wp:anchor distT="0" distB="0" distL="114300" distR="114300" simplePos="0" relativeHeight="251647488" behindDoc="0" locked="0" layoutInCell="1" allowOverlap="1" wp14:anchorId="183964B4" wp14:editId="6CD90356">
              <wp:simplePos x="0" y="0"/>
              <wp:positionH relativeFrom="column">
                <wp:posOffset>5989955</wp:posOffset>
              </wp:positionH>
              <wp:positionV relativeFrom="paragraph">
                <wp:posOffset>-4281170</wp:posOffset>
              </wp:positionV>
              <wp:extent cx="328930" cy="4096068"/>
              <wp:effectExtent l="0" t="0" r="0" b="0"/>
              <wp:wrapNone/>
              <wp:docPr id="5" name="Gruppieren 3"/>
              <wp:cNvGraphicFramePr/>
              <a:graphic xmlns:a="http://schemas.openxmlformats.org/drawingml/2006/main">
                <a:graphicData uri="http://schemas.microsoft.com/office/word/2010/wordprocessingGroup">
                  <wpg:wgp>
                    <wpg:cNvGrpSpPr/>
                    <wpg:grpSpPr bwMode="auto">
                      <a:xfrm>
                        <a:off x="0" y="0"/>
                        <a:ext cx="328930" cy="4096068"/>
                        <a:chOff x="0" y="0"/>
                        <a:chExt cx="328930" cy="4096068"/>
                      </a:xfrm>
                    </wpg:grpSpPr>
                    <wps:wsp>
                      <wps:cNvPr id="4" name="Textfeld 4"/>
                      <wps:cNvSpPr txBox="1">
                        <a:spLocks noChangeArrowheads="1"/>
                      </wps:cNvSpPr>
                      <wps:spPr bwMode="auto">
                        <a:xfrm rot="16199999">
                          <a:off x="-1579880" y="1579880"/>
                          <a:ext cx="3488690" cy="328930"/>
                        </a:xfrm>
                        <a:prstGeom prst="rect">
                          <a:avLst/>
                        </a:prstGeom>
                        <a:solidFill>
                          <a:srgbClr val="FFFFFF"/>
                        </a:solidFill>
                        <a:ln w="9525">
                          <a:noFill/>
                          <a:miter lim="800000"/>
                          <a:headEnd/>
                          <a:tailEnd/>
                        </a:ln>
                      </wps:spPr>
                      <wps:txbx>
                        <w:txbxContent>
                          <w:p w14:paraId="0CA45B7A"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6" name="Grafik 5"/>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9">
                          <a:off x="-165418" y="3699193"/>
                          <a:ext cx="647700" cy="146050"/>
                        </a:xfrm>
                        <a:prstGeom prst="rect">
                          <a:avLst/>
                        </a:prstGeom>
                        <a:noFill/>
                      </pic:spPr>
                    </pic:pic>
                  </wpg:wgp>
                </a:graphicData>
              </a:graphic>
            </wp:anchor>
          </w:drawing>
        </mc:Choice>
        <mc:Fallback>
          <w:pict>
            <v:group w14:anchorId="183964B4" id="Gruppieren 3" o:spid="_x0000_s1030" style="position:absolute;margin-left:471.65pt;margin-top:-337.1pt;width:25.9pt;height:322.55pt;z-index:251647488" coordsize="3289,409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">
              <v:shapetype id="_x0000_t202" coordsize="21600,21600" o:spt="202" path="m,l,21600r21600,l21600,xe">
                <v:stroke joinstyle="miter"/>
                <v:path gradientshapeok="t" o:connecttype="rect"/>
              </v:shapetype>
              <v:shape id="Textfeld 4" o:spid="_x0000_s1031" type="#_x0000_t202" style="position:absolute;left:-15798;top:15798;width:34886;height:3289;rotation:-589824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" stroked="f">
                <v:textbox>
                  <w:txbxContent>
                    <w:p w14:paraId="0CA45B7A"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 o:spid="_x0000_s1032" type="#_x0000_t75" style="position:absolute;left:-1655;top:36992;width:6477;height:1460;rotation:-589824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&#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24960" behindDoc="0" locked="0" layoutInCell="1" allowOverlap="1" wp14:anchorId="5C61F20D" wp14:editId="348FC7A5">
              <wp:simplePos x="0" y="0"/>
              <wp:positionH relativeFrom="column">
                <wp:posOffset>6985</wp:posOffset>
              </wp:positionH>
              <wp:positionV relativeFrom="paragraph">
                <wp:posOffset>-24130</wp:posOffset>
              </wp:positionV>
              <wp:extent cx="5603875" cy="0"/>
              <wp:effectExtent l="0" t="19050" r="15875" b="19050"/>
              <wp:wrapNone/>
              <wp:docPr id="3" name="Gerade Verbindung 7"/>
              <wp:cNvGraphicFramePr/>
              <a:graphic xmlns:a="http://schemas.openxmlformats.org/drawingml/2006/main">
                <a:graphicData uri="http://schemas.microsoft.com/office/word/2010/wordprocessingShape">
                  <wps:wsp>
                    <wps:cNvCnPr/>
                    <wps:spPr bwMode="auto">
                      <a:xfrm>
                        <a:off x="0" y="0"/>
                        <a:ext cx="5603875" cy="0"/>
                      </a:xfrm>
                      <a:prstGeom prst="line">
                        <a:avLst/>
                      </a:prstGeom>
                      <a:ln w="38100">
                        <a:solidFill>
                          <a:schemeClr val="accent4"/>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24DF6B2" id="Gerade Verbindung 7" o:spid="_x0000_s1026" style="position:absolute;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9pt" to="441.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" strokecolor="#ffc000 [3207]" strokeweight="3pt">
              <v:stroke joinstyle="miter"/>
            </v:line>
          </w:pict>
        </mc:Fallback>
      </mc:AlternateContent>
    </w:r>
  </w:p>
  <w:p w14:paraId="13F6EE59" w14:textId="77777777" w:rsidR="00B93D71" w:rsidRDefault="00B93D71">
    <w:pPr>
      <w:pStyle w:val="Kopfzeile"/>
      <w:tabs>
        <w:tab w:val="clear" w:pos="4536"/>
        <w:tab w:val="clear" w:pos="9072"/>
        <w:tab w:val="right" w:pos="8789"/>
      </w:tabs>
      <w:ind w:right="-2637"/>
      <w:rPr>
        <w:sz w:val="6"/>
      </w:rPr>
    </w:pPr>
  </w:p>
  <w:p w14:paraId="03227998" w14:textId="77777777" w:rsidR="00B93D71" w:rsidRDefault="00000000">
    <w:pPr>
      <w:pStyle w:val="Kopfzeile"/>
      <w:tabs>
        <w:tab w:val="clear" w:pos="4536"/>
        <w:tab w:val="clear" w:pos="9072"/>
        <w:tab w:val="right" w:pos="8789"/>
      </w:tabs>
      <w:ind w:right="-2637"/>
      <w:rPr>
        <w:sz w:val="18"/>
      </w:rPr>
    </w:pPr>
    <w:r>
      <w:rPr>
        <w:sz w:val="6"/>
      </w:rPr>
      <w:t xml:space="preserve"> </w:t>
    </w:r>
    <w:r>
      <w:rPr>
        <w:sz w:val="18"/>
      </w:rPr>
      <w:t>Modul A2 – Kryptologie</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10</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18</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396D7" w14:textId="77777777" w:rsidR="00B93D71" w:rsidRDefault="00000000">
    <w:pPr>
      <w:pStyle w:val="Fuzeile"/>
      <w:tabs>
        <w:tab w:val="clear" w:pos="4536"/>
        <w:tab w:val="clear" w:pos="9072"/>
        <w:tab w:val="left" w:pos="5103"/>
      </w:tabs>
      <w:rPr>
        <w:sz w:val="18"/>
        <w:szCs w:val="18"/>
      </w:rPr>
    </w:pPr>
    <w:bookmarkStart w:id="199" w:name="_Hlk58245454"/>
    <w:bookmarkStart w:id="200" w:name="_Hlk58245455"/>
    <w:bookmarkStart w:id="201" w:name="_Hlk58918441"/>
    <w:bookmarkStart w:id="202" w:name="_Hlk58918442"/>
    <w:bookmarkStart w:id="203" w:name="_Hlk58918444"/>
    <w:bookmarkStart w:id="204" w:name="_Hlk58918445"/>
    <w:bookmarkStart w:id="205" w:name="_Hlk58918449"/>
    <w:bookmarkStart w:id="206" w:name="_Hlk58918450"/>
    <w:bookmarkStart w:id="207" w:name="_Hlk58919251"/>
    <w:bookmarkStart w:id="208" w:name="_Hlk58919252"/>
    <w:bookmarkStart w:id="209" w:name="_Hlk58923445"/>
    <w:bookmarkStart w:id="210" w:name="_Hlk58923446"/>
    <w:bookmarkStart w:id="211" w:name="_Hlk59031556"/>
    <w:bookmarkStart w:id="212" w:name="_Hlk59031557"/>
    <w:r>
      <w:rPr>
        <w:sz w:val="18"/>
        <w:szCs w:val="18"/>
      </w:rPr>
      <w:t>Eine Entwicklung von           In Kooperation mit</w:t>
    </w:r>
    <w:r>
      <w:rPr>
        <w:sz w:val="18"/>
        <w:szCs w:val="18"/>
      </w:rPr>
      <w:tab/>
      <w:t>Im Auftrag der</w:t>
    </w:r>
  </w:p>
  <w:p w14:paraId="695E94E3" w14:textId="77777777" w:rsidR="00B93D71" w:rsidRDefault="00000000">
    <w:pPr>
      <w:pStyle w:val="Fuzeile"/>
      <w:tabs>
        <w:tab w:val="clear" w:pos="4536"/>
        <w:tab w:val="clear" w:pos="9072"/>
        <w:tab w:val="left" w:pos="5387"/>
      </w:tabs>
      <w:rPr>
        <w:sz w:val="20"/>
        <w:szCs w:val="20"/>
      </w:rPr>
    </w:pPr>
    <w:r>
      <w:rPr>
        <w:noProof/>
        <w:vertAlign w:val="subscript"/>
      </w:rPr>
      <w:drawing>
        <wp:anchor distT="0" distB="0" distL="114300" distR="114300" simplePos="0" relativeHeight="251630080" behindDoc="0" locked="0" layoutInCell="1" allowOverlap="1" wp14:anchorId="350699B0" wp14:editId="5942BEE4">
          <wp:simplePos x="0" y="0"/>
          <wp:positionH relativeFrom="margin">
            <wp:posOffset>3092450</wp:posOffset>
          </wp:positionH>
          <wp:positionV relativeFrom="page">
            <wp:posOffset>9299575</wp:posOffset>
          </wp:positionV>
          <wp:extent cx="2167890" cy="628650"/>
          <wp:effectExtent l="0" t="0" r="0" b="0"/>
          <wp:wrapThrough wrapText="bothSides">
            <wp:wrapPolygon edited="1">
              <wp:start x="18032" y="3926"/>
              <wp:lineTo x="1898" y="5236"/>
              <wp:lineTo x="1139" y="5891"/>
              <wp:lineTo x="1518" y="17018"/>
              <wp:lineTo x="19930" y="17018"/>
              <wp:lineTo x="20309" y="11127"/>
              <wp:lineTo x="19930" y="5891"/>
              <wp:lineTo x="19170" y="3926"/>
              <wp:lineTo x="18032" y="3926"/>
            </wp:wrapPolygon>
          </wp:wrapThrough>
          <wp:docPr id="7" name="Bild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ssensfabrik_Kopf"/>
                  <pic:cNvPicPr>
                    <a:picLocks noChangeAspect="1"/>
                  </pic:cNvPicPr>
                </pic:nvPicPr>
                <pic:blipFill>
                  <a:blip r:embed="rId1"/>
                  <a:stretch/>
                </pic:blipFill>
                <pic:spPr bwMode="auto">
                  <a:xfrm>
                    <a:off x="0" y="0"/>
                    <a:ext cx="2167890" cy="628650"/>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64896" behindDoc="1" locked="0" layoutInCell="1" allowOverlap="1" wp14:anchorId="70A21561" wp14:editId="151B214D">
          <wp:simplePos x="0" y="0"/>
          <wp:positionH relativeFrom="column">
            <wp:posOffset>1402715</wp:posOffset>
          </wp:positionH>
          <wp:positionV relativeFrom="paragraph">
            <wp:posOffset>123190</wp:posOffset>
          </wp:positionV>
          <wp:extent cx="785495" cy="508000"/>
          <wp:effectExtent l="0" t="0" r="0" b="6350"/>
          <wp:wrapTight wrapText="bothSides">
            <wp:wrapPolygon edited="1">
              <wp:start x="0" y="0"/>
              <wp:lineTo x="0" y="21060"/>
              <wp:lineTo x="20954" y="21060"/>
              <wp:lineTo x="20954" y="0"/>
              <wp:lineTo x="0" y="0"/>
            </wp:wrapPolygon>
          </wp:wrapTight>
          <wp:docPr id="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2"/>
                  <a:stretch/>
                </pic:blipFill>
                <pic:spPr bwMode="auto">
                  <a:xfrm>
                    <a:off x="0" y="0"/>
                    <a:ext cx="785495" cy="508000"/>
                  </a:xfrm>
                  <a:prstGeom prst="rect">
                    <a:avLst/>
                  </a:prstGeom>
                </pic:spPr>
              </pic:pic>
            </a:graphicData>
          </a:graphic>
        </wp:anchor>
      </w:drawing>
    </w:r>
  </w:p>
  <w:p w14:paraId="6C82C00C" w14:textId="77777777" w:rsidR="00B93D71" w:rsidRDefault="00000000">
    <w:pPr>
      <w:pStyle w:val="Fuzeile"/>
      <w:tabs>
        <w:tab w:val="clear" w:pos="4536"/>
        <w:tab w:val="clear" w:pos="9072"/>
        <w:tab w:val="right" w:pos="4395"/>
        <w:tab w:val="left" w:pos="4660"/>
        <w:tab w:val="left" w:pos="5103"/>
      </w:tabs>
    </w:pPr>
    <w:r>
      <w:rPr>
        <w:noProof/>
      </w:rPr>
      <w:drawing>
        <wp:inline distT="0" distB="0" distL="0" distR="0" wp14:anchorId="4CD95293" wp14:editId="4841B5CE">
          <wp:extent cx="676275" cy="464571"/>
          <wp:effectExtent l="0" t="0" r="0" b="0"/>
          <wp:docPr id="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3"/>
                  <a:stretch/>
                </pic:blipFill>
                <pic:spPr bwMode="auto">
                  <a:xfrm>
                    <a:off x="0" y="0"/>
                    <a:ext cx="689274" cy="473500"/>
                  </a:xfrm>
                  <a:prstGeom prst="rect">
                    <a:avLst/>
                  </a:prstGeom>
                </pic:spPr>
              </pic:pic>
            </a:graphicData>
          </a:graphic>
        </wp:inline>
      </w:drawing>
    </w:r>
    <w:r>
      <w:t xml:space="preserve">                  </w:t>
    </w:r>
    <w:r>
      <w:tab/>
    </w:r>
    <w:r>
      <w:tab/>
    </w:r>
    <w:r>
      <w:tab/>
      <w:t xml:space="preserve">         </w:t>
    </w:r>
  </w:p>
  <w:p w14:paraId="6F0E88AA" w14:textId="77777777" w:rsidR="00B93D71" w:rsidRDefault="00B93D71">
    <w:pPr>
      <w:pStyle w:val="Fuzeile"/>
      <w:tabs>
        <w:tab w:val="clear" w:pos="4536"/>
        <w:tab w:val="clear" w:pos="9072"/>
        <w:tab w:val="right" w:pos="3261"/>
        <w:tab w:val="left" w:pos="5387"/>
      </w:tabs>
    </w:pPr>
  </w:p>
  <w:bookmarkEnd w:id="199"/>
  <w:bookmarkEnd w:id="200"/>
  <w:p w14:paraId="1B9DC8C9" w14:textId="77777777" w:rsidR="00B93D71" w:rsidRDefault="00B93D71">
    <w:pPr>
      <w:pStyle w:val="Fuzeile"/>
    </w:pPr>
  </w:p>
  <w:p w14:paraId="0F2C9792" w14:textId="77777777" w:rsidR="00B93D71" w:rsidRDefault="00000000">
    <w:pPr>
      <w:pStyle w:val="Fuzeile"/>
    </w:pPr>
    <w:r>
      <w:rPr>
        <w:noProof/>
        <w:sz w:val="8"/>
      </w:rPr>
      <mc:AlternateContent>
        <mc:Choice Requires="wps">
          <w:drawing>
            <wp:anchor distT="0" distB="0" distL="114300" distR="114300" simplePos="0" relativeHeight="251671040" behindDoc="0" locked="0" layoutInCell="1" allowOverlap="1" wp14:anchorId="1BE888F6" wp14:editId="42DB1923">
              <wp:simplePos x="0" y="0"/>
              <wp:positionH relativeFrom="column">
                <wp:posOffset>0</wp:posOffset>
              </wp:positionH>
              <wp:positionV relativeFrom="paragraph">
                <wp:posOffset>82388</wp:posOffset>
              </wp:positionV>
              <wp:extent cx="5603875" cy="0"/>
              <wp:effectExtent l="0" t="19050" r="34925" b="19050"/>
              <wp:wrapNone/>
              <wp:docPr id="10" name="Gerade Verbindung 7"/>
              <wp:cNvGraphicFramePr/>
              <a:graphic xmlns:a="http://schemas.openxmlformats.org/drawingml/2006/main">
                <a:graphicData uri="http://schemas.microsoft.com/office/word/2010/wordprocessingShape">
                  <wps:wsp>
                    <wps:cNvCnPr/>
                    <wps:spPr bwMode="auto">
                      <a:xfrm>
                        <a:off x="0" y="0"/>
                        <a:ext cx="5603875" cy="0"/>
                      </a:xfrm>
                      <a:prstGeom prst="line">
                        <a:avLst/>
                      </a:prstGeom>
                      <a:ln w="38100">
                        <a:solidFill>
                          <a:schemeClr val="accent4"/>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D2250A9" id="Gerade Verbindung 7" o:spid="_x0000_s1026" style="position:absolute;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5pt" to="441.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" strokecolor="#ffc000 [3207]" strokeweight="3pt">
              <v:stroke joinstyle="miter"/>
            </v:line>
          </w:pict>
        </mc:Fallback>
      </mc:AlternateContent>
    </w:r>
    <w:bookmarkEnd w:id="201"/>
    <w:bookmarkEnd w:id="202"/>
    <w:bookmarkEnd w:id="203"/>
    <w:bookmarkEnd w:id="204"/>
    <w:bookmarkEnd w:id="205"/>
    <w:bookmarkEnd w:id="206"/>
    <w:bookmarkEnd w:id="207"/>
    <w:bookmarkEnd w:id="208"/>
    <w:bookmarkEnd w:id="209"/>
    <w:bookmarkEnd w:id="210"/>
    <w:bookmarkEnd w:id="211"/>
    <w:bookmarkEnd w:id="212"/>
  </w:p>
  <w:p w14:paraId="3CBF79A1" w14:textId="77777777" w:rsidR="00B93D71" w:rsidRDefault="00B93D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0847" w14:textId="77777777" w:rsidR="00B93D71" w:rsidRDefault="00000000">
    <w:pPr>
      <w:pStyle w:val="Kopfzeile"/>
      <w:tabs>
        <w:tab w:val="clear" w:pos="4536"/>
        <w:tab w:val="clear" w:pos="9072"/>
        <w:tab w:val="right" w:pos="13467"/>
      </w:tabs>
      <w:ind w:right="-2637" w:firstLine="993"/>
      <w:rPr>
        <w:i/>
        <w:sz w:val="18"/>
      </w:rPr>
    </w:pPr>
    <w:r>
      <w:rPr>
        <w:noProof/>
        <w:sz w:val="8"/>
      </w:rPr>
      <mc:AlternateContent>
        <mc:Choice Requires="wps">
          <w:drawing>
            <wp:anchor distT="0" distB="0" distL="114300" distR="114300" simplePos="0" relativeHeight="251643392" behindDoc="0" locked="0" layoutInCell="1" allowOverlap="1" wp14:anchorId="7E5FDF35" wp14:editId="3F02F714">
              <wp:simplePos x="0" y="0"/>
              <wp:positionH relativeFrom="column">
                <wp:posOffset>2540</wp:posOffset>
              </wp:positionH>
              <wp:positionV relativeFrom="paragraph">
                <wp:posOffset>-138761</wp:posOffset>
              </wp:positionV>
              <wp:extent cx="9242425" cy="0"/>
              <wp:effectExtent l="0" t="19050" r="15875" b="19050"/>
              <wp:wrapNone/>
              <wp:docPr id="26" name="Gerade Verbindung 10"/>
              <wp:cNvGraphicFramePr/>
              <a:graphic xmlns:a="http://schemas.openxmlformats.org/drawingml/2006/main">
                <a:graphicData uri="http://schemas.microsoft.com/office/word/2010/wordprocessingShape">
                  <wps:wsp>
                    <wps:cNvCnPr/>
                    <wps:spPr bwMode="auto">
                      <a:xfrm>
                        <a:off x="0" y="0"/>
                        <a:ext cx="9242425" cy="0"/>
                      </a:xfrm>
                      <a:prstGeom prst="line">
                        <a:avLst/>
                      </a:prstGeom>
                      <a:ln w="38100">
                        <a:solidFill>
                          <a:srgbClr val="FFC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2F10323" id="Gerade Verbindung 10" o:spid="_x0000_s1026" style="position:absolute;z-index:25164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0.95pt" to="727.9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" strokecolor="#ffc000" strokeweight="3pt">
              <v:stroke joinstyle="miter"/>
            </v:line>
          </w:pict>
        </mc:Fallback>
      </mc:AlternateContent>
    </w:r>
    <w:r>
      <w:rPr>
        <w:sz w:val="6"/>
      </w:rPr>
      <w:t xml:space="preserve"> </w:t>
    </w:r>
    <w:r>
      <w:rPr>
        <w:sz w:val="18"/>
      </w:rPr>
      <w:t>Modul A2 – Kryptologie</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13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18</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158D" w14:textId="77777777" w:rsidR="00B93D71" w:rsidRDefault="00000000">
    <w:pPr>
      <w:pStyle w:val="Fuzeile"/>
      <w:pBdr>
        <w:top w:val="single" w:sz="18" w:space="6" w:color="FFC000"/>
      </w:pBdr>
      <w:tabs>
        <w:tab w:val="clear" w:pos="4536"/>
        <w:tab w:val="clear" w:pos="9072"/>
      </w:tabs>
      <w:spacing w:before="240"/>
      <w:jc w:val="center"/>
    </w:pPr>
    <w:r>
      <w:fldChar w:fldCharType="begin"/>
    </w:r>
    <w:r>
      <w:instrText>PAGE   \* MERGEFORMAT</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F7077" w14:textId="532E6AFA" w:rsidR="00B93D71" w:rsidRDefault="00000000">
    <w:pPr>
      <w:pStyle w:val="Kopfzeile"/>
      <w:tabs>
        <w:tab w:val="clear" w:pos="4536"/>
        <w:tab w:val="clear" w:pos="9072"/>
        <w:tab w:val="center" w:pos="4678"/>
        <w:tab w:val="right" w:pos="8789"/>
      </w:tabs>
      <w:ind w:right="-2637"/>
      <w:rPr>
        <w:i/>
        <w:sz w:val="18"/>
      </w:rPr>
    </w:pPr>
    <w:r>
      <w:rPr>
        <w:noProof/>
        <w:sz w:val="8"/>
      </w:rPr>
      <mc:AlternateContent>
        <mc:Choice Requires="wpg">
          <w:drawing>
            <wp:anchor distT="0" distB="0" distL="114300" distR="114300" simplePos="0" relativeHeight="251659264" behindDoc="0" locked="0" layoutInCell="1" allowOverlap="1" wp14:anchorId="6FCD99CC" wp14:editId="3D9217A7">
              <wp:simplePos x="0" y="0"/>
              <wp:positionH relativeFrom="column">
                <wp:posOffset>6009641</wp:posOffset>
              </wp:positionH>
              <wp:positionV relativeFrom="paragraph">
                <wp:posOffset>-4621531</wp:posOffset>
              </wp:positionV>
              <wp:extent cx="328930" cy="4282440"/>
              <wp:effectExtent l="0" t="0" r="0" b="3810"/>
              <wp:wrapNone/>
              <wp:docPr id="12" name="Gruppieren 27"/>
              <wp:cNvGraphicFramePr/>
              <a:graphic xmlns:a="http://schemas.openxmlformats.org/drawingml/2006/main">
                <a:graphicData uri="http://schemas.microsoft.com/office/word/2010/wordprocessingGroup">
                  <wpg:wgp>
                    <wpg:cNvGrpSpPr/>
                    <wpg:grpSpPr bwMode="auto">
                      <a:xfrm>
                        <a:off x="0" y="0"/>
                        <a:ext cx="328930" cy="4282440"/>
                        <a:chOff x="0" y="0"/>
                        <a:chExt cx="328930" cy="4282440"/>
                      </a:xfrm>
                    </wpg:grpSpPr>
                    <wps:wsp>
                      <wps:cNvPr id="29" name="Textfeld 27"/>
                      <wps:cNvSpPr txBox="1">
                        <a:spLocks noChangeArrowheads="1"/>
                      </wps:cNvSpPr>
                      <wps:spPr bwMode="auto">
                        <a:xfrm rot="16199999">
                          <a:off x="-1579880" y="1579880"/>
                          <a:ext cx="3488690" cy="328930"/>
                        </a:xfrm>
                        <a:prstGeom prst="rect">
                          <a:avLst/>
                        </a:prstGeom>
                        <a:solidFill>
                          <a:srgbClr val="FFFFFF"/>
                        </a:solidFill>
                        <a:ln w="9525">
                          <a:noFill/>
                          <a:miter lim="800000"/>
                          <a:headEnd/>
                          <a:tailEnd/>
                        </a:ln>
                      </wps:spPr>
                      <wps:txbx>
                        <w:txbxContent>
                          <w:p w14:paraId="79B6D8E6"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0" name="Grafik 30"/>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9">
                          <a:off x="-165418" y="3885565"/>
                          <a:ext cx="647700" cy="146050"/>
                        </a:xfrm>
                        <a:prstGeom prst="rect">
                          <a:avLst/>
                        </a:prstGeom>
                        <a:noFill/>
                      </pic:spPr>
                    </pic:pic>
                  </wpg:wgp>
                </a:graphicData>
              </a:graphic>
              <wp14:sizeRelV relativeFrom="margin">
                <wp14:pctHeight>0</wp14:pctHeight>
              </wp14:sizeRelV>
            </wp:anchor>
          </w:drawing>
        </mc:Choice>
        <mc:Fallback>
          <w:pict>
            <v:group w14:anchorId="6FCD99CC" id="Gruppieren 27" o:spid="_x0000_s1036" style="position:absolute;margin-left:473.2pt;margin-top:-363.9pt;width:25.9pt;height:337.2pt;z-index:251659264;mso-height-relative:margin" coordsize="3289,428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">
              <v:shapetype id="_x0000_t202" coordsize="21600,21600" o:spt="202" path="m,l,21600r21600,l21600,xe">
                <v:stroke joinstyle="miter"/>
                <v:path gradientshapeok="t" o:connecttype="rect"/>
              </v:shapetype>
              <v:shape id="Textfeld 27" o:spid="_x0000_s1037" type="#_x0000_t202" style="position:absolute;left:-15798;top:15798;width:34886;height:3289;rotation:-589824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" stroked="f">
                <v:textbox>
                  <w:txbxContent>
                    <w:p w14:paraId="79B6D8E6"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38" type="#_x0000_t75" style="position:absolute;left:-1655;top:38856;width:6477;height:1460;rotation:-589824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&#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57216" behindDoc="0" locked="0" layoutInCell="1" allowOverlap="1" wp14:anchorId="28A234EA" wp14:editId="71D4C747">
              <wp:simplePos x="0" y="0"/>
              <wp:positionH relativeFrom="column">
                <wp:posOffset>6985</wp:posOffset>
              </wp:positionH>
              <wp:positionV relativeFrom="paragraph">
                <wp:posOffset>-114244</wp:posOffset>
              </wp:positionV>
              <wp:extent cx="5604176" cy="0"/>
              <wp:effectExtent l="0" t="19050" r="15875" b="19050"/>
              <wp:wrapNone/>
              <wp:docPr id="13" name="Gerade Verbindung 26"/>
              <wp:cNvGraphicFramePr/>
              <a:graphic xmlns:a="http://schemas.openxmlformats.org/drawingml/2006/main">
                <a:graphicData uri="http://schemas.microsoft.com/office/word/2010/wordprocessingShape">
                  <wps:wsp>
                    <wps:cNvCnPr/>
                    <wps:spPr bwMode="auto">
                      <a:xfrm>
                        <a:off x="0" y="0"/>
                        <a:ext cx="5604176" cy="0"/>
                      </a:xfrm>
                      <a:prstGeom prst="line">
                        <a:avLst/>
                      </a:prstGeom>
                      <a:ln w="38100">
                        <a:solidFill>
                          <a:schemeClr val="accent4"/>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70305DEC" id="Gerade Verbindung 2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" strokecolor="#ffc000 [3207]" strokeweight="3pt">
              <v:stroke joinstyle="miter"/>
            </v:line>
          </w:pict>
        </mc:Fallback>
      </mc:AlternateContent>
    </w:r>
    <w:r>
      <w:rPr>
        <w:sz w:val="6"/>
      </w:rPr>
      <w:t xml:space="preserve"> </w:t>
    </w:r>
    <w:r>
      <w:rPr>
        <w:sz w:val="18"/>
      </w:rPr>
      <w:t>Modul A2</w:t>
    </w:r>
    <w:del w:id="376" w:author="I E" w:date="2023-03-31T15:31:00Z">
      <w:r>
        <w:rPr>
          <w:sz w:val="18"/>
        </w:rPr>
        <w:delText xml:space="preserve"> – Kryptologie</w:delText>
      </w:r>
    </w:del>
    <w:ins w:id="377" w:author="I E" w:date="2023-03-31T15:30:00Z">
      <w:r>
        <w:rPr>
          <w:sz w:val="18"/>
        </w:rPr>
        <w:tab/>
        <w:t>zuletzt aktualisiert am 3</w:t>
      </w:r>
    </w:ins>
    <w:ins w:id="378" w:author="I E" w:date="2023-03-31T15:31:00Z">
      <w:r>
        <w:rPr>
          <w:sz w:val="18"/>
        </w:rPr>
        <w:t>1</w:t>
      </w:r>
    </w:ins>
    <w:ins w:id="379" w:author="I E" w:date="2023-03-31T15:30:00Z">
      <w:r>
        <w:rPr>
          <w:sz w:val="18"/>
        </w:rPr>
        <w:t>.03.202</w:t>
      </w:r>
    </w:ins>
    <w:ins w:id="380" w:author="I E" w:date="2023-03-31T17:42:00Z">
      <w:r w:rsidR="004335D7">
        <w:rPr>
          <w:sz w:val="18"/>
        </w:rPr>
        <w:t>3</w:t>
      </w:r>
    </w:ins>
    <w:ins w:id="381" w:author="I E" w:date="2023-03-31T15:30:00Z">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bCs w:val="0"/>
          <w:sz w:val="18"/>
        </w:rPr>
        <w:t>1</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w:t>
      </w:r>
      <w:r>
        <w:rPr>
          <w:sz w:val="18"/>
        </w:rPr>
        <w:fldChar w:fldCharType="end"/>
      </w:r>
    </w:ins>
    <w:del w:id="382" w:author="I E" w:date="2023-03-31T15:29:00Z">
      <w:r>
        <w:rPr>
          <w:i/>
          <w:sz w:val="18"/>
        </w:rPr>
        <w:tab/>
      </w:r>
    </w:del>
    <w:del w:id="383" w:author="I E" w:date="2023-03-31T15:31:00Z">
      <w:r>
        <w:rPr>
          <w:sz w:val="18"/>
        </w:rPr>
        <w:delText xml:space="preserve">Seite </w:delText>
      </w:r>
      <w:r>
        <w:rPr>
          <w:bCs w:val="0"/>
          <w:sz w:val="18"/>
        </w:rPr>
        <w:fldChar w:fldCharType="begin"/>
      </w:r>
      <w:r>
        <w:rPr>
          <w:sz w:val="18"/>
        </w:rPr>
        <w:delInstrText>PAGE  \* Arabic  \* MERGEFORMAT</w:delInstrText>
      </w:r>
      <w:r>
        <w:rPr>
          <w:bCs w:val="0"/>
          <w:sz w:val="18"/>
        </w:rPr>
        <w:fldChar w:fldCharType="separate"/>
      </w:r>
      <w:r>
        <w:rPr>
          <w:sz w:val="18"/>
        </w:rPr>
        <w:delText>18</w:delText>
      </w:r>
      <w:r>
        <w:rPr>
          <w:bCs w:val="0"/>
          <w:sz w:val="18"/>
        </w:rPr>
        <w:fldChar w:fldCharType="end"/>
      </w:r>
      <w:r>
        <w:rPr>
          <w:sz w:val="18"/>
        </w:rPr>
        <w:delText xml:space="preserve"> von </w:delText>
      </w:r>
      <w:r>
        <w:rPr>
          <w:sz w:val="18"/>
        </w:rPr>
        <w:fldChar w:fldCharType="begin"/>
      </w:r>
      <w:r>
        <w:rPr>
          <w:sz w:val="18"/>
        </w:rPr>
        <w:delInstrText>NUMPAGES  \* Arabic  \* MERGEFORMAT</w:delInstrText>
      </w:r>
      <w:r>
        <w:rPr>
          <w:sz w:val="18"/>
        </w:rPr>
        <w:fldChar w:fldCharType="separate"/>
      </w:r>
      <w:r>
        <w:rPr>
          <w:sz w:val="18"/>
        </w:rPr>
        <w:delText>18</w:delText>
      </w:r>
      <w:r>
        <w:rPr>
          <w:sz w:val="18"/>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6F9E0" w14:textId="77777777" w:rsidR="000A0385" w:rsidRDefault="000A0385">
      <w:r>
        <w:separator/>
      </w:r>
    </w:p>
  </w:footnote>
  <w:footnote w:type="continuationSeparator" w:id="0">
    <w:p w14:paraId="543803E2" w14:textId="77777777" w:rsidR="000A0385" w:rsidRDefault="000A0385">
      <w:r>
        <w:continuationSeparator/>
      </w:r>
    </w:p>
  </w:footnote>
  <w:footnote w:type="continuationNotice" w:id="1">
    <w:p w14:paraId="22C0F700" w14:textId="77777777" w:rsidR="000A0385" w:rsidRDefault="000A0385">
      <w:pPr>
        <w:spacing w:after="0" w:line="240" w:lineRule="auto"/>
      </w:pPr>
    </w:p>
  </w:footnote>
  <w:footnote w:id="2">
    <w:p w14:paraId="0AEDD992" w14:textId="77777777" w:rsidR="00B93D71" w:rsidRDefault="00000000">
      <w:pPr>
        <w:pStyle w:val="Funotentext"/>
      </w:pPr>
      <w:r>
        <w:rPr>
          <w:rStyle w:val="Funotenzeichen"/>
        </w:rPr>
        <w:footnoteRef/>
      </w:r>
      <w:r>
        <w:t xml:space="preserve"> Hierzu gibt es mehrere Verfilmungen wie zum Beispiel </w:t>
      </w:r>
      <w:r>
        <w:rPr>
          <w:i/>
        </w:rPr>
        <w:t>The Imitation Game</w:t>
      </w:r>
      <w:r>
        <w:t xml:space="preserve"> oder die Arte Dokumentation </w:t>
      </w:r>
      <w:r>
        <w:rPr>
          <w:i/>
        </w:rPr>
        <w:t>Wie ein Mathegenie Hitler knackte</w:t>
      </w:r>
      <w:r>
        <w:t>.</w:t>
      </w:r>
    </w:p>
  </w:footnote>
  <w:footnote w:id="3">
    <w:p w14:paraId="61C0635E" w14:textId="77777777" w:rsidR="00B93D71" w:rsidRDefault="00000000">
      <w:pPr>
        <w:pStyle w:val="Funotentext"/>
      </w:pPr>
      <w:r>
        <w:rPr>
          <w:rStyle w:val="Funotenzeichen"/>
        </w:rPr>
        <w:footnoteRef/>
      </w:r>
      <w:r>
        <w:t xml:space="preserve"> Welche Sozialform hier gewählt wird, liegt vollkommen bei der Lehrkraft, da alle drei möglich sind.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647A" w14:textId="77777777" w:rsidR="00B93D71" w:rsidRDefault="00000000">
    <w:pPr>
      <w:pStyle w:val="Kopfzeile"/>
      <w:tabs>
        <w:tab w:val="clear" w:pos="4536"/>
        <w:tab w:val="clear" w:pos="9072"/>
        <w:tab w:val="left" w:pos="3800"/>
        <w:tab w:val="center" w:pos="4422"/>
        <w:tab w:val="left" w:pos="4870"/>
      </w:tabs>
      <w:rPr>
        <w:vertAlign w:val="subscript"/>
      </w:rPr>
    </w:pPr>
    <w:bookmarkStart w:id="188" w:name="_Hlk58923422"/>
    <w:bookmarkStart w:id="189" w:name="_Hlk58245611"/>
    <w:bookmarkStart w:id="190" w:name="_Hlk58245612"/>
    <w:bookmarkStart w:id="191" w:name="_Hlk58916084"/>
    <w:bookmarkStart w:id="192" w:name="_Hlk58916085"/>
    <w:bookmarkStart w:id="193" w:name="_Hlk58918423"/>
    <w:bookmarkStart w:id="194" w:name="_Hlk58918424"/>
    <w:bookmarkStart w:id="195" w:name="_Hlk58919240"/>
    <w:bookmarkStart w:id="196" w:name="_Hlk58919241"/>
    <w:bookmarkStart w:id="197" w:name="_Hlk59034598"/>
    <w:bookmarkStart w:id="198" w:name="_Hlk59034599"/>
    <w:r>
      <w:tab/>
    </w:r>
    <w:r>
      <w:tab/>
    </w:r>
    <w:r>
      <w:rPr>
        <w:noProof/>
      </w:rPr>
      <w:drawing>
        <wp:anchor distT="0" distB="0" distL="114300" distR="114300" simplePos="0" relativeHeight="251688448" behindDoc="1" locked="0" layoutInCell="1" allowOverlap="1" wp14:anchorId="0AEAE680" wp14:editId="70998301">
          <wp:simplePos x="0" y="0"/>
          <wp:positionH relativeFrom="column">
            <wp:posOffset>66040</wp:posOffset>
          </wp:positionH>
          <wp:positionV relativeFrom="paragraph">
            <wp:posOffset>76835</wp:posOffset>
          </wp:positionV>
          <wp:extent cx="1108075" cy="419100"/>
          <wp:effectExtent l="0" t="0" r="0" b="0"/>
          <wp:wrapTight wrapText="bothSides">
            <wp:wrapPolygon edited="1">
              <wp:start x="0" y="0"/>
              <wp:lineTo x="0" y="20618"/>
              <wp:lineTo x="21167" y="20618"/>
              <wp:lineTo x="21167" y="0"/>
              <wp:lineTo x="0" y="0"/>
            </wp:wrapPolygon>
          </wp:wrapTight>
          <wp:docPr id="1" name="Grafik 46" descr="Bildergebnis für cc lizenz urheberre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ldergebnis für cc lizenz urheberrecht"/>
                  <pic:cNvPicPr>
                    <a:picLocks noChangeAspect="1"/>
                  </pic:cNvPicPr>
                </pic:nvPicPr>
                <pic:blipFill>
                  <a:blip r:embed="rId1"/>
                  <a:stretch/>
                </pic:blipFill>
                <pic:spPr bwMode="auto">
                  <a:xfrm>
                    <a:off x="0" y="0"/>
                    <a:ext cx="1108075"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280" behindDoc="0" locked="0" layoutInCell="1" allowOverlap="1" wp14:anchorId="4C43BAA5" wp14:editId="5D5C1A64">
              <wp:simplePos x="0" y="0"/>
              <wp:positionH relativeFrom="page">
                <wp:posOffset>967740</wp:posOffset>
              </wp:positionH>
              <wp:positionV relativeFrom="paragraph">
                <wp:posOffset>503885</wp:posOffset>
              </wp:positionV>
              <wp:extent cx="5610225" cy="0"/>
              <wp:effectExtent l="0" t="19050" r="9525" b="38100"/>
              <wp:wrapNone/>
              <wp:docPr id="2" name="Gerader Verbinder 45"/>
              <wp:cNvGraphicFramePr/>
              <a:graphic xmlns:a="http://schemas.openxmlformats.org/drawingml/2006/main">
                <a:graphicData uri="http://schemas.microsoft.com/office/word/2010/wordprocessingShape">
                  <wps:wsp>
                    <wps:cNvCnPr/>
                    <wps:spPr bwMode="auto">
                      <a:xfrm>
                        <a:off x="0" y="0"/>
                        <a:ext cx="5610225" cy="0"/>
                      </a:xfrm>
                      <a:prstGeom prst="line">
                        <a:avLst/>
                      </a:prstGeom>
                      <a:ln w="50800">
                        <a:solidFill>
                          <a:srgbClr val="FFC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32A02A3F" id="Gerader Verbinder 45" o:spid="_x0000_s1026" style="position:absolute;z-index:2516812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6.2pt,39.7pt" to="517.9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" strokecolor="#ffc000" strokeweight="4pt">
              <v:stroke joinstyle="miter"/>
              <w10:wrap anchorx="page"/>
            </v:line>
          </w:pict>
        </mc:Fallback>
      </mc:AlternateContent>
    </w:r>
    <w:r>
      <w:rPr>
        <w:vertAlign w:val="subscript"/>
      </w:rPr>
      <w:tab/>
    </w:r>
    <w:r>
      <w:rPr>
        <w:vertAlign w:val="subscript"/>
      </w:rPr>
      <w:tab/>
    </w:r>
    <w:r>
      <w:rPr>
        <w:vertAlign w:val="subscript"/>
      </w:rPr>
      <w:tab/>
    </w:r>
    <w:r>
      <w:rPr>
        <w:noProof/>
      </w:rPr>
      <w:drawing>
        <wp:inline distT="0" distB="0" distL="0" distR="0" wp14:anchorId="316D4EFD" wp14:editId="497BFF86">
          <wp:extent cx="1981200" cy="574378"/>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a:picLocks noChangeAspect="1"/>
                  </pic:cNvPicPr>
                </pic:nvPicPr>
                <pic:blipFill>
                  <a:blip r:embed="rId2"/>
                  <a:stretch/>
                </pic:blipFill>
                <pic:spPr bwMode="auto">
                  <a:xfrm>
                    <a:off x="0" y="0"/>
                    <a:ext cx="2071652" cy="600601"/>
                  </a:xfrm>
                  <a:prstGeom prst="rect">
                    <a:avLst/>
                  </a:prstGeom>
                </pic:spPr>
              </pic:pic>
            </a:graphicData>
          </a:graphic>
        </wp:inline>
      </w:drawing>
    </w:r>
    <w:bookmarkEnd w:id="188"/>
    <w:bookmarkEnd w:id="189"/>
    <w:bookmarkEnd w:id="190"/>
    <w:bookmarkEnd w:id="191"/>
    <w:bookmarkEnd w:id="192"/>
    <w:bookmarkEnd w:id="193"/>
    <w:bookmarkEnd w:id="194"/>
    <w:bookmarkEnd w:id="195"/>
    <w:bookmarkEnd w:id="196"/>
    <w:bookmarkEnd w:id="197"/>
    <w:bookmarkEnd w:id="198"/>
  </w:p>
  <w:p w14:paraId="539288D1" w14:textId="77777777" w:rsidR="00B93D71" w:rsidRDefault="00B93D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566C1" w14:textId="77777777" w:rsidR="00B93D71" w:rsidRDefault="00000000">
    <w:pPr>
      <w:pStyle w:val="Kopfzeile"/>
    </w:pPr>
    <w:r>
      <w:rPr>
        <w:noProof/>
        <w:sz w:val="8"/>
      </w:rPr>
      <mc:AlternateContent>
        <mc:Choice Requires="wpg">
          <w:drawing>
            <wp:anchor distT="0" distB="0" distL="114300" distR="114300" simplePos="0" relativeHeight="251658752" behindDoc="0" locked="0" layoutInCell="1" allowOverlap="1" wp14:anchorId="6A603066" wp14:editId="072DAD59">
              <wp:simplePos x="0" y="0"/>
              <wp:positionH relativeFrom="column">
                <wp:posOffset>9429115</wp:posOffset>
              </wp:positionH>
              <wp:positionV relativeFrom="paragraph">
                <wp:posOffset>2273935</wp:posOffset>
              </wp:positionV>
              <wp:extent cx="328930" cy="4096068"/>
              <wp:effectExtent l="0" t="0" r="0" b="0"/>
              <wp:wrapNone/>
              <wp:docPr id="11" name="Gruppieren 6"/>
              <wp:cNvGraphicFramePr/>
              <a:graphic xmlns:a="http://schemas.openxmlformats.org/drawingml/2006/main">
                <a:graphicData uri="http://schemas.microsoft.com/office/word/2010/wordprocessingGroup">
                  <wpg:wgp>
                    <wpg:cNvGrpSpPr/>
                    <wpg:grpSpPr bwMode="auto">
                      <a:xfrm>
                        <a:off x="0" y="0"/>
                        <a:ext cx="328930" cy="4096068"/>
                        <a:chOff x="0" y="0"/>
                        <a:chExt cx="328930" cy="4096068"/>
                      </a:xfrm>
                    </wpg:grpSpPr>
                    <wps:wsp>
                      <wps:cNvPr id="12" name="Textfeld 12"/>
                      <wps:cNvSpPr txBox="1">
                        <a:spLocks noChangeArrowheads="1"/>
                      </wps:cNvSpPr>
                      <wps:spPr bwMode="auto">
                        <a:xfrm rot="16199999">
                          <a:off x="-1579880" y="1579880"/>
                          <a:ext cx="3488690" cy="328930"/>
                        </a:xfrm>
                        <a:prstGeom prst="rect">
                          <a:avLst/>
                        </a:prstGeom>
                        <a:solidFill>
                          <a:srgbClr val="FFFFFF"/>
                        </a:solidFill>
                        <a:ln w="9525">
                          <a:noFill/>
                          <a:miter lim="800000"/>
                          <a:headEnd/>
                          <a:tailEnd/>
                        </a:ln>
                      </wps:spPr>
                      <wps:txbx>
                        <w:txbxContent>
                          <w:p w14:paraId="393396E9"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13" name="Grafik 12"/>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9">
                          <a:off x="-165418" y="3699193"/>
                          <a:ext cx="647700" cy="146050"/>
                        </a:xfrm>
                        <a:prstGeom prst="rect">
                          <a:avLst/>
                        </a:prstGeom>
                        <a:noFill/>
                      </pic:spPr>
                    </pic:pic>
                  </wpg:wgp>
                </a:graphicData>
              </a:graphic>
            </wp:anchor>
          </w:drawing>
        </mc:Choice>
        <mc:Fallback>
          <w:pict>
            <v:group w14:anchorId="6A603066" id="Gruppieren 6" o:spid="_x0000_s1033" style="position:absolute;margin-left:742.45pt;margin-top:179.05pt;width:25.9pt;height:322.55pt;z-index:251658752" coordsize="3289,409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">
              <v:shapetype id="_x0000_t202" coordsize="21600,21600" o:spt="202" path="m,l,21600r21600,l21600,xe">
                <v:stroke joinstyle="miter"/>
                <v:path gradientshapeok="t" o:connecttype="rect"/>
              </v:shapetype>
              <v:shape id="Textfeld 12" o:spid="_x0000_s1034" type="#_x0000_t202" style="position:absolute;left:-15798;top:15798;width:34886;height:3289;rotation:-589824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" stroked="f">
                <v:textbox>
                  <w:txbxContent>
                    <w:p w14:paraId="393396E9" w14:textId="77777777" w:rsidR="00B93D71" w:rsidRDefault="00000000">
                      <w:pPr>
                        <w:spacing w:line="160" w:lineRule="exact"/>
                        <w:rPr>
                          <w:rFonts w:ascii="Helvetica 55" w:hAnsi="Helvetica 55"/>
                          <w:color w:val="A6A6A6" w:themeColor="background1" w:themeShade="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2" o:spid="_x0000_s1035" type="#_x0000_t75" style="position:absolute;left:-1655;top:36992;width:6477;height:1460;rotation:-589824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">
                <v:imagedata r:id="rId2" o:title="" chromakey="#fefefe" recolortarget="#494949 [1446]"/>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B40BB" w14:textId="77777777" w:rsidR="00B93D71" w:rsidRDefault="00B93D71">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C99E" w14:textId="77777777" w:rsidR="00B93D71" w:rsidRDefault="00B93D7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031A7"/>
    <w:multiLevelType w:val="hybridMultilevel"/>
    <w:tmpl w:val="36D03F4C"/>
    <w:lvl w:ilvl="0" w:tplc="9CECABB8">
      <w:start w:val="1"/>
      <w:numFmt w:val="bullet"/>
      <w:lvlText w:val=""/>
      <w:lvlJc w:val="left"/>
      <w:pPr>
        <w:ind w:left="720" w:hanging="360"/>
      </w:pPr>
      <w:rPr>
        <w:rFonts w:ascii="Symbol" w:hAnsi="Symbol" w:hint="default"/>
      </w:rPr>
    </w:lvl>
    <w:lvl w:ilvl="1" w:tplc="4A50458C">
      <w:start w:val="1"/>
      <w:numFmt w:val="bullet"/>
      <w:lvlText w:val="o"/>
      <w:lvlJc w:val="left"/>
      <w:pPr>
        <w:ind w:left="1440" w:hanging="360"/>
      </w:pPr>
      <w:rPr>
        <w:rFonts w:ascii="Courier New" w:hAnsi="Courier New" w:cs="Courier New" w:hint="default"/>
      </w:rPr>
    </w:lvl>
    <w:lvl w:ilvl="2" w:tplc="733E7AA8">
      <w:start w:val="1"/>
      <w:numFmt w:val="bullet"/>
      <w:lvlText w:val=""/>
      <w:lvlJc w:val="left"/>
      <w:pPr>
        <w:ind w:left="2160" w:hanging="360"/>
      </w:pPr>
      <w:rPr>
        <w:rFonts w:ascii="Wingdings" w:hAnsi="Wingdings" w:hint="default"/>
      </w:rPr>
    </w:lvl>
    <w:lvl w:ilvl="3" w:tplc="EF8A0B6E">
      <w:start w:val="1"/>
      <w:numFmt w:val="bullet"/>
      <w:lvlText w:val=""/>
      <w:lvlJc w:val="left"/>
      <w:pPr>
        <w:ind w:left="2880" w:hanging="360"/>
      </w:pPr>
      <w:rPr>
        <w:rFonts w:ascii="Symbol" w:hAnsi="Symbol" w:hint="default"/>
      </w:rPr>
    </w:lvl>
    <w:lvl w:ilvl="4" w:tplc="EEA4D374">
      <w:start w:val="1"/>
      <w:numFmt w:val="bullet"/>
      <w:lvlText w:val="o"/>
      <w:lvlJc w:val="left"/>
      <w:pPr>
        <w:ind w:left="3600" w:hanging="360"/>
      </w:pPr>
      <w:rPr>
        <w:rFonts w:ascii="Courier New" w:hAnsi="Courier New" w:cs="Courier New" w:hint="default"/>
      </w:rPr>
    </w:lvl>
    <w:lvl w:ilvl="5" w:tplc="9EA23A74">
      <w:start w:val="1"/>
      <w:numFmt w:val="bullet"/>
      <w:lvlText w:val=""/>
      <w:lvlJc w:val="left"/>
      <w:pPr>
        <w:ind w:left="4320" w:hanging="360"/>
      </w:pPr>
      <w:rPr>
        <w:rFonts w:ascii="Wingdings" w:hAnsi="Wingdings" w:hint="default"/>
      </w:rPr>
    </w:lvl>
    <w:lvl w:ilvl="6" w:tplc="BCC6AE66">
      <w:start w:val="1"/>
      <w:numFmt w:val="bullet"/>
      <w:lvlText w:val=""/>
      <w:lvlJc w:val="left"/>
      <w:pPr>
        <w:ind w:left="5040" w:hanging="360"/>
      </w:pPr>
      <w:rPr>
        <w:rFonts w:ascii="Symbol" w:hAnsi="Symbol" w:hint="default"/>
      </w:rPr>
    </w:lvl>
    <w:lvl w:ilvl="7" w:tplc="21A64A80">
      <w:start w:val="1"/>
      <w:numFmt w:val="bullet"/>
      <w:lvlText w:val="o"/>
      <w:lvlJc w:val="left"/>
      <w:pPr>
        <w:ind w:left="5760" w:hanging="360"/>
      </w:pPr>
      <w:rPr>
        <w:rFonts w:ascii="Courier New" w:hAnsi="Courier New" w:cs="Courier New" w:hint="default"/>
      </w:rPr>
    </w:lvl>
    <w:lvl w:ilvl="8" w:tplc="9182C4A4">
      <w:start w:val="1"/>
      <w:numFmt w:val="bullet"/>
      <w:lvlText w:val=""/>
      <w:lvlJc w:val="left"/>
      <w:pPr>
        <w:ind w:left="6480" w:hanging="360"/>
      </w:pPr>
      <w:rPr>
        <w:rFonts w:ascii="Wingdings" w:hAnsi="Wingdings" w:hint="default"/>
      </w:rPr>
    </w:lvl>
  </w:abstractNum>
  <w:abstractNum w:abstractNumId="1" w15:restartNumberingAfterBreak="0">
    <w:nsid w:val="12D113F4"/>
    <w:multiLevelType w:val="hybridMultilevel"/>
    <w:tmpl w:val="64882F52"/>
    <w:lvl w:ilvl="0" w:tplc="E8988BF0">
      <w:start w:val="1"/>
      <w:numFmt w:val="bullet"/>
      <w:lvlText w:val=""/>
      <w:lvlJc w:val="left"/>
      <w:pPr>
        <w:ind w:left="720" w:hanging="360"/>
      </w:pPr>
      <w:rPr>
        <w:rFonts w:ascii="Symbol" w:hAnsi="Symbol" w:hint="default"/>
      </w:rPr>
    </w:lvl>
    <w:lvl w:ilvl="1" w:tplc="EDEC1F2A">
      <w:start w:val="1"/>
      <w:numFmt w:val="bullet"/>
      <w:lvlText w:val="o"/>
      <w:lvlJc w:val="left"/>
      <w:pPr>
        <w:ind w:left="1440" w:hanging="360"/>
      </w:pPr>
      <w:rPr>
        <w:rFonts w:ascii="Courier New" w:hAnsi="Courier New" w:cs="Courier New" w:hint="default"/>
      </w:rPr>
    </w:lvl>
    <w:lvl w:ilvl="2" w:tplc="E7347168">
      <w:start w:val="1"/>
      <w:numFmt w:val="bullet"/>
      <w:lvlText w:val=""/>
      <w:lvlJc w:val="left"/>
      <w:pPr>
        <w:ind w:left="2160" w:hanging="360"/>
      </w:pPr>
      <w:rPr>
        <w:rFonts w:ascii="Wingdings" w:hAnsi="Wingdings" w:hint="default"/>
      </w:rPr>
    </w:lvl>
    <w:lvl w:ilvl="3" w:tplc="0C7AEE0A">
      <w:start w:val="1"/>
      <w:numFmt w:val="bullet"/>
      <w:lvlText w:val=""/>
      <w:lvlJc w:val="left"/>
      <w:pPr>
        <w:ind w:left="2880" w:hanging="360"/>
      </w:pPr>
      <w:rPr>
        <w:rFonts w:ascii="Symbol" w:hAnsi="Symbol" w:hint="default"/>
      </w:rPr>
    </w:lvl>
    <w:lvl w:ilvl="4" w:tplc="87AC3CEE">
      <w:start w:val="1"/>
      <w:numFmt w:val="bullet"/>
      <w:lvlText w:val="o"/>
      <w:lvlJc w:val="left"/>
      <w:pPr>
        <w:ind w:left="3600" w:hanging="360"/>
      </w:pPr>
      <w:rPr>
        <w:rFonts w:ascii="Courier New" w:hAnsi="Courier New" w:cs="Courier New" w:hint="default"/>
      </w:rPr>
    </w:lvl>
    <w:lvl w:ilvl="5" w:tplc="04CE9E8C">
      <w:start w:val="1"/>
      <w:numFmt w:val="bullet"/>
      <w:lvlText w:val=""/>
      <w:lvlJc w:val="left"/>
      <w:pPr>
        <w:ind w:left="4320" w:hanging="360"/>
      </w:pPr>
      <w:rPr>
        <w:rFonts w:ascii="Wingdings" w:hAnsi="Wingdings" w:hint="default"/>
      </w:rPr>
    </w:lvl>
    <w:lvl w:ilvl="6" w:tplc="012EA766">
      <w:start w:val="1"/>
      <w:numFmt w:val="bullet"/>
      <w:lvlText w:val=""/>
      <w:lvlJc w:val="left"/>
      <w:pPr>
        <w:ind w:left="5040" w:hanging="360"/>
      </w:pPr>
      <w:rPr>
        <w:rFonts w:ascii="Symbol" w:hAnsi="Symbol" w:hint="default"/>
      </w:rPr>
    </w:lvl>
    <w:lvl w:ilvl="7" w:tplc="80743F4C">
      <w:start w:val="1"/>
      <w:numFmt w:val="bullet"/>
      <w:lvlText w:val="o"/>
      <w:lvlJc w:val="left"/>
      <w:pPr>
        <w:ind w:left="5760" w:hanging="360"/>
      </w:pPr>
      <w:rPr>
        <w:rFonts w:ascii="Courier New" w:hAnsi="Courier New" w:cs="Courier New" w:hint="default"/>
      </w:rPr>
    </w:lvl>
    <w:lvl w:ilvl="8" w:tplc="9E105738">
      <w:start w:val="1"/>
      <w:numFmt w:val="bullet"/>
      <w:lvlText w:val=""/>
      <w:lvlJc w:val="left"/>
      <w:pPr>
        <w:ind w:left="6480" w:hanging="360"/>
      </w:pPr>
      <w:rPr>
        <w:rFonts w:ascii="Wingdings" w:hAnsi="Wingdings" w:hint="default"/>
      </w:rPr>
    </w:lvl>
  </w:abstractNum>
  <w:abstractNum w:abstractNumId="2" w15:restartNumberingAfterBreak="0">
    <w:nsid w:val="13CD4385"/>
    <w:multiLevelType w:val="hybridMultilevel"/>
    <w:tmpl w:val="0D608F14"/>
    <w:lvl w:ilvl="0" w:tplc="864803DC">
      <w:start w:val="1"/>
      <w:numFmt w:val="bullet"/>
      <w:lvlText w:val=""/>
      <w:lvlJc w:val="left"/>
      <w:pPr>
        <w:ind w:left="1440" w:hanging="360"/>
      </w:pPr>
      <w:rPr>
        <w:rFonts w:ascii="Symbol" w:hAnsi="Symbol" w:hint="default"/>
      </w:rPr>
    </w:lvl>
    <w:lvl w:ilvl="1" w:tplc="5802BA80">
      <w:start w:val="1"/>
      <w:numFmt w:val="bullet"/>
      <w:lvlText w:val="o"/>
      <w:lvlJc w:val="left"/>
      <w:pPr>
        <w:ind w:left="2160" w:hanging="360"/>
      </w:pPr>
      <w:rPr>
        <w:rFonts w:ascii="Courier New" w:hAnsi="Courier New" w:cs="Courier New" w:hint="default"/>
      </w:rPr>
    </w:lvl>
    <w:lvl w:ilvl="2" w:tplc="6A944DF6">
      <w:start w:val="1"/>
      <w:numFmt w:val="bullet"/>
      <w:lvlText w:val=""/>
      <w:lvlJc w:val="left"/>
      <w:pPr>
        <w:ind w:left="2880" w:hanging="360"/>
      </w:pPr>
      <w:rPr>
        <w:rFonts w:ascii="Wingdings" w:hAnsi="Wingdings" w:hint="default"/>
      </w:rPr>
    </w:lvl>
    <w:lvl w:ilvl="3" w:tplc="45AC66EA">
      <w:start w:val="1"/>
      <w:numFmt w:val="bullet"/>
      <w:lvlText w:val=""/>
      <w:lvlJc w:val="left"/>
      <w:pPr>
        <w:ind w:left="3600" w:hanging="360"/>
      </w:pPr>
      <w:rPr>
        <w:rFonts w:ascii="Symbol" w:hAnsi="Symbol" w:hint="default"/>
      </w:rPr>
    </w:lvl>
    <w:lvl w:ilvl="4" w:tplc="7AC0731A">
      <w:start w:val="1"/>
      <w:numFmt w:val="bullet"/>
      <w:lvlText w:val="o"/>
      <w:lvlJc w:val="left"/>
      <w:pPr>
        <w:ind w:left="4320" w:hanging="360"/>
      </w:pPr>
      <w:rPr>
        <w:rFonts w:ascii="Courier New" w:hAnsi="Courier New" w:cs="Courier New" w:hint="default"/>
      </w:rPr>
    </w:lvl>
    <w:lvl w:ilvl="5" w:tplc="469E69BE">
      <w:start w:val="1"/>
      <w:numFmt w:val="bullet"/>
      <w:lvlText w:val=""/>
      <w:lvlJc w:val="left"/>
      <w:pPr>
        <w:ind w:left="5040" w:hanging="360"/>
      </w:pPr>
      <w:rPr>
        <w:rFonts w:ascii="Wingdings" w:hAnsi="Wingdings" w:hint="default"/>
      </w:rPr>
    </w:lvl>
    <w:lvl w:ilvl="6" w:tplc="1A964A0C">
      <w:start w:val="1"/>
      <w:numFmt w:val="bullet"/>
      <w:lvlText w:val=""/>
      <w:lvlJc w:val="left"/>
      <w:pPr>
        <w:ind w:left="5760" w:hanging="360"/>
      </w:pPr>
      <w:rPr>
        <w:rFonts w:ascii="Symbol" w:hAnsi="Symbol" w:hint="default"/>
      </w:rPr>
    </w:lvl>
    <w:lvl w:ilvl="7" w:tplc="258E3198">
      <w:start w:val="1"/>
      <w:numFmt w:val="bullet"/>
      <w:lvlText w:val="o"/>
      <w:lvlJc w:val="left"/>
      <w:pPr>
        <w:ind w:left="6480" w:hanging="360"/>
      </w:pPr>
      <w:rPr>
        <w:rFonts w:ascii="Courier New" w:hAnsi="Courier New" w:cs="Courier New" w:hint="default"/>
      </w:rPr>
    </w:lvl>
    <w:lvl w:ilvl="8" w:tplc="03123274">
      <w:start w:val="1"/>
      <w:numFmt w:val="bullet"/>
      <w:lvlText w:val=""/>
      <w:lvlJc w:val="left"/>
      <w:pPr>
        <w:ind w:left="7200" w:hanging="360"/>
      </w:pPr>
      <w:rPr>
        <w:rFonts w:ascii="Wingdings" w:hAnsi="Wingdings" w:hint="default"/>
      </w:rPr>
    </w:lvl>
  </w:abstractNum>
  <w:abstractNum w:abstractNumId="3" w15:restartNumberingAfterBreak="0">
    <w:nsid w:val="19D656EA"/>
    <w:multiLevelType w:val="hybridMultilevel"/>
    <w:tmpl w:val="2ADA6C8E"/>
    <w:lvl w:ilvl="0" w:tplc="207A295A">
      <w:start w:val="1"/>
      <w:numFmt w:val="bullet"/>
      <w:lvlText w:val=""/>
      <w:lvlJc w:val="left"/>
      <w:pPr>
        <w:ind w:left="720" w:hanging="360"/>
      </w:pPr>
      <w:rPr>
        <w:rFonts w:ascii="Symbol" w:hAnsi="Symbol" w:hint="default"/>
      </w:rPr>
    </w:lvl>
    <w:lvl w:ilvl="1" w:tplc="C3A4FD6E">
      <w:start w:val="1"/>
      <w:numFmt w:val="bullet"/>
      <w:lvlText w:val="o"/>
      <w:lvlJc w:val="left"/>
      <w:pPr>
        <w:ind w:left="1440" w:hanging="360"/>
      </w:pPr>
      <w:rPr>
        <w:rFonts w:ascii="Courier New" w:hAnsi="Courier New" w:cs="Courier New" w:hint="default"/>
      </w:rPr>
    </w:lvl>
    <w:lvl w:ilvl="2" w:tplc="F0A479E4">
      <w:start w:val="1"/>
      <w:numFmt w:val="bullet"/>
      <w:lvlText w:val=""/>
      <w:lvlJc w:val="left"/>
      <w:pPr>
        <w:ind w:left="2160" w:hanging="360"/>
      </w:pPr>
      <w:rPr>
        <w:rFonts w:ascii="Wingdings" w:hAnsi="Wingdings" w:hint="default"/>
      </w:rPr>
    </w:lvl>
    <w:lvl w:ilvl="3" w:tplc="936AEC9A">
      <w:start w:val="1"/>
      <w:numFmt w:val="bullet"/>
      <w:lvlText w:val=""/>
      <w:lvlJc w:val="left"/>
      <w:pPr>
        <w:ind w:left="2880" w:hanging="360"/>
      </w:pPr>
      <w:rPr>
        <w:rFonts w:ascii="Symbol" w:hAnsi="Symbol" w:hint="default"/>
      </w:rPr>
    </w:lvl>
    <w:lvl w:ilvl="4" w:tplc="7F16FDA4">
      <w:start w:val="1"/>
      <w:numFmt w:val="bullet"/>
      <w:lvlText w:val="o"/>
      <w:lvlJc w:val="left"/>
      <w:pPr>
        <w:ind w:left="3600" w:hanging="360"/>
      </w:pPr>
      <w:rPr>
        <w:rFonts w:ascii="Courier New" w:hAnsi="Courier New" w:cs="Courier New" w:hint="default"/>
      </w:rPr>
    </w:lvl>
    <w:lvl w:ilvl="5" w:tplc="27BA7DF4">
      <w:start w:val="1"/>
      <w:numFmt w:val="bullet"/>
      <w:lvlText w:val=""/>
      <w:lvlJc w:val="left"/>
      <w:pPr>
        <w:ind w:left="4320" w:hanging="360"/>
      </w:pPr>
      <w:rPr>
        <w:rFonts w:ascii="Wingdings" w:hAnsi="Wingdings" w:hint="default"/>
      </w:rPr>
    </w:lvl>
    <w:lvl w:ilvl="6" w:tplc="8F702B8C">
      <w:start w:val="1"/>
      <w:numFmt w:val="bullet"/>
      <w:lvlText w:val=""/>
      <w:lvlJc w:val="left"/>
      <w:pPr>
        <w:ind w:left="5040" w:hanging="360"/>
      </w:pPr>
      <w:rPr>
        <w:rFonts w:ascii="Symbol" w:hAnsi="Symbol" w:hint="default"/>
      </w:rPr>
    </w:lvl>
    <w:lvl w:ilvl="7" w:tplc="E0FA8F14">
      <w:start w:val="1"/>
      <w:numFmt w:val="bullet"/>
      <w:lvlText w:val="o"/>
      <w:lvlJc w:val="left"/>
      <w:pPr>
        <w:ind w:left="5760" w:hanging="360"/>
      </w:pPr>
      <w:rPr>
        <w:rFonts w:ascii="Courier New" w:hAnsi="Courier New" w:cs="Courier New" w:hint="default"/>
      </w:rPr>
    </w:lvl>
    <w:lvl w:ilvl="8" w:tplc="68F85488">
      <w:start w:val="1"/>
      <w:numFmt w:val="bullet"/>
      <w:lvlText w:val=""/>
      <w:lvlJc w:val="left"/>
      <w:pPr>
        <w:ind w:left="6480" w:hanging="360"/>
      </w:pPr>
      <w:rPr>
        <w:rFonts w:ascii="Wingdings" w:hAnsi="Wingdings" w:hint="default"/>
      </w:rPr>
    </w:lvl>
  </w:abstractNum>
  <w:abstractNum w:abstractNumId="4" w15:restartNumberingAfterBreak="0">
    <w:nsid w:val="1D742D02"/>
    <w:multiLevelType w:val="hybridMultilevel"/>
    <w:tmpl w:val="E392E99C"/>
    <w:lvl w:ilvl="0" w:tplc="C9264B3C">
      <w:start w:val="1"/>
      <w:numFmt w:val="bullet"/>
      <w:pStyle w:val="WF-Listenabsatz-1-facherZeilenabstand"/>
      <w:lvlText w:val=""/>
      <w:lvlJc w:val="left"/>
      <w:pPr>
        <w:ind w:left="720" w:hanging="360"/>
      </w:pPr>
      <w:rPr>
        <w:rFonts w:ascii="Symbol" w:hAnsi="Symbol" w:hint="default"/>
      </w:rPr>
    </w:lvl>
    <w:lvl w:ilvl="1" w:tplc="C992A20E">
      <w:start w:val="1"/>
      <w:numFmt w:val="bullet"/>
      <w:lvlText w:val="o"/>
      <w:lvlJc w:val="left"/>
      <w:pPr>
        <w:ind w:left="1440" w:hanging="360"/>
      </w:pPr>
      <w:rPr>
        <w:rFonts w:ascii="Courier New" w:hAnsi="Courier New" w:cs="Courier New" w:hint="default"/>
      </w:rPr>
    </w:lvl>
    <w:lvl w:ilvl="2" w:tplc="6548D5B6">
      <w:start w:val="1"/>
      <w:numFmt w:val="bullet"/>
      <w:lvlText w:val=""/>
      <w:lvlJc w:val="left"/>
      <w:pPr>
        <w:ind w:left="2160" w:hanging="360"/>
      </w:pPr>
      <w:rPr>
        <w:rFonts w:ascii="Wingdings" w:hAnsi="Wingdings" w:hint="default"/>
      </w:rPr>
    </w:lvl>
    <w:lvl w:ilvl="3" w:tplc="55087DAA">
      <w:start w:val="1"/>
      <w:numFmt w:val="bullet"/>
      <w:lvlText w:val=""/>
      <w:lvlJc w:val="left"/>
      <w:pPr>
        <w:ind w:left="2880" w:hanging="360"/>
      </w:pPr>
      <w:rPr>
        <w:rFonts w:ascii="Symbol" w:hAnsi="Symbol" w:hint="default"/>
      </w:rPr>
    </w:lvl>
    <w:lvl w:ilvl="4" w:tplc="88FC9FBE">
      <w:start w:val="1"/>
      <w:numFmt w:val="bullet"/>
      <w:lvlText w:val="o"/>
      <w:lvlJc w:val="left"/>
      <w:pPr>
        <w:ind w:left="3600" w:hanging="360"/>
      </w:pPr>
      <w:rPr>
        <w:rFonts w:ascii="Courier New" w:hAnsi="Courier New" w:cs="Courier New" w:hint="default"/>
      </w:rPr>
    </w:lvl>
    <w:lvl w:ilvl="5" w:tplc="DA28F19E">
      <w:start w:val="1"/>
      <w:numFmt w:val="bullet"/>
      <w:lvlText w:val=""/>
      <w:lvlJc w:val="left"/>
      <w:pPr>
        <w:ind w:left="4320" w:hanging="360"/>
      </w:pPr>
      <w:rPr>
        <w:rFonts w:ascii="Wingdings" w:hAnsi="Wingdings" w:hint="default"/>
      </w:rPr>
    </w:lvl>
    <w:lvl w:ilvl="6" w:tplc="E428598A">
      <w:start w:val="1"/>
      <w:numFmt w:val="bullet"/>
      <w:lvlText w:val=""/>
      <w:lvlJc w:val="left"/>
      <w:pPr>
        <w:ind w:left="5040" w:hanging="360"/>
      </w:pPr>
      <w:rPr>
        <w:rFonts w:ascii="Symbol" w:hAnsi="Symbol" w:hint="default"/>
      </w:rPr>
    </w:lvl>
    <w:lvl w:ilvl="7" w:tplc="921A5BBE">
      <w:start w:val="1"/>
      <w:numFmt w:val="bullet"/>
      <w:lvlText w:val="o"/>
      <w:lvlJc w:val="left"/>
      <w:pPr>
        <w:ind w:left="5760" w:hanging="360"/>
      </w:pPr>
      <w:rPr>
        <w:rFonts w:ascii="Courier New" w:hAnsi="Courier New" w:cs="Courier New" w:hint="default"/>
      </w:rPr>
    </w:lvl>
    <w:lvl w:ilvl="8" w:tplc="19F2D756">
      <w:start w:val="1"/>
      <w:numFmt w:val="bullet"/>
      <w:lvlText w:val=""/>
      <w:lvlJc w:val="left"/>
      <w:pPr>
        <w:ind w:left="6480" w:hanging="360"/>
      </w:pPr>
      <w:rPr>
        <w:rFonts w:ascii="Wingdings" w:hAnsi="Wingdings" w:hint="default"/>
      </w:rPr>
    </w:lvl>
  </w:abstractNum>
  <w:abstractNum w:abstractNumId="5" w15:restartNumberingAfterBreak="0">
    <w:nsid w:val="1F635F0C"/>
    <w:multiLevelType w:val="hybridMultilevel"/>
    <w:tmpl w:val="1B3EA32E"/>
    <w:lvl w:ilvl="0" w:tplc="BA40B528">
      <w:start w:val="1"/>
      <w:numFmt w:val="bullet"/>
      <w:lvlText w:val=""/>
      <w:lvlJc w:val="left"/>
      <w:pPr>
        <w:ind w:left="720" w:hanging="360"/>
      </w:pPr>
      <w:rPr>
        <w:rFonts w:ascii="Symbol" w:hAnsi="Symbol" w:hint="default"/>
      </w:rPr>
    </w:lvl>
    <w:lvl w:ilvl="1" w:tplc="4844F068">
      <w:start w:val="1"/>
      <w:numFmt w:val="bullet"/>
      <w:lvlText w:val="o"/>
      <w:lvlJc w:val="left"/>
      <w:pPr>
        <w:ind w:left="1440" w:hanging="360"/>
      </w:pPr>
      <w:rPr>
        <w:rFonts w:ascii="Courier New" w:hAnsi="Courier New" w:cs="Courier New" w:hint="default"/>
      </w:rPr>
    </w:lvl>
    <w:lvl w:ilvl="2" w:tplc="87184CA4">
      <w:start w:val="1"/>
      <w:numFmt w:val="bullet"/>
      <w:lvlText w:val=""/>
      <w:lvlJc w:val="left"/>
      <w:pPr>
        <w:ind w:left="2160" w:hanging="360"/>
      </w:pPr>
      <w:rPr>
        <w:rFonts w:ascii="Wingdings" w:hAnsi="Wingdings" w:hint="default"/>
      </w:rPr>
    </w:lvl>
    <w:lvl w:ilvl="3" w:tplc="8D8A7E20">
      <w:start w:val="1"/>
      <w:numFmt w:val="bullet"/>
      <w:lvlText w:val=""/>
      <w:lvlJc w:val="left"/>
      <w:pPr>
        <w:ind w:left="2880" w:hanging="360"/>
      </w:pPr>
      <w:rPr>
        <w:rFonts w:ascii="Symbol" w:hAnsi="Symbol" w:hint="default"/>
      </w:rPr>
    </w:lvl>
    <w:lvl w:ilvl="4" w:tplc="F064BAF6">
      <w:start w:val="1"/>
      <w:numFmt w:val="bullet"/>
      <w:lvlText w:val="o"/>
      <w:lvlJc w:val="left"/>
      <w:pPr>
        <w:ind w:left="3600" w:hanging="360"/>
      </w:pPr>
      <w:rPr>
        <w:rFonts w:ascii="Courier New" w:hAnsi="Courier New" w:cs="Courier New" w:hint="default"/>
      </w:rPr>
    </w:lvl>
    <w:lvl w:ilvl="5" w:tplc="272AE354">
      <w:start w:val="1"/>
      <w:numFmt w:val="bullet"/>
      <w:lvlText w:val=""/>
      <w:lvlJc w:val="left"/>
      <w:pPr>
        <w:ind w:left="4320" w:hanging="360"/>
      </w:pPr>
      <w:rPr>
        <w:rFonts w:ascii="Wingdings" w:hAnsi="Wingdings" w:hint="default"/>
      </w:rPr>
    </w:lvl>
    <w:lvl w:ilvl="6" w:tplc="C082B0A2">
      <w:start w:val="1"/>
      <w:numFmt w:val="bullet"/>
      <w:lvlText w:val=""/>
      <w:lvlJc w:val="left"/>
      <w:pPr>
        <w:ind w:left="5040" w:hanging="360"/>
      </w:pPr>
      <w:rPr>
        <w:rFonts w:ascii="Symbol" w:hAnsi="Symbol" w:hint="default"/>
      </w:rPr>
    </w:lvl>
    <w:lvl w:ilvl="7" w:tplc="EDAA4D5E">
      <w:start w:val="1"/>
      <w:numFmt w:val="bullet"/>
      <w:lvlText w:val="o"/>
      <w:lvlJc w:val="left"/>
      <w:pPr>
        <w:ind w:left="5760" w:hanging="360"/>
      </w:pPr>
      <w:rPr>
        <w:rFonts w:ascii="Courier New" w:hAnsi="Courier New" w:cs="Courier New" w:hint="default"/>
      </w:rPr>
    </w:lvl>
    <w:lvl w:ilvl="8" w:tplc="A3EC3476">
      <w:start w:val="1"/>
      <w:numFmt w:val="bullet"/>
      <w:lvlText w:val=""/>
      <w:lvlJc w:val="left"/>
      <w:pPr>
        <w:ind w:left="6480" w:hanging="360"/>
      </w:pPr>
      <w:rPr>
        <w:rFonts w:ascii="Wingdings" w:hAnsi="Wingdings" w:hint="default"/>
      </w:rPr>
    </w:lvl>
  </w:abstractNum>
  <w:abstractNum w:abstractNumId="6" w15:restartNumberingAfterBreak="0">
    <w:nsid w:val="204F1EE4"/>
    <w:multiLevelType w:val="hybridMultilevel"/>
    <w:tmpl w:val="7C16E806"/>
    <w:lvl w:ilvl="0" w:tplc="D466F8CC">
      <w:start w:val="1"/>
      <w:numFmt w:val="bullet"/>
      <w:lvlText w:val=""/>
      <w:lvlJc w:val="left"/>
      <w:pPr>
        <w:ind w:left="720" w:hanging="360"/>
      </w:pPr>
      <w:rPr>
        <w:rFonts w:ascii="Symbol" w:hAnsi="Symbol" w:hint="default"/>
      </w:rPr>
    </w:lvl>
    <w:lvl w:ilvl="1" w:tplc="633C5B12">
      <w:start w:val="1"/>
      <w:numFmt w:val="bullet"/>
      <w:lvlText w:val="o"/>
      <w:lvlJc w:val="left"/>
      <w:pPr>
        <w:ind w:left="1440" w:hanging="360"/>
      </w:pPr>
      <w:rPr>
        <w:rFonts w:ascii="Courier New" w:hAnsi="Courier New" w:cs="Courier New" w:hint="default"/>
      </w:rPr>
    </w:lvl>
    <w:lvl w:ilvl="2" w:tplc="1D06E17A">
      <w:start w:val="1"/>
      <w:numFmt w:val="bullet"/>
      <w:lvlText w:val=""/>
      <w:lvlJc w:val="left"/>
      <w:pPr>
        <w:ind w:left="2160" w:hanging="360"/>
      </w:pPr>
      <w:rPr>
        <w:rFonts w:ascii="Wingdings" w:hAnsi="Wingdings" w:hint="default"/>
      </w:rPr>
    </w:lvl>
    <w:lvl w:ilvl="3" w:tplc="AE300FA0">
      <w:start w:val="1"/>
      <w:numFmt w:val="bullet"/>
      <w:lvlText w:val=""/>
      <w:lvlJc w:val="left"/>
      <w:pPr>
        <w:ind w:left="2880" w:hanging="360"/>
      </w:pPr>
      <w:rPr>
        <w:rFonts w:ascii="Symbol" w:hAnsi="Symbol" w:hint="default"/>
      </w:rPr>
    </w:lvl>
    <w:lvl w:ilvl="4" w:tplc="F3CA162C">
      <w:start w:val="1"/>
      <w:numFmt w:val="bullet"/>
      <w:lvlText w:val="o"/>
      <w:lvlJc w:val="left"/>
      <w:pPr>
        <w:ind w:left="3600" w:hanging="360"/>
      </w:pPr>
      <w:rPr>
        <w:rFonts w:ascii="Courier New" w:hAnsi="Courier New" w:cs="Courier New" w:hint="default"/>
      </w:rPr>
    </w:lvl>
    <w:lvl w:ilvl="5" w:tplc="107A9848">
      <w:start w:val="1"/>
      <w:numFmt w:val="bullet"/>
      <w:lvlText w:val=""/>
      <w:lvlJc w:val="left"/>
      <w:pPr>
        <w:ind w:left="4320" w:hanging="360"/>
      </w:pPr>
      <w:rPr>
        <w:rFonts w:ascii="Wingdings" w:hAnsi="Wingdings" w:hint="default"/>
      </w:rPr>
    </w:lvl>
    <w:lvl w:ilvl="6" w:tplc="7892D410">
      <w:start w:val="1"/>
      <w:numFmt w:val="bullet"/>
      <w:lvlText w:val=""/>
      <w:lvlJc w:val="left"/>
      <w:pPr>
        <w:ind w:left="5040" w:hanging="360"/>
      </w:pPr>
      <w:rPr>
        <w:rFonts w:ascii="Symbol" w:hAnsi="Symbol" w:hint="default"/>
      </w:rPr>
    </w:lvl>
    <w:lvl w:ilvl="7" w:tplc="0A7476A4">
      <w:start w:val="1"/>
      <w:numFmt w:val="bullet"/>
      <w:lvlText w:val="o"/>
      <w:lvlJc w:val="left"/>
      <w:pPr>
        <w:ind w:left="5760" w:hanging="360"/>
      </w:pPr>
      <w:rPr>
        <w:rFonts w:ascii="Courier New" w:hAnsi="Courier New" w:cs="Courier New" w:hint="default"/>
      </w:rPr>
    </w:lvl>
    <w:lvl w:ilvl="8" w:tplc="D62AA0F6">
      <w:start w:val="1"/>
      <w:numFmt w:val="bullet"/>
      <w:lvlText w:val=""/>
      <w:lvlJc w:val="left"/>
      <w:pPr>
        <w:ind w:left="6480" w:hanging="360"/>
      </w:pPr>
      <w:rPr>
        <w:rFonts w:ascii="Wingdings" w:hAnsi="Wingdings" w:hint="default"/>
      </w:rPr>
    </w:lvl>
  </w:abstractNum>
  <w:abstractNum w:abstractNumId="7" w15:restartNumberingAfterBreak="0">
    <w:nsid w:val="27BC2464"/>
    <w:multiLevelType w:val="hybridMultilevel"/>
    <w:tmpl w:val="B28C20EA"/>
    <w:lvl w:ilvl="0" w:tplc="12DAB38A">
      <w:start w:val="1"/>
      <w:numFmt w:val="bullet"/>
      <w:lvlText w:val=""/>
      <w:lvlJc w:val="left"/>
      <w:pPr>
        <w:ind w:left="720" w:hanging="360"/>
      </w:pPr>
      <w:rPr>
        <w:rFonts w:ascii="Symbol" w:hAnsi="Symbol" w:hint="default"/>
      </w:rPr>
    </w:lvl>
    <w:lvl w:ilvl="1" w:tplc="42AE8F6A">
      <w:start w:val="1"/>
      <w:numFmt w:val="bullet"/>
      <w:lvlText w:val="o"/>
      <w:lvlJc w:val="left"/>
      <w:pPr>
        <w:ind w:left="1440" w:hanging="360"/>
      </w:pPr>
      <w:rPr>
        <w:rFonts w:ascii="Courier New" w:hAnsi="Courier New" w:cs="Courier New" w:hint="default"/>
      </w:rPr>
    </w:lvl>
    <w:lvl w:ilvl="2" w:tplc="38825A72">
      <w:start w:val="1"/>
      <w:numFmt w:val="bullet"/>
      <w:lvlText w:val=""/>
      <w:lvlJc w:val="left"/>
      <w:pPr>
        <w:ind w:left="2160" w:hanging="360"/>
      </w:pPr>
      <w:rPr>
        <w:rFonts w:ascii="Wingdings" w:hAnsi="Wingdings" w:hint="default"/>
      </w:rPr>
    </w:lvl>
    <w:lvl w:ilvl="3" w:tplc="49B068E6">
      <w:start w:val="1"/>
      <w:numFmt w:val="bullet"/>
      <w:lvlText w:val=""/>
      <w:lvlJc w:val="left"/>
      <w:pPr>
        <w:ind w:left="2880" w:hanging="360"/>
      </w:pPr>
      <w:rPr>
        <w:rFonts w:ascii="Symbol" w:hAnsi="Symbol" w:hint="default"/>
      </w:rPr>
    </w:lvl>
    <w:lvl w:ilvl="4" w:tplc="A80EAA66">
      <w:start w:val="1"/>
      <w:numFmt w:val="bullet"/>
      <w:lvlText w:val="o"/>
      <w:lvlJc w:val="left"/>
      <w:pPr>
        <w:ind w:left="3600" w:hanging="360"/>
      </w:pPr>
      <w:rPr>
        <w:rFonts w:ascii="Courier New" w:hAnsi="Courier New" w:cs="Courier New" w:hint="default"/>
      </w:rPr>
    </w:lvl>
    <w:lvl w:ilvl="5" w:tplc="A858D4E6">
      <w:start w:val="1"/>
      <w:numFmt w:val="bullet"/>
      <w:lvlText w:val=""/>
      <w:lvlJc w:val="left"/>
      <w:pPr>
        <w:ind w:left="4320" w:hanging="360"/>
      </w:pPr>
      <w:rPr>
        <w:rFonts w:ascii="Wingdings" w:hAnsi="Wingdings" w:hint="default"/>
      </w:rPr>
    </w:lvl>
    <w:lvl w:ilvl="6" w:tplc="06508A0E">
      <w:start w:val="1"/>
      <w:numFmt w:val="bullet"/>
      <w:lvlText w:val=""/>
      <w:lvlJc w:val="left"/>
      <w:pPr>
        <w:ind w:left="5040" w:hanging="360"/>
      </w:pPr>
      <w:rPr>
        <w:rFonts w:ascii="Symbol" w:hAnsi="Symbol" w:hint="default"/>
      </w:rPr>
    </w:lvl>
    <w:lvl w:ilvl="7" w:tplc="D5804204">
      <w:start w:val="1"/>
      <w:numFmt w:val="bullet"/>
      <w:lvlText w:val="o"/>
      <w:lvlJc w:val="left"/>
      <w:pPr>
        <w:ind w:left="5760" w:hanging="360"/>
      </w:pPr>
      <w:rPr>
        <w:rFonts w:ascii="Courier New" w:hAnsi="Courier New" w:cs="Courier New" w:hint="default"/>
      </w:rPr>
    </w:lvl>
    <w:lvl w:ilvl="8" w:tplc="E640A770">
      <w:start w:val="1"/>
      <w:numFmt w:val="bullet"/>
      <w:lvlText w:val=""/>
      <w:lvlJc w:val="left"/>
      <w:pPr>
        <w:ind w:left="6480" w:hanging="360"/>
      </w:pPr>
      <w:rPr>
        <w:rFonts w:ascii="Wingdings" w:hAnsi="Wingdings" w:hint="default"/>
      </w:rPr>
    </w:lvl>
  </w:abstractNum>
  <w:abstractNum w:abstractNumId="8" w15:restartNumberingAfterBreak="0">
    <w:nsid w:val="2BD84517"/>
    <w:multiLevelType w:val="hybridMultilevel"/>
    <w:tmpl w:val="A2368F4C"/>
    <w:lvl w:ilvl="0" w:tplc="F378E66A">
      <w:start w:val="1"/>
      <w:numFmt w:val="bullet"/>
      <w:lvlText w:val=""/>
      <w:lvlJc w:val="left"/>
      <w:pPr>
        <w:ind w:left="720" w:hanging="360"/>
      </w:pPr>
      <w:rPr>
        <w:rFonts w:ascii="Symbol" w:hAnsi="Symbol" w:hint="default"/>
      </w:rPr>
    </w:lvl>
    <w:lvl w:ilvl="1" w:tplc="238405A2">
      <w:start w:val="1"/>
      <w:numFmt w:val="bullet"/>
      <w:lvlText w:val="o"/>
      <w:lvlJc w:val="left"/>
      <w:pPr>
        <w:ind w:left="1440" w:hanging="360"/>
      </w:pPr>
      <w:rPr>
        <w:rFonts w:ascii="Courier New" w:hAnsi="Courier New" w:cs="Courier New" w:hint="default"/>
      </w:rPr>
    </w:lvl>
    <w:lvl w:ilvl="2" w:tplc="7B028CA0">
      <w:start w:val="1"/>
      <w:numFmt w:val="bullet"/>
      <w:lvlText w:val=""/>
      <w:lvlJc w:val="left"/>
      <w:pPr>
        <w:ind w:left="2160" w:hanging="360"/>
      </w:pPr>
      <w:rPr>
        <w:rFonts w:ascii="Wingdings" w:hAnsi="Wingdings" w:hint="default"/>
      </w:rPr>
    </w:lvl>
    <w:lvl w:ilvl="3" w:tplc="4FC241D8">
      <w:start w:val="1"/>
      <w:numFmt w:val="bullet"/>
      <w:lvlText w:val=""/>
      <w:lvlJc w:val="left"/>
      <w:pPr>
        <w:ind w:left="2880" w:hanging="360"/>
      </w:pPr>
      <w:rPr>
        <w:rFonts w:ascii="Symbol" w:hAnsi="Symbol" w:hint="default"/>
      </w:rPr>
    </w:lvl>
    <w:lvl w:ilvl="4" w:tplc="807A66D2">
      <w:start w:val="1"/>
      <w:numFmt w:val="bullet"/>
      <w:lvlText w:val="o"/>
      <w:lvlJc w:val="left"/>
      <w:pPr>
        <w:ind w:left="3600" w:hanging="360"/>
      </w:pPr>
      <w:rPr>
        <w:rFonts w:ascii="Courier New" w:hAnsi="Courier New" w:cs="Courier New" w:hint="default"/>
      </w:rPr>
    </w:lvl>
    <w:lvl w:ilvl="5" w:tplc="062ACA6C">
      <w:start w:val="1"/>
      <w:numFmt w:val="bullet"/>
      <w:lvlText w:val=""/>
      <w:lvlJc w:val="left"/>
      <w:pPr>
        <w:ind w:left="4320" w:hanging="360"/>
      </w:pPr>
      <w:rPr>
        <w:rFonts w:ascii="Wingdings" w:hAnsi="Wingdings" w:hint="default"/>
      </w:rPr>
    </w:lvl>
    <w:lvl w:ilvl="6" w:tplc="350ED6E8">
      <w:start w:val="1"/>
      <w:numFmt w:val="bullet"/>
      <w:lvlText w:val=""/>
      <w:lvlJc w:val="left"/>
      <w:pPr>
        <w:ind w:left="5040" w:hanging="360"/>
      </w:pPr>
      <w:rPr>
        <w:rFonts w:ascii="Symbol" w:hAnsi="Symbol" w:hint="default"/>
      </w:rPr>
    </w:lvl>
    <w:lvl w:ilvl="7" w:tplc="03D8BB58">
      <w:start w:val="1"/>
      <w:numFmt w:val="bullet"/>
      <w:lvlText w:val="o"/>
      <w:lvlJc w:val="left"/>
      <w:pPr>
        <w:ind w:left="5760" w:hanging="360"/>
      </w:pPr>
      <w:rPr>
        <w:rFonts w:ascii="Courier New" w:hAnsi="Courier New" w:cs="Courier New" w:hint="default"/>
      </w:rPr>
    </w:lvl>
    <w:lvl w:ilvl="8" w:tplc="C7BC3390">
      <w:start w:val="1"/>
      <w:numFmt w:val="bullet"/>
      <w:lvlText w:val=""/>
      <w:lvlJc w:val="left"/>
      <w:pPr>
        <w:ind w:left="6480" w:hanging="360"/>
      </w:pPr>
      <w:rPr>
        <w:rFonts w:ascii="Wingdings" w:hAnsi="Wingdings" w:hint="default"/>
      </w:rPr>
    </w:lvl>
  </w:abstractNum>
  <w:abstractNum w:abstractNumId="9" w15:restartNumberingAfterBreak="0">
    <w:nsid w:val="30074266"/>
    <w:multiLevelType w:val="hybridMultilevel"/>
    <w:tmpl w:val="18B64396"/>
    <w:lvl w:ilvl="0" w:tplc="3FCAB9D6">
      <w:start w:val="1"/>
      <w:numFmt w:val="decimal"/>
      <w:lvlText w:val="%1."/>
      <w:lvlJc w:val="left"/>
      <w:pPr>
        <w:ind w:left="1440" w:hanging="360"/>
      </w:pPr>
      <w:rPr>
        <w:rFonts w:hint="default"/>
      </w:rPr>
    </w:lvl>
    <w:lvl w:ilvl="1" w:tplc="EDE05DAA">
      <w:start w:val="1"/>
      <w:numFmt w:val="bullet"/>
      <w:lvlText w:val="o"/>
      <w:lvlJc w:val="left"/>
      <w:pPr>
        <w:ind w:left="2160" w:hanging="360"/>
      </w:pPr>
      <w:rPr>
        <w:rFonts w:ascii="Courier New" w:hAnsi="Courier New" w:cs="Courier New" w:hint="default"/>
      </w:rPr>
    </w:lvl>
    <w:lvl w:ilvl="2" w:tplc="B9CA0AE0">
      <w:start w:val="1"/>
      <w:numFmt w:val="bullet"/>
      <w:lvlText w:val=""/>
      <w:lvlJc w:val="left"/>
      <w:pPr>
        <w:ind w:left="2880" w:hanging="360"/>
      </w:pPr>
      <w:rPr>
        <w:rFonts w:ascii="Wingdings" w:hAnsi="Wingdings" w:hint="default"/>
      </w:rPr>
    </w:lvl>
    <w:lvl w:ilvl="3" w:tplc="82F8057C">
      <w:start w:val="1"/>
      <w:numFmt w:val="bullet"/>
      <w:lvlText w:val=""/>
      <w:lvlJc w:val="left"/>
      <w:pPr>
        <w:ind w:left="3600" w:hanging="360"/>
      </w:pPr>
      <w:rPr>
        <w:rFonts w:ascii="Symbol" w:hAnsi="Symbol" w:hint="default"/>
      </w:rPr>
    </w:lvl>
    <w:lvl w:ilvl="4" w:tplc="C48A8A32">
      <w:start w:val="1"/>
      <w:numFmt w:val="bullet"/>
      <w:lvlText w:val="o"/>
      <w:lvlJc w:val="left"/>
      <w:pPr>
        <w:ind w:left="4320" w:hanging="360"/>
      </w:pPr>
      <w:rPr>
        <w:rFonts w:ascii="Courier New" w:hAnsi="Courier New" w:cs="Courier New" w:hint="default"/>
      </w:rPr>
    </w:lvl>
    <w:lvl w:ilvl="5" w:tplc="08666F4E">
      <w:start w:val="1"/>
      <w:numFmt w:val="bullet"/>
      <w:lvlText w:val=""/>
      <w:lvlJc w:val="left"/>
      <w:pPr>
        <w:ind w:left="5040" w:hanging="360"/>
      </w:pPr>
      <w:rPr>
        <w:rFonts w:ascii="Wingdings" w:hAnsi="Wingdings" w:hint="default"/>
      </w:rPr>
    </w:lvl>
    <w:lvl w:ilvl="6" w:tplc="8D40542A">
      <w:start w:val="1"/>
      <w:numFmt w:val="bullet"/>
      <w:lvlText w:val=""/>
      <w:lvlJc w:val="left"/>
      <w:pPr>
        <w:ind w:left="5760" w:hanging="360"/>
      </w:pPr>
      <w:rPr>
        <w:rFonts w:ascii="Symbol" w:hAnsi="Symbol" w:hint="default"/>
      </w:rPr>
    </w:lvl>
    <w:lvl w:ilvl="7" w:tplc="2C74E652">
      <w:start w:val="1"/>
      <w:numFmt w:val="bullet"/>
      <w:lvlText w:val="o"/>
      <w:lvlJc w:val="left"/>
      <w:pPr>
        <w:ind w:left="6480" w:hanging="360"/>
      </w:pPr>
      <w:rPr>
        <w:rFonts w:ascii="Courier New" w:hAnsi="Courier New" w:cs="Courier New" w:hint="default"/>
      </w:rPr>
    </w:lvl>
    <w:lvl w:ilvl="8" w:tplc="94F8856C">
      <w:start w:val="1"/>
      <w:numFmt w:val="bullet"/>
      <w:lvlText w:val=""/>
      <w:lvlJc w:val="left"/>
      <w:pPr>
        <w:ind w:left="7200" w:hanging="360"/>
      </w:pPr>
      <w:rPr>
        <w:rFonts w:ascii="Wingdings" w:hAnsi="Wingdings" w:hint="default"/>
      </w:rPr>
    </w:lvl>
  </w:abstractNum>
  <w:abstractNum w:abstractNumId="10" w15:restartNumberingAfterBreak="0">
    <w:nsid w:val="31111F55"/>
    <w:multiLevelType w:val="hybridMultilevel"/>
    <w:tmpl w:val="5FB04DDC"/>
    <w:lvl w:ilvl="0" w:tplc="6F929C1E">
      <w:start w:val="1"/>
      <w:numFmt w:val="bullet"/>
      <w:lvlText w:val=""/>
      <w:lvlJc w:val="left"/>
      <w:pPr>
        <w:ind w:left="720" w:hanging="360"/>
      </w:pPr>
      <w:rPr>
        <w:rFonts w:ascii="Symbol" w:hAnsi="Symbol" w:hint="default"/>
      </w:rPr>
    </w:lvl>
    <w:lvl w:ilvl="1" w:tplc="B8EA843A">
      <w:start w:val="1"/>
      <w:numFmt w:val="bullet"/>
      <w:lvlText w:val="o"/>
      <w:lvlJc w:val="left"/>
      <w:pPr>
        <w:ind w:left="1440" w:hanging="360"/>
      </w:pPr>
      <w:rPr>
        <w:rFonts w:ascii="Courier New" w:hAnsi="Courier New" w:cs="Courier New" w:hint="default"/>
      </w:rPr>
    </w:lvl>
    <w:lvl w:ilvl="2" w:tplc="11DC7D90">
      <w:start w:val="1"/>
      <w:numFmt w:val="bullet"/>
      <w:lvlText w:val=""/>
      <w:lvlJc w:val="left"/>
      <w:pPr>
        <w:ind w:left="2160" w:hanging="360"/>
      </w:pPr>
      <w:rPr>
        <w:rFonts w:ascii="Wingdings" w:hAnsi="Wingdings" w:hint="default"/>
      </w:rPr>
    </w:lvl>
    <w:lvl w:ilvl="3" w:tplc="62DE7818">
      <w:start w:val="1"/>
      <w:numFmt w:val="bullet"/>
      <w:lvlText w:val=""/>
      <w:lvlJc w:val="left"/>
      <w:pPr>
        <w:ind w:left="2880" w:hanging="360"/>
      </w:pPr>
      <w:rPr>
        <w:rFonts w:ascii="Symbol" w:hAnsi="Symbol" w:hint="default"/>
      </w:rPr>
    </w:lvl>
    <w:lvl w:ilvl="4" w:tplc="C188FCAC">
      <w:start w:val="1"/>
      <w:numFmt w:val="bullet"/>
      <w:lvlText w:val="o"/>
      <w:lvlJc w:val="left"/>
      <w:pPr>
        <w:ind w:left="3600" w:hanging="360"/>
      </w:pPr>
      <w:rPr>
        <w:rFonts w:ascii="Courier New" w:hAnsi="Courier New" w:cs="Courier New" w:hint="default"/>
      </w:rPr>
    </w:lvl>
    <w:lvl w:ilvl="5" w:tplc="0B9A7114">
      <w:start w:val="1"/>
      <w:numFmt w:val="bullet"/>
      <w:lvlText w:val=""/>
      <w:lvlJc w:val="left"/>
      <w:pPr>
        <w:ind w:left="4320" w:hanging="360"/>
      </w:pPr>
      <w:rPr>
        <w:rFonts w:ascii="Wingdings" w:hAnsi="Wingdings" w:hint="default"/>
      </w:rPr>
    </w:lvl>
    <w:lvl w:ilvl="6" w:tplc="7D86EFC6">
      <w:start w:val="1"/>
      <w:numFmt w:val="bullet"/>
      <w:lvlText w:val=""/>
      <w:lvlJc w:val="left"/>
      <w:pPr>
        <w:ind w:left="5040" w:hanging="360"/>
      </w:pPr>
      <w:rPr>
        <w:rFonts w:ascii="Symbol" w:hAnsi="Symbol" w:hint="default"/>
      </w:rPr>
    </w:lvl>
    <w:lvl w:ilvl="7" w:tplc="0D62E822">
      <w:start w:val="1"/>
      <w:numFmt w:val="bullet"/>
      <w:lvlText w:val="o"/>
      <w:lvlJc w:val="left"/>
      <w:pPr>
        <w:ind w:left="5760" w:hanging="360"/>
      </w:pPr>
      <w:rPr>
        <w:rFonts w:ascii="Courier New" w:hAnsi="Courier New" w:cs="Courier New" w:hint="default"/>
      </w:rPr>
    </w:lvl>
    <w:lvl w:ilvl="8" w:tplc="0DBE7F18">
      <w:start w:val="1"/>
      <w:numFmt w:val="bullet"/>
      <w:lvlText w:val=""/>
      <w:lvlJc w:val="left"/>
      <w:pPr>
        <w:ind w:left="6480" w:hanging="360"/>
      </w:pPr>
      <w:rPr>
        <w:rFonts w:ascii="Wingdings" w:hAnsi="Wingdings" w:hint="default"/>
      </w:rPr>
    </w:lvl>
  </w:abstractNum>
  <w:abstractNum w:abstractNumId="11" w15:restartNumberingAfterBreak="0">
    <w:nsid w:val="326514D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CD62FAA"/>
    <w:multiLevelType w:val="hybridMultilevel"/>
    <w:tmpl w:val="98D4A8D8"/>
    <w:lvl w:ilvl="0" w:tplc="08ECA442">
      <w:start w:val="1"/>
      <w:numFmt w:val="bullet"/>
      <w:lvlText w:val=""/>
      <w:lvlJc w:val="left"/>
      <w:pPr>
        <w:ind w:left="720" w:hanging="360"/>
      </w:pPr>
      <w:rPr>
        <w:rFonts w:ascii="Symbol" w:hAnsi="Symbol" w:hint="default"/>
      </w:rPr>
    </w:lvl>
    <w:lvl w:ilvl="1" w:tplc="1784AAD8">
      <w:start w:val="1"/>
      <w:numFmt w:val="bullet"/>
      <w:lvlText w:val="o"/>
      <w:lvlJc w:val="left"/>
      <w:pPr>
        <w:ind w:left="1440" w:hanging="360"/>
      </w:pPr>
      <w:rPr>
        <w:rFonts w:ascii="Courier New" w:hAnsi="Courier New" w:cs="Courier New" w:hint="default"/>
      </w:rPr>
    </w:lvl>
    <w:lvl w:ilvl="2" w:tplc="A2868B22">
      <w:start w:val="1"/>
      <w:numFmt w:val="bullet"/>
      <w:lvlText w:val=""/>
      <w:lvlJc w:val="left"/>
      <w:pPr>
        <w:ind w:left="2160" w:hanging="360"/>
      </w:pPr>
      <w:rPr>
        <w:rFonts w:ascii="Wingdings" w:hAnsi="Wingdings" w:hint="default"/>
      </w:rPr>
    </w:lvl>
    <w:lvl w:ilvl="3" w:tplc="284682E2">
      <w:start w:val="1"/>
      <w:numFmt w:val="bullet"/>
      <w:lvlText w:val=""/>
      <w:lvlJc w:val="left"/>
      <w:pPr>
        <w:ind w:left="2880" w:hanging="360"/>
      </w:pPr>
      <w:rPr>
        <w:rFonts w:ascii="Symbol" w:hAnsi="Symbol" w:hint="default"/>
      </w:rPr>
    </w:lvl>
    <w:lvl w:ilvl="4" w:tplc="9FB08A1A">
      <w:start w:val="1"/>
      <w:numFmt w:val="bullet"/>
      <w:lvlText w:val="o"/>
      <w:lvlJc w:val="left"/>
      <w:pPr>
        <w:ind w:left="3600" w:hanging="360"/>
      </w:pPr>
      <w:rPr>
        <w:rFonts w:ascii="Courier New" w:hAnsi="Courier New" w:cs="Courier New" w:hint="default"/>
      </w:rPr>
    </w:lvl>
    <w:lvl w:ilvl="5" w:tplc="80E6783A">
      <w:start w:val="1"/>
      <w:numFmt w:val="bullet"/>
      <w:lvlText w:val=""/>
      <w:lvlJc w:val="left"/>
      <w:pPr>
        <w:ind w:left="4320" w:hanging="360"/>
      </w:pPr>
      <w:rPr>
        <w:rFonts w:ascii="Wingdings" w:hAnsi="Wingdings" w:hint="default"/>
      </w:rPr>
    </w:lvl>
    <w:lvl w:ilvl="6" w:tplc="E902997E">
      <w:start w:val="1"/>
      <w:numFmt w:val="bullet"/>
      <w:lvlText w:val=""/>
      <w:lvlJc w:val="left"/>
      <w:pPr>
        <w:ind w:left="5040" w:hanging="360"/>
      </w:pPr>
      <w:rPr>
        <w:rFonts w:ascii="Symbol" w:hAnsi="Symbol" w:hint="default"/>
      </w:rPr>
    </w:lvl>
    <w:lvl w:ilvl="7" w:tplc="F962A84C">
      <w:start w:val="1"/>
      <w:numFmt w:val="bullet"/>
      <w:lvlText w:val="o"/>
      <w:lvlJc w:val="left"/>
      <w:pPr>
        <w:ind w:left="5760" w:hanging="360"/>
      </w:pPr>
      <w:rPr>
        <w:rFonts w:ascii="Courier New" w:hAnsi="Courier New" w:cs="Courier New" w:hint="default"/>
      </w:rPr>
    </w:lvl>
    <w:lvl w:ilvl="8" w:tplc="D70A19DE">
      <w:start w:val="1"/>
      <w:numFmt w:val="bullet"/>
      <w:lvlText w:val=""/>
      <w:lvlJc w:val="left"/>
      <w:pPr>
        <w:ind w:left="6480" w:hanging="360"/>
      </w:pPr>
      <w:rPr>
        <w:rFonts w:ascii="Wingdings" w:hAnsi="Wingdings" w:hint="default"/>
      </w:rPr>
    </w:lvl>
  </w:abstractNum>
  <w:abstractNum w:abstractNumId="13" w15:restartNumberingAfterBreak="0">
    <w:nsid w:val="429917B4"/>
    <w:multiLevelType w:val="hybridMultilevel"/>
    <w:tmpl w:val="0D1435B4"/>
    <w:lvl w:ilvl="0" w:tplc="A6048E5C">
      <w:start w:val="1"/>
      <w:numFmt w:val="bullet"/>
      <w:lvlText w:val=""/>
      <w:lvlJc w:val="left"/>
      <w:pPr>
        <w:ind w:left="720" w:hanging="360"/>
      </w:pPr>
      <w:rPr>
        <w:rFonts w:ascii="Symbol" w:hAnsi="Symbol" w:hint="default"/>
      </w:rPr>
    </w:lvl>
    <w:lvl w:ilvl="1" w:tplc="0B00445A">
      <w:start w:val="1"/>
      <w:numFmt w:val="bullet"/>
      <w:lvlText w:val="o"/>
      <w:lvlJc w:val="left"/>
      <w:pPr>
        <w:ind w:left="1440" w:hanging="360"/>
      </w:pPr>
      <w:rPr>
        <w:rFonts w:ascii="Courier New" w:hAnsi="Courier New" w:cs="Courier New" w:hint="default"/>
      </w:rPr>
    </w:lvl>
    <w:lvl w:ilvl="2" w:tplc="8B7A5ED6">
      <w:start w:val="1"/>
      <w:numFmt w:val="bullet"/>
      <w:lvlText w:val=""/>
      <w:lvlJc w:val="left"/>
      <w:pPr>
        <w:ind w:left="2160" w:hanging="360"/>
      </w:pPr>
      <w:rPr>
        <w:rFonts w:ascii="Wingdings" w:hAnsi="Wingdings" w:hint="default"/>
      </w:rPr>
    </w:lvl>
    <w:lvl w:ilvl="3" w:tplc="9DAA2A20">
      <w:start w:val="1"/>
      <w:numFmt w:val="bullet"/>
      <w:lvlText w:val=""/>
      <w:lvlJc w:val="left"/>
      <w:pPr>
        <w:ind w:left="2880" w:hanging="360"/>
      </w:pPr>
      <w:rPr>
        <w:rFonts w:ascii="Symbol" w:hAnsi="Symbol" w:hint="default"/>
      </w:rPr>
    </w:lvl>
    <w:lvl w:ilvl="4" w:tplc="7D129BE0">
      <w:start w:val="1"/>
      <w:numFmt w:val="bullet"/>
      <w:lvlText w:val="o"/>
      <w:lvlJc w:val="left"/>
      <w:pPr>
        <w:ind w:left="3600" w:hanging="360"/>
      </w:pPr>
      <w:rPr>
        <w:rFonts w:ascii="Courier New" w:hAnsi="Courier New" w:cs="Courier New" w:hint="default"/>
      </w:rPr>
    </w:lvl>
    <w:lvl w:ilvl="5" w:tplc="80E6624E">
      <w:start w:val="1"/>
      <w:numFmt w:val="bullet"/>
      <w:lvlText w:val=""/>
      <w:lvlJc w:val="left"/>
      <w:pPr>
        <w:ind w:left="4320" w:hanging="360"/>
      </w:pPr>
      <w:rPr>
        <w:rFonts w:ascii="Wingdings" w:hAnsi="Wingdings" w:hint="default"/>
      </w:rPr>
    </w:lvl>
    <w:lvl w:ilvl="6" w:tplc="C7080D90">
      <w:start w:val="1"/>
      <w:numFmt w:val="bullet"/>
      <w:lvlText w:val=""/>
      <w:lvlJc w:val="left"/>
      <w:pPr>
        <w:ind w:left="5040" w:hanging="360"/>
      </w:pPr>
      <w:rPr>
        <w:rFonts w:ascii="Symbol" w:hAnsi="Symbol" w:hint="default"/>
      </w:rPr>
    </w:lvl>
    <w:lvl w:ilvl="7" w:tplc="96F01BA0">
      <w:start w:val="1"/>
      <w:numFmt w:val="bullet"/>
      <w:lvlText w:val="o"/>
      <w:lvlJc w:val="left"/>
      <w:pPr>
        <w:ind w:left="5760" w:hanging="360"/>
      </w:pPr>
      <w:rPr>
        <w:rFonts w:ascii="Courier New" w:hAnsi="Courier New" w:cs="Courier New" w:hint="default"/>
      </w:rPr>
    </w:lvl>
    <w:lvl w:ilvl="8" w:tplc="180AC194">
      <w:start w:val="1"/>
      <w:numFmt w:val="bullet"/>
      <w:lvlText w:val=""/>
      <w:lvlJc w:val="left"/>
      <w:pPr>
        <w:ind w:left="6480" w:hanging="360"/>
      </w:pPr>
      <w:rPr>
        <w:rFonts w:ascii="Wingdings" w:hAnsi="Wingdings" w:hint="default"/>
      </w:rPr>
    </w:lvl>
  </w:abstractNum>
  <w:abstractNum w:abstractNumId="14" w15:restartNumberingAfterBreak="0">
    <w:nsid w:val="46A329F7"/>
    <w:multiLevelType w:val="hybridMultilevel"/>
    <w:tmpl w:val="3582117E"/>
    <w:lvl w:ilvl="0" w:tplc="84CC204A">
      <w:start w:val="1"/>
      <w:numFmt w:val="bullet"/>
      <w:lvlText w:val=""/>
      <w:lvlJc w:val="left"/>
      <w:pPr>
        <w:ind w:left="360" w:hanging="360"/>
      </w:pPr>
      <w:rPr>
        <w:rFonts w:ascii="Symbol" w:hAnsi="Symbol" w:hint="default"/>
      </w:rPr>
    </w:lvl>
    <w:lvl w:ilvl="1" w:tplc="14B6EDCA">
      <w:start w:val="1"/>
      <w:numFmt w:val="bullet"/>
      <w:lvlText w:val="o"/>
      <w:lvlJc w:val="left"/>
      <w:pPr>
        <w:ind w:left="1080" w:hanging="360"/>
      </w:pPr>
      <w:rPr>
        <w:rFonts w:ascii="Courier New" w:hAnsi="Courier New" w:cs="Courier New" w:hint="default"/>
      </w:rPr>
    </w:lvl>
    <w:lvl w:ilvl="2" w:tplc="265CDED4">
      <w:start w:val="1"/>
      <w:numFmt w:val="bullet"/>
      <w:lvlText w:val=""/>
      <w:lvlJc w:val="left"/>
      <w:pPr>
        <w:ind w:left="1800" w:hanging="360"/>
      </w:pPr>
      <w:rPr>
        <w:rFonts w:ascii="Wingdings" w:hAnsi="Wingdings" w:hint="default"/>
      </w:rPr>
    </w:lvl>
    <w:lvl w:ilvl="3" w:tplc="FC5876DC">
      <w:start w:val="1"/>
      <w:numFmt w:val="bullet"/>
      <w:lvlText w:val=""/>
      <w:lvlJc w:val="left"/>
      <w:pPr>
        <w:ind w:left="2520" w:hanging="360"/>
      </w:pPr>
      <w:rPr>
        <w:rFonts w:ascii="Symbol" w:hAnsi="Symbol" w:hint="default"/>
      </w:rPr>
    </w:lvl>
    <w:lvl w:ilvl="4" w:tplc="5CD4B7E4">
      <w:start w:val="1"/>
      <w:numFmt w:val="bullet"/>
      <w:lvlText w:val="o"/>
      <w:lvlJc w:val="left"/>
      <w:pPr>
        <w:ind w:left="3240" w:hanging="360"/>
      </w:pPr>
      <w:rPr>
        <w:rFonts w:ascii="Courier New" w:hAnsi="Courier New" w:cs="Courier New" w:hint="default"/>
      </w:rPr>
    </w:lvl>
    <w:lvl w:ilvl="5" w:tplc="41ACB700">
      <w:start w:val="1"/>
      <w:numFmt w:val="bullet"/>
      <w:lvlText w:val=""/>
      <w:lvlJc w:val="left"/>
      <w:pPr>
        <w:ind w:left="3960" w:hanging="360"/>
      </w:pPr>
      <w:rPr>
        <w:rFonts w:ascii="Wingdings" w:hAnsi="Wingdings" w:hint="default"/>
      </w:rPr>
    </w:lvl>
    <w:lvl w:ilvl="6" w:tplc="2918D3BE">
      <w:start w:val="1"/>
      <w:numFmt w:val="bullet"/>
      <w:lvlText w:val=""/>
      <w:lvlJc w:val="left"/>
      <w:pPr>
        <w:ind w:left="4680" w:hanging="360"/>
      </w:pPr>
      <w:rPr>
        <w:rFonts w:ascii="Symbol" w:hAnsi="Symbol" w:hint="default"/>
      </w:rPr>
    </w:lvl>
    <w:lvl w:ilvl="7" w:tplc="BC5A7380">
      <w:start w:val="1"/>
      <w:numFmt w:val="bullet"/>
      <w:lvlText w:val="o"/>
      <w:lvlJc w:val="left"/>
      <w:pPr>
        <w:ind w:left="5400" w:hanging="360"/>
      </w:pPr>
      <w:rPr>
        <w:rFonts w:ascii="Courier New" w:hAnsi="Courier New" w:cs="Courier New" w:hint="default"/>
      </w:rPr>
    </w:lvl>
    <w:lvl w:ilvl="8" w:tplc="7F208014">
      <w:start w:val="1"/>
      <w:numFmt w:val="bullet"/>
      <w:lvlText w:val=""/>
      <w:lvlJc w:val="left"/>
      <w:pPr>
        <w:ind w:left="6120" w:hanging="360"/>
      </w:pPr>
      <w:rPr>
        <w:rFonts w:ascii="Wingdings" w:hAnsi="Wingdings" w:hint="default"/>
      </w:rPr>
    </w:lvl>
  </w:abstractNum>
  <w:abstractNum w:abstractNumId="15" w15:restartNumberingAfterBreak="0">
    <w:nsid w:val="486F0862"/>
    <w:multiLevelType w:val="hybridMultilevel"/>
    <w:tmpl w:val="6F6A9324"/>
    <w:lvl w:ilvl="0" w:tplc="6E646CE0">
      <w:start w:val="1"/>
      <w:numFmt w:val="decimal"/>
      <w:lvlText w:val="%1."/>
      <w:lvlJc w:val="left"/>
      <w:pPr>
        <w:ind w:left="720" w:hanging="360"/>
      </w:pPr>
    </w:lvl>
    <w:lvl w:ilvl="1" w:tplc="5E881364">
      <w:start w:val="1"/>
      <w:numFmt w:val="lowerLetter"/>
      <w:lvlText w:val="%2."/>
      <w:lvlJc w:val="left"/>
      <w:pPr>
        <w:ind w:left="1440" w:hanging="360"/>
      </w:pPr>
    </w:lvl>
    <w:lvl w:ilvl="2" w:tplc="5922F504">
      <w:start w:val="1"/>
      <w:numFmt w:val="lowerRoman"/>
      <w:lvlText w:val="%3."/>
      <w:lvlJc w:val="right"/>
      <w:pPr>
        <w:ind w:left="2160" w:hanging="180"/>
      </w:pPr>
    </w:lvl>
    <w:lvl w:ilvl="3" w:tplc="3AFAD80E">
      <w:start w:val="1"/>
      <w:numFmt w:val="decimal"/>
      <w:lvlText w:val="%4."/>
      <w:lvlJc w:val="left"/>
      <w:pPr>
        <w:ind w:left="2880" w:hanging="360"/>
      </w:pPr>
    </w:lvl>
    <w:lvl w:ilvl="4" w:tplc="46E678B4">
      <w:start w:val="1"/>
      <w:numFmt w:val="lowerLetter"/>
      <w:lvlText w:val="%5."/>
      <w:lvlJc w:val="left"/>
      <w:pPr>
        <w:ind w:left="3600" w:hanging="360"/>
      </w:pPr>
    </w:lvl>
    <w:lvl w:ilvl="5" w:tplc="2B360114">
      <w:start w:val="1"/>
      <w:numFmt w:val="lowerRoman"/>
      <w:lvlText w:val="%6."/>
      <w:lvlJc w:val="right"/>
      <w:pPr>
        <w:ind w:left="4320" w:hanging="180"/>
      </w:pPr>
    </w:lvl>
    <w:lvl w:ilvl="6" w:tplc="C630DC0A">
      <w:start w:val="1"/>
      <w:numFmt w:val="decimal"/>
      <w:lvlText w:val="%7."/>
      <w:lvlJc w:val="left"/>
      <w:pPr>
        <w:ind w:left="5040" w:hanging="360"/>
      </w:pPr>
    </w:lvl>
    <w:lvl w:ilvl="7" w:tplc="E97A87CA">
      <w:start w:val="1"/>
      <w:numFmt w:val="lowerLetter"/>
      <w:lvlText w:val="%8."/>
      <w:lvlJc w:val="left"/>
      <w:pPr>
        <w:ind w:left="5760" w:hanging="360"/>
      </w:pPr>
    </w:lvl>
    <w:lvl w:ilvl="8" w:tplc="D64A5454">
      <w:start w:val="1"/>
      <w:numFmt w:val="lowerRoman"/>
      <w:lvlText w:val="%9."/>
      <w:lvlJc w:val="right"/>
      <w:pPr>
        <w:ind w:left="6480" w:hanging="180"/>
      </w:pPr>
    </w:lvl>
  </w:abstractNum>
  <w:abstractNum w:abstractNumId="16" w15:restartNumberingAfterBreak="0">
    <w:nsid w:val="4BE71EAD"/>
    <w:multiLevelType w:val="hybridMultilevel"/>
    <w:tmpl w:val="1D744778"/>
    <w:lvl w:ilvl="0" w:tplc="1890B768">
      <w:start w:val="1"/>
      <w:numFmt w:val="bullet"/>
      <w:lvlText w:val=""/>
      <w:lvlJc w:val="left"/>
      <w:pPr>
        <w:ind w:left="720" w:hanging="360"/>
      </w:pPr>
      <w:rPr>
        <w:rFonts w:ascii="Symbol" w:hAnsi="Symbol" w:hint="default"/>
      </w:rPr>
    </w:lvl>
    <w:lvl w:ilvl="1" w:tplc="B3D80D86">
      <w:start w:val="1"/>
      <w:numFmt w:val="bullet"/>
      <w:lvlText w:val="o"/>
      <w:lvlJc w:val="left"/>
      <w:pPr>
        <w:ind w:left="1440" w:hanging="360"/>
      </w:pPr>
      <w:rPr>
        <w:rFonts w:ascii="Courier New" w:hAnsi="Courier New" w:cs="Courier New" w:hint="default"/>
      </w:rPr>
    </w:lvl>
    <w:lvl w:ilvl="2" w:tplc="4E04780A">
      <w:start w:val="1"/>
      <w:numFmt w:val="bullet"/>
      <w:lvlText w:val=""/>
      <w:lvlJc w:val="left"/>
      <w:pPr>
        <w:ind w:left="2160" w:hanging="360"/>
      </w:pPr>
      <w:rPr>
        <w:rFonts w:ascii="Wingdings" w:hAnsi="Wingdings" w:hint="default"/>
      </w:rPr>
    </w:lvl>
    <w:lvl w:ilvl="3" w:tplc="7228EA30">
      <w:start w:val="1"/>
      <w:numFmt w:val="bullet"/>
      <w:lvlText w:val=""/>
      <w:lvlJc w:val="left"/>
      <w:pPr>
        <w:ind w:left="2880" w:hanging="360"/>
      </w:pPr>
      <w:rPr>
        <w:rFonts w:ascii="Symbol" w:hAnsi="Symbol" w:hint="default"/>
      </w:rPr>
    </w:lvl>
    <w:lvl w:ilvl="4" w:tplc="C570FE9E">
      <w:start w:val="1"/>
      <w:numFmt w:val="bullet"/>
      <w:lvlText w:val="o"/>
      <w:lvlJc w:val="left"/>
      <w:pPr>
        <w:ind w:left="3600" w:hanging="360"/>
      </w:pPr>
      <w:rPr>
        <w:rFonts w:ascii="Courier New" w:hAnsi="Courier New" w:cs="Courier New" w:hint="default"/>
      </w:rPr>
    </w:lvl>
    <w:lvl w:ilvl="5" w:tplc="B85E6B8C">
      <w:start w:val="1"/>
      <w:numFmt w:val="bullet"/>
      <w:lvlText w:val=""/>
      <w:lvlJc w:val="left"/>
      <w:pPr>
        <w:ind w:left="4320" w:hanging="360"/>
      </w:pPr>
      <w:rPr>
        <w:rFonts w:ascii="Wingdings" w:hAnsi="Wingdings" w:hint="default"/>
      </w:rPr>
    </w:lvl>
    <w:lvl w:ilvl="6" w:tplc="51CC6ACC">
      <w:start w:val="1"/>
      <w:numFmt w:val="bullet"/>
      <w:lvlText w:val=""/>
      <w:lvlJc w:val="left"/>
      <w:pPr>
        <w:ind w:left="5040" w:hanging="360"/>
      </w:pPr>
      <w:rPr>
        <w:rFonts w:ascii="Symbol" w:hAnsi="Symbol" w:hint="default"/>
      </w:rPr>
    </w:lvl>
    <w:lvl w:ilvl="7" w:tplc="9C48F26C">
      <w:start w:val="1"/>
      <w:numFmt w:val="bullet"/>
      <w:lvlText w:val="o"/>
      <w:lvlJc w:val="left"/>
      <w:pPr>
        <w:ind w:left="5760" w:hanging="360"/>
      </w:pPr>
      <w:rPr>
        <w:rFonts w:ascii="Courier New" w:hAnsi="Courier New" w:cs="Courier New" w:hint="default"/>
      </w:rPr>
    </w:lvl>
    <w:lvl w:ilvl="8" w:tplc="DB9CAF58">
      <w:start w:val="1"/>
      <w:numFmt w:val="bullet"/>
      <w:lvlText w:val=""/>
      <w:lvlJc w:val="left"/>
      <w:pPr>
        <w:ind w:left="6480" w:hanging="360"/>
      </w:pPr>
      <w:rPr>
        <w:rFonts w:ascii="Wingdings" w:hAnsi="Wingdings" w:hint="default"/>
      </w:rPr>
    </w:lvl>
  </w:abstractNum>
  <w:abstractNum w:abstractNumId="17" w15:restartNumberingAfterBreak="0">
    <w:nsid w:val="4BEC6F09"/>
    <w:multiLevelType w:val="multilevel"/>
    <w:tmpl w:val="15022C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EEA2E8F"/>
    <w:multiLevelType w:val="hybridMultilevel"/>
    <w:tmpl w:val="D09EF71C"/>
    <w:lvl w:ilvl="0" w:tplc="8CE2594C">
      <w:start w:val="1"/>
      <w:numFmt w:val="bullet"/>
      <w:lvlText w:val=""/>
      <w:lvlJc w:val="left"/>
      <w:pPr>
        <w:ind w:left="720" w:hanging="360"/>
      </w:pPr>
      <w:rPr>
        <w:rFonts w:ascii="Symbol" w:hAnsi="Symbol" w:hint="default"/>
      </w:rPr>
    </w:lvl>
    <w:lvl w:ilvl="1" w:tplc="448E5F28">
      <w:start w:val="1"/>
      <w:numFmt w:val="bullet"/>
      <w:lvlText w:val="o"/>
      <w:lvlJc w:val="left"/>
      <w:pPr>
        <w:ind w:left="1440" w:hanging="360"/>
      </w:pPr>
      <w:rPr>
        <w:rFonts w:ascii="Courier New" w:hAnsi="Courier New" w:cs="Courier New" w:hint="default"/>
      </w:rPr>
    </w:lvl>
    <w:lvl w:ilvl="2" w:tplc="02B2BA08">
      <w:start w:val="1"/>
      <w:numFmt w:val="bullet"/>
      <w:lvlText w:val=""/>
      <w:lvlJc w:val="left"/>
      <w:pPr>
        <w:ind w:left="2160" w:hanging="360"/>
      </w:pPr>
      <w:rPr>
        <w:rFonts w:ascii="Wingdings" w:hAnsi="Wingdings" w:hint="default"/>
      </w:rPr>
    </w:lvl>
    <w:lvl w:ilvl="3" w:tplc="45263B62">
      <w:start w:val="1"/>
      <w:numFmt w:val="bullet"/>
      <w:lvlText w:val=""/>
      <w:lvlJc w:val="left"/>
      <w:pPr>
        <w:ind w:left="2880" w:hanging="360"/>
      </w:pPr>
      <w:rPr>
        <w:rFonts w:ascii="Symbol" w:hAnsi="Symbol" w:hint="default"/>
      </w:rPr>
    </w:lvl>
    <w:lvl w:ilvl="4" w:tplc="821619E6">
      <w:start w:val="1"/>
      <w:numFmt w:val="bullet"/>
      <w:lvlText w:val="o"/>
      <w:lvlJc w:val="left"/>
      <w:pPr>
        <w:ind w:left="3600" w:hanging="360"/>
      </w:pPr>
      <w:rPr>
        <w:rFonts w:ascii="Courier New" w:hAnsi="Courier New" w:cs="Courier New" w:hint="default"/>
      </w:rPr>
    </w:lvl>
    <w:lvl w:ilvl="5" w:tplc="E4DA3728">
      <w:start w:val="1"/>
      <w:numFmt w:val="bullet"/>
      <w:lvlText w:val=""/>
      <w:lvlJc w:val="left"/>
      <w:pPr>
        <w:ind w:left="4320" w:hanging="360"/>
      </w:pPr>
      <w:rPr>
        <w:rFonts w:ascii="Wingdings" w:hAnsi="Wingdings" w:hint="default"/>
      </w:rPr>
    </w:lvl>
    <w:lvl w:ilvl="6" w:tplc="7D1E6ACE">
      <w:start w:val="1"/>
      <w:numFmt w:val="bullet"/>
      <w:lvlText w:val=""/>
      <w:lvlJc w:val="left"/>
      <w:pPr>
        <w:ind w:left="5040" w:hanging="360"/>
      </w:pPr>
      <w:rPr>
        <w:rFonts w:ascii="Symbol" w:hAnsi="Symbol" w:hint="default"/>
      </w:rPr>
    </w:lvl>
    <w:lvl w:ilvl="7" w:tplc="E0D87FD4">
      <w:start w:val="1"/>
      <w:numFmt w:val="bullet"/>
      <w:lvlText w:val="o"/>
      <w:lvlJc w:val="left"/>
      <w:pPr>
        <w:ind w:left="5760" w:hanging="360"/>
      </w:pPr>
      <w:rPr>
        <w:rFonts w:ascii="Courier New" w:hAnsi="Courier New" w:cs="Courier New" w:hint="default"/>
      </w:rPr>
    </w:lvl>
    <w:lvl w:ilvl="8" w:tplc="5C98C696">
      <w:start w:val="1"/>
      <w:numFmt w:val="bullet"/>
      <w:lvlText w:val=""/>
      <w:lvlJc w:val="left"/>
      <w:pPr>
        <w:ind w:left="6480" w:hanging="360"/>
      </w:pPr>
      <w:rPr>
        <w:rFonts w:ascii="Wingdings" w:hAnsi="Wingdings" w:hint="default"/>
      </w:rPr>
    </w:lvl>
  </w:abstractNum>
  <w:abstractNum w:abstractNumId="19" w15:restartNumberingAfterBreak="0">
    <w:nsid w:val="4F716447"/>
    <w:multiLevelType w:val="hybridMultilevel"/>
    <w:tmpl w:val="7AD0DF12"/>
    <w:lvl w:ilvl="0" w:tplc="470AAB10">
      <w:start w:val="1"/>
      <w:numFmt w:val="bullet"/>
      <w:lvlText w:val=""/>
      <w:lvlJc w:val="left"/>
      <w:pPr>
        <w:ind w:left="720" w:hanging="360"/>
      </w:pPr>
      <w:rPr>
        <w:rFonts w:ascii="Symbol" w:hAnsi="Symbol" w:hint="default"/>
      </w:rPr>
    </w:lvl>
    <w:lvl w:ilvl="1" w:tplc="06FEAABE">
      <w:start w:val="1"/>
      <w:numFmt w:val="bullet"/>
      <w:lvlText w:val="o"/>
      <w:lvlJc w:val="left"/>
      <w:pPr>
        <w:ind w:left="1440" w:hanging="360"/>
      </w:pPr>
      <w:rPr>
        <w:rFonts w:ascii="Courier New" w:hAnsi="Courier New" w:cs="Courier New" w:hint="default"/>
      </w:rPr>
    </w:lvl>
    <w:lvl w:ilvl="2" w:tplc="E5E8B444">
      <w:start w:val="1"/>
      <w:numFmt w:val="bullet"/>
      <w:lvlText w:val=""/>
      <w:lvlJc w:val="left"/>
      <w:pPr>
        <w:ind w:left="2160" w:hanging="360"/>
      </w:pPr>
      <w:rPr>
        <w:rFonts w:ascii="Wingdings" w:hAnsi="Wingdings" w:hint="default"/>
      </w:rPr>
    </w:lvl>
    <w:lvl w:ilvl="3" w:tplc="16088DE4">
      <w:start w:val="1"/>
      <w:numFmt w:val="bullet"/>
      <w:lvlText w:val=""/>
      <w:lvlJc w:val="left"/>
      <w:pPr>
        <w:ind w:left="2880" w:hanging="360"/>
      </w:pPr>
      <w:rPr>
        <w:rFonts w:ascii="Symbol" w:hAnsi="Symbol" w:hint="default"/>
      </w:rPr>
    </w:lvl>
    <w:lvl w:ilvl="4" w:tplc="03BCB8FE">
      <w:start w:val="1"/>
      <w:numFmt w:val="bullet"/>
      <w:lvlText w:val="o"/>
      <w:lvlJc w:val="left"/>
      <w:pPr>
        <w:ind w:left="3600" w:hanging="360"/>
      </w:pPr>
      <w:rPr>
        <w:rFonts w:ascii="Courier New" w:hAnsi="Courier New" w:cs="Courier New" w:hint="default"/>
      </w:rPr>
    </w:lvl>
    <w:lvl w:ilvl="5" w:tplc="6D3628E2">
      <w:start w:val="1"/>
      <w:numFmt w:val="bullet"/>
      <w:lvlText w:val=""/>
      <w:lvlJc w:val="left"/>
      <w:pPr>
        <w:ind w:left="4320" w:hanging="360"/>
      </w:pPr>
      <w:rPr>
        <w:rFonts w:ascii="Wingdings" w:hAnsi="Wingdings" w:hint="default"/>
      </w:rPr>
    </w:lvl>
    <w:lvl w:ilvl="6" w:tplc="E4BCAB86">
      <w:start w:val="1"/>
      <w:numFmt w:val="bullet"/>
      <w:lvlText w:val=""/>
      <w:lvlJc w:val="left"/>
      <w:pPr>
        <w:ind w:left="5040" w:hanging="360"/>
      </w:pPr>
      <w:rPr>
        <w:rFonts w:ascii="Symbol" w:hAnsi="Symbol" w:hint="default"/>
      </w:rPr>
    </w:lvl>
    <w:lvl w:ilvl="7" w:tplc="D9F8B8F4">
      <w:start w:val="1"/>
      <w:numFmt w:val="bullet"/>
      <w:lvlText w:val="o"/>
      <w:lvlJc w:val="left"/>
      <w:pPr>
        <w:ind w:left="5760" w:hanging="360"/>
      </w:pPr>
      <w:rPr>
        <w:rFonts w:ascii="Courier New" w:hAnsi="Courier New" w:cs="Courier New" w:hint="default"/>
      </w:rPr>
    </w:lvl>
    <w:lvl w:ilvl="8" w:tplc="19F41982">
      <w:start w:val="1"/>
      <w:numFmt w:val="bullet"/>
      <w:lvlText w:val=""/>
      <w:lvlJc w:val="left"/>
      <w:pPr>
        <w:ind w:left="6480" w:hanging="360"/>
      </w:pPr>
      <w:rPr>
        <w:rFonts w:ascii="Wingdings" w:hAnsi="Wingdings" w:hint="default"/>
      </w:rPr>
    </w:lvl>
  </w:abstractNum>
  <w:abstractNum w:abstractNumId="20" w15:restartNumberingAfterBreak="0">
    <w:nsid w:val="4F861406"/>
    <w:multiLevelType w:val="hybridMultilevel"/>
    <w:tmpl w:val="DEEEF9D6"/>
    <w:lvl w:ilvl="0" w:tplc="4792F9A0">
      <w:start w:val="1"/>
      <w:numFmt w:val="bullet"/>
      <w:lvlText w:val=""/>
      <w:lvlJc w:val="left"/>
      <w:pPr>
        <w:ind w:left="720" w:hanging="360"/>
      </w:pPr>
      <w:rPr>
        <w:rFonts w:ascii="Symbol" w:hAnsi="Symbol" w:hint="default"/>
      </w:rPr>
    </w:lvl>
    <w:lvl w:ilvl="1" w:tplc="1EE49640">
      <w:start w:val="1"/>
      <w:numFmt w:val="bullet"/>
      <w:lvlText w:val="o"/>
      <w:lvlJc w:val="left"/>
      <w:pPr>
        <w:ind w:left="1440" w:hanging="360"/>
      </w:pPr>
      <w:rPr>
        <w:rFonts w:ascii="Courier New" w:hAnsi="Courier New" w:cs="Courier New" w:hint="default"/>
      </w:rPr>
    </w:lvl>
    <w:lvl w:ilvl="2" w:tplc="9A4A7CDC">
      <w:start w:val="1"/>
      <w:numFmt w:val="bullet"/>
      <w:lvlText w:val=""/>
      <w:lvlJc w:val="left"/>
      <w:pPr>
        <w:ind w:left="2160" w:hanging="360"/>
      </w:pPr>
      <w:rPr>
        <w:rFonts w:ascii="Wingdings" w:hAnsi="Wingdings" w:hint="default"/>
      </w:rPr>
    </w:lvl>
    <w:lvl w:ilvl="3" w:tplc="A498E45C">
      <w:start w:val="1"/>
      <w:numFmt w:val="bullet"/>
      <w:lvlText w:val=""/>
      <w:lvlJc w:val="left"/>
      <w:pPr>
        <w:ind w:left="2880" w:hanging="360"/>
      </w:pPr>
      <w:rPr>
        <w:rFonts w:ascii="Symbol" w:hAnsi="Symbol" w:hint="default"/>
      </w:rPr>
    </w:lvl>
    <w:lvl w:ilvl="4" w:tplc="5EF8A2B6">
      <w:start w:val="1"/>
      <w:numFmt w:val="bullet"/>
      <w:lvlText w:val="o"/>
      <w:lvlJc w:val="left"/>
      <w:pPr>
        <w:ind w:left="3600" w:hanging="360"/>
      </w:pPr>
      <w:rPr>
        <w:rFonts w:ascii="Courier New" w:hAnsi="Courier New" w:cs="Courier New" w:hint="default"/>
      </w:rPr>
    </w:lvl>
    <w:lvl w:ilvl="5" w:tplc="9416ACC0">
      <w:start w:val="1"/>
      <w:numFmt w:val="bullet"/>
      <w:lvlText w:val=""/>
      <w:lvlJc w:val="left"/>
      <w:pPr>
        <w:ind w:left="4320" w:hanging="360"/>
      </w:pPr>
      <w:rPr>
        <w:rFonts w:ascii="Wingdings" w:hAnsi="Wingdings" w:hint="default"/>
      </w:rPr>
    </w:lvl>
    <w:lvl w:ilvl="6" w:tplc="B30A2C32">
      <w:start w:val="1"/>
      <w:numFmt w:val="bullet"/>
      <w:lvlText w:val=""/>
      <w:lvlJc w:val="left"/>
      <w:pPr>
        <w:ind w:left="5040" w:hanging="360"/>
      </w:pPr>
      <w:rPr>
        <w:rFonts w:ascii="Symbol" w:hAnsi="Symbol" w:hint="default"/>
      </w:rPr>
    </w:lvl>
    <w:lvl w:ilvl="7" w:tplc="CA5601B0">
      <w:start w:val="1"/>
      <w:numFmt w:val="bullet"/>
      <w:lvlText w:val="o"/>
      <w:lvlJc w:val="left"/>
      <w:pPr>
        <w:ind w:left="5760" w:hanging="360"/>
      </w:pPr>
      <w:rPr>
        <w:rFonts w:ascii="Courier New" w:hAnsi="Courier New" w:cs="Courier New" w:hint="default"/>
      </w:rPr>
    </w:lvl>
    <w:lvl w:ilvl="8" w:tplc="F85A4000">
      <w:start w:val="1"/>
      <w:numFmt w:val="bullet"/>
      <w:lvlText w:val=""/>
      <w:lvlJc w:val="left"/>
      <w:pPr>
        <w:ind w:left="6480" w:hanging="360"/>
      </w:pPr>
      <w:rPr>
        <w:rFonts w:ascii="Wingdings" w:hAnsi="Wingdings" w:hint="default"/>
      </w:rPr>
    </w:lvl>
  </w:abstractNum>
  <w:abstractNum w:abstractNumId="21" w15:restartNumberingAfterBreak="0">
    <w:nsid w:val="50255F09"/>
    <w:multiLevelType w:val="multilevel"/>
    <w:tmpl w:val="679AFAF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2" w15:restartNumberingAfterBreak="0">
    <w:nsid w:val="50FB7055"/>
    <w:multiLevelType w:val="hybridMultilevel"/>
    <w:tmpl w:val="77EC0670"/>
    <w:lvl w:ilvl="0" w:tplc="48009EB2">
      <w:start w:val="1"/>
      <w:numFmt w:val="bullet"/>
      <w:lvlText w:val=""/>
      <w:lvlJc w:val="left"/>
      <w:pPr>
        <w:ind w:left="720" w:hanging="360"/>
      </w:pPr>
      <w:rPr>
        <w:rFonts w:ascii="Symbol" w:hAnsi="Symbol" w:hint="default"/>
      </w:rPr>
    </w:lvl>
    <w:lvl w:ilvl="1" w:tplc="8D464364">
      <w:start w:val="1"/>
      <w:numFmt w:val="bullet"/>
      <w:lvlText w:val="o"/>
      <w:lvlJc w:val="left"/>
      <w:pPr>
        <w:ind w:left="1440" w:hanging="360"/>
      </w:pPr>
      <w:rPr>
        <w:rFonts w:ascii="Courier New" w:hAnsi="Courier New" w:cs="Courier New" w:hint="default"/>
      </w:rPr>
    </w:lvl>
    <w:lvl w:ilvl="2" w:tplc="E21A9F32">
      <w:start w:val="1"/>
      <w:numFmt w:val="bullet"/>
      <w:lvlText w:val=""/>
      <w:lvlJc w:val="left"/>
      <w:pPr>
        <w:ind w:left="2160" w:hanging="360"/>
      </w:pPr>
      <w:rPr>
        <w:rFonts w:ascii="Wingdings" w:hAnsi="Wingdings" w:hint="default"/>
      </w:rPr>
    </w:lvl>
    <w:lvl w:ilvl="3" w:tplc="AC26AA08">
      <w:start w:val="1"/>
      <w:numFmt w:val="bullet"/>
      <w:lvlText w:val=""/>
      <w:lvlJc w:val="left"/>
      <w:pPr>
        <w:ind w:left="2880" w:hanging="360"/>
      </w:pPr>
      <w:rPr>
        <w:rFonts w:ascii="Symbol" w:hAnsi="Symbol" w:hint="default"/>
      </w:rPr>
    </w:lvl>
    <w:lvl w:ilvl="4" w:tplc="664E5D88">
      <w:start w:val="1"/>
      <w:numFmt w:val="bullet"/>
      <w:lvlText w:val="o"/>
      <w:lvlJc w:val="left"/>
      <w:pPr>
        <w:ind w:left="3600" w:hanging="360"/>
      </w:pPr>
      <w:rPr>
        <w:rFonts w:ascii="Courier New" w:hAnsi="Courier New" w:cs="Courier New" w:hint="default"/>
      </w:rPr>
    </w:lvl>
    <w:lvl w:ilvl="5" w:tplc="95C4EC0E">
      <w:start w:val="1"/>
      <w:numFmt w:val="bullet"/>
      <w:lvlText w:val=""/>
      <w:lvlJc w:val="left"/>
      <w:pPr>
        <w:ind w:left="4320" w:hanging="360"/>
      </w:pPr>
      <w:rPr>
        <w:rFonts w:ascii="Wingdings" w:hAnsi="Wingdings" w:hint="default"/>
      </w:rPr>
    </w:lvl>
    <w:lvl w:ilvl="6" w:tplc="94C82FBC">
      <w:start w:val="1"/>
      <w:numFmt w:val="bullet"/>
      <w:lvlText w:val=""/>
      <w:lvlJc w:val="left"/>
      <w:pPr>
        <w:ind w:left="5040" w:hanging="360"/>
      </w:pPr>
      <w:rPr>
        <w:rFonts w:ascii="Symbol" w:hAnsi="Symbol" w:hint="default"/>
      </w:rPr>
    </w:lvl>
    <w:lvl w:ilvl="7" w:tplc="897C0490">
      <w:start w:val="1"/>
      <w:numFmt w:val="bullet"/>
      <w:lvlText w:val="o"/>
      <w:lvlJc w:val="left"/>
      <w:pPr>
        <w:ind w:left="5760" w:hanging="360"/>
      </w:pPr>
      <w:rPr>
        <w:rFonts w:ascii="Courier New" w:hAnsi="Courier New" w:cs="Courier New" w:hint="default"/>
      </w:rPr>
    </w:lvl>
    <w:lvl w:ilvl="8" w:tplc="7E7A73A4">
      <w:start w:val="1"/>
      <w:numFmt w:val="bullet"/>
      <w:lvlText w:val=""/>
      <w:lvlJc w:val="left"/>
      <w:pPr>
        <w:ind w:left="6480" w:hanging="360"/>
      </w:pPr>
      <w:rPr>
        <w:rFonts w:ascii="Wingdings" w:hAnsi="Wingdings" w:hint="default"/>
      </w:rPr>
    </w:lvl>
  </w:abstractNum>
  <w:abstractNum w:abstractNumId="23" w15:restartNumberingAfterBreak="0">
    <w:nsid w:val="575472F9"/>
    <w:multiLevelType w:val="hybridMultilevel"/>
    <w:tmpl w:val="1DB4C5AE"/>
    <w:lvl w:ilvl="0" w:tplc="2398C648">
      <w:start w:val="1"/>
      <w:numFmt w:val="bullet"/>
      <w:lvlText w:val=""/>
      <w:lvlJc w:val="left"/>
      <w:pPr>
        <w:ind w:left="720" w:hanging="360"/>
      </w:pPr>
      <w:rPr>
        <w:rFonts w:ascii="Symbol" w:hAnsi="Symbol" w:hint="default"/>
      </w:rPr>
    </w:lvl>
    <w:lvl w:ilvl="1" w:tplc="74543FE8">
      <w:start w:val="1"/>
      <w:numFmt w:val="bullet"/>
      <w:lvlText w:val="o"/>
      <w:lvlJc w:val="left"/>
      <w:pPr>
        <w:ind w:left="1440" w:hanging="360"/>
      </w:pPr>
      <w:rPr>
        <w:rFonts w:ascii="Courier New" w:hAnsi="Courier New" w:cs="Courier New" w:hint="default"/>
      </w:rPr>
    </w:lvl>
    <w:lvl w:ilvl="2" w:tplc="357E92BC">
      <w:start w:val="1"/>
      <w:numFmt w:val="bullet"/>
      <w:lvlText w:val=""/>
      <w:lvlJc w:val="left"/>
      <w:pPr>
        <w:ind w:left="2160" w:hanging="360"/>
      </w:pPr>
      <w:rPr>
        <w:rFonts w:ascii="Wingdings" w:hAnsi="Wingdings" w:hint="default"/>
      </w:rPr>
    </w:lvl>
    <w:lvl w:ilvl="3" w:tplc="D8A4B16A">
      <w:start w:val="1"/>
      <w:numFmt w:val="bullet"/>
      <w:lvlText w:val=""/>
      <w:lvlJc w:val="left"/>
      <w:pPr>
        <w:ind w:left="2880" w:hanging="360"/>
      </w:pPr>
      <w:rPr>
        <w:rFonts w:ascii="Symbol" w:hAnsi="Symbol" w:hint="default"/>
      </w:rPr>
    </w:lvl>
    <w:lvl w:ilvl="4" w:tplc="B6DCB39C">
      <w:start w:val="1"/>
      <w:numFmt w:val="bullet"/>
      <w:lvlText w:val="o"/>
      <w:lvlJc w:val="left"/>
      <w:pPr>
        <w:ind w:left="3600" w:hanging="360"/>
      </w:pPr>
      <w:rPr>
        <w:rFonts w:ascii="Courier New" w:hAnsi="Courier New" w:cs="Courier New" w:hint="default"/>
      </w:rPr>
    </w:lvl>
    <w:lvl w:ilvl="5" w:tplc="F864BBC4">
      <w:start w:val="1"/>
      <w:numFmt w:val="bullet"/>
      <w:lvlText w:val=""/>
      <w:lvlJc w:val="left"/>
      <w:pPr>
        <w:ind w:left="4320" w:hanging="360"/>
      </w:pPr>
      <w:rPr>
        <w:rFonts w:ascii="Wingdings" w:hAnsi="Wingdings" w:hint="default"/>
      </w:rPr>
    </w:lvl>
    <w:lvl w:ilvl="6" w:tplc="E3B4F936">
      <w:start w:val="1"/>
      <w:numFmt w:val="bullet"/>
      <w:lvlText w:val=""/>
      <w:lvlJc w:val="left"/>
      <w:pPr>
        <w:ind w:left="5040" w:hanging="360"/>
      </w:pPr>
      <w:rPr>
        <w:rFonts w:ascii="Symbol" w:hAnsi="Symbol" w:hint="default"/>
      </w:rPr>
    </w:lvl>
    <w:lvl w:ilvl="7" w:tplc="18E215FA">
      <w:start w:val="1"/>
      <w:numFmt w:val="bullet"/>
      <w:lvlText w:val="o"/>
      <w:lvlJc w:val="left"/>
      <w:pPr>
        <w:ind w:left="5760" w:hanging="360"/>
      </w:pPr>
      <w:rPr>
        <w:rFonts w:ascii="Courier New" w:hAnsi="Courier New" w:cs="Courier New" w:hint="default"/>
      </w:rPr>
    </w:lvl>
    <w:lvl w:ilvl="8" w:tplc="96E423CA">
      <w:start w:val="1"/>
      <w:numFmt w:val="bullet"/>
      <w:lvlText w:val=""/>
      <w:lvlJc w:val="left"/>
      <w:pPr>
        <w:ind w:left="6480" w:hanging="360"/>
      </w:pPr>
      <w:rPr>
        <w:rFonts w:ascii="Wingdings" w:hAnsi="Wingdings" w:hint="default"/>
      </w:rPr>
    </w:lvl>
  </w:abstractNum>
  <w:abstractNum w:abstractNumId="24" w15:restartNumberingAfterBreak="0">
    <w:nsid w:val="595138CE"/>
    <w:multiLevelType w:val="hybridMultilevel"/>
    <w:tmpl w:val="C960ED0A"/>
    <w:lvl w:ilvl="0" w:tplc="4AEC9256">
      <w:start w:val="1"/>
      <w:numFmt w:val="bullet"/>
      <w:lvlText w:val=""/>
      <w:lvlJc w:val="left"/>
      <w:pPr>
        <w:ind w:left="720" w:hanging="360"/>
      </w:pPr>
      <w:rPr>
        <w:rFonts w:ascii="Symbol" w:hAnsi="Symbol" w:hint="default"/>
      </w:rPr>
    </w:lvl>
    <w:lvl w:ilvl="1" w:tplc="871A81AA">
      <w:start w:val="1"/>
      <w:numFmt w:val="bullet"/>
      <w:lvlText w:val="o"/>
      <w:lvlJc w:val="left"/>
      <w:pPr>
        <w:ind w:left="1440" w:hanging="360"/>
      </w:pPr>
      <w:rPr>
        <w:rFonts w:ascii="Courier New" w:hAnsi="Courier New" w:cs="Courier New" w:hint="default"/>
      </w:rPr>
    </w:lvl>
    <w:lvl w:ilvl="2" w:tplc="E93652C2">
      <w:start w:val="1"/>
      <w:numFmt w:val="bullet"/>
      <w:lvlText w:val=""/>
      <w:lvlJc w:val="left"/>
      <w:pPr>
        <w:ind w:left="2160" w:hanging="360"/>
      </w:pPr>
      <w:rPr>
        <w:rFonts w:ascii="Wingdings" w:hAnsi="Wingdings" w:hint="default"/>
      </w:rPr>
    </w:lvl>
    <w:lvl w:ilvl="3" w:tplc="65F26A7A">
      <w:start w:val="1"/>
      <w:numFmt w:val="bullet"/>
      <w:lvlText w:val=""/>
      <w:lvlJc w:val="left"/>
      <w:pPr>
        <w:ind w:left="2880" w:hanging="360"/>
      </w:pPr>
      <w:rPr>
        <w:rFonts w:ascii="Symbol" w:hAnsi="Symbol" w:hint="default"/>
      </w:rPr>
    </w:lvl>
    <w:lvl w:ilvl="4" w:tplc="6728E5F6">
      <w:start w:val="1"/>
      <w:numFmt w:val="bullet"/>
      <w:lvlText w:val="o"/>
      <w:lvlJc w:val="left"/>
      <w:pPr>
        <w:ind w:left="3600" w:hanging="360"/>
      </w:pPr>
      <w:rPr>
        <w:rFonts w:ascii="Courier New" w:hAnsi="Courier New" w:cs="Courier New" w:hint="default"/>
      </w:rPr>
    </w:lvl>
    <w:lvl w:ilvl="5" w:tplc="9FF02B62">
      <w:start w:val="1"/>
      <w:numFmt w:val="bullet"/>
      <w:lvlText w:val=""/>
      <w:lvlJc w:val="left"/>
      <w:pPr>
        <w:ind w:left="4320" w:hanging="360"/>
      </w:pPr>
      <w:rPr>
        <w:rFonts w:ascii="Wingdings" w:hAnsi="Wingdings" w:hint="default"/>
      </w:rPr>
    </w:lvl>
    <w:lvl w:ilvl="6" w:tplc="D79890BA">
      <w:start w:val="1"/>
      <w:numFmt w:val="bullet"/>
      <w:lvlText w:val=""/>
      <w:lvlJc w:val="left"/>
      <w:pPr>
        <w:ind w:left="5040" w:hanging="360"/>
      </w:pPr>
      <w:rPr>
        <w:rFonts w:ascii="Symbol" w:hAnsi="Symbol" w:hint="default"/>
      </w:rPr>
    </w:lvl>
    <w:lvl w:ilvl="7" w:tplc="B0006B3E">
      <w:start w:val="1"/>
      <w:numFmt w:val="bullet"/>
      <w:lvlText w:val="o"/>
      <w:lvlJc w:val="left"/>
      <w:pPr>
        <w:ind w:left="5760" w:hanging="360"/>
      </w:pPr>
      <w:rPr>
        <w:rFonts w:ascii="Courier New" w:hAnsi="Courier New" w:cs="Courier New" w:hint="default"/>
      </w:rPr>
    </w:lvl>
    <w:lvl w:ilvl="8" w:tplc="813A0B02">
      <w:start w:val="1"/>
      <w:numFmt w:val="bullet"/>
      <w:lvlText w:val=""/>
      <w:lvlJc w:val="left"/>
      <w:pPr>
        <w:ind w:left="6480" w:hanging="360"/>
      </w:pPr>
      <w:rPr>
        <w:rFonts w:ascii="Wingdings" w:hAnsi="Wingdings" w:hint="default"/>
      </w:rPr>
    </w:lvl>
  </w:abstractNum>
  <w:abstractNum w:abstractNumId="25" w15:restartNumberingAfterBreak="0">
    <w:nsid w:val="61816EAB"/>
    <w:multiLevelType w:val="hybridMultilevel"/>
    <w:tmpl w:val="B3123234"/>
    <w:lvl w:ilvl="0" w:tplc="66E4D186">
      <w:start w:val="1"/>
      <w:numFmt w:val="bullet"/>
      <w:lvlText w:val=""/>
      <w:lvlJc w:val="left"/>
      <w:pPr>
        <w:ind w:left="720" w:hanging="360"/>
      </w:pPr>
      <w:rPr>
        <w:rFonts w:ascii="Symbol" w:hAnsi="Symbol" w:hint="default"/>
      </w:rPr>
    </w:lvl>
    <w:lvl w:ilvl="1" w:tplc="9C90EC26">
      <w:start w:val="1"/>
      <w:numFmt w:val="bullet"/>
      <w:lvlText w:val="o"/>
      <w:lvlJc w:val="left"/>
      <w:pPr>
        <w:ind w:left="1440" w:hanging="360"/>
      </w:pPr>
      <w:rPr>
        <w:rFonts w:ascii="Courier New" w:hAnsi="Courier New" w:cs="Courier New" w:hint="default"/>
      </w:rPr>
    </w:lvl>
    <w:lvl w:ilvl="2" w:tplc="16F62694">
      <w:start w:val="1"/>
      <w:numFmt w:val="bullet"/>
      <w:lvlText w:val=""/>
      <w:lvlJc w:val="left"/>
      <w:pPr>
        <w:ind w:left="2160" w:hanging="360"/>
      </w:pPr>
      <w:rPr>
        <w:rFonts w:ascii="Wingdings" w:hAnsi="Wingdings" w:hint="default"/>
      </w:rPr>
    </w:lvl>
    <w:lvl w:ilvl="3" w:tplc="80EC4928">
      <w:start w:val="1"/>
      <w:numFmt w:val="bullet"/>
      <w:lvlText w:val=""/>
      <w:lvlJc w:val="left"/>
      <w:pPr>
        <w:ind w:left="2880" w:hanging="360"/>
      </w:pPr>
      <w:rPr>
        <w:rFonts w:ascii="Symbol" w:hAnsi="Symbol" w:hint="default"/>
      </w:rPr>
    </w:lvl>
    <w:lvl w:ilvl="4" w:tplc="150E3454">
      <w:start w:val="1"/>
      <w:numFmt w:val="bullet"/>
      <w:lvlText w:val="o"/>
      <w:lvlJc w:val="left"/>
      <w:pPr>
        <w:ind w:left="3600" w:hanging="360"/>
      </w:pPr>
      <w:rPr>
        <w:rFonts w:ascii="Courier New" w:hAnsi="Courier New" w:cs="Courier New" w:hint="default"/>
      </w:rPr>
    </w:lvl>
    <w:lvl w:ilvl="5" w:tplc="CC10FA36">
      <w:start w:val="1"/>
      <w:numFmt w:val="bullet"/>
      <w:lvlText w:val=""/>
      <w:lvlJc w:val="left"/>
      <w:pPr>
        <w:ind w:left="4320" w:hanging="360"/>
      </w:pPr>
      <w:rPr>
        <w:rFonts w:ascii="Wingdings" w:hAnsi="Wingdings" w:hint="default"/>
      </w:rPr>
    </w:lvl>
    <w:lvl w:ilvl="6" w:tplc="855A6602">
      <w:start w:val="1"/>
      <w:numFmt w:val="bullet"/>
      <w:lvlText w:val=""/>
      <w:lvlJc w:val="left"/>
      <w:pPr>
        <w:ind w:left="5040" w:hanging="360"/>
      </w:pPr>
      <w:rPr>
        <w:rFonts w:ascii="Symbol" w:hAnsi="Symbol" w:hint="default"/>
      </w:rPr>
    </w:lvl>
    <w:lvl w:ilvl="7" w:tplc="F4F86D86">
      <w:start w:val="1"/>
      <w:numFmt w:val="bullet"/>
      <w:lvlText w:val="o"/>
      <w:lvlJc w:val="left"/>
      <w:pPr>
        <w:ind w:left="5760" w:hanging="360"/>
      </w:pPr>
      <w:rPr>
        <w:rFonts w:ascii="Courier New" w:hAnsi="Courier New" w:cs="Courier New" w:hint="default"/>
      </w:rPr>
    </w:lvl>
    <w:lvl w:ilvl="8" w:tplc="0EC646D4">
      <w:start w:val="1"/>
      <w:numFmt w:val="bullet"/>
      <w:lvlText w:val=""/>
      <w:lvlJc w:val="left"/>
      <w:pPr>
        <w:ind w:left="6480" w:hanging="360"/>
      </w:pPr>
      <w:rPr>
        <w:rFonts w:ascii="Wingdings" w:hAnsi="Wingdings" w:hint="default"/>
      </w:rPr>
    </w:lvl>
  </w:abstractNum>
  <w:abstractNum w:abstractNumId="26" w15:restartNumberingAfterBreak="0">
    <w:nsid w:val="62424093"/>
    <w:multiLevelType w:val="hybridMultilevel"/>
    <w:tmpl w:val="06900E3A"/>
    <w:lvl w:ilvl="0" w:tplc="056C4F24">
      <w:start w:val="1"/>
      <w:numFmt w:val="decimal"/>
      <w:lvlText w:val="%1."/>
      <w:lvlJc w:val="left"/>
      <w:pPr>
        <w:ind w:left="1440" w:hanging="360"/>
      </w:pPr>
      <w:rPr>
        <w:rFonts w:hint="default"/>
      </w:rPr>
    </w:lvl>
    <w:lvl w:ilvl="1" w:tplc="740C55C0">
      <w:start w:val="1"/>
      <w:numFmt w:val="bullet"/>
      <w:lvlText w:val="o"/>
      <w:lvlJc w:val="left"/>
      <w:pPr>
        <w:ind w:left="2160" w:hanging="360"/>
      </w:pPr>
      <w:rPr>
        <w:rFonts w:ascii="Courier New" w:hAnsi="Courier New" w:cs="Courier New" w:hint="default"/>
      </w:rPr>
    </w:lvl>
    <w:lvl w:ilvl="2" w:tplc="385A4C60">
      <w:start w:val="1"/>
      <w:numFmt w:val="bullet"/>
      <w:lvlText w:val=""/>
      <w:lvlJc w:val="left"/>
      <w:pPr>
        <w:ind w:left="2880" w:hanging="360"/>
      </w:pPr>
      <w:rPr>
        <w:rFonts w:ascii="Wingdings" w:hAnsi="Wingdings" w:hint="default"/>
      </w:rPr>
    </w:lvl>
    <w:lvl w:ilvl="3" w:tplc="6742D006">
      <w:start w:val="1"/>
      <w:numFmt w:val="bullet"/>
      <w:lvlText w:val=""/>
      <w:lvlJc w:val="left"/>
      <w:pPr>
        <w:ind w:left="3600" w:hanging="360"/>
      </w:pPr>
      <w:rPr>
        <w:rFonts w:ascii="Symbol" w:hAnsi="Symbol" w:hint="default"/>
      </w:rPr>
    </w:lvl>
    <w:lvl w:ilvl="4" w:tplc="22E2A592">
      <w:start w:val="1"/>
      <w:numFmt w:val="bullet"/>
      <w:lvlText w:val="o"/>
      <w:lvlJc w:val="left"/>
      <w:pPr>
        <w:ind w:left="4320" w:hanging="360"/>
      </w:pPr>
      <w:rPr>
        <w:rFonts w:ascii="Courier New" w:hAnsi="Courier New" w:cs="Courier New" w:hint="default"/>
      </w:rPr>
    </w:lvl>
    <w:lvl w:ilvl="5" w:tplc="4DC03B48">
      <w:start w:val="1"/>
      <w:numFmt w:val="bullet"/>
      <w:lvlText w:val=""/>
      <w:lvlJc w:val="left"/>
      <w:pPr>
        <w:ind w:left="5040" w:hanging="360"/>
      </w:pPr>
      <w:rPr>
        <w:rFonts w:ascii="Wingdings" w:hAnsi="Wingdings" w:hint="default"/>
      </w:rPr>
    </w:lvl>
    <w:lvl w:ilvl="6" w:tplc="BEAA3A7A">
      <w:start w:val="1"/>
      <w:numFmt w:val="bullet"/>
      <w:lvlText w:val=""/>
      <w:lvlJc w:val="left"/>
      <w:pPr>
        <w:ind w:left="5760" w:hanging="360"/>
      </w:pPr>
      <w:rPr>
        <w:rFonts w:ascii="Symbol" w:hAnsi="Symbol" w:hint="default"/>
      </w:rPr>
    </w:lvl>
    <w:lvl w:ilvl="7" w:tplc="DC38040C">
      <w:start w:val="1"/>
      <w:numFmt w:val="bullet"/>
      <w:lvlText w:val="o"/>
      <w:lvlJc w:val="left"/>
      <w:pPr>
        <w:ind w:left="6480" w:hanging="360"/>
      </w:pPr>
      <w:rPr>
        <w:rFonts w:ascii="Courier New" w:hAnsi="Courier New" w:cs="Courier New" w:hint="default"/>
      </w:rPr>
    </w:lvl>
    <w:lvl w:ilvl="8" w:tplc="8DEAF3DA">
      <w:start w:val="1"/>
      <w:numFmt w:val="bullet"/>
      <w:lvlText w:val=""/>
      <w:lvlJc w:val="left"/>
      <w:pPr>
        <w:ind w:left="7200" w:hanging="360"/>
      </w:pPr>
      <w:rPr>
        <w:rFonts w:ascii="Wingdings" w:hAnsi="Wingdings" w:hint="default"/>
      </w:rPr>
    </w:lvl>
  </w:abstractNum>
  <w:abstractNum w:abstractNumId="27" w15:restartNumberingAfterBreak="0">
    <w:nsid w:val="65507397"/>
    <w:multiLevelType w:val="hybridMultilevel"/>
    <w:tmpl w:val="5EF200A6"/>
    <w:lvl w:ilvl="0" w:tplc="5472264A">
      <w:start w:val="1"/>
      <w:numFmt w:val="bullet"/>
      <w:lvlText w:val=""/>
      <w:lvlJc w:val="left"/>
      <w:pPr>
        <w:ind w:left="720" w:hanging="360"/>
      </w:pPr>
      <w:rPr>
        <w:rFonts w:ascii="Symbol" w:hAnsi="Symbol" w:hint="default"/>
      </w:rPr>
    </w:lvl>
    <w:lvl w:ilvl="1" w:tplc="6090F51E">
      <w:start w:val="1"/>
      <w:numFmt w:val="bullet"/>
      <w:lvlText w:val="o"/>
      <w:lvlJc w:val="left"/>
      <w:pPr>
        <w:ind w:left="1440" w:hanging="360"/>
      </w:pPr>
      <w:rPr>
        <w:rFonts w:ascii="Courier New" w:hAnsi="Courier New" w:cs="Courier New" w:hint="default"/>
      </w:rPr>
    </w:lvl>
    <w:lvl w:ilvl="2" w:tplc="1D081E56">
      <w:start w:val="1"/>
      <w:numFmt w:val="bullet"/>
      <w:lvlText w:val=""/>
      <w:lvlJc w:val="left"/>
      <w:pPr>
        <w:ind w:left="2160" w:hanging="360"/>
      </w:pPr>
      <w:rPr>
        <w:rFonts w:ascii="Wingdings" w:hAnsi="Wingdings" w:hint="default"/>
      </w:rPr>
    </w:lvl>
    <w:lvl w:ilvl="3" w:tplc="5100C7CE">
      <w:start w:val="1"/>
      <w:numFmt w:val="bullet"/>
      <w:lvlText w:val=""/>
      <w:lvlJc w:val="left"/>
      <w:pPr>
        <w:ind w:left="2880" w:hanging="360"/>
      </w:pPr>
      <w:rPr>
        <w:rFonts w:ascii="Symbol" w:hAnsi="Symbol" w:hint="default"/>
      </w:rPr>
    </w:lvl>
    <w:lvl w:ilvl="4" w:tplc="C45C9D38">
      <w:start w:val="1"/>
      <w:numFmt w:val="bullet"/>
      <w:lvlText w:val="o"/>
      <w:lvlJc w:val="left"/>
      <w:pPr>
        <w:ind w:left="3600" w:hanging="360"/>
      </w:pPr>
      <w:rPr>
        <w:rFonts w:ascii="Courier New" w:hAnsi="Courier New" w:cs="Courier New" w:hint="default"/>
      </w:rPr>
    </w:lvl>
    <w:lvl w:ilvl="5" w:tplc="D690D300">
      <w:start w:val="1"/>
      <w:numFmt w:val="bullet"/>
      <w:lvlText w:val=""/>
      <w:lvlJc w:val="left"/>
      <w:pPr>
        <w:ind w:left="4320" w:hanging="360"/>
      </w:pPr>
      <w:rPr>
        <w:rFonts w:ascii="Wingdings" w:hAnsi="Wingdings" w:hint="default"/>
      </w:rPr>
    </w:lvl>
    <w:lvl w:ilvl="6" w:tplc="200CB7EE">
      <w:start w:val="1"/>
      <w:numFmt w:val="bullet"/>
      <w:lvlText w:val=""/>
      <w:lvlJc w:val="left"/>
      <w:pPr>
        <w:ind w:left="5040" w:hanging="360"/>
      </w:pPr>
      <w:rPr>
        <w:rFonts w:ascii="Symbol" w:hAnsi="Symbol" w:hint="default"/>
      </w:rPr>
    </w:lvl>
    <w:lvl w:ilvl="7" w:tplc="9AECFB00">
      <w:start w:val="1"/>
      <w:numFmt w:val="bullet"/>
      <w:lvlText w:val="o"/>
      <w:lvlJc w:val="left"/>
      <w:pPr>
        <w:ind w:left="5760" w:hanging="360"/>
      </w:pPr>
      <w:rPr>
        <w:rFonts w:ascii="Courier New" w:hAnsi="Courier New" w:cs="Courier New" w:hint="default"/>
      </w:rPr>
    </w:lvl>
    <w:lvl w:ilvl="8" w:tplc="E4121350">
      <w:start w:val="1"/>
      <w:numFmt w:val="bullet"/>
      <w:lvlText w:val=""/>
      <w:lvlJc w:val="left"/>
      <w:pPr>
        <w:ind w:left="6480" w:hanging="360"/>
      </w:pPr>
      <w:rPr>
        <w:rFonts w:ascii="Wingdings" w:hAnsi="Wingdings" w:hint="default"/>
      </w:rPr>
    </w:lvl>
  </w:abstractNum>
  <w:abstractNum w:abstractNumId="28" w15:restartNumberingAfterBreak="0">
    <w:nsid w:val="65E71C2B"/>
    <w:multiLevelType w:val="hybridMultilevel"/>
    <w:tmpl w:val="B16AE49E"/>
    <w:lvl w:ilvl="0" w:tplc="3D3817C0">
      <w:start w:val="1"/>
      <w:numFmt w:val="decimal"/>
      <w:lvlText w:val="%1."/>
      <w:lvlJc w:val="left"/>
      <w:pPr>
        <w:ind w:left="720" w:hanging="360"/>
      </w:pPr>
    </w:lvl>
    <w:lvl w:ilvl="1" w:tplc="66AAE768">
      <w:start w:val="1"/>
      <w:numFmt w:val="lowerLetter"/>
      <w:lvlText w:val="%2."/>
      <w:lvlJc w:val="left"/>
      <w:pPr>
        <w:ind w:left="1440" w:hanging="360"/>
      </w:pPr>
    </w:lvl>
    <w:lvl w:ilvl="2" w:tplc="216A456C">
      <w:start w:val="1"/>
      <w:numFmt w:val="lowerRoman"/>
      <w:lvlText w:val="%3."/>
      <w:lvlJc w:val="right"/>
      <w:pPr>
        <w:ind w:left="2160" w:hanging="180"/>
      </w:pPr>
    </w:lvl>
    <w:lvl w:ilvl="3" w:tplc="AF1C5ABA">
      <w:start w:val="1"/>
      <w:numFmt w:val="decimal"/>
      <w:lvlText w:val="%4."/>
      <w:lvlJc w:val="left"/>
      <w:pPr>
        <w:ind w:left="2880" w:hanging="360"/>
      </w:pPr>
    </w:lvl>
    <w:lvl w:ilvl="4" w:tplc="2A1025EE">
      <w:start w:val="1"/>
      <w:numFmt w:val="lowerLetter"/>
      <w:lvlText w:val="%5."/>
      <w:lvlJc w:val="left"/>
      <w:pPr>
        <w:ind w:left="3600" w:hanging="360"/>
      </w:pPr>
    </w:lvl>
    <w:lvl w:ilvl="5" w:tplc="5F965F84">
      <w:start w:val="1"/>
      <w:numFmt w:val="lowerRoman"/>
      <w:lvlText w:val="%6."/>
      <w:lvlJc w:val="right"/>
      <w:pPr>
        <w:ind w:left="4320" w:hanging="180"/>
      </w:pPr>
    </w:lvl>
    <w:lvl w:ilvl="6" w:tplc="AE2C67FC">
      <w:start w:val="1"/>
      <w:numFmt w:val="decimal"/>
      <w:lvlText w:val="%7."/>
      <w:lvlJc w:val="left"/>
      <w:pPr>
        <w:ind w:left="5040" w:hanging="360"/>
      </w:pPr>
    </w:lvl>
    <w:lvl w:ilvl="7" w:tplc="94063FCA">
      <w:start w:val="1"/>
      <w:numFmt w:val="lowerLetter"/>
      <w:lvlText w:val="%8."/>
      <w:lvlJc w:val="left"/>
      <w:pPr>
        <w:ind w:left="5760" w:hanging="360"/>
      </w:pPr>
    </w:lvl>
    <w:lvl w:ilvl="8" w:tplc="90A21538">
      <w:start w:val="1"/>
      <w:numFmt w:val="lowerRoman"/>
      <w:lvlText w:val="%9."/>
      <w:lvlJc w:val="right"/>
      <w:pPr>
        <w:ind w:left="6480" w:hanging="180"/>
      </w:pPr>
    </w:lvl>
  </w:abstractNum>
  <w:abstractNum w:abstractNumId="29" w15:restartNumberingAfterBreak="0">
    <w:nsid w:val="66BA3219"/>
    <w:multiLevelType w:val="hybridMultilevel"/>
    <w:tmpl w:val="406E2090"/>
    <w:lvl w:ilvl="0" w:tplc="880E2630">
      <w:start w:val="1"/>
      <w:numFmt w:val="bullet"/>
      <w:pStyle w:val="Aufzhlungszeichen"/>
      <w:lvlText w:val=""/>
      <w:lvlJc w:val="left"/>
      <w:pPr>
        <w:tabs>
          <w:tab w:val="num" w:pos="360"/>
        </w:tabs>
        <w:ind w:left="360" w:hanging="360"/>
      </w:pPr>
      <w:rPr>
        <w:rFonts w:ascii="Symbol" w:hAnsi="Symbol" w:hint="default"/>
      </w:rPr>
    </w:lvl>
    <w:lvl w:ilvl="1" w:tplc="574217E0">
      <w:start w:val="1"/>
      <w:numFmt w:val="bullet"/>
      <w:lvlText w:val="o"/>
      <w:lvlJc w:val="left"/>
      <w:pPr>
        <w:ind w:left="1440" w:hanging="360"/>
      </w:pPr>
      <w:rPr>
        <w:rFonts w:ascii="Courier New" w:eastAsia="Courier New" w:hAnsi="Courier New" w:cs="Courier New" w:hint="default"/>
      </w:rPr>
    </w:lvl>
    <w:lvl w:ilvl="2" w:tplc="486A894E">
      <w:start w:val="1"/>
      <w:numFmt w:val="bullet"/>
      <w:lvlText w:val="§"/>
      <w:lvlJc w:val="left"/>
      <w:pPr>
        <w:ind w:left="2160" w:hanging="360"/>
      </w:pPr>
      <w:rPr>
        <w:rFonts w:ascii="Wingdings" w:eastAsia="Wingdings" w:hAnsi="Wingdings" w:cs="Wingdings" w:hint="default"/>
      </w:rPr>
    </w:lvl>
    <w:lvl w:ilvl="3" w:tplc="E85CCC4E">
      <w:start w:val="1"/>
      <w:numFmt w:val="bullet"/>
      <w:lvlText w:val="·"/>
      <w:lvlJc w:val="left"/>
      <w:pPr>
        <w:ind w:left="2880" w:hanging="360"/>
      </w:pPr>
      <w:rPr>
        <w:rFonts w:ascii="Symbol" w:eastAsia="Symbol" w:hAnsi="Symbol" w:cs="Symbol" w:hint="default"/>
      </w:rPr>
    </w:lvl>
    <w:lvl w:ilvl="4" w:tplc="67441AFA">
      <w:start w:val="1"/>
      <w:numFmt w:val="bullet"/>
      <w:lvlText w:val="o"/>
      <w:lvlJc w:val="left"/>
      <w:pPr>
        <w:ind w:left="3600" w:hanging="360"/>
      </w:pPr>
      <w:rPr>
        <w:rFonts w:ascii="Courier New" w:eastAsia="Courier New" w:hAnsi="Courier New" w:cs="Courier New" w:hint="default"/>
      </w:rPr>
    </w:lvl>
    <w:lvl w:ilvl="5" w:tplc="5A166C76">
      <w:start w:val="1"/>
      <w:numFmt w:val="bullet"/>
      <w:lvlText w:val="§"/>
      <w:lvlJc w:val="left"/>
      <w:pPr>
        <w:ind w:left="4320" w:hanging="360"/>
      </w:pPr>
      <w:rPr>
        <w:rFonts w:ascii="Wingdings" w:eastAsia="Wingdings" w:hAnsi="Wingdings" w:cs="Wingdings" w:hint="default"/>
      </w:rPr>
    </w:lvl>
    <w:lvl w:ilvl="6" w:tplc="517A058A">
      <w:start w:val="1"/>
      <w:numFmt w:val="bullet"/>
      <w:lvlText w:val="·"/>
      <w:lvlJc w:val="left"/>
      <w:pPr>
        <w:ind w:left="5040" w:hanging="360"/>
      </w:pPr>
      <w:rPr>
        <w:rFonts w:ascii="Symbol" w:eastAsia="Symbol" w:hAnsi="Symbol" w:cs="Symbol" w:hint="default"/>
      </w:rPr>
    </w:lvl>
    <w:lvl w:ilvl="7" w:tplc="CDCE0F08">
      <w:start w:val="1"/>
      <w:numFmt w:val="bullet"/>
      <w:lvlText w:val="o"/>
      <w:lvlJc w:val="left"/>
      <w:pPr>
        <w:ind w:left="5760" w:hanging="360"/>
      </w:pPr>
      <w:rPr>
        <w:rFonts w:ascii="Courier New" w:eastAsia="Courier New" w:hAnsi="Courier New" w:cs="Courier New" w:hint="default"/>
      </w:rPr>
    </w:lvl>
    <w:lvl w:ilvl="8" w:tplc="EB9EAC5C">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76155380"/>
    <w:multiLevelType w:val="hybridMultilevel"/>
    <w:tmpl w:val="3AA666F4"/>
    <w:lvl w:ilvl="0" w:tplc="15C20C9E">
      <w:start w:val="1"/>
      <w:numFmt w:val="bullet"/>
      <w:lvlText w:val=""/>
      <w:lvlJc w:val="left"/>
      <w:pPr>
        <w:ind w:left="720" w:hanging="360"/>
      </w:pPr>
      <w:rPr>
        <w:rFonts w:ascii="Symbol" w:hAnsi="Symbol" w:hint="default"/>
      </w:rPr>
    </w:lvl>
    <w:lvl w:ilvl="1" w:tplc="800E3E2A">
      <w:start w:val="1"/>
      <w:numFmt w:val="bullet"/>
      <w:lvlText w:val="o"/>
      <w:lvlJc w:val="left"/>
      <w:pPr>
        <w:ind w:left="1440" w:hanging="360"/>
      </w:pPr>
      <w:rPr>
        <w:rFonts w:ascii="Courier New" w:hAnsi="Courier New" w:cs="Courier New" w:hint="default"/>
      </w:rPr>
    </w:lvl>
    <w:lvl w:ilvl="2" w:tplc="3E5E0AC8">
      <w:start w:val="1"/>
      <w:numFmt w:val="bullet"/>
      <w:lvlText w:val=""/>
      <w:lvlJc w:val="left"/>
      <w:pPr>
        <w:ind w:left="2160" w:hanging="360"/>
      </w:pPr>
      <w:rPr>
        <w:rFonts w:ascii="Wingdings" w:hAnsi="Wingdings" w:hint="default"/>
      </w:rPr>
    </w:lvl>
    <w:lvl w:ilvl="3" w:tplc="129670AA">
      <w:start w:val="1"/>
      <w:numFmt w:val="bullet"/>
      <w:lvlText w:val=""/>
      <w:lvlJc w:val="left"/>
      <w:pPr>
        <w:ind w:left="2880" w:hanging="360"/>
      </w:pPr>
      <w:rPr>
        <w:rFonts w:ascii="Symbol" w:hAnsi="Symbol" w:hint="default"/>
      </w:rPr>
    </w:lvl>
    <w:lvl w:ilvl="4" w:tplc="B8D69C52">
      <w:start w:val="1"/>
      <w:numFmt w:val="bullet"/>
      <w:lvlText w:val="o"/>
      <w:lvlJc w:val="left"/>
      <w:pPr>
        <w:ind w:left="3600" w:hanging="360"/>
      </w:pPr>
      <w:rPr>
        <w:rFonts w:ascii="Courier New" w:hAnsi="Courier New" w:cs="Courier New" w:hint="default"/>
      </w:rPr>
    </w:lvl>
    <w:lvl w:ilvl="5" w:tplc="881AB3E2">
      <w:start w:val="1"/>
      <w:numFmt w:val="bullet"/>
      <w:lvlText w:val=""/>
      <w:lvlJc w:val="left"/>
      <w:pPr>
        <w:ind w:left="4320" w:hanging="360"/>
      </w:pPr>
      <w:rPr>
        <w:rFonts w:ascii="Wingdings" w:hAnsi="Wingdings" w:hint="default"/>
      </w:rPr>
    </w:lvl>
    <w:lvl w:ilvl="6" w:tplc="6FCC6FBC">
      <w:start w:val="1"/>
      <w:numFmt w:val="bullet"/>
      <w:lvlText w:val=""/>
      <w:lvlJc w:val="left"/>
      <w:pPr>
        <w:ind w:left="5040" w:hanging="360"/>
      </w:pPr>
      <w:rPr>
        <w:rFonts w:ascii="Symbol" w:hAnsi="Symbol" w:hint="default"/>
      </w:rPr>
    </w:lvl>
    <w:lvl w:ilvl="7" w:tplc="F9387C4A">
      <w:start w:val="1"/>
      <w:numFmt w:val="bullet"/>
      <w:lvlText w:val="o"/>
      <w:lvlJc w:val="left"/>
      <w:pPr>
        <w:ind w:left="5760" w:hanging="360"/>
      </w:pPr>
      <w:rPr>
        <w:rFonts w:ascii="Courier New" w:hAnsi="Courier New" w:cs="Courier New" w:hint="default"/>
      </w:rPr>
    </w:lvl>
    <w:lvl w:ilvl="8" w:tplc="964694B6">
      <w:start w:val="1"/>
      <w:numFmt w:val="bullet"/>
      <w:lvlText w:val=""/>
      <w:lvlJc w:val="left"/>
      <w:pPr>
        <w:ind w:left="6480" w:hanging="360"/>
      </w:pPr>
      <w:rPr>
        <w:rFonts w:ascii="Wingdings" w:hAnsi="Wingdings" w:hint="default"/>
      </w:rPr>
    </w:lvl>
  </w:abstractNum>
  <w:abstractNum w:abstractNumId="31" w15:restartNumberingAfterBreak="0">
    <w:nsid w:val="7D515E4E"/>
    <w:multiLevelType w:val="hybridMultilevel"/>
    <w:tmpl w:val="59A80DF0"/>
    <w:lvl w:ilvl="0" w:tplc="3014DCB2">
      <w:start w:val="1"/>
      <w:numFmt w:val="bullet"/>
      <w:lvlText w:val=""/>
      <w:lvlJc w:val="left"/>
      <w:pPr>
        <w:ind w:left="720" w:hanging="360"/>
      </w:pPr>
      <w:rPr>
        <w:rFonts w:ascii="Symbol" w:hAnsi="Symbol" w:hint="default"/>
      </w:rPr>
    </w:lvl>
    <w:lvl w:ilvl="1" w:tplc="5C1AD8D4">
      <w:start w:val="1"/>
      <w:numFmt w:val="bullet"/>
      <w:lvlText w:val="o"/>
      <w:lvlJc w:val="left"/>
      <w:pPr>
        <w:ind w:left="1440" w:hanging="360"/>
      </w:pPr>
      <w:rPr>
        <w:rFonts w:ascii="Courier New" w:hAnsi="Courier New" w:cs="Courier New" w:hint="default"/>
      </w:rPr>
    </w:lvl>
    <w:lvl w:ilvl="2" w:tplc="C3ECCDC6">
      <w:start w:val="1"/>
      <w:numFmt w:val="bullet"/>
      <w:lvlText w:val=""/>
      <w:lvlJc w:val="left"/>
      <w:pPr>
        <w:ind w:left="2160" w:hanging="360"/>
      </w:pPr>
      <w:rPr>
        <w:rFonts w:ascii="Wingdings" w:hAnsi="Wingdings" w:hint="default"/>
      </w:rPr>
    </w:lvl>
    <w:lvl w:ilvl="3" w:tplc="E48C52CC">
      <w:start w:val="1"/>
      <w:numFmt w:val="bullet"/>
      <w:lvlText w:val=""/>
      <w:lvlJc w:val="left"/>
      <w:pPr>
        <w:ind w:left="2880" w:hanging="360"/>
      </w:pPr>
      <w:rPr>
        <w:rFonts w:ascii="Symbol" w:hAnsi="Symbol" w:hint="default"/>
      </w:rPr>
    </w:lvl>
    <w:lvl w:ilvl="4" w:tplc="E0407B50">
      <w:start w:val="1"/>
      <w:numFmt w:val="bullet"/>
      <w:lvlText w:val="o"/>
      <w:lvlJc w:val="left"/>
      <w:pPr>
        <w:ind w:left="3600" w:hanging="360"/>
      </w:pPr>
      <w:rPr>
        <w:rFonts w:ascii="Courier New" w:hAnsi="Courier New" w:cs="Courier New" w:hint="default"/>
      </w:rPr>
    </w:lvl>
    <w:lvl w:ilvl="5" w:tplc="1368C024">
      <w:start w:val="1"/>
      <w:numFmt w:val="bullet"/>
      <w:lvlText w:val=""/>
      <w:lvlJc w:val="left"/>
      <w:pPr>
        <w:ind w:left="4320" w:hanging="360"/>
      </w:pPr>
      <w:rPr>
        <w:rFonts w:ascii="Wingdings" w:hAnsi="Wingdings" w:hint="default"/>
      </w:rPr>
    </w:lvl>
    <w:lvl w:ilvl="6" w:tplc="9D9E4ACC">
      <w:start w:val="1"/>
      <w:numFmt w:val="bullet"/>
      <w:lvlText w:val=""/>
      <w:lvlJc w:val="left"/>
      <w:pPr>
        <w:ind w:left="5040" w:hanging="360"/>
      </w:pPr>
      <w:rPr>
        <w:rFonts w:ascii="Symbol" w:hAnsi="Symbol" w:hint="default"/>
      </w:rPr>
    </w:lvl>
    <w:lvl w:ilvl="7" w:tplc="ED8473E6">
      <w:start w:val="1"/>
      <w:numFmt w:val="bullet"/>
      <w:lvlText w:val="o"/>
      <w:lvlJc w:val="left"/>
      <w:pPr>
        <w:ind w:left="5760" w:hanging="360"/>
      </w:pPr>
      <w:rPr>
        <w:rFonts w:ascii="Courier New" w:hAnsi="Courier New" w:cs="Courier New" w:hint="default"/>
      </w:rPr>
    </w:lvl>
    <w:lvl w:ilvl="8" w:tplc="C7164C1C">
      <w:start w:val="1"/>
      <w:numFmt w:val="bullet"/>
      <w:lvlText w:val=""/>
      <w:lvlJc w:val="left"/>
      <w:pPr>
        <w:ind w:left="6480" w:hanging="360"/>
      </w:pPr>
      <w:rPr>
        <w:rFonts w:ascii="Wingdings" w:hAnsi="Wingdings" w:hint="default"/>
      </w:rPr>
    </w:lvl>
  </w:abstractNum>
  <w:abstractNum w:abstractNumId="32" w15:restartNumberingAfterBreak="0">
    <w:nsid w:val="7DBD1920"/>
    <w:multiLevelType w:val="hybridMultilevel"/>
    <w:tmpl w:val="26F857F2"/>
    <w:lvl w:ilvl="0" w:tplc="738AEFB2">
      <w:start w:val="1"/>
      <w:numFmt w:val="bullet"/>
      <w:lvlText w:val=""/>
      <w:lvlJc w:val="left"/>
      <w:pPr>
        <w:ind w:left="720" w:hanging="360"/>
      </w:pPr>
      <w:rPr>
        <w:rFonts w:ascii="Symbol" w:hAnsi="Symbol" w:hint="default"/>
      </w:rPr>
    </w:lvl>
    <w:lvl w:ilvl="1" w:tplc="2940FE86">
      <w:start w:val="1"/>
      <w:numFmt w:val="bullet"/>
      <w:lvlText w:val="o"/>
      <w:lvlJc w:val="left"/>
      <w:pPr>
        <w:ind w:left="1440" w:hanging="360"/>
      </w:pPr>
      <w:rPr>
        <w:rFonts w:ascii="Courier New" w:hAnsi="Courier New" w:cs="Courier New" w:hint="default"/>
      </w:rPr>
    </w:lvl>
    <w:lvl w:ilvl="2" w:tplc="EFA8AB0E">
      <w:start w:val="1"/>
      <w:numFmt w:val="bullet"/>
      <w:lvlText w:val=""/>
      <w:lvlJc w:val="left"/>
      <w:pPr>
        <w:ind w:left="2160" w:hanging="360"/>
      </w:pPr>
      <w:rPr>
        <w:rFonts w:ascii="Wingdings" w:hAnsi="Wingdings" w:hint="default"/>
      </w:rPr>
    </w:lvl>
    <w:lvl w:ilvl="3" w:tplc="EA8A5EAA">
      <w:start w:val="1"/>
      <w:numFmt w:val="bullet"/>
      <w:lvlText w:val=""/>
      <w:lvlJc w:val="left"/>
      <w:pPr>
        <w:ind w:left="2880" w:hanging="360"/>
      </w:pPr>
      <w:rPr>
        <w:rFonts w:ascii="Symbol" w:hAnsi="Symbol" w:hint="default"/>
      </w:rPr>
    </w:lvl>
    <w:lvl w:ilvl="4" w:tplc="0E588F3E">
      <w:start w:val="1"/>
      <w:numFmt w:val="bullet"/>
      <w:lvlText w:val="o"/>
      <w:lvlJc w:val="left"/>
      <w:pPr>
        <w:ind w:left="3600" w:hanging="360"/>
      </w:pPr>
      <w:rPr>
        <w:rFonts w:ascii="Courier New" w:hAnsi="Courier New" w:cs="Courier New" w:hint="default"/>
      </w:rPr>
    </w:lvl>
    <w:lvl w:ilvl="5" w:tplc="D264F088">
      <w:start w:val="1"/>
      <w:numFmt w:val="bullet"/>
      <w:lvlText w:val=""/>
      <w:lvlJc w:val="left"/>
      <w:pPr>
        <w:ind w:left="4320" w:hanging="360"/>
      </w:pPr>
      <w:rPr>
        <w:rFonts w:ascii="Wingdings" w:hAnsi="Wingdings" w:hint="default"/>
      </w:rPr>
    </w:lvl>
    <w:lvl w:ilvl="6" w:tplc="350C6A60">
      <w:start w:val="1"/>
      <w:numFmt w:val="bullet"/>
      <w:lvlText w:val=""/>
      <w:lvlJc w:val="left"/>
      <w:pPr>
        <w:ind w:left="5040" w:hanging="360"/>
      </w:pPr>
      <w:rPr>
        <w:rFonts w:ascii="Symbol" w:hAnsi="Symbol" w:hint="default"/>
      </w:rPr>
    </w:lvl>
    <w:lvl w:ilvl="7" w:tplc="6C183942">
      <w:start w:val="1"/>
      <w:numFmt w:val="bullet"/>
      <w:lvlText w:val="o"/>
      <w:lvlJc w:val="left"/>
      <w:pPr>
        <w:ind w:left="5760" w:hanging="360"/>
      </w:pPr>
      <w:rPr>
        <w:rFonts w:ascii="Courier New" w:hAnsi="Courier New" w:cs="Courier New" w:hint="default"/>
      </w:rPr>
    </w:lvl>
    <w:lvl w:ilvl="8" w:tplc="29E492EE">
      <w:start w:val="1"/>
      <w:numFmt w:val="bullet"/>
      <w:lvlText w:val=""/>
      <w:lvlJc w:val="left"/>
      <w:pPr>
        <w:ind w:left="6480" w:hanging="360"/>
      </w:pPr>
      <w:rPr>
        <w:rFonts w:ascii="Wingdings" w:hAnsi="Wingdings" w:hint="default"/>
      </w:rPr>
    </w:lvl>
  </w:abstractNum>
  <w:abstractNum w:abstractNumId="33" w15:restartNumberingAfterBreak="0">
    <w:nsid w:val="7ECA5445"/>
    <w:multiLevelType w:val="hybridMultilevel"/>
    <w:tmpl w:val="2A92AFF6"/>
    <w:lvl w:ilvl="0" w:tplc="02001214">
      <w:start w:val="1"/>
      <w:numFmt w:val="bullet"/>
      <w:lvlText w:val=""/>
      <w:lvlJc w:val="left"/>
      <w:pPr>
        <w:ind w:left="1440" w:hanging="360"/>
      </w:pPr>
      <w:rPr>
        <w:rFonts w:ascii="Symbol" w:hAnsi="Symbol" w:hint="default"/>
      </w:rPr>
    </w:lvl>
    <w:lvl w:ilvl="1" w:tplc="C6100EE8">
      <w:start w:val="1"/>
      <w:numFmt w:val="bullet"/>
      <w:lvlText w:val="o"/>
      <w:lvlJc w:val="left"/>
      <w:pPr>
        <w:ind w:left="2160" w:hanging="360"/>
      </w:pPr>
      <w:rPr>
        <w:rFonts w:ascii="Courier New" w:hAnsi="Courier New" w:cs="Courier New" w:hint="default"/>
      </w:rPr>
    </w:lvl>
    <w:lvl w:ilvl="2" w:tplc="22A68532">
      <w:start w:val="1"/>
      <w:numFmt w:val="bullet"/>
      <w:lvlText w:val=""/>
      <w:lvlJc w:val="left"/>
      <w:pPr>
        <w:ind w:left="2880" w:hanging="360"/>
      </w:pPr>
      <w:rPr>
        <w:rFonts w:ascii="Wingdings" w:hAnsi="Wingdings" w:hint="default"/>
      </w:rPr>
    </w:lvl>
    <w:lvl w:ilvl="3" w:tplc="49C8D61E">
      <w:start w:val="1"/>
      <w:numFmt w:val="bullet"/>
      <w:lvlText w:val=""/>
      <w:lvlJc w:val="left"/>
      <w:pPr>
        <w:ind w:left="3600" w:hanging="360"/>
      </w:pPr>
      <w:rPr>
        <w:rFonts w:ascii="Symbol" w:hAnsi="Symbol" w:hint="default"/>
      </w:rPr>
    </w:lvl>
    <w:lvl w:ilvl="4" w:tplc="F82A1AFE">
      <w:start w:val="1"/>
      <w:numFmt w:val="bullet"/>
      <w:lvlText w:val="o"/>
      <w:lvlJc w:val="left"/>
      <w:pPr>
        <w:ind w:left="4320" w:hanging="360"/>
      </w:pPr>
      <w:rPr>
        <w:rFonts w:ascii="Courier New" w:hAnsi="Courier New" w:cs="Courier New" w:hint="default"/>
      </w:rPr>
    </w:lvl>
    <w:lvl w:ilvl="5" w:tplc="F08833A4">
      <w:start w:val="1"/>
      <w:numFmt w:val="bullet"/>
      <w:lvlText w:val=""/>
      <w:lvlJc w:val="left"/>
      <w:pPr>
        <w:ind w:left="5040" w:hanging="360"/>
      </w:pPr>
      <w:rPr>
        <w:rFonts w:ascii="Wingdings" w:hAnsi="Wingdings" w:hint="default"/>
      </w:rPr>
    </w:lvl>
    <w:lvl w:ilvl="6" w:tplc="885E2622">
      <w:start w:val="1"/>
      <w:numFmt w:val="bullet"/>
      <w:lvlText w:val=""/>
      <w:lvlJc w:val="left"/>
      <w:pPr>
        <w:ind w:left="5760" w:hanging="360"/>
      </w:pPr>
      <w:rPr>
        <w:rFonts w:ascii="Symbol" w:hAnsi="Symbol" w:hint="default"/>
      </w:rPr>
    </w:lvl>
    <w:lvl w:ilvl="7" w:tplc="4ECEA61C">
      <w:start w:val="1"/>
      <w:numFmt w:val="bullet"/>
      <w:lvlText w:val="o"/>
      <w:lvlJc w:val="left"/>
      <w:pPr>
        <w:ind w:left="6480" w:hanging="360"/>
      </w:pPr>
      <w:rPr>
        <w:rFonts w:ascii="Courier New" w:hAnsi="Courier New" w:cs="Courier New" w:hint="default"/>
      </w:rPr>
    </w:lvl>
    <w:lvl w:ilvl="8" w:tplc="28BAAEE6">
      <w:start w:val="1"/>
      <w:numFmt w:val="bullet"/>
      <w:lvlText w:val=""/>
      <w:lvlJc w:val="left"/>
      <w:pPr>
        <w:ind w:left="7200" w:hanging="360"/>
      </w:pPr>
      <w:rPr>
        <w:rFonts w:ascii="Wingdings" w:hAnsi="Wingdings" w:hint="default"/>
      </w:rPr>
    </w:lvl>
  </w:abstractNum>
  <w:num w:numId="1" w16cid:durableId="2114013880">
    <w:abstractNumId w:val="15"/>
  </w:num>
  <w:num w:numId="2" w16cid:durableId="1587029359">
    <w:abstractNumId w:val="17"/>
  </w:num>
  <w:num w:numId="3" w16cid:durableId="2003391065">
    <w:abstractNumId w:val="17"/>
  </w:num>
  <w:num w:numId="4" w16cid:durableId="983856632">
    <w:abstractNumId w:val="17"/>
  </w:num>
  <w:num w:numId="5" w16cid:durableId="866211034">
    <w:abstractNumId w:val="17"/>
  </w:num>
  <w:num w:numId="6" w16cid:durableId="338241948">
    <w:abstractNumId w:val="17"/>
  </w:num>
  <w:num w:numId="7" w16cid:durableId="493842745">
    <w:abstractNumId w:val="17"/>
  </w:num>
  <w:num w:numId="8" w16cid:durableId="948706666">
    <w:abstractNumId w:val="17"/>
  </w:num>
  <w:num w:numId="9" w16cid:durableId="1910073700">
    <w:abstractNumId w:val="17"/>
  </w:num>
  <w:num w:numId="10" w16cid:durableId="2004579945">
    <w:abstractNumId w:val="17"/>
  </w:num>
  <w:num w:numId="11" w16cid:durableId="1490440819">
    <w:abstractNumId w:val="17"/>
  </w:num>
  <w:num w:numId="12" w16cid:durableId="829366667">
    <w:abstractNumId w:val="8"/>
  </w:num>
  <w:num w:numId="13" w16cid:durableId="1595673015">
    <w:abstractNumId w:val="24"/>
  </w:num>
  <w:num w:numId="14" w16cid:durableId="552887445">
    <w:abstractNumId w:val="19"/>
  </w:num>
  <w:num w:numId="15" w16cid:durableId="1091775985">
    <w:abstractNumId w:val="0"/>
  </w:num>
  <w:num w:numId="16" w16cid:durableId="1720781822">
    <w:abstractNumId w:val="14"/>
  </w:num>
  <w:num w:numId="17" w16cid:durableId="1611081963">
    <w:abstractNumId w:val="16"/>
  </w:num>
  <w:num w:numId="18" w16cid:durableId="1950038613">
    <w:abstractNumId w:val="32"/>
  </w:num>
  <w:num w:numId="19" w16cid:durableId="898631735">
    <w:abstractNumId w:val="12"/>
  </w:num>
  <w:num w:numId="20" w16cid:durableId="49498729">
    <w:abstractNumId w:val="25"/>
  </w:num>
  <w:num w:numId="21" w16cid:durableId="1266814344">
    <w:abstractNumId w:val="22"/>
  </w:num>
  <w:num w:numId="22" w16cid:durableId="1377855423">
    <w:abstractNumId w:val="10"/>
  </w:num>
  <w:num w:numId="23" w16cid:durableId="973634789">
    <w:abstractNumId w:val="31"/>
  </w:num>
  <w:num w:numId="24" w16cid:durableId="1052121087">
    <w:abstractNumId w:val="13"/>
  </w:num>
  <w:num w:numId="25" w16cid:durableId="1347638208">
    <w:abstractNumId w:val="7"/>
  </w:num>
  <w:num w:numId="26" w16cid:durableId="1380787263">
    <w:abstractNumId w:val="18"/>
  </w:num>
  <w:num w:numId="27" w16cid:durableId="1939098488">
    <w:abstractNumId w:val="27"/>
  </w:num>
  <w:num w:numId="28" w16cid:durableId="803935256">
    <w:abstractNumId w:val="1"/>
  </w:num>
  <w:num w:numId="29" w16cid:durableId="1660769199">
    <w:abstractNumId w:val="23"/>
  </w:num>
  <w:num w:numId="30" w16cid:durableId="1456094938">
    <w:abstractNumId w:val="30"/>
  </w:num>
  <w:num w:numId="31" w16cid:durableId="757554983">
    <w:abstractNumId w:val="20"/>
  </w:num>
  <w:num w:numId="32" w16cid:durableId="1374577627">
    <w:abstractNumId w:val="4"/>
  </w:num>
  <w:num w:numId="33" w16cid:durableId="1078331449">
    <w:abstractNumId w:val="28"/>
  </w:num>
  <w:num w:numId="34" w16cid:durableId="1862696628">
    <w:abstractNumId w:val="11"/>
  </w:num>
  <w:num w:numId="35" w16cid:durableId="1960140215">
    <w:abstractNumId w:val="21"/>
  </w:num>
  <w:num w:numId="36" w16cid:durableId="481001246">
    <w:abstractNumId w:val="6"/>
  </w:num>
  <w:num w:numId="37" w16cid:durableId="1742410484">
    <w:abstractNumId w:val="2"/>
  </w:num>
  <w:num w:numId="38" w16cid:durableId="1157261095">
    <w:abstractNumId w:val="26"/>
  </w:num>
  <w:num w:numId="39" w16cid:durableId="1506901077">
    <w:abstractNumId w:val="33"/>
  </w:num>
  <w:num w:numId="40" w16cid:durableId="93913239">
    <w:abstractNumId w:val="9"/>
  </w:num>
  <w:num w:numId="41" w16cid:durableId="1347320680">
    <w:abstractNumId w:val="5"/>
  </w:num>
  <w:num w:numId="42" w16cid:durableId="1812862179">
    <w:abstractNumId w:val="3"/>
  </w:num>
  <w:num w:numId="43" w16cid:durableId="1644459188">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 E">
    <w15:presenceInfo w15:providerId="Windows Live" w15:userId="737e4c38f599e6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D71"/>
    <w:rsid w:val="00006A6E"/>
    <w:rsid w:val="000A0385"/>
    <w:rsid w:val="004335D7"/>
    <w:rsid w:val="00546FCC"/>
    <w:rsid w:val="005C29D1"/>
    <w:rsid w:val="00617719"/>
    <w:rsid w:val="00B31E12"/>
    <w:rsid w:val="00B64726"/>
    <w:rsid w:val="00B93D71"/>
    <w:rsid w:val="00DB2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371F1"/>
  <w15:docId w15:val="{DDFFB551-57C1-44DF-A8C3-6A620D2F1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rFonts w:ascii="Helvetica 45" w:hAnsi="Helvetica 45"/>
      <w:bCs/>
      <w:sz w:val="21"/>
      <w:lang w:eastAsia="de-DE"/>
    </w:rPr>
  </w:style>
  <w:style w:type="paragraph" w:styleId="berschrift1">
    <w:name w:val="heading 1"/>
    <w:basedOn w:val="Standard"/>
    <w:next w:val="Standard"/>
    <w:link w:val="berschrift1Zchn"/>
    <w:uiPriority w:val="9"/>
    <w:qFormat/>
    <w:pPr>
      <w:keepNext/>
      <w:keepLines/>
      <w:numPr>
        <w:numId w:val="35"/>
      </w:numPr>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35"/>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35"/>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35"/>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35"/>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35"/>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35"/>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35"/>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3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jc w:val="center"/>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pPr>
      <w:numPr>
        <w:ilvl w:val="1"/>
      </w:numPr>
      <w:jc w:val="cente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Theme="majorEastAsia" w:hAnsi="Helvetica 65" w:cstheme="majorBidi"/>
      <w:color w:val="000000" w:themeColor="text1"/>
      <w:sz w:val="28"/>
      <w:szCs w:val="36"/>
      <w:lang w:eastAsia="de-DE"/>
    </w:rPr>
  </w:style>
  <w:style w:type="paragraph" w:styleId="Inhaltsverzeichnisberschrift">
    <w:name w:val="TOC Heading"/>
    <w:basedOn w:val="berschrift1"/>
    <w:next w:val="Standard"/>
    <w:uiPriority w:val="39"/>
    <w:unhideWhenUsed/>
    <w:qFormat/>
    <w:pPr>
      <w:numPr>
        <w:numId w:val="0"/>
      </w:numPr>
      <w:outlineLvl w:val="9"/>
    </w:pPr>
    <w:rPr>
      <w:b/>
      <w:bCs/>
      <w:smallCaps/>
    </w:rPr>
  </w:style>
  <w:style w:type="character" w:customStyle="1" w:styleId="berschrift2Zchn">
    <w:name w:val="Überschrift 2 Zchn"/>
    <w:basedOn w:val="Absatz-Standardschriftart"/>
    <w:link w:val="berschrift2"/>
    <w:uiPriority w:val="9"/>
    <w:rPr>
      <w:rFonts w:ascii="Helvetica 65" w:eastAsiaTheme="majorEastAsia" w:hAnsi="Helvetica 65" w:cstheme="majorBidi"/>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hemeFill="accent4" w:themeFillTint="66"/>
      </w:tcPr>
    </w:tblStylePr>
  </w:style>
  <w:style w:type="paragraph" w:styleId="Listenabsatz">
    <w:name w:val="List Paragraph"/>
    <w:basedOn w:val="Standard"/>
    <w:link w:val="ListenabsatzZchn"/>
    <w:uiPriority w:val="34"/>
    <w:qFormat/>
    <w:pPr>
      <w:spacing w:after="120" w:line="360" w:lineRule="auto"/>
      <w:ind w:left="720"/>
      <w:contextualSpacing/>
    </w:pPr>
  </w:style>
  <w:style w:type="character" w:customStyle="1" w:styleId="berschrift3Zchn">
    <w:name w:val="Überschrift 3 Zchn"/>
    <w:basedOn w:val="Absatz-Standardschriftart"/>
    <w:link w:val="berschrift3"/>
    <w:uiPriority w:val="9"/>
    <w:rPr>
      <w:rFonts w:ascii="Helvetica 65" w:eastAsiaTheme="majorEastAsia" w:hAnsi="Helvetica 65" w:cstheme="majorBidi"/>
      <w:color w:val="000000" w:themeColor="text1"/>
      <w:lang w:eastAsia="de-DE"/>
    </w:rPr>
  </w:style>
  <w:style w:type="character" w:customStyle="1" w:styleId="berschrift4Zchn">
    <w:name w:val="Überschrift 4 Zchn"/>
    <w:basedOn w:val="Absatz-Standardschriftart"/>
    <w:link w:val="berschrift4"/>
    <w:uiPriority w:val="9"/>
    <w:semiHidden/>
    <w:rPr>
      <w:rFonts w:asciiTheme="majorHAnsi" w:eastAsiaTheme="majorEastAsia" w:hAnsiTheme="majorHAnsi" w:cstheme="majorBidi"/>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auto"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auto" w:fill="FFE599" w:themeFill="accent4" w:themeFillTint="66"/>
        <w:vAlign w:val="center"/>
      </w:tcPr>
    </w:tblStylePr>
    <w:tblStylePr w:type="firstCol">
      <w:pPr>
        <w:jc w:val="center"/>
      </w:pPr>
    </w:tblStylePr>
    <w:tblStylePr w:type="band1Horz">
      <w:tblPr/>
      <w:tcPr>
        <w:shd w:val="clear" w:color="auto"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auto" w:fill="FFE599" w:themeFill="accent4" w:themeFillTint="66"/>
        <w:vAlign w:val="center"/>
      </w:tcPr>
    </w:tblStylePr>
    <w:tblStylePr w:type="firstCol">
      <w:pPr>
        <w:jc w:val="center"/>
      </w:pPr>
    </w:tblStylePr>
    <w:tblStylePr w:type="band1Horz">
      <w:tblPr/>
      <w:tcPr>
        <w:shd w:val="clear" w:color="auto"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hemeFill="accent4" w:themeFillTint="66"/>
      </w:tcPr>
    </w:tblStylePr>
    <w:tblStylePr w:type="firstCol">
      <w:rPr>
        <w:b/>
      </w:rPr>
    </w:tblStylePr>
    <w:tblStylePr w:type="band1Horz">
      <w:tblPr/>
      <w:tcPr>
        <w:shd w:val="clear" w:color="auto"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WF-Inhaltsverzeichnis">
    <w:name w:val="WF-Inhaltsverzeichnis"/>
    <w:basedOn w:val="Standard"/>
    <w:link w:val="WF-InhaltsverzeichnisZchn"/>
    <w:qFormat/>
    <w:rPr>
      <w:rFonts w:ascii="Helvetica 65" w:hAnsi="Helvetica 65"/>
      <w:sz w:val="28"/>
    </w:rPr>
  </w:style>
  <w:style w:type="character" w:customStyle="1" w:styleId="WF-InhaltsverzeichnisZchn">
    <w:name w:val="WF-Inhaltsverzeichnis Zchn"/>
    <w:basedOn w:val="berschrift1Zchn"/>
    <w:link w:val="WF-Inhaltsverzeichnis"/>
    <w:rPr>
      <w:rFonts w:ascii="Helvetica 65" w:eastAsiaTheme="majorEastAsia" w:hAnsi="Helvetica 65" w:cstheme="majorBidi"/>
      <w:bCs/>
      <w:color w:val="000000" w:themeColor="text1"/>
      <w:sz w:val="28"/>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paragraph" w:customStyle="1" w:styleId="WF-Listenabsatz-1-facherZeilenabstand">
    <w:name w:val="WF-Listenabsatz - 1-facher Zeilenabstand"/>
    <w:basedOn w:val="Listenabsatz"/>
    <w:link w:val="WF-Listenabsatz-1-facherZeilenabstandZchn"/>
    <w:qFormat/>
    <w:pPr>
      <w:numPr>
        <w:numId w:val="32"/>
      </w:numPr>
      <w:spacing w:line="276" w:lineRule="auto"/>
      <w:ind w:left="714" w:hanging="357"/>
    </w:pPr>
  </w:style>
  <w:style w:type="character" w:customStyle="1" w:styleId="ListenabsatzZchn">
    <w:name w:val="Listenabsatz Zchn"/>
    <w:basedOn w:val="Absatz-Standardschriftart"/>
    <w:link w:val="Listenabsatz"/>
    <w:uiPriority w:val="34"/>
  </w:style>
  <w:style w:type="character" w:customStyle="1" w:styleId="WF-Listenabsatz-1-facherZeilenabstandZchn">
    <w:name w:val="WF-Listenabsatz - 1-facher Zeilenabstand Zchn"/>
    <w:basedOn w:val="ListenabsatzZchn"/>
    <w:link w:val="WF-Listenabsatz-1-facherZeilenabstand"/>
    <w:rPr>
      <w:rFonts w:ascii="Helvetica 45" w:hAnsi="Helvetica 45"/>
      <w:bCs/>
      <w:sz w:val="21"/>
      <w:lang w:eastAsia="de-DE"/>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54F72" w:themeColor="followedHyperlink"/>
      <w:u w:val="single"/>
    </w:rPr>
  </w:style>
  <w:style w:type="paragraph" w:styleId="berarbeitung">
    <w:name w:val="Revision"/>
    <w:hidden/>
    <w:uiPriority w:val="99"/>
    <w:semiHidden/>
    <w:pPr>
      <w:spacing w:after="0" w:line="240" w:lineRule="auto"/>
    </w:pPr>
    <w:rPr>
      <w:rFonts w:ascii="Helvetica 45" w:hAnsi="Helvetica 45"/>
      <w:bCs/>
      <w:sz w:val="21"/>
      <w:lang w:eastAsia="de-D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Aufzhlungszeichen">
    <w:name w:val="List Bullet"/>
    <w:basedOn w:val="Standard"/>
    <w:uiPriority w:val="99"/>
    <w:unhideWhenUsed/>
    <w:pPr>
      <w:numPr>
        <w:numId w:val="4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6.png"/><Relationship Id="rId26" Type="http://schemas.microsoft.com/office/2018/08/relationships/commentsExtensible" Target="commentsExtensible.xml"/><Relationship Id="rId39" Type="http://schemas.openxmlformats.org/officeDocument/2006/relationships/theme" Target="theme/theme1.xml"/><Relationship Id="rId21" Type="http://schemas.openxmlformats.org/officeDocument/2006/relationships/header" Target="header1.xml"/><Relationship Id="rId34" Type="http://schemas.openxmlformats.org/officeDocument/2006/relationships/hyperlink" Target="http://www.inf-schule.de/kommunikation/kryptologie"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5.png"/><Relationship Id="rId25" Type="http://schemas.microsoft.com/office/2016/09/relationships/commentsIds" Target="commentsIds.xml"/><Relationship Id="rId33" Type="http://schemas.openxmlformats.org/officeDocument/2006/relationships/image" Target="media/image16.jp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footer" Target="footer1.xm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microsoft.com/office/2011/relationships/commentsExtended" Target="commentsExtended.xml"/><Relationship Id="rId32" Type="http://schemas.openxmlformats.org/officeDocument/2006/relationships/image" Target="media/image15.jpg"/><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comments" Target="comments.xml"/><Relationship Id="rId28" Type="http://schemas.openxmlformats.org/officeDocument/2006/relationships/footer" Target="footer3.xml"/><Relationship Id="rId36"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hyperlink" Target="https://criticalengineering.org/projects/men-in-grey" TargetMode="External"/><Relationship Id="rId31"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diagramColors" Target="diagrams/colors1.xml"/><Relationship Id="rId22" Type="http://schemas.openxmlformats.org/officeDocument/2006/relationships/footer" Target="footer2.xml"/><Relationship Id="rId27" Type="http://schemas.openxmlformats.org/officeDocument/2006/relationships/header" Target="header2.xml"/><Relationship Id="rId30" Type="http://schemas.openxmlformats.org/officeDocument/2006/relationships/footer" Target="footer4.xml"/><Relationship Id="rId35" Type="http://schemas.openxmlformats.org/officeDocument/2006/relationships/header" Target="header4.xml"/><Relationship Id="rId8" Type="http://schemas.openxmlformats.org/officeDocument/2006/relationships/image" Target="media/image1.jp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826AB2-B049-49F1-B843-D8EF3942DD5A}" type="doc">
      <dgm:prSet loTypeId="urn:microsoft.com/office/officeart/2005/8/layout/process1" loCatId="process" qsTypeId="urn:microsoft.com/office/officeart/2005/8/quickstyle/simple1" qsCatId="simple" csTypeId="urn:microsoft.com/office/officeart/2005/8/colors/accent4_2" csCatId="accent4" phldr="1"/>
      <dgm:spPr bwMode="auto"/>
      <dgm:t>
        <a:bodyPr/>
        <a:lstStyle/>
        <a:p>
          <a:pPr>
            <a:defRPr/>
          </a:pPr>
          <a:endParaRPr lang="de-DE"/>
        </a:p>
      </dgm:t>
    </dgm:pt>
    <dgm:pt modelId="{A4BCBD18-3290-4F04-8BAC-A61E6DE6B781}">
      <dgm:prSet phldrT="[Text]" custT="1"/>
      <dgm:spPr bwMode="auto"/>
      <dgm:t>
        <a:bodyPr/>
        <a:lstStyle/>
        <a:p>
          <a:pPr>
            <a:defRPr/>
          </a:pPr>
          <a:r>
            <a:rPr lang="de-DE" sz="1050" b="1">
              <a:solidFill>
                <a:sysClr val="windowText" lastClr="000000"/>
              </a:solidFill>
            </a:rPr>
            <a:t>Klartext</a:t>
          </a:r>
          <a:endParaRPr/>
        </a:p>
      </dgm:t>
    </dgm:pt>
    <dgm:pt modelId="{102FEF66-F314-477B-ACEB-384E37D5FF12}" type="parTrans" cxnId="{AF28BE34-343F-4CA2-90B9-EA88B911F702}">
      <dgm:prSet/>
      <dgm:spPr bwMode="auto"/>
      <dgm:t>
        <a:bodyPr/>
        <a:lstStyle/>
        <a:p>
          <a:pPr>
            <a:defRPr/>
          </a:pPr>
          <a:endParaRPr lang="de-DE" sz="1050">
            <a:solidFill>
              <a:sysClr val="windowText" lastClr="000000"/>
            </a:solidFill>
          </a:endParaRPr>
        </a:p>
      </dgm:t>
    </dgm:pt>
    <dgm:pt modelId="{0A454DF6-8C96-4BA8-B09D-82F9123A485B}" type="sibTrans" cxnId="{AF28BE34-343F-4CA2-90B9-EA88B911F702}">
      <dgm:prSet custT="1"/>
      <dgm:spPr bwMode="auto"/>
      <dgm:t>
        <a:bodyPr/>
        <a:lstStyle/>
        <a:p>
          <a:pPr>
            <a:defRPr/>
          </a:pPr>
          <a:r>
            <a:rPr lang="de-DE" sz="900">
              <a:solidFill>
                <a:sysClr val="windowText" lastClr="000000"/>
              </a:solidFill>
            </a:rPr>
            <a:t>krypto. Verfahren</a:t>
          </a:r>
          <a:endParaRPr/>
        </a:p>
        <a:p>
          <a:pPr>
            <a:defRPr/>
          </a:pPr>
          <a:r>
            <a:rPr lang="de-DE" sz="900">
              <a:solidFill>
                <a:sysClr val="windowText" lastClr="000000"/>
              </a:solidFill>
            </a:rPr>
            <a:t>(z. B. Substitution)</a:t>
          </a:r>
          <a:endParaRPr/>
        </a:p>
      </dgm:t>
    </dgm:pt>
    <dgm:pt modelId="{13228928-D0F9-4508-A9CF-705CE284453A}">
      <dgm:prSet phldrT="[Text]" custT="1"/>
      <dgm:spPr bwMode="auto"/>
      <dgm:t>
        <a:bodyPr/>
        <a:lstStyle/>
        <a:p>
          <a:pPr>
            <a:defRPr/>
          </a:pPr>
          <a:r>
            <a:rPr lang="de-DE" sz="1050" b="1">
              <a:solidFill>
                <a:sysClr val="windowText" lastClr="000000"/>
              </a:solidFill>
            </a:rPr>
            <a:t>Chiffre</a:t>
          </a:r>
          <a:endParaRPr/>
        </a:p>
      </dgm:t>
    </dgm:pt>
    <dgm:pt modelId="{07E8700A-6C59-4E99-93EB-2C50F4A5B421}" type="parTrans" cxnId="{335466B4-3CDD-483E-BA1D-17B6B0AC1F51}">
      <dgm:prSet/>
      <dgm:spPr bwMode="auto"/>
      <dgm:t>
        <a:bodyPr/>
        <a:lstStyle/>
        <a:p>
          <a:pPr>
            <a:defRPr/>
          </a:pPr>
          <a:endParaRPr lang="de-DE" sz="1050">
            <a:solidFill>
              <a:sysClr val="windowText" lastClr="000000"/>
            </a:solidFill>
          </a:endParaRPr>
        </a:p>
      </dgm:t>
    </dgm:pt>
    <dgm:pt modelId="{F8156BE7-350D-4DB1-9EAA-BFEDC11FFAE4}" type="sibTrans" cxnId="{335466B4-3CDD-483E-BA1D-17B6B0AC1F51}">
      <dgm:prSet/>
      <dgm:spPr bwMode="auto"/>
      <dgm:t>
        <a:bodyPr/>
        <a:lstStyle/>
        <a:p>
          <a:pPr>
            <a:defRPr/>
          </a:pPr>
          <a:endParaRPr lang="de-DE" sz="1050">
            <a:solidFill>
              <a:sysClr val="windowText" lastClr="000000"/>
            </a:solidFill>
          </a:endParaRPr>
        </a:p>
      </dgm:t>
    </dgm:pt>
    <dgm:pt modelId="{C7A5FF29-433A-4DAF-ABF6-02B06CAFF164}" type="pres">
      <dgm:prSet presAssocID="{ED826AB2-B049-49F1-B843-D8EF3942DD5A}" presName="Name0" presStyleCnt="0">
        <dgm:presLayoutVars>
          <dgm:dir/>
          <dgm:resizeHandles val="exact"/>
        </dgm:presLayoutVars>
      </dgm:prSet>
      <dgm:spPr bwMode="auto"/>
    </dgm:pt>
    <dgm:pt modelId="{FB24AE98-E325-42AA-B5A2-765106D06EC6}" type="pres">
      <dgm:prSet presAssocID="{A4BCBD18-3290-4F04-8BAC-A61E6DE6B781}" presName="node" presStyleLbl="node1" presStyleIdx="0" presStyleCnt="2" custScaleX="19704" custScaleY="92333" custLinFactNeighborX="4388">
        <dgm:presLayoutVars>
          <dgm:bulletEnabled val="1"/>
        </dgm:presLayoutVars>
      </dgm:prSet>
      <dgm:spPr bwMode="auto"/>
    </dgm:pt>
    <dgm:pt modelId="{2CCEAF7A-1AFB-482A-945A-B8A5D5BDF7B6}" type="pres">
      <dgm:prSet presAssocID="{0A454DF6-8C96-4BA8-B09D-82F9123A485B}" presName="sibTrans" presStyleLbl="sibTrans2D1" presStyleIdx="0" presStyleCnt="1" custAng="10800000" custFlipVert="1" custFlipHor="1" custScaleX="174841" custScaleY="100000"/>
      <dgm:spPr bwMode="auto"/>
    </dgm:pt>
    <dgm:pt modelId="{B26757BB-88AE-46CA-96C4-D589C9E6A0F0}" type="pres">
      <dgm:prSet presAssocID="{0A454DF6-8C96-4BA8-B09D-82F9123A485B}" presName="connectorText" presStyleLbl="sibTrans2D1" presStyleIdx="0" presStyleCnt="1"/>
      <dgm:spPr bwMode="auto"/>
    </dgm:pt>
    <dgm:pt modelId="{164D39BE-BA66-4A58-903C-6E33E1FFB115}" type="pres">
      <dgm:prSet presAssocID="{13228928-D0F9-4508-A9CF-705CE284453A}" presName="node" presStyleLbl="node1" presStyleIdx="1" presStyleCnt="2" custScaleX="19704" custScaleY="92333" custLinFactNeighborX="50">
        <dgm:presLayoutVars>
          <dgm:bulletEnabled val="1"/>
        </dgm:presLayoutVars>
      </dgm:prSet>
      <dgm:spPr bwMode="auto"/>
    </dgm:pt>
  </dgm:ptLst>
  <dgm:cxnLst>
    <dgm:cxn modelId="{00EBB501-2058-4004-819D-0D4454C2FEF6}" type="presOf" srcId="{13228928-D0F9-4508-A9CF-705CE284453A}" destId="{164D39BE-BA66-4A58-903C-6E33E1FFB115}" srcOrd="0" destOrd="0" presId="urn:microsoft.com/office/officeart/2005/8/layout/process1"/>
    <dgm:cxn modelId="{63A6111A-32D1-41A1-9E09-BC1AEA384F86}" type="presOf" srcId="{ED826AB2-B049-49F1-B843-D8EF3942DD5A}" destId="{C7A5FF29-433A-4DAF-ABF6-02B06CAFF164}" srcOrd="0" destOrd="0" presId="urn:microsoft.com/office/officeart/2005/8/layout/process1"/>
    <dgm:cxn modelId="{4B5C7F26-E428-468B-8386-EB9D152138BA}" type="presOf" srcId="{A4BCBD18-3290-4F04-8BAC-A61E6DE6B781}" destId="{FB24AE98-E325-42AA-B5A2-765106D06EC6}" srcOrd="0" destOrd="0" presId="urn:microsoft.com/office/officeart/2005/8/layout/process1"/>
    <dgm:cxn modelId="{AF28BE34-343F-4CA2-90B9-EA88B911F702}" srcId="{ED826AB2-B049-49F1-B843-D8EF3942DD5A}" destId="{A4BCBD18-3290-4F04-8BAC-A61E6DE6B781}" srcOrd="0" destOrd="0" parTransId="{102FEF66-F314-477B-ACEB-384E37D5FF12}" sibTransId="{0A454DF6-8C96-4BA8-B09D-82F9123A485B}"/>
    <dgm:cxn modelId="{C8F90639-2029-4712-94A1-E308FF657ABF}" type="presOf" srcId="{0A454DF6-8C96-4BA8-B09D-82F9123A485B}" destId="{2CCEAF7A-1AFB-482A-945A-B8A5D5BDF7B6}" srcOrd="0" destOrd="0" presId="urn:microsoft.com/office/officeart/2005/8/layout/process1"/>
    <dgm:cxn modelId="{335466B4-3CDD-483E-BA1D-17B6B0AC1F51}" srcId="{ED826AB2-B049-49F1-B843-D8EF3942DD5A}" destId="{13228928-D0F9-4508-A9CF-705CE284453A}" srcOrd="1" destOrd="0" parTransId="{07E8700A-6C59-4E99-93EB-2C50F4A5B421}" sibTransId="{F8156BE7-350D-4DB1-9EAA-BFEDC11FFAE4}"/>
    <dgm:cxn modelId="{6841D8D9-A6E6-4FD9-A922-8F812EDE6BF9}" type="presOf" srcId="{0A454DF6-8C96-4BA8-B09D-82F9123A485B}" destId="{B26757BB-88AE-46CA-96C4-D589C9E6A0F0}" srcOrd="1" destOrd="0" presId="urn:microsoft.com/office/officeart/2005/8/layout/process1"/>
    <dgm:cxn modelId="{6E841B2B-75BA-4E63-A048-CF27ACEE1DAF}" type="presParOf" srcId="{C7A5FF29-433A-4DAF-ABF6-02B06CAFF164}" destId="{FB24AE98-E325-42AA-B5A2-765106D06EC6}" srcOrd="0" destOrd="0" presId="urn:microsoft.com/office/officeart/2005/8/layout/process1"/>
    <dgm:cxn modelId="{7ACEF6D1-EE98-4AF5-9018-6A691BAD4F30}" type="presParOf" srcId="{C7A5FF29-433A-4DAF-ABF6-02B06CAFF164}" destId="{2CCEAF7A-1AFB-482A-945A-B8A5D5BDF7B6}" srcOrd="1" destOrd="0" presId="urn:microsoft.com/office/officeart/2005/8/layout/process1"/>
    <dgm:cxn modelId="{E6571826-E4DB-444A-99E0-A5F2F22EFAD2}" type="presParOf" srcId="{2CCEAF7A-1AFB-482A-945A-B8A5D5BDF7B6}" destId="{B26757BB-88AE-46CA-96C4-D589C9E6A0F0}" srcOrd="0" destOrd="0" presId="urn:microsoft.com/office/officeart/2005/8/layout/process1"/>
    <dgm:cxn modelId="{A5A92567-46F8-4D94-9147-E303471D677C}" type="presParOf" srcId="{C7A5FF29-433A-4DAF-ABF6-02B06CAFF164}" destId="{164D39BE-BA66-4A58-903C-6E33E1FFB115}" srcOrd="2"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24AE98-E325-42AA-B5A2-765106D06EC6}">
      <dsp:nvSpPr>
        <dsp:cNvPr id="0" name=""/>
        <dsp:cNvSpPr/>
      </dsp:nvSpPr>
      <dsp:spPr bwMode="auto">
        <a:xfrm>
          <a:off x="624101" y="0"/>
          <a:ext cx="1078929" cy="54000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defRPr/>
          </a:pPr>
          <a:r>
            <a:rPr lang="de-DE" sz="1050" b="1" kern="1200">
              <a:solidFill>
                <a:sysClr val="windowText" lastClr="000000"/>
              </a:solidFill>
            </a:rPr>
            <a:t>Klartext</a:t>
          </a:r>
          <a:endParaRPr kern="1200"/>
        </a:p>
      </dsp:txBody>
      <dsp:txXfrm>
        <a:off x="639917" y="15816"/>
        <a:ext cx="1047297" cy="508368"/>
      </dsp:txXfrm>
    </dsp:sp>
    <dsp:sp modelId="{2CCEAF7A-1AFB-482A-945A-B8A5D5BDF7B6}">
      <dsp:nvSpPr>
        <dsp:cNvPr id="0" name=""/>
        <dsp:cNvSpPr/>
      </dsp:nvSpPr>
      <dsp:spPr bwMode="auto">
        <a:xfrm rot="10800000" flipH="1" flipV="1">
          <a:off x="1813398" y="0"/>
          <a:ext cx="1979277" cy="540000"/>
        </a:xfrm>
        <a:prstGeom prst="rightArrow">
          <a:avLst>
            <a:gd name="adj1" fmla="val 60000"/>
            <a:gd name="adj2" fmla="val 50000"/>
          </a:avLst>
        </a:prstGeom>
        <a:solidFill>
          <a:schemeClr val="accent4">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defRPr/>
          </a:pPr>
          <a:r>
            <a:rPr lang="de-DE" sz="900" kern="1200">
              <a:solidFill>
                <a:sysClr val="windowText" lastClr="000000"/>
              </a:solidFill>
            </a:rPr>
            <a:t>krypto. Verfahren</a:t>
          </a:r>
          <a:endParaRPr kern="1200"/>
        </a:p>
        <a:p>
          <a:pPr marL="0" lvl="0" indent="0" algn="ctr" defTabSz="400050">
            <a:lnSpc>
              <a:spcPct val="90000"/>
            </a:lnSpc>
            <a:spcBef>
              <a:spcPct val="0"/>
            </a:spcBef>
            <a:spcAft>
              <a:spcPct val="35000"/>
            </a:spcAft>
            <a:buNone/>
            <a:defRPr/>
          </a:pPr>
          <a:r>
            <a:rPr lang="de-DE" sz="900" kern="1200">
              <a:solidFill>
                <a:sysClr val="windowText" lastClr="000000"/>
              </a:solidFill>
            </a:rPr>
            <a:t>(z. B. Substitution)</a:t>
          </a:r>
          <a:endParaRPr kern="1200"/>
        </a:p>
      </dsp:txBody>
      <dsp:txXfrm rot="-10800000">
        <a:off x="1813398" y="108000"/>
        <a:ext cx="1817277" cy="324000"/>
      </dsp:txXfrm>
    </dsp:sp>
    <dsp:sp modelId="{164D39BE-BA66-4A58-903C-6E33E1FFB115}">
      <dsp:nvSpPr>
        <dsp:cNvPr id="0" name=""/>
        <dsp:cNvSpPr/>
      </dsp:nvSpPr>
      <dsp:spPr bwMode="auto">
        <a:xfrm>
          <a:off x="3838964" y="0"/>
          <a:ext cx="1078929" cy="540000"/>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defRPr/>
          </a:pPr>
          <a:r>
            <a:rPr lang="de-DE" sz="1050" b="1" kern="1200">
              <a:solidFill>
                <a:sysClr val="windowText" lastClr="000000"/>
              </a:solidFill>
            </a:rPr>
            <a:t>Chiffre</a:t>
          </a:r>
          <a:endParaRPr kern="1200"/>
        </a:p>
      </dsp:txBody>
      <dsp:txXfrm>
        <a:off x="3854780" y="15816"/>
        <a:ext cx="1047297" cy="50836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EFA48-F8C6-4A2C-8DA8-8FDB1C4D4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4600</Words>
  <Characters>28981</Characters>
  <Application>Microsoft Office Word</Application>
  <DocSecurity>0</DocSecurity>
  <Lines>241</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Mirko Janssen - DDI</dc:creator>
  <cp:lastModifiedBy>I E</cp:lastModifiedBy>
  <cp:revision>12</cp:revision>
  <dcterms:created xsi:type="dcterms:W3CDTF">2016-08-15T07:16:00Z</dcterms:created>
  <dcterms:modified xsi:type="dcterms:W3CDTF">2023-03-31T16:19:00Z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fficeID">
    <vt:lpwstr>{6B5B6FC8-33FB-4D59-B017-D08FED2AF97E}</vt:lpwstr>
  </property>
</Properties>
</file>