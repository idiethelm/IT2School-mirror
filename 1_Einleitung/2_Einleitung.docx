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2D5D8C11"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D428B7">
              <w:rPr>
                <w:noProof/>
                <w:webHidden/>
              </w:rPr>
              <w:t>3</w:t>
            </w:r>
            <w:r w:rsidR="00274A65">
              <w:rPr>
                <w:noProof/>
                <w:webHidden/>
              </w:rPr>
              <w:fldChar w:fldCharType="end"/>
            </w:r>
          </w:hyperlink>
        </w:p>
        <w:p w14:paraId="777203E9" w14:textId="5858EF37"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D428B7">
              <w:rPr>
                <w:noProof/>
                <w:webHidden/>
              </w:rPr>
              <w:t>4</w:t>
            </w:r>
            <w:r w:rsidR="00274A65">
              <w:rPr>
                <w:noProof/>
                <w:webHidden/>
              </w:rPr>
              <w:fldChar w:fldCharType="end"/>
            </w:r>
          </w:hyperlink>
        </w:p>
        <w:p w14:paraId="6C0CED64" w14:textId="6DF30484"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D428B7">
              <w:rPr>
                <w:noProof/>
                <w:webHidden/>
              </w:rPr>
              <w:t>7</w:t>
            </w:r>
            <w:r w:rsidR="00274A65">
              <w:rPr>
                <w:noProof/>
                <w:webHidden/>
              </w:rPr>
              <w:fldChar w:fldCharType="end"/>
            </w:r>
          </w:hyperlink>
        </w:p>
        <w:p w14:paraId="46FBF6F6" w14:textId="08F86FB3"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4B3E08EB" w14:textId="1C5F1BAB"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25E8F923" w14:textId="4B89F2EB"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75AA7E6A" w14:textId="5174CA86"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D428B7">
              <w:rPr>
                <w:noProof/>
                <w:webHidden/>
              </w:rPr>
              <w:t>9</w:t>
            </w:r>
            <w:r w:rsidR="00274A65">
              <w:rPr>
                <w:noProof/>
                <w:webHidden/>
              </w:rPr>
              <w:fldChar w:fldCharType="end"/>
            </w:r>
          </w:hyperlink>
        </w:p>
        <w:p w14:paraId="28C0AC62" w14:textId="76500FC8"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02A1F975" w14:textId="0D1580C2"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1AEBA66B" w14:textId="541F9ABD"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5D5C1117" w14:textId="6071BFE4"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D428B7">
              <w:rPr>
                <w:noProof/>
                <w:webHidden/>
              </w:rPr>
              <w:t>10</w:t>
            </w:r>
            <w:r w:rsidR="00274A65">
              <w:rPr>
                <w:noProof/>
                <w:webHidden/>
              </w:rPr>
              <w:fldChar w:fldCharType="end"/>
            </w:r>
          </w:hyperlink>
        </w:p>
        <w:p w14:paraId="3008955E" w14:textId="2B3E901F"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D428B7">
              <w:rPr>
                <w:noProof/>
                <w:webHidden/>
              </w:rPr>
              <w:t>11</w:t>
            </w:r>
            <w:r w:rsidR="00274A65">
              <w:rPr>
                <w:noProof/>
                <w:webHidden/>
              </w:rPr>
              <w:fldChar w:fldCharType="end"/>
            </w:r>
          </w:hyperlink>
        </w:p>
        <w:p w14:paraId="54571435" w14:textId="1A9B8DD0"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D428B7">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w:t>
            </w:r>
            <w:proofErr w:type="spellStart"/>
            <w:r>
              <w:t>Littlebits</w:t>
            </w:r>
            <w:proofErr w:type="spellEnd"/>
            <w:r>
              <w:t xml:space="preserve">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w:t>
            </w:r>
            <w:proofErr w:type="spellStart"/>
            <w:r>
              <w:t>StarWars</w:t>
            </w:r>
            <w:proofErr w:type="spellEnd"/>
            <w:r>
              <w:t xml:space="preserve">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26805DFB" w14:textId="2B5DFFF6" w:rsidR="006D558C" w:rsidRDefault="006D558C" w:rsidP="006D558C">
      <w:pPr>
        <w:jc w:val="both"/>
      </w:pPr>
      <w:r>
        <w:rPr>
          <w:noProof/>
        </w:rPr>
        <w:drawing>
          <wp:anchor distT="0" distB="0" distL="114300" distR="114300" simplePos="0" relativeHeight="251657728" behindDoc="0" locked="0" layoutInCell="1" allowOverlap="1" wp14:anchorId="22C02372" wp14:editId="1A671A1B">
            <wp:simplePos x="0" y="0"/>
            <wp:positionH relativeFrom="margin">
              <wp:posOffset>2190115</wp:posOffset>
            </wp:positionH>
            <wp:positionV relativeFrom="margin">
              <wp:posOffset>1146810</wp:posOffset>
            </wp:positionV>
            <wp:extent cx="1150620" cy="115062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r w:rsidR="00F43FFC">
        <w:t>Die aktuellen Materialien von IT2School stehen kostenfrei online auf der Webseite der Wissensfabrik zur Verfügung:</w:t>
      </w:r>
    </w:p>
    <w:p w14:paraId="44C7D15F" w14:textId="292FD729" w:rsidR="006D558C" w:rsidRDefault="006D558C" w:rsidP="003B2CC6">
      <w:pPr>
        <w:jc w:val="both"/>
      </w:pPr>
      <w:r>
        <w:t xml:space="preserve"> </w:t>
      </w:r>
    </w:p>
    <w:p w14:paraId="33E498BC" w14:textId="72DE903D" w:rsidR="00F43FFC" w:rsidRDefault="006D558C" w:rsidP="00D428B7">
      <w:pPr>
        <w:jc w:val="center"/>
      </w:pPr>
      <w:r w:rsidRPr="006D558C">
        <w:t>https://www.wissensfabrik.de/downloadmaterial-it2school/</w:t>
      </w:r>
    </w:p>
    <w:p w14:paraId="7B24A099" w14:textId="09E486C5" w:rsidR="00A622DE" w:rsidRDefault="00F43FFC" w:rsidP="00FD1788">
      <w:pPr>
        <w:jc w:val="both"/>
      </w:pPr>
      <w:r>
        <w:t xml:space="preserve">Die Basismodule sind Inhalt dieses Ordners. Die </w:t>
      </w:r>
      <w:r w:rsidR="00F20FF3">
        <w:t xml:space="preserve">Aufbaumodule, Erweiterungsmodule und Methodenmodule </w:t>
      </w:r>
      <w:r>
        <w:t xml:space="preserve">stehen </w:t>
      </w:r>
      <w:del w:id="4" w:author="Malambré, Julia | Wissensfabrik" w:date="2023-01-03T11:06:00Z">
        <w:r w:rsidDel="00A0223F">
          <w:delText xml:space="preserve">nur </w:delText>
        </w:r>
      </w:del>
      <w:ins w:id="5" w:author="Malambré, Julia | Wissensfabrik" w:date="2023-01-03T11:06:00Z">
        <w:r w:rsidR="00A0223F">
          <w:t>ausschließlich</w:t>
        </w:r>
        <w:r w:rsidR="00A0223F">
          <w:t xml:space="preserve"> </w:t>
        </w:r>
      </w:ins>
      <w:r>
        <w:t xml:space="preserve">online zur Verfügung. </w:t>
      </w:r>
      <w:ins w:id="6" w:author="Malambré, Julia | Wissensfabrik" w:date="2023-01-03T11:05:00Z">
        <w:r w:rsidR="00A0223F" w:rsidRPr="00A0223F">
          <w:t xml:space="preserve">Die Module von IT2School werden durch </w:t>
        </w:r>
      </w:ins>
      <w:ins w:id="7" w:author="Malambré, Julia | Wissensfabrik" w:date="2023-01-03T11:06:00Z">
        <w:r w:rsidR="00A0223F">
          <w:t xml:space="preserve">sieben </w:t>
        </w:r>
      </w:ins>
      <w:ins w:id="8" w:author="Malambré, Julia | Wissensfabrik" w:date="2023-01-03T11:05:00Z">
        <w:r w:rsidR="00A0223F" w:rsidRPr="00A0223F">
          <w:t>Module zum Thema künstliche Intelligenz ergänzt. Diese sind im Ordner „IT2School Module zur künstlichen Intelligenz“ und online verfügbar.</w:t>
        </w:r>
      </w:ins>
      <w:del w:id="9" w:author="Malambré, Julia | Wissensfabrik" w:date="2023-01-03T11:05:00Z">
        <w:r w:rsidR="00114F86" w:rsidDel="00A0223F">
          <w:delText>Die Module von IT2School werden durch sieben Basis- und Aufbaumodule zum Thema Künstliche Intelligenz ergänzt.</w:delText>
        </w:r>
        <w:r w:rsidR="00ED4CCD" w:rsidDel="00A0223F">
          <w:delText xml:space="preserve"> </w:delText>
        </w:r>
      </w:del>
    </w:p>
    <w:p w14:paraId="326F1360" w14:textId="77777777" w:rsidR="00C276EF" w:rsidRDefault="00E22815">
      <w:pPr>
        <w:pStyle w:val="berschrift1"/>
      </w:pPr>
      <w:bookmarkStart w:id="10" w:name="_Toc433292497"/>
      <w:bookmarkStart w:id="11" w:name="_Toc123301508"/>
      <w:r>
        <w:t>Aufbau der Module</w:t>
      </w:r>
      <w:bookmarkEnd w:id="10"/>
      <w:bookmarkEnd w:id="11"/>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17B05092" w14:textId="77777777" w:rsidR="00FD1788" w:rsidRDefault="00274A65" w:rsidP="00DE7F70">
      <w:pPr>
        <w:jc w:val="both"/>
      </w:pPr>
      <w:r>
        <w:rPr>
          <w:noProof/>
        </w:rPr>
        <w:drawing>
          <wp:inline distT="0" distB="0" distL="0" distR="0" wp14:anchorId="6EF12287" wp14:editId="28E1B7AC">
            <wp:extent cx="4732020" cy="3424067"/>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7" cy="3455092"/>
                    </a:xfrm>
                    <a:prstGeom prst="rect">
                      <a:avLst/>
                    </a:prstGeom>
                    <a:noFill/>
                    <a:ln>
                      <a:noFill/>
                    </a:ln>
                  </pic:spPr>
                </pic:pic>
              </a:graphicData>
            </a:graphic>
          </wp:inline>
        </w:drawing>
      </w:r>
    </w:p>
    <w:p w14:paraId="4369153A" w14:textId="065C22D1" w:rsidR="00283316" w:rsidRDefault="00E22815" w:rsidP="00DE7F70">
      <w:pPr>
        <w:jc w:val="both"/>
      </w:pPr>
      <w:r>
        <w:lastRenderedPageBreak/>
        <w:t xml:space="preserve">Je nachdem, wie der Unterricht gestaltet werden soll (geführt oder projektorientiert) und wie umfassend die Kenntnisse im Bereich der Informatik bereits sind, können passgenaue Module 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0"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2"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7"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8"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19"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2"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12" w:name="_Toc123301509"/>
      <w:r>
        <w:t>Einleitung</w:t>
      </w:r>
      <w:r w:rsidR="00DE7F70">
        <w:t xml:space="preserve"> des Moduls</w:t>
      </w:r>
      <w:bookmarkEnd w:id="12"/>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13" w:name="_Toc123301510"/>
      <w:r>
        <w:t>Bedeutung und Ziele des Moduls</w:t>
      </w:r>
      <w:bookmarkEnd w:id="13"/>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14" w:name="_Toc123301511"/>
      <w:r>
        <w:t>Rolle der Unternehmensvertreter</w:t>
      </w:r>
      <w:r w:rsidR="00E73C65">
        <w:t>*</w:t>
      </w:r>
      <w:r>
        <w:t>in</w:t>
      </w:r>
      <w:r w:rsidR="00E73C65">
        <w:t>nen</w:t>
      </w:r>
      <w:bookmarkEnd w:id="14"/>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15" w:name="_Toc123301512"/>
      <w:r>
        <w:t>Inhalte des Moduls</w:t>
      </w:r>
      <w:bookmarkEnd w:id="15"/>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6" w:name="_Toc433292501"/>
      <w:bookmarkStart w:id="17" w:name="_Toc123301513"/>
      <w:r>
        <w:lastRenderedPageBreak/>
        <w:t>Unterrichtliche Umsetzung</w:t>
      </w:r>
      <w:bookmarkEnd w:id="16"/>
      <w:bookmarkEnd w:id="17"/>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8" w:name="_Toc123301514"/>
      <w:r>
        <w:t>Einbettung in verschiedene Fächer und Themen</w:t>
      </w:r>
      <w:bookmarkEnd w:id="18"/>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9" w:name="_Toc433292503"/>
      <w:bookmarkStart w:id="20" w:name="_Toc123301515"/>
      <w:r>
        <w:t>Anschlussthemen, Literatur und Links</w:t>
      </w:r>
      <w:bookmarkEnd w:id="19"/>
      <w:bookmarkEnd w:id="20"/>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21" w:name="_Toc433292504"/>
      <w:bookmarkStart w:id="22" w:name="_Toc123301516"/>
      <w:r>
        <w:t>Kommentare zu den Arbeitsmaterialien</w:t>
      </w:r>
      <w:bookmarkEnd w:id="21"/>
      <w:bookmarkEnd w:id="22"/>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w:t>
      </w:r>
      <w:proofErr w:type="spellStart"/>
      <w:r w:rsidR="00F639B9">
        <w:t>innen</w:t>
      </w:r>
      <w:r>
        <w:t>n</w:t>
      </w:r>
      <w:proofErr w:type="spellEnd"/>
      <w:r>
        <w:t xml:space="preserve"> notwendig ist.</w:t>
      </w:r>
    </w:p>
    <w:p w14:paraId="04A5B5F3" w14:textId="77777777" w:rsidR="00C276EF" w:rsidRDefault="00E22815">
      <w:pPr>
        <w:spacing w:before="240" w:after="0"/>
        <w:rPr>
          <w:b/>
        </w:rPr>
      </w:pPr>
      <w:r>
        <w:rPr>
          <w:b/>
        </w:rPr>
        <w:lastRenderedPageBreak/>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23" w:name="_Toc431894978"/>
      <w:bookmarkStart w:id="24" w:name="_Toc433292505"/>
      <w:bookmarkStart w:id="25" w:name="_Toc123301517"/>
      <w:r>
        <w:t>Die Akteure des Projekts und ihre Rolle</w:t>
      </w:r>
      <w:bookmarkEnd w:id="23"/>
      <w:bookmarkEnd w:id="24"/>
      <w:r>
        <w:t>n</w:t>
      </w:r>
      <w:bookmarkEnd w:id="25"/>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haben im Rahmen der Module die Möglichkeit, </w:t>
            </w:r>
            <w:r>
              <w:lastRenderedPageBreak/>
              <w:t>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6" w:name="_Toc433292506"/>
    </w:p>
    <w:p w14:paraId="2D1B73B0" w14:textId="77777777" w:rsidR="00C276EF" w:rsidRDefault="00E22815">
      <w:pPr>
        <w:pStyle w:val="berschrift1"/>
        <w:spacing w:before="360" w:line="259" w:lineRule="auto"/>
      </w:pPr>
      <w:bookmarkStart w:id="27" w:name="_Toc123301518"/>
      <w:r>
        <w:t>Bestandteile von IT2School</w:t>
      </w:r>
      <w:bookmarkEnd w:id="26"/>
      <w:r>
        <w:t>-Infobox</w:t>
      </w:r>
      <w:bookmarkEnd w:id="27"/>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6F79C3D3" w:rsidR="00C276EF" w:rsidRDefault="00C276EF"/>
    <w:p w14:paraId="2D5A7721" w14:textId="56903400" w:rsidR="00481025" w:rsidRDefault="00481025"/>
    <w:p w14:paraId="7527B90A" w14:textId="77777777" w:rsidR="00481025" w:rsidRDefault="00481025"/>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5"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6"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8"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lastRenderedPageBreak/>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428B7">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CF32D83">
                  <wp:extent cx="1531620" cy="1189760"/>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0" cstate="print">
                            <a:extLst>
                              <a:ext uri="{28A0092B-C50C-407E-A947-70E740481C1C}">
                                <a14:useLocalDpi xmlns:a14="http://schemas.microsoft.com/office/drawing/2010/main"/>
                              </a:ext>
                            </a:extLst>
                          </a:blip>
                          <a:stretch/>
                        </pic:blipFill>
                        <pic:spPr bwMode="auto">
                          <a:xfrm>
                            <a:off x="0" y="0"/>
                            <a:ext cx="1531620" cy="1189760"/>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4ADD1DA3">
                  <wp:extent cx="1394460" cy="929640"/>
                  <wp:effectExtent l="0" t="0" r="0" b="381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1"/>
                          <a:stretch/>
                        </pic:blipFill>
                        <pic:spPr bwMode="auto">
                          <a:xfrm>
                            <a:off x="0" y="0"/>
                            <a:ext cx="1396149" cy="930766"/>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0E2B2EEA">
                  <wp:extent cx="1379220" cy="98048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2" cstate="email">
                            <a:extLst>
                              <a:ext uri="{28A0092B-C50C-407E-A947-70E740481C1C}">
                                <a14:useLocalDpi xmlns:a14="http://schemas.microsoft.com/office/drawing/2010/main"/>
                              </a:ext>
                            </a:extLst>
                          </a:blip>
                          <a:stretch/>
                        </pic:blipFill>
                        <pic:spPr bwMode="auto">
                          <a:xfrm>
                            <a:off x="0" y="0"/>
                            <a:ext cx="1382236" cy="982630"/>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3"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r w:rsidR="00C276EF" w14:paraId="7061EF6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lastRenderedPageBreak/>
              <w:t>Modul B6 Mein Anschluss</w:t>
            </w:r>
          </w:p>
          <w:p w14:paraId="1D3409A0" w14:textId="77777777" w:rsidR="00C276EF" w:rsidRDefault="00E22815">
            <w:r>
              <w:t>Mein besonderer Anschluss</w:t>
            </w:r>
          </w:p>
        </w:tc>
      </w:tr>
      <w:tr w:rsidR="00C276EF" w14:paraId="2A6C715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Bild</w:t>
            </w:r>
          </w:p>
        </w:tc>
      </w:tr>
      <w:tr w:rsidR="00C276EF" w14:paraId="69C0B10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tc>
      </w:tr>
      <w:tr w:rsidR="00C276EF" w14:paraId="0936E50B"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000000" w:firstRow="0" w:lastRow="0" w:firstColumn="0" w:lastColumn="0" w:oddVBand="0" w:evenVBand="0" w:oddHBand="0" w:evenHBand="0" w:firstRowFirstColumn="0" w:firstRowLastColumn="0" w:lastRowFirstColumn="0" w:lastRowLastColumn="0"/>
              <w:rPr>
                <w:szCs w:val="20"/>
              </w:rPr>
            </w:pPr>
          </w:p>
          <w:p w14:paraId="1FB0EA06"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4"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sidRPr="00D428B7">
              <w:rPr>
                <w:b w:val="0"/>
              </w:rPr>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4"/>
      <w:headerReference w:type="first" r:id="rId45"/>
      <w:footerReference w:type="first" r:id="rId46"/>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F9482" w14:textId="77777777" w:rsidR="00056CAF" w:rsidRDefault="00056CAF">
      <w:pPr>
        <w:spacing w:after="0" w:line="240" w:lineRule="auto"/>
      </w:pPr>
      <w:r>
        <w:separator/>
      </w:r>
    </w:p>
  </w:endnote>
  <w:endnote w:type="continuationSeparator" w:id="0">
    <w:p w14:paraId="28158DC0" w14:textId="77777777" w:rsidR="00056CAF" w:rsidRDefault="0005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0800" behindDoc="0" locked="0" layoutInCell="1" allowOverlap="1" wp14:anchorId="2CA3F24C" wp14:editId="78380404">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0800"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680" behindDoc="0" locked="0" layoutInCell="1" allowOverlap="1" wp14:anchorId="303D99E0" wp14:editId="3350D21C">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D2E03AA" id="Gerade Verbindung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53D27207"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D428B7">
      <w:rPr>
        <w:sz w:val="18"/>
      </w:rPr>
      <w:t>03.01.2023</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7728" behindDoc="0" locked="0" layoutInCell="1" allowOverlap="1" wp14:anchorId="34A41029" wp14:editId="3E993F3C">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59776" behindDoc="0" locked="0" layoutInCell="1" allowOverlap="1" wp14:anchorId="021A7763" wp14:editId="78588D77">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BF2BBE3" id="Gerader Verbinder 80" o:spid="_x0000_s1026" style="position:absolute;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3579" w14:textId="77777777" w:rsidR="00056CAF" w:rsidRDefault="00056CAF">
      <w:r>
        <w:separator/>
      </w:r>
    </w:p>
  </w:footnote>
  <w:footnote w:type="continuationSeparator" w:id="0">
    <w:p w14:paraId="6047AA17" w14:textId="77777777" w:rsidR="00056CAF" w:rsidRDefault="00056CAF">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8752" behindDoc="1" locked="0" layoutInCell="1" allowOverlap="1" wp14:anchorId="5B60669D" wp14:editId="181BAA14">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4656" behindDoc="0" locked="0" layoutInCell="1" allowOverlap="1" wp14:anchorId="65550E7F" wp14:editId="3112A501">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286B450" id="Gerader Verbinder 15" o:spid="_x0000_s1026" style="position:absolute;z-index:251654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56CAF"/>
    <w:rsid w:val="00094581"/>
    <w:rsid w:val="000A2B83"/>
    <w:rsid w:val="000C4F68"/>
    <w:rsid w:val="000F5067"/>
    <w:rsid w:val="00114F86"/>
    <w:rsid w:val="00125EBE"/>
    <w:rsid w:val="00126E79"/>
    <w:rsid w:val="0019191D"/>
    <w:rsid w:val="00274A65"/>
    <w:rsid w:val="00283316"/>
    <w:rsid w:val="003B2CC6"/>
    <w:rsid w:val="003D35C4"/>
    <w:rsid w:val="003E46DE"/>
    <w:rsid w:val="00481025"/>
    <w:rsid w:val="004B3FE9"/>
    <w:rsid w:val="004C0310"/>
    <w:rsid w:val="004D30B8"/>
    <w:rsid w:val="00556ED5"/>
    <w:rsid w:val="005A5E2D"/>
    <w:rsid w:val="005E6A1F"/>
    <w:rsid w:val="00653193"/>
    <w:rsid w:val="0066496C"/>
    <w:rsid w:val="006D558C"/>
    <w:rsid w:val="00787914"/>
    <w:rsid w:val="008079CD"/>
    <w:rsid w:val="00822B07"/>
    <w:rsid w:val="00824065"/>
    <w:rsid w:val="00880BA0"/>
    <w:rsid w:val="00881F08"/>
    <w:rsid w:val="00932D0E"/>
    <w:rsid w:val="0095489D"/>
    <w:rsid w:val="009559BA"/>
    <w:rsid w:val="00A0223F"/>
    <w:rsid w:val="00A622DE"/>
    <w:rsid w:val="00BB53F2"/>
    <w:rsid w:val="00C076D8"/>
    <w:rsid w:val="00C276EF"/>
    <w:rsid w:val="00C524FC"/>
    <w:rsid w:val="00C77F83"/>
    <w:rsid w:val="00C93125"/>
    <w:rsid w:val="00CE0809"/>
    <w:rsid w:val="00CF1138"/>
    <w:rsid w:val="00D05FE5"/>
    <w:rsid w:val="00D20D43"/>
    <w:rsid w:val="00D428B7"/>
    <w:rsid w:val="00DB5093"/>
    <w:rsid w:val="00DE7F70"/>
    <w:rsid w:val="00E22815"/>
    <w:rsid w:val="00E4410E"/>
    <w:rsid w:val="00E73C65"/>
    <w:rsid w:val="00ED4CCD"/>
    <w:rsid w:val="00F20FF3"/>
    <w:rsid w:val="00F43FFC"/>
    <w:rsid w:val="00F639B9"/>
    <w:rsid w:val="00FD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F43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3016</Words>
  <Characters>19007</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23</cp:revision>
  <cp:lastPrinted>2023-01-03T09:42:00Z</cp:lastPrinted>
  <dcterms:created xsi:type="dcterms:W3CDTF">2022-12-27T07:30:00Z</dcterms:created>
  <dcterms:modified xsi:type="dcterms:W3CDTF">2023-01-03T10:07:00Z</dcterms:modified>
</cp:coreProperties>
</file>