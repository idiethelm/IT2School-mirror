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7D2F6" w14:textId="2DBC33E4" w:rsidR="00403B0C" w:rsidRPr="00B358ED" w:rsidRDefault="00376A80">
      <w:pPr>
        <w:pStyle w:val="Titel"/>
        <w:rPr>
          <w:rFonts w:asciiTheme="minorHAnsi" w:hAnsiTheme="minorHAnsi" w:cstheme="minorHAnsi"/>
        </w:rPr>
      </w:pPr>
      <w:r w:rsidRPr="00B358ED">
        <w:rPr>
          <w:rFonts w:asciiTheme="minorHAnsi" w:hAnsiTheme="minorHAnsi" w:cstheme="minorHAnsi"/>
          <w:noProof/>
        </w:rPr>
        <mc:AlternateContent>
          <mc:Choice Requires="wpg">
            <w:drawing>
              <wp:anchor distT="0" distB="0" distL="114300" distR="114300" simplePos="0" relativeHeight="251701248" behindDoc="1" locked="0" layoutInCell="1" allowOverlap="1" wp14:anchorId="281F82C1" wp14:editId="00C0309D">
                <wp:simplePos x="0" y="0"/>
                <wp:positionH relativeFrom="column">
                  <wp:posOffset>0</wp:posOffset>
                </wp:positionH>
                <wp:positionV relativeFrom="paragraph">
                  <wp:posOffset>408940</wp:posOffset>
                </wp:positionV>
                <wp:extent cx="4381500" cy="1120140"/>
                <wp:effectExtent l="0" t="0" r="0" b="3810"/>
                <wp:wrapTight wrapText="bothSides">
                  <wp:wrapPolygon edited="0">
                    <wp:start x="282" y="0"/>
                    <wp:lineTo x="282" y="20204"/>
                    <wp:lineTo x="4320" y="21306"/>
                    <wp:lineTo x="21506" y="21306"/>
                    <wp:lineTo x="21506" y="12857"/>
                    <wp:lineTo x="20473" y="12490"/>
                    <wp:lineTo x="20473" y="0"/>
                    <wp:lineTo x="282" y="0"/>
                  </wp:wrapPolygon>
                </wp:wrapTight>
                <wp:docPr id="4" name="Gruppieren 4"/>
                <wp:cNvGraphicFramePr/>
                <a:graphic xmlns:a="http://schemas.openxmlformats.org/drawingml/2006/main">
                  <a:graphicData uri="http://schemas.microsoft.com/office/word/2010/wordprocessingGroup">
                    <wpg:wgp>
                      <wpg:cNvGrpSpPr/>
                      <wpg:grpSpPr>
                        <a:xfrm>
                          <a:off x="0" y="0"/>
                          <a:ext cx="4381500" cy="1120140"/>
                          <a:chOff x="0" y="0"/>
                          <a:chExt cx="4381500" cy="1120389"/>
                        </a:xfrm>
                      </wpg:grpSpPr>
                      <wps:wsp>
                        <wps:cNvPr id="5" name="Rechteck 5"/>
                        <wps:cNvSpPr/>
                        <wps:spPr>
                          <a:xfrm>
                            <a:off x="914400" y="691764"/>
                            <a:ext cx="3467100" cy="428625"/>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8E5848" w14:textId="77777777" w:rsidR="00376A80" w:rsidRDefault="00376A80" w:rsidP="00376A80">
                              <w:pPr>
                                <w:spacing w:line="240" w:lineRule="auto"/>
                                <w:jc w:val="center"/>
                              </w:pPr>
                              <w:r w:rsidRPr="00532527">
                                <w:rPr>
                                  <w:b/>
                                  <w:color w:val="FFFFFF" w:themeColor="background1"/>
                                  <w:sz w:val="40"/>
                                </w:rPr>
                                <w:t>Gemeinsam IT entdecken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Textfeld 2"/>
                        <wps:cNvSpPr txBox="1">
                          <a:spLocks noChangeArrowheads="1"/>
                        </wps:cNvSpPr>
                        <wps:spPr bwMode="auto">
                          <a:xfrm>
                            <a:off x="0" y="0"/>
                            <a:ext cx="4229100" cy="1095375"/>
                          </a:xfrm>
                          <a:prstGeom prst="rect">
                            <a:avLst/>
                          </a:prstGeom>
                          <a:noFill/>
                          <a:ln w="9525">
                            <a:noFill/>
                            <a:miter lim="800000"/>
                            <a:headEnd/>
                            <a:tailEnd/>
                          </a:ln>
                        </wps:spPr>
                        <wps:txbx>
                          <w:txbxContent>
                            <w:p w14:paraId="1ADD8585" w14:textId="77777777" w:rsidR="00376A80" w:rsidRPr="0087503B" w:rsidRDefault="00376A80" w:rsidP="00376A80">
                              <w:pPr>
                                <w:pStyle w:val="Kopfzeile"/>
                                <w:rPr>
                                  <w:rFonts w:asciiTheme="majorHAnsi" w:hAnsiTheme="majorHAnsi" w:cstheme="majorHAnsi"/>
                                  <w:b/>
                                  <w:sz w:val="88"/>
                                  <w:szCs w:val="88"/>
                                </w:rPr>
                              </w:pPr>
                              <w:r w:rsidRPr="0087503B">
                                <w:rPr>
                                  <w:rFonts w:asciiTheme="majorHAnsi" w:hAnsiTheme="majorHAnsi" w:cstheme="majorHAnsi"/>
                                  <w:b/>
                                  <w:sz w:val="88"/>
                                  <w:szCs w:val="88"/>
                                </w:rPr>
                                <w:t>IT2School</w:t>
                              </w:r>
                            </w:p>
                            <w:p w14:paraId="3F57FE1B" w14:textId="77777777" w:rsidR="00376A80" w:rsidRPr="00043BC2" w:rsidRDefault="00376A80" w:rsidP="00376A80">
                              <w:pPr>
                                <w:spacing w:line="240" w:lineRule="auto"/>
                                <w:jc w:val="both"/>
                                <w:rPr>
                                  <w:sz w:val="18"/>
                                  <w:szCs w:val="15"/>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81F82C1" id="Gruppieren 4" o:spid="_x0000_s1026" style="position:absolute;margin-left:0;margin-top:32.2pt;width:345pt;height:88.2pt;z-index:-251615232;mso-width-relative:margin;mso-height-relative:margin" coordsize="43815,1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">
                <v:rect id="Rechteck 5" o:spid="_x0000_s1027" style="position:absolute;left:9144;top:6917;width:3467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" fillcolor="#f5a700" stroked="f" strokeweight="1pt">
                  <v:textbox>
                    <w:txbxContent>
                      <w:p w14:paraId="278E5848" w14:textId="77777777" w:rsidR="00376A80" w:rsidRDefault="00376A80" w:rsidP="00376A80">
                        <w:pPr>
                          <w:spacing w:line="240" w:lineRule="auto"/>
                          <w:jc w:val="center"/>
                        </w:pPr>
                        <w:r w:rsidRPr="00532527">
                          <w:rPr>
                            <w:b/>
                            <w:color w:val="FFFFFF" w:themeColor="background1"/>
                            <w:sz w:val="40"/>
                          </w:rPr>
                          <w:t>Gemeinsam IT entdecken</w:t>
                        </w:r>
                      </w:p>
                    </w:txbxContent>
                  </v:textbox>
                </v:rect>
                <v:shapetype id="_x0000_t202" coordsize="21600,21600" o:spt="202" path="m,l,21600r21600,l21600,xe">
                  <v:stroke joinstyle="miter"/>
                  <v:path gradientshapeok="t" o:connecttype="rect"/>
                </v:shapetype>
                <v:shape id="Textfeld 2" o:spid="_x0000_s1028" type="#_x0000_t202" style="position:absolute;width:42291;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ADD8585" w14:textId="77777777" w:rsidR="00376A80" w:rsidRPr="0087503B" w:rsidRDefault="00376A80" w:rsidP="00376A80">
                        <w:pPr>
                          <w:pStyle w:val="Kopfzeile"/>
                          <w:rPr>
                            <w:rFonts w:asciiTheme="majorHAnsi" w:hAnsiTheme="majorHAnsi" w:cstheme="majorHAnsi"/>
                            <w:b/>
                            <w:sz w:val="88"/>
                            <w:szCs w:val="88"/>
                          </w:rPr>
                        </w:pPr>
                        <w:r w:rsidRPr="0087503B">
                          <w:rPr>
                            <w:rFonts w:asciiTheme="majorHAnsi" w:hAnsiTheme="majorHAnsi" w:cstheme="majorHAnsi"/>
                            <w:b/>
                            <w:sz w:val="88"/>
                            <w:szCs w:val="88"/>
                          </w:rPr>
                          <w:t>IT2School</w:t>
                        </w:r>
                      </w:p>
                      <w:p w14:paraId="3F57FE1B" w14:textId="77777777" w:rsidR="00376A80" w:rsidRPr="00043BC2" w:rsidRDefault="00376A80" w:rsidP="00376A80">
                        <w:pPr>
                          <w:spacing w:line="240" w:lineRule="auto"/>
                          <w:jc w:val="both"/>
                          <w:rPr>
                            <w:sz w:val="18"/>
                            <w:szCs w:val="15"/>
                          </w:rPr>
                        </w:pPr>
                      </w:p>
                    </w:txbxContent>
                  </v:textbox>
                </v:shape>
                <w10:wrap type="tight"/>
              </v:group>
            </w:pict>
          </mc:Fallback>
        </mc:AlternateContent>
      </w:r>
    </w:p>
    <w:p w14:paraId="6363C559" w14:textId="77777777" w:rsidR="00403B0C" w:rsidRPr="00B358ED" w:rsidRDefault="00403B0C">
      <w:pPr>
        <w:pStyle w:val="Titel"/>
        <w:rPr>
          <w:rFonts w:asciiTheme="minorHAnsi" w:hAnsiTheme="minorHAnsi" w:cstheme="minorHAnsi"/>
        </w:rPr>
      </w:pPr>
    </w:p>
    <w:p w14:paraId="43C72DE9" w14:textId="11C169E5" w:rsidR="00403B0C" w:rsidRPr="00B358ED" w:rsidRDefault="00403B0C">
      <w:pPr>
        <w:pStyle w:val="Titel"/>
        <w:rPr>
          <w:rFonts w:asciiTheme="minorHAnsi" w:hAnsiTheme="minorHAnsi" w:cstheme="minorHAnsi"/>
        </w:rPr>
      </w:pPr>
    </w:p>
    <w:p w14:paraId="74EE7CE9" w14:textId="77777777" w:rsidR="00830635" w:rsidRPr="00B358ED" w:rsidRDefault="00830635" w:rsidP="00397249">
      <w:pPr>
        <w:pStyle w:val="Titel"/>
        <w:rPr>
          <w:rFonts w:asciiTheme="minorHAnsi" w:hAnsiTheme="minorHAnsi" w:cstheme="minorHAnsi"/>
          <w:b/>
        </w:rPr>
      </w:pPr>
    </w:p>
    <w:p w14:paraId="79C41B1D" w14:textId="77777777" w:rsidR="00830635" w:rsidRPr="00B358ED" w:rsidRDefault="00830635" w:rsidP="00397249">
      <w:pPr>
        <w:pStyle w:val="Titel"/>
        <w:rPr>
          <w:rFonts w:asciiTheme="minorHAnsi" w:hAnsiTheme="minorHAnsi" w:cstheme="minorHAnsi"/>
          <w:b/>
        </w:rPr>
      </w:pPr>
    </w:p>
    <w:p w14:paraId="0C7C8341" w14:textId="58882EFE" w:rsidR="00830635" w:rsidRPr="00B358ED" w:rsidRDefault="00830635" w:rsidP="00397249">
      <w:pPr>
        <w:pStyle w:val="Titel"/>
        <w:rPr>
          <w:rFonts w:asciiTheme="minorHAnsi" w:hAnsiTheme="minorHAnsi" w:cstheme="minorHAnsi"/>
          <w:b/>
        </w:rPr>
      </w:pPr>
      <w:r w:rsidRPr="00B358ED">
        <w:rPr>
          <w:rFonts w:asciiTheme="minorHAnsi" w:hAnsiTheme="minorHAnsi" w:cstheme="minorHAnsi"/>
          <w:noProof/>
        </w:rPr>
        <w:drawing>
          <wp:anchor distT="0" distB="0" distL="114300" distR="114300" simplePos="0" relativeHeight="251704320" behindDoc="0" locked="0" layoutInCell="1" allowOverlap="1" wp14:anchorId="2B470589" wp14:editId="6EA0A0E1">
            <wp:simplePos x="0" y="0"/>
            <wp:positionH relativeFrom="column">
              <wp:posOffset>-10284</wp:posOffset>
            </wp:positionH>
            <wp:positionV relativeFrom="paragraph">
              <wp:posOffset>237346</wp:posOffset>
            </wp:positionV>
            <wp:extent cx="5142016" cy="3723367"/>
            <wp:effectExtent l="0" t="0" r="190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5755" cy="3726074"/>
                    </a:xfrm>
                    <a:prstGeom prst="rect">
                      <a:avLst/>
                    </a:prstGeom>
                  </pic:spPr>
                </pic:pic>
              </a:graphicData>
            </a:graphic>
            <wp14:sizeRelH relativeFrom="page">
              <wp14:pctWidth>0</wp14:pctWidth>
            </wp14:sizeRelH>
            <wp14:sizeRelV relativeFrom="page">
              <wp14:pctHeight>0</wp14:pctHeight>
            </wp14:sizeRelV>
          </wp:anchor>
        </w:drawing>
      </w:r>
    </w:p>
    <w:p w14:paraId="3EE4671D" w14:textId="0ABB8FCC" w:rsidR="00830635" w:rsidRPr="00B358ED" w:rsidRDefault="00830635" w:rsidP="00397249">
      <w:pPr>
        <w:pStyle w:val="Titel"/>
        <w:rPr>
          <w:rFonts w:asciiTheme="minorHAnsi" w:hAnsiTheme="minorHAnsi" w:cstheme="minorHAnsi"/>
          <w:b/>
        </w:rPr>
      </w:pPr>
    </w:p>
    <w:p w14:paraId="579C43C1" w14:textId="079365A0" w:rsidR="00830635" w:rsidRPr="00B358ED" w:rsidRDefault="00830635" w:rsidP="00397249">
      <w:pPr>
        <w:pStyle w:val="Titel"/>
        <w:rPr>
          <w:rFonts w:asciiTheme="minorHAnsi" w:hAnsiTheme="minorHAnsi" w:cstheme="minorHAnsi"/>
          <w:b/>
        </w:rPr>
      </w:pPr>
    </w:p>
    <w:p w14:paraId="519844BE" w14:textId="6070F60E" w:rsidR="00830635" w:rsidRPr="00B358ED" w:rsidRDefault="00830635" w:rsidP="00397249">
      <w:pPr>
        <w:pStyle w:val="Titel"/>
        <w:rPr>
          <w:rFonts w:asciiTheme="minorHAnsi" w:hAnsiTheme="minorHAnsi" w:cstheme="minorHAnsi"/>
          <w:b/>
        </w:rPr>
      </w:pPr>
    </w:p>
    <w:p w14:paraId="52579B5F" w14:textId="77777777" w:rsidR="00830635" w:rsidRPr="00B358ED" w:rsidRDefault="00830635" w:rsidP="00397249">
      <w:pPr>
        <w:pStyle w:val="Titel"/>
        <w:rPr>
          <w:rFonts w:asciiTheme="minorHAnsi" w:hAnsiTheme="minorHAnsi" w:cstheme="minorHAnsi"/>
          <w:b/>
        </w:rPr>
      </w:pPr>
    </w:p>
    <w:p w14:paraId="718149F8" w14:textId="77777777" w:rsidR="00830635" w:rsidRPr="00B358ED" w:rsidRDefault="00830635" w:rsidP="00397249">
      <w:pPr>
        <w:pStyle w:val="Titel"/>
        <w:rPr>
          <w:rFonts w:asciiTheme="minorHAnsi" w:hAnsiTheme="minorHAnsi" w:cstheme="minorHAnsi"/>
          <w:b/>
        </w:rPr>
      </w:pPr>
    </w:p>
    <w:p w14:paraId="75C9D5CE" w14:textId="77777777" w:rsidR="00830635" w:rsidRPr="00B358ED" w:rsidRDefault="00830635" w:rsidP="00397249">
      <w:pPr>
        <w:pStyle w:val="Titel"/>
        <w:rPr>
          <w:rFonts w:asciiTheme="minorHAnsi" w:hAnsiTheme="minorHAnsi" w:cstheme="minorHAnsi"/>
          <w:b/>
        </w:rPr>
      </w:pPr>
    </w:p>
    <w:p w14:paraId="6208DD09" w14:textId="77777777" w:rsidR="00830635" w:rsidRPr="00B358ED" w:rsidRDefault="00830635" w:rsidP="00397249">
      <w:pPr>
        <w:pStyle w:val="Titel"/>
        <w:rPr>
          <w:rFonts w:asciiTheme="minorHAnsi" w:hAnsiTheme="minorHAnsi" w:cstheme="minorHAnsi"/>
          <w:b/>
        </w:rPr>
      </w:pPr>
    </w:p>
    <w:p w14:paraId="75178B3E" w14:textId="77777777" w:rsidR="00830635" w:rsidRPr="00B358ED" w:rsidRDefault="00830635" w:rsidP="00397249">
      <w:pPr>
        <w:pStyle w:val="Titel"/>
        <w:rPr>
          <w:rFonts w:asciiTheme="minorHAnsi" w:hAnsiTheme="minorHAnsi" w:cstheme="minorHAnsi"/>
          <w:b/>
        </w:rPr>
      </w:pPr>
    </w:p>
    <w:p w14:paraId="44FA3188" w14:textId="77777777" w:rsidR="00830635" w:rsidRPr="00B358ED" w:rsidRDefault="00830635" w:rsidP="00397249">
      <w:pPr>
        <w:pStyle w:val="Titel"/>
        <w:rPr>
          <w:rFonts w:asciiTheme="minorHAnsi" w:hAnsiTheme="minorHAnsi" w:cstheme="minorHAnsi"/>
          <w:b/>
        </w:rPr>
      </w:pPr>
    </w:p>
    <w:p w14:paraId="508B6173" w14:textId="77777777" w:rsidR="00830635" w:rsidRPr="00B358ED" w:rsidRDefault="00830635" w:rsidP="00397249">
      <w:pPr>
        <w:pStyle w:val="Titel"/>
        <w:rPr>
          <w:rFonts w:asciiTheme="minorHAnsi" w:hAnsiTheme="minorHAnsi" w:cstheme="minorHAnsi"/>
          <w:b/>
        </w:rPr>
      </w:pPr>
    </w:p>
    <w:p w14:paraId="62582DA5" w14:textId="5EA97FDB" w:rsidR="00397249" w:rsidRPr="00B358ED" w:rsidRDefault="00397249" w:rsidP="00397249">
      <w:pPr>
        <w:pStyle w:val="Titel"/>
        <w:rPr>
          <w:rFonts w:asciiTheme="minorHAnsi" w:hAnsiTheme="minorHAnsi" w:cstheme="minorHAnsi"/>
          <w:sz w:val="44"/>
          <w:szCs w:val="44"/>
        </w:rPr>
      </w:pPr>
      <w:r w:rsidRPr="00B358ED">
        <w:rPr>
          <w:rFonts w:asciiTheme="minorHAnsi" w:hAnsiTheme="minorHAnsi" w:cstheme="minorHAnsi"/>
          <w:b/>
        </w:rPr>
        <w:t>KI-</w:t>
      </w:r>
      <w:r w:rsidR="00413F36" w:rsidRPr="00B358ED">
        <w:rPr>
          <w:rFonts w:asciiTheme="minorHAnsi" w:hAnsiTheme="minorHAnsi" w:cstheme="minorHAnsi"/>
          <w:b/>
        </w:rPr>
        <w:t>A1</w:t>
      </w:r>
      <w:r w:rsidRPr="00B358ED">
        <w:rPr>
          <w:rFonts w:asciiTheme="minorHAnsi" w:hAnsiTheme="minorHAnsi" w:cstheme="minorHAnsi"/>
          <w:b/>
        </w:rPr>
        <w:t xml:space="preserve"> </w:t>
      </w:r>
      <w:r w:rsidR="00413F36" w:rsidRPr="00B358ED">
        <w:rPr>
          <w:rFonts w:asciiTheme="minorHAnsi" w:hAnsiTheme="minorHAnsi" w:cstheme="minorHAnsi"/>
          <w:b/>
        </w:rPr>
        <w:t>– Die Bananenjagd</w:t>
      </w:r>
      <w:r w:rsidRPr="00B358ED">
        <w:rPr>
          <w:rFonts w:asciiTheme="minorHAnsi" w:hAnsiTheme="minorHAnsi" w:cstheme="minorHAnsi"/>
        </w:rPr>
        <w:br/>
      </w:r>
      <w:r w:rsidR="00413F36" w:rsidRPr="00B358ED">
        <w:rPr>
          <w:rFonts w:asciiTheme="minorHAnsi" w:hAnsiTheme="minorHAnsi" w:cstheme="minorHAnsi"/>
          <w:sz w:val="44"/>
          <w:szCs w:val="44"/>
        </w:rPr>
        <w:t>Computer selbst lernen lassen</w:t>
      </w:r>
    </w:p>
    <w:p w14:paraId="5EDC6D47" w14:textId="77777777" w:rsidR="00320CE1" w:rsidRPr="00B358ED" w:rsidRDefault="00320CE1">
      <w:pPr>
        <w:spacing w:line="259" w:lineRule="auto"/>
        <w:rPr>
          <w:rStyle w:val="UntertitelZchn"/>
          <w:rFonts w:asciiTheme="minorHAnsi" w:hAnsiTheme="minorHAnsi" w:cstheme="minorHAnsi"/>
          <w:color w:val="000000" w:themeColor="text1"/>
          <w:szCs w:val="56"/>
        </w:rPr>
      </w:pPr>
      <w:r w:rsidRPr="00B358ED">
        <w:rPr>
          <w:rStyle w:val="UntertitelZchn"/>
          <w:rFonts w:asciiTheme="minorHAnsi" w:hAnsiTheme="minorHAnsi" w:cstheme="minorHAnsi"/>
        </w:rPr>
        <w:br w:type="page"/>
      </w:r>
    </w:p>
    <w:p w14:paraId="0EC43DEF" w14:textId="77777777" w:rsidR="00777D8F" w:rsidRPr="00B358ED" w:rsidRDefault="00777D8F" w:rsidP="00777D8F">
      <w:pPr>
        <w:rPr>
          <w:rFonts w:asciiTheme="minorHAnsi" w:hAnsiTheme="minorHAnsi" w:cstheme="minorHAnsi"/>
          <w:b/>
          <w:bCs w:val="0"/>
          <w:color w:val="000000"/>
          <w:sz w:val="28"/>
          <w:szCs w:val="28"/>
        </w:rPr>
      </w:pPr>
      <w:r w:rsidRPr="00B358ED">
        <w:rPr>
          <w:rFonts w:asciiTheme="minorHAnsi" w:hAnsiTheme="minorHAnsi" w:cstheme="minorHAnsi"/>
          <w:b/>
          <w:bCs w:val="0"/>
          <w:color w:val="000000"/>
          <w:sz w:val="28"/>
          <w:szCs w:val="28"/>
        </w:rPr>
        <w:lastRenderedPageBreak/>
        <w:t>Inhalt</w:t>
      </w:r>
    </w:p>
    <w:bookmarkStart w:id="0" w:name="_Hlk83890508" w:displacedByCustomXml="next"/>
    <w:sdt>
      <w:sdtPr>
        <w:rPr>
          <w:rFonts w:asciiTheme="minorHAnsi" w:hAnsiTheme="minorHAnsi" w:cstheme="minorHAnsi"/>
        </w:rPr>
        <w:id w:val="-1785031981"/>
        <w:docPartObj>
          <w:docPartGallery w:val="Table of Contents"/>
          <w:docPartUnique/>
        </w:docPartObj>
      </w:sdtPr>
      <w:sdtContent>
        <w:p w14:paraId="1B20901C" w14:textId="33593D7C" w:rsidR="000A1E4B" w:rsidRDefault="00777D8F">
          <w:pPr>
            <w:pStyle w:val="Verzeichnis1"/>
            <w:rPr>
              <w:rFonts w:asciiTheme="minorHAnsi" w:eastAsiaTheme="minorEastAsia" w:hAnsiTheme="minorHAnsi" w:cstheme="minorBidi"/>
              <w:bCs w:val="0"/>
              <w:noProof/>
              <w:sz w:val="22"/>
            </w:rPr>
          </w:pPr>
          <w:r w:rsidRPr="00B358ED">
            <w:rPr>
              <w:rFonts w:asciiTheme="minorHAnsi" w:hAnsiTheme="minorHAnsi" w:cstheme="minorHAnsi"/>
            </w:rPr>
            <w:fldChar w:fldCharType="begin"/>
          </w:r>
          <w:r w:rsidRPr="00B358ED">
            <w:rPr>
              <w:rFonts w:asciiTheme="minorHAnsi" w:hAnsiTheme="minorHAnsi" w:cstheme="minorHAnsi"/>
            </w:rPr>
            <w:instrText xml:space="preserve"> TOC \h \u \z </w:instrText>
          </w:r>
          <w:r w:rsidRPr="00B358ED">
            <w:rPr>
              <w:rFonts w:asciiTheme="minorHAnsi" w:hAnsiTheme="minorHAnsi" w:cstheme="minorHAnsi"/>
            </w:rPr>
            <w:fldChar w:fldCharType="separate"/>
          </w:r>
          <w:hyperlink w:anchor="_Toc94805805" w:history="1">
            <w:r w:rsidR="000A1E4B" w:rsidRPr="00631886">
              <w:rPr>
                <w:rStyle w:val="Hyperlink"/>
                <w:rFonts w:cstheme="minorHAnsi"/>
                <w:noProof/>
              </w:rPr>
              <w:t>1</w:t>
            </w:r>
            <w:r w:rsidR="000A1E4B">
              <w:rPr>
                <w:rFonts w:asciiTheme="minorHAnsi" w:eastAsiaTheme="minorEastAsia" w:hAnsiTheme="minorHAnsi" w:cstheme="minorBidi"/>
                <w:bCs w:val="0"/>
                <w:noProof/>
                <w:sz w:val="22"/>
              </w:rPr>
              <w:tab/>
            </w:r>
            <w:r w:rsidR="000A1E4B" w:rsidRPr="00631886">
              <w:rPr>
                <w:rStyle w:val="Hyperlink"/>
                <w:rFonts w:cstheme="minorHAnsi"/>
                <w:noProof/>
              </w:rPr>
              <w:t>Die Bananenjagd</w:t>
            </w:r>
            <w:r w:rsidR="000A1E4B">
              <w:rPr>
                <w:noProof/>
                <w:webHidden/>
              </w:rPr>
              <w:tab/>
            </w:r>
            <w:r w:rsidR="000A1E4B">
              <w:rPr>
                <w:noProof/>
                <w:webHidden/>
              </w:rPr>
              <w:fldChar w:fldCharType="begin"/>
            </w:r>
            <w:r w:rsidR="000A1E4B">
              <w:rPr>
                <w:noProof/>
                <w:webHidden/>
              </w:rPr>
              <w:instrText xml:space="preserve"> PAGEREF _Toc94805805 \h </w:instrText>
            </w:r>
            <w:r w:rsidR="000A1E4B">
              <w:rPr>
                <w:noProof/>
                <w:webHidden/>
              </w:rPr>
            </w:r>
            <w:r w:rsidR="000A1E4B">
              <w:rPr>
                <w:noProof/>
                <w:webHidden/>
              </w:rPr>
              <w:fldChar w:fldCharType="separate"/>
            </w:r>
            <w:r w:rsidR="000A1E4B">
              <w:rPr>
                <w:noProof/>
                <w:webHidden/>
              </w:rPr>
              <w:t>3</w:t>
            </w:r>
            <w:r w:rsidR="000A1E4B">
              <w:rPr>
                <w:noProof/>
                <w:webHidden/>
              </w:rPr>
              <w:fldChar w:fldCharType="end"/>
            </w:r>
          </w:hyperlink>
        </w:p>
        <w:p w14:paraId="4B454096" w14:textId="2CEF1245" w:rsidR="000A1E4B" w:rsidRDefault="00000000">
          <w:pPr>
            <w:pStyle w:val="Verzeichnis1"/>
            <w:rPr>
              <w:rFonts w:asciiTheme="minorHAnsi" w:eastAsiaTheme="minorEastAsia" w:hAnsiTheme="minorHAnsi" w:cstheme="minorBidi"/>
              <w:bCs w:val="0"/>
              <w:noProof/>
              <w:sz w:val="22"/>
            </w:rPr>
          </w:pPr>
          <w:hyperlink w:anchor="_Toc94805806" w:history="1">
            <w:r w:rsidR="000A1E4B" w:rsidRPr="00631886">
              <w:rPr>
                <w:rStyle w:val="Hyperlink"/>
                <w:rFonts w:cstheme="minorHAnsi"/>
                <w:noProof/>
              </w:rPr>
              <w:t>2</w:t>
            </w:r>
            <w:r w:rsidR="000A1E4B">
              <w:rPr>
                <w:rFonts w:asciiTheme="minorHAnsi" w:eastAsiaTheme="minorEastAsia" w:hAnsiTheme="minorHAnsi" w:cstheme="minorBidi"/>
                <w:bCs w:val="0"/>
                <w:noProof/>
                <w:sz w:val="22"/>
              </w:rPr>
              <w:tab/>
            </w:r>
            <w:r w:rsidR="000A1E4B" w:rsidRPr="00631886">
              <w:rPr>
                <w:rStyle w:val="Hyperlink"/>
                <w:rFonts w:cstheme="minorHAnsi"/>
                <w:noProof/>
              </w:rPr>
              <w:t>Warum gibt es das Modul?</w:t>
            </w:r>
            <w:r w:rsidR="000A1E4B">
              <w:rPr>
                <w:noProof/>
                <w:webHidden/>
              </w:rPr>
              <w:tab/>
            </w:r>
            <w:r w:rsidR="000A1E4B">
              <w:rPr>
                <w:noProof/>
                <w:webHidden/>
              </w:rPr>
              <w:fldChar w:fldCharType="begin"/>
            </w:r>
            <w:r w:rsidR="000A1E4B">
              <w:rPr>
                <w:noProof/>
                <w:webHidden/>
              </w:rPr>
              <w:instrText xml:space="preserve"> PAGEREF _Toc94805806 \h </w:instrText>
            </w:r>
            <w:r w:rsidR="000A1E4B">
              <w:rPr>
                <w:noProof/>
                <w:webHidden/>
              </w:rPr>
            </w:r>
            <w:r w:rsidR="000A1E4B">
              <w:rPr>
                <w:noProof/>
                <w:webHidden/>
              </w:rPr>
              <w:fldChar w:fldCharType="separate"/>
            </w:r>
            <w:r w:rsidR="000A1E4B">
              <w:rPr>
                <w:noProof/>
                <w:webHidden/>
              </w:rPr>
              <w:t>3</w:t>
            </w:r>
            <w:r w:rsidR="000A1E4B">
              <w:rPr>
                <w:noProof/>
                <w:webHidden/>
              </w:rPr>
              <w:fldChar w:fldCharType="end"/>
            </w:r>
          </w:hyperlink>
        </w:p>
        <w:p w14:paraId="3ACBA018" w14:textId="5E3ACF57" w:rsidR="000A1E4B" w:rsidRDefault="00000000">
          <w:pPr>
            <w:pStyle w:val="Verzeichnis1"/>
            <w:rPr>
              <w:rFonts w:asciiTheme="minorHAnsi" w:eastAsiaTheme="minorEastAsia" w:hAnsiTheme="minorHAnsi" w:cstheme="minorBidi"/>
              <w:bCs w:val="0"/>
              <w:noProof/>
              <w:sz w:val="22"/>
            </w:rPr>
          </w:pPr>
          <w:hyperlink w:anchor="_Toc94805807" w:history="1">
            <w:r w:rsidR="000A1E4B" w:rsidRPr="00631886">
              <w:rPr>
                <w:rStyle w:val="Hyperlink"/>
                <w:rFonts w:cstheme="minorHAnsi"/>
                <w:noProof/>
              </w:rPr>
              <w:t>3</w:t>
            </w:r>
            <w:r w:rsidR="000A1E4B">
              <w:rPr>
                <w:rFonts w:asciiTheme="minorHAnsi" w:eastAsiaTheme="minorEastAsia" w:hAnsiTheme="minorHAnsi" w:cstheme="minorBidi"/>
                <w:bCs w:val="0"/>
                <w:noProof/>
                <w:sz w:val="22"/>
              </w:rPr>
              <w:tab/>
            </w:r>
            <w:r w:rsidR="000A1E4B" w:rsidRPr="00631886">
              <w:rPr>
                <w:rStyle w:val="Hyperlink"/>
                <w:rFonts w:cstheme="minorHAnsi"/>
                <w:noProof/>
              </w:rPr>
              <w:t>Ziele des Moduls</w:t>
            </w:r>
            <w:r w:rsidR="000A1E4B">
              <w:rPr>
                <w:noProof/>
                <w:webHidden/>
              </w:rPr>
              <w:tab/>
            </w:r>
            <w:r w:rsidR="000A1E4B">
              <w:rPr>
                <w:noProof/>
                <w:webHidden/>
              </w:rPr>
              <w:fldChar w:fldCharType="begin"/>
            </w:r>
            <w:r w:rsidR="000A1E4B">
              <w:rPr>
                <w:noProof/>
                <w:webHidden/>
              </w:rPr>
              <w:instrText xml:space="preserve"> PAGEREF _Toc94805807 \h </w:instrText>
            </w:r>
            <w:r w:rsidR="000A1E4B">
              <w:rPr>
                <w:noProof/>
                <w:webHidden/>
              </w:rPr>
            </w:r>
            <w:r w:rsidR="000A1E4B">
              <w:rPr>
                <w:noProof/>
                <w:webHidden/>
              </w:rPr>
              <w:fldChar w:fldCharType="separate"/>
            </w:r>
            <w:r w:rsidR="000A1E4B">
              <w:rPr>
                <w:noProof/>
                <w:webHidden/>
              </w:rPr>
              <w:t>4</w:t>
            </w:r>
            <w:r w:rsidR="000A1E4B">
              <w:rPr>
                <w:noProof/>
                <w:webHidden/>
              </w:rPr>
              <w:fldChar w:fldCharType="end"/>
            </w:r>
          </w:hyperlink>
        </w:p>
        <w:p w14:paraId="30C99E3F" w14:textId="5DA9744B" w:rsidR="000A1E4B" w:rsidRDefault="00000000">
          <w:pPr>
            <w:pStyle w:val="Verzeichnis1"/>
            <w:rPr>
              <w:rFonts w:asciiTheme="minorHAnsi" w:eastAsiaTheme="minorEastAsia" w:hAnsiTheme="minorHAnsi" w:cstheme="minorBidi"/>
              <w:bCs w:val="0"/>
              <w:noProof/>
              <w:sz w:val="22"/>
            </w:rPr>
          </w:pPr>
          <w:hyperlink w:anchor="_Toc94805808" w:history="1">
            <w:r w:rsidR="000A1E4B" w:rsidRPr="00631886">
              <w:rPr>
                <w:rStyle w:val="Hyperlink"/>
                <w:rFonts w:cstheme="minorHAnsi"/>
                <w:noProof/>
              </w:rPr>
              <w:t>4</w:t>
            </w:r>
            <w:r w:rsidR="000A1E4B">
              <w:rPr>
                <w:rFonts w:asciiTheme="minorHAnsi" w:eastAsiaTheme="minorEastAsia" w:hAnsiTheme="minorHAnsi" w:cstheme="minorBidi"/>
                <w:bCs w:val="0"/>
                <w:noProof/>
                <w:sz w:val="22"/>
              </w:rPr>
              <w:tab/>
            </w:r>
            <w:r w:rsidR="000A1E4B" w:rsidRPr="00631886">
              <w:rPr>
                <w:rStyle w:val="Hyperlink"/>
                <w:rFonts w:cstheme="minorHAnsi"/>
                <w:noProof/>
              </w:rPr>
              <w:t>Die Rolle der Unternehmensvertreterin/ des Unternehmensvertreters</w:t>
            </w:r>
            <w:r w:rsidR="000A1E4B">
              <w:rPr>
                <w:noProof/>
                <w:webHidden/>
              </w:rPr>
              <w:tab/>
            </w:r>
            <w:r w:rsidR="000A1E4B">
              <w:rPr>
                <w:noProof/>
                <w:webHidden/>
              </w:rPr>
              <w:fldChar w:fldCharType="begin"/>
            </w:r>
            <w:r w:rsidR="000A1E4B">
              <w:rPr>
                <w:noProof/>
                <w:webHidden/>
              </w:rPr>
              <w:instrText xml:space="preserve"> PAGEREF _Toc94805808 \h </w:instrText>
            </w:r>
            <w:r w:rsidR="000A1E4B">
              <w:rPr>
                <w:noProof/>
                <w:webHidden/>
              </w:rPr>
            </w:r>
            <w:r w:rsidR="000A1E4B">
              <w:rPr>
                <w:noProof/>
                <w:webHidden/>
              </w:rPr>
              <w:fldChar w:fldCharType="separate"/>
            </w:r>
            <w:r w:rsidR="000A1E4B">
              <w:rPr>
                <w:noProof/>
                <w:webHidden/>
              </w:rPr>
              <w:t>4</w:t>
            </w:r>
            <w:r w:rsidR="000A1E4B">
              <w:rPr>
                <w:noProof/>
                <w:webHidden/>
              </w:rPr>
              <w:fldChar w:fldCharType="end"/>
            </w:r>
          </w:hyperlink>
        </w:p>
        <w:p w14:paraId="41C8B572" w14:textId="08EF2558" w:rsidR="000A1E4B" w:rsidRDefault="00000000">
          <w:pPr>
            <w:pStyle w:val="Verzeichnis1"/>
            <w:rPr>
              <w:rFonts w:asciiTheme="minorHAnsi" w:eastAsiaTheme="minorEastAsia" w:hAnsiTheme="minorHAnsi" w:cstheme="minorBidi"/>
              <w:bCs w:val="0"/>
              <w:noProof/>
              <w:sz w:val="22"/>
            </w:rPr>
          </w:pPr>
          <w:hyperlink w:anchor="_Toc94805809" w:history="1">
            <w:r w:rsidR="000A1E4B" w:rsidRPr="00631886">
              <w:rPr>
                <w:rStyle w:val="Hyperlink"/>
                <w:rFonts w:cstheme="minorHAnsi"/>
                <w:noProof/>
              </w:rPr>
              <w:t>5</w:t>
            </w:r>
            <w:r w:rsidR="000A1E4B">
              <w:rPr>
                <w:rFonts w:asciiTheme="minorHAnsi" w:eastAsiaTheme="minorEastAsia" w:hAnsiTheme="minorHAnsi" w:cstheme="minorBidi"/>
                <w:bCs w:val="0"/>
                <w:noProof/>
                <w:sz w:val="22"/>
              </w:rPr>
              <w:tab/>
            </w:r>
            <w:r w:rsidR="000A1E4B" w:rsidRPr="00631886">
              <w:rPr>
                <w:rStyle w:val="Hyperlink"/>
                <w:rFonts w:cstheme="minorHAnsi"/>
                <w:noProof/>
              </w:rPr>
              <w:t>Inhalte des Moduls</w:t>
            </w:r>
            <w:r w:rsidR="000A1E4B">
              <w:rPr>
                <w:noProof/>
                <w:webHidden/>
              </w:rPr>
              <w:tab/>
            </w:r>
            <w:r w:rsidR="000A1E4B">
              <w:rPr>
                <w:noProof/>
                <w:webHidden/>
              </w:rPr>
              <w:fldChar w:fldCharType="begin"/>
            </w:r>
            <w:r w:rsidR="000A1E4B">
              <w:rPr>
                <w:noProof/>
                <w:webHidden/>
              </w:rPr>
              <w:instrText xml:space="preserve"> PAGEREF _Toc94805809 \h </w:instrText>
            </w:r>
            <w:r w:rsidR="000A1E4B">
              <w:rPr>
                <w:noProof/>
                <w:webHidden/>
              </w:rPr>
            </w:r>
            <w:r w:rsidR="000A1E4B">
              <w:rPr>
                <w:noProof/>
                <w:webHidden/>
              </w:rPr>
              <w:fldChar w:fldCharType="separate"/>
            </w:r>
            <w:r w:rsidR="000A1E4B">
              <w:rPr>
                <w:noProof/>
                <w:webHidden/>
              </w:rPr>
              <w:t>4</w:t>
            </w:r>
            <w:r w:rsidR="000A1E4B">
              <w:rPr>
                <w:noProof/>
                <w:webHidden/>
              </w:rPr>
              <w:fldChar w:fldCharType="end"/>
            </w:r>
          </w:hyperlink>
        </w:p>
        <w:p w14:paraId="4BE5B918" w14:textId="7D7F2ADB" w:rsidR="000A1E4B" w:rsidRDefault="00000000">
          <w:pPr>
            <w:pStyle w:val="Verzeichnis2"/>
            <w:tabs>
              <w:tab w:val="left" w:pos="850"/>
              <w:tab w:val="right" w:leader="dot" w:pos="8834"/>
            </w:tabs>
            <w:rPr>
              <w:rFonts w:asciiTheme="minorHAnsi" w:eastAsiaTheme="minorEastAsia" w:hAnsiTheme="minorHAnsi" w:cstheme="minorBidi"/>
              <w:bCs w:val="0"/>
              <w:noProof/>
              <w:sz w:val="22"/>
            </w:rPr>
          </w:pPr>
          <w:hyperlink w:anchor="_Toc94805810" w:history="1">
            <w:r w:rsidR="000A1E4B" w:rsidRPr="00631886">
              <w:rPr>
                <w:rStyle w:val="Hyperlink"/>
                <w:rFonts w:cstheme="minorHAnsi"/>
                <w:noProof/>
              </w:rPr>
              <w:t>5.1</w:t>
            </w:r>
            <w:r w:rsidR="000A1E4B">
              <w:rPr>
                <w:rFonts w:asciiTheme="minorHAnsi" w:eastAsiaTheme="minorEastAsia" w:hAnsiTheme="minorHAnsi" w:cstheme="minorBidi"/>
                <w:bCs w:val="0"/>
                <w:noProof/>
                <w:sz w:val="22"/>
              </w:rPr>
              <w:tab/>
            </w:r>
            <w:r w:rsidR="000A1E4B" w:rsidRPr="00631886">
              <w:rPr>
                <w:rStyle w:val="Hyperlink"/>
                <w:rFonts w:cstheme="minorHAnsi"/>
                <w:noProof/>
              </w:rPr>
              <w:t>Verstärkendes Lernen: Q-Table-Learning</w:t>
            </w:r>
            <w:r w:rsidR="000A1E4B">
              <w:rPr>
                <w:noProof/>
                <w:webHidden/>
              </w:rPr>
              <w:tab/>
            </w:r>
            <w:r w:rsidR="000A1E4B">
              <w:rPr>
                <w:noProof/>
                <w:webHidden/>
              </w:rPr>
              <w:fldChar w:fldCharType="begin"/>
            </w:r>
            <w:r w:rsidR="000A1E4B">
              <w:rPr>
                <w:noProof/>
                <w:webHidden/>
              </w:rPr>
              <w:instrText xml:space="preserve"> PAGEREF _Toc94805810 \h </w:instrText>
            </w:r>
            <w:r w:rsidR="000A1E4B">
              <w:rPr>
                <w:noProof/>
                <w:webHidden/>
              </w:rPr>
            </w:r>
            <w:r w:rsidR="000A1E4B">
              <w:rPr>
                <w:noProof/>
                <w:webHidden/>
              </w:rPr>
              <w:fldChar w:fldCharType="separate"/>
            </w:r>
            <w:r w:rsidR="000A1E4B">
              <w:rPr>
                <w:noProof/>
                <w:webHidden/>
              </w:rPr>
              <w:t>5</w:t>
            </w:r>
            <w:r w:rsidR="000A1E4B">
              <w:rPr>
                <w:noProof/>
                <w:webHidden/>
              </w:rPr>
              <w:fldChar w:fldCharType="end"/>
            </w:r>
          </w:hyperlink>
        </w:p>
        <w:p w14:paraId="46FAB006" w14:textId="4F2A380B" w:rsidR="000A1E4B" w:rsidRDefault="00000000">
          <w:pPr>
            <w:pStyle w:val="Verzeichnis2"/>
            <w:tabs>
              <w:tab w:val="left" w:pos="850"/>
              <w:tab w:val="right" w:leader="dot" w:pos="8834"/>
            </w:tabs>
            <w:rPr>
              <w:rFonts w:asciiTheme="minorHAnsi" w:eastAsiaTheme="minorEastAsia" w:hAnsiTheme="minorHAnsi" w:cstheme="minorBidi"/>
              <w:bCs w:val="0"/>
              <w:noProof/>
              <w:sz w:val="22"/>
            </w:rPr>
          </w:pPr>
          <w:hyperlink w:anchor="_Toc94805811" w:history="1">
            <w:r w:rsidR="000A1E4B" w:rsidRPr="00631886">
              <w:rPr>
                <w:rStyle w:val="Hyperlink"/>
                <w:rFonts w:cstheme="minorHAnsi"/>
                <w:noProof/>
              </w:rPr>
              <w:t>5.2</w:t>
            </w:r>
            <w:r w:rsidR="000A1E4B">
              <w:rPr>
                <w:rFonts w:asciiTheme="minorHAnsi" w:eastAsiaTheme="minorEastAsia" w:hAnsiTheme="minorHAnsi" w:cstheme="minorBidi"/>
                <w:bCs w:val="0"/>
                <w:noProof/>
                <w:sz w:val="22"/>
              </w:rPr>
              <w:tab/>
            </w:r>
            <w:r w:rsidR="000A1E4B" w:rsidRPr="00631886">
              <w:rPr>
                <w:rStyle w:val="Hyperlink"/>
                <w:rFonts w:cstheme="minorHAnsi"/>
                <w:noProof/>
              </w:rPr>
              <w:t>Überwachtes Lernen: Lineare Regression</w:t>
            </w:r>
            <w:r w:rsidR="000A1E4B">
              <w:rPr>
                <w:noProof/>
                <w:webHidden/>
              </w:rPr>
              <w:tab/>
            </w:r>
            <w:r w:rsidR="000A1E4B">
              <w:rPr>
                <w:noProof/>
                <w:webHidden/>
              </w:rPr>
              <w:fldChar w:fldCharType="begin"/>
            </w:r>
            <w:r w:rsidR="000A1E4B">
              <w:rPr>
                <w:noProof/>
                <w:webHidden/>
              </w:rPr>
              <w:instrText xml:space="preserve"> PAGEREF _Toc94805811 \h </w:instrText>
            </w:r>
            <w:r w:rsidR="000A1E4B">
              <w:rPr>
                <w:noProof/>
                <w:webHidden/>
              </w:rPr>
            </w:r>
            <w:r w:rsidR="000A1E4B">
              <w:rPr>
                <w:noProof/>
                <w:webHidden/>
              </w:rPr>
              <w:fldChar w:fldCharType="separate"/>
            </w:r>
            <w:r w:rsidR="000A1E4B">
              <w:rPr>
                <w:noProof/>
                <w:webHidden/>
              </w:rPr>
              <w:t>7</w:t>
            </w:r>
            <w:r w:rsidR="000A1E4B">
              <w:rPr>
                <w:noProof/>
                <w:webHidden/>
              </w:rPr>
              <w:fldChar w:fldCharType="end"/>
            </w:r>
          </w:hyperlink>
        </w:p>
        <w:p w14:paraId="1A3FBC03" w14:textId="0974B29B" w:rsidR="000A1E4B" w:rsidRDefault="00000000">
          <w:pPr>
            <w:pStyle w:val="Verzeichnis2"/>
            <w:tabs>
              <w:tab w:val="left" w:pos="850"/>
              <w:tab w:val="right" w:leader="dot" w:pos="8834"/>
            </w:tabs>
            <w:rPr>
              <w:rFonts w:asciiTheme="minorHAnsi" w:eastAsiaTheme="minorEastAsia" w:hAnsiTheme="minorHAnsi" w:cstheme="minorBidi"/>
              <w:bCs w:val="0"/>
              <w:noProof/>
              <w:sz w:val="22"/>
            </w:rPr>
          </w:pPr>
          <w:hyperlink w:anchor="_Toc94805812" w:history="1">
            <w:r w:rsidR="000A1E4B" w:rsidRPr="00631886">
              <w:rPr>
                <w:rStyle w:val="Hyperlink"/>
                <w:rFonts w:cstheme="minorHAnsi"/>
                <w:noProof/>
              </w:rPr>
              <w:t>5.3</w:t>
            </w:r>
            <w:r w:rsidR="000A1E4B">
              <w:rPr>
                <w:rFonts w:asciiTheme="minorHAnsi" w:eastAsiaTheme="minorEastAsia" w:hAnsiTheme="minorHAnsi" w:cstheme="minorBidi"/>
                <w:bCs w:val="0"/>
                <w:noProof/>
                <w:sz w:val="22"/>
              </w:rPr>
              <w:tab/>
            </w:r>
            <w:r w:rsidR="000A1E4B" w:rsidRPr="00631886">
              <w:rPr>
                <w:rStyle w:val="Hyperlink"/>
                <w:rFonts w:cstheme="minorHAnsi"/>
                <w:noProof/>
              </w:rPr>
              <w:t>Unüberwachtes Lernen: Vektorquantisierung</w:t>
            </w:r>
            <w:r w:rsidR="000A1E4B">
              <w:rPr>
                <w:noProof/>
                <w:webHidden/>
              </w:rPr>
              <w:tab/>
            </w:r>
            <w:r w:rsidR="000A1E4B">
              <w:rPr>
                <w:noProof/>
                <w:webHidden/>
              </w:rPr>
              <w:fldChar w:fldCharType="begin"/>
            </w:r>
            <w:r w:rsidR="000A1E4B">
              <w:rPr>
                <w:noProof/>
                <w:webHidden/>
              </w:rPr>
              <w:instrText xml:space="preserve"> PAGEREF _Toc94805812 \h </w:instrText>
            </w:r>
            <w:r w:rsidR="000A1E4B">
              <w:rPr>
                <w:noProof/>
                <w:webHidden/>
              </w:rPr>
            </w:r>
            <w:r w:rsidR="000A1E4B">
              <w:rPr>
                <w:noProof/>
                <w:webHidden/>
              </w:rPr>
              <w:fldChar w:fldCharType="separate"/>
            </w:r>
            <w:r w:rsidR="000A1E4B">
              <w:rPr>
                <w:noProof/>
                <w:webHidden/>
              </w:rPr>
              <w:t>9</w:t>
            </w:r>
            <w:r w:rsidR="000A1E4B">
              <w:rPr>
                <w:noProof/>
                <w:webHidden/>
              </w:rPr>
              <w:fldChar w:fldCharType="end"/>
            </w:r>
          </w:hyperlink>
        </w:p>
        <w:p w14:paraId="1A1C6CCC" w14:textId="54CB38F4" w:rsidR="000A1E4B" w:rsidRDefault="00000000">
          <w:pPr>
            <w:pStyle w:val="Verzeichnis1"/>
            <w:rPr>
              <w:rFonts w:asciiTheme="minorHAnsi" w:eastAsiaTheme="minorEastAsia" w:hAnsiTheme="minorHAnsi" w:cstheme="minorBidi"/>
              <w:bCs w:val="0"/>
              <w:noProof/>
              <w:sz w:val="22"/>
            </w:rPr>
          </w:pPr>
          <w:hyperlink w:anchor="_Toc94805813" w:history="1">
            <w:r w:rsidR="000A1E4B" w:rsidRPr="00631886">
              <w:rPr>
                <w:rStyle w:val="Hyperlink"/>
                <w:rFonts w:cstheme="minorHAnsi"/>
                <w:noProof/>
              </w:rPr>
              <w:t>6</w:t>
            </w:r>
            <w:r w:rsidR="000A1E4B">
              <w:rPr>
                <w:rFonts w:asciiTheme="minorHAnsi" w:eastAsiaTheme="minorEastAsia" w:hAnsiTheme="minorHAnsi" w:cstheme="minorBidi"/>
                <w:bCs w:val="0"/>
                <w:noProof/>
                <w:sz w:val="22"/>
              </w:rPr>
              <w:tab/>
            </w:r>
            <w:r w:rsidR="000A1E4B" w:rsidRPr="00631886">
              <w:rPr>
                <w:rStyle w:val="Hyperlink"/>
                <w:rFonts w:cstheme="minorHAnsi"/>
                <w:noProof/>
              </w:rPr>
              <w:t>Unterrichtliche Umsetzung</w:t>
            </w:r>
            <w:r w:rsidR="000A1E4B">
              <w:rPr>
                <w:noProof/>
                <w:webHidden/>
              </w:rPr>
              <w:tab/>
            </w:r>
            <w:r w:rsidR="000A1E4B">
              <w:rPr>
                <w:noProof/>
                <w:webHidden/>
              </w:rPr>
              <w:fldChar w:fldCharType="begin"/>
            </w:r>
            <w:r w:rsidR="000A1E4B">
              <w:rPr>
                <w:noProof/>
                <w:webHidden/>
              </w:rPr>
              <w:instrText xml:space="preserve"> PAGEREF _Toc94805813 \h </w:instrText>
            </w:r>
            <w:r w:rsidR="000A1E4B">
              <w:rPr>
                <w:noProof/>
                <w:webHidden/>
              </w:rPr>
            </w:r>
            <w:r w:rsidR="000A1E4B">
              <w:rPr>
                <w:noProof/>
                <w:webHidden/>
              </w:rPr>
              <w:fldChar w:fldCharType="separate"/>
            </w:r>
            <w:r w:rsidR="000A1E4B">
              <w:rPr>
                <w:noProof/>
                <w:webHidden/>
              </w:rPr>
              <w:t>10</w:t>
            </w:r>
            <w:r w:rsidR="000A1E4B">
              <w:rPr>
                <w:noProof/>
                <w:webHidden/>
              </w:rPr>
              <w:fldChar w:fldCharType="end"/>
            </w:r>
          </w:hyperlink>
        </w:p>
        <w:p w14:paraId="4F86A04E" w14:textId="71A4B3A8" w:rsidR="000A1E4B" w:rsidRDefault="00000000">
          <w:pPr>
            <w:pStyle w:val="Verzeichnis2"/>
            <w:tabs>
              <w:tab w:val="left" w:pos="850"/>
              <w:tab w:val="right" w:leader="dot" w:pos="8834"/>
            </w:tabs>
            <w:rPr>
              <w:rFonts w:asciiTheme="minorHAnsi" w:eastAsiaTheme="minorEastAsia" w:hAnsiTheme="minorHAnsi" w:cstheme="minorBidi"/>
              <w:bCs w:val="0"/>
              <w:noProof/>
              <w:sz w:val="22"/>
            </w:rPr>
          </w:pPr>
          <w:hyperlink w:anchor="_Toc94805814" w:history="1">
            <w:r w:rsidR="000A1E4B" w:rsidRPr="00631886">
              <w:rPr>
                <w:rStyle w:val="Hyperlink"/>
                <w:rFonts w:cstheme="minorHAnsi"/>
                <w:noProof/>
              </w:rPr>
              <w:t>6.1</w:t>
            </w:r>
            <w:r w:rsidR="000A1E4B">
              <w:rPr>
                <w:rFonts w:asciiTheme="minorHAnsi" w:eastAsiaTheme="minorEastAsia" w:hAnsiTheme="minorHAnsi" w:cstheme="minorBidi"/>
                <w:bCs w:val="0"/>
                <w:noProof/>
                <w:sz w:val="22"/>
              </w:rPr>
              <w:tab/>
            </w:r>
            <w:r w:rsidR="000A1E4B" w:rsidRPr="00631886">
              <w:rPr>
                <w:rStyle w:val="Hyperlink"/>
                <w:rFonts w:cstheme="minorHAnsi"/>
                <w:noProof/>
              </w:rPr>
              <w:t>Grober Unterrichtsplan</w:t>
            </w:r>
            <w:r w:rsidR="000A1E4B">
              <w:rPr>
                <w:noProof/>
                <w:webHidden/>
              </w:rPr>
              <w:tab/>
            </w:r>
            <w:r w:rsidR="000A1E4B">
              <w:rPr>
                <w:noProof/>
                <w:webHidden/>
              </w:rPr>
              <w:fldChar w:fldCharType="begin"/>
            </w:r>
            <w:r w:rsidR="000A1E4B">
              <w:rPr>
                <w:noProof/>
                <w:webHidden/>
              </w:rPr>
              <w:instrText xml:space="preserve"> PAGEREF _Toc94805814 \h </w:instrText>
            </w:r>
            <w:r w:rsidR="000A1E4B">
              <w:rPr>
                <w:noProof/>
                <w:webHidden/>
              </w:rPr>
            </w:r>
            <w:r w:rsidR="000A1E4B">
              <w:rPr>
                <w:noProof/>
                <w:webHidden/>
              </w:rPr>
              <w:fldChar w:fldCharType="separate"/>
            </w:r>
            <w:r w:rsidR="000A1E4B">
              <w:rPr>
                <w:noProof/>
                <w:webHidden/>
              </w:rPr>
              <w:t>10</w:t>
            </w:r>
            <w:r w:rsidR="000A1E4B">
              <w:rPr>
                <w:noProof/>
                <w:webHidden/>
              </w:rPr>
              <w:fldChar w:fldCharType="end"/>
            </w:r>
          </w:hyperlink>
        </w:p>
        <w:p w14:paraId="7AC0B423" w14:textId="4BF8BC23" w:rsidR="000A1E4B" w:rsidRDefault="00000000">
          <w:pPr>
            <w:pStyle w:val="Verzeichnis2"/>
            <w:tabs>
              <w:tab w:val="left" w:pos="850"/>
              <w:tab w:val="right" w:leader="dot" w:pos="8834"/>
            </w:tabs>
            <w:rPr>
              <w:rFonts w:asciiTheme="minorHAnsi" w:eastAsiaTheme="minorEastAsia" w:hAnsiTheme="minorHAnsi" w:cstheme="minorBidi"/>
              <w:bCs w:val="0"/>
              <w:noProof/>
              <w:sz w:val="22"/>
            </w:rPr>
          </w:pPr>
          <w:hyperlink w:anchor="_Toc94805815" w:history="1">
            <w:r w:rsidR="000A1E4B" w:rsidRPr="00631886">
              <w:rPr>
                <w:rStyle w:val="Hyperlink"/>
                <w:rFonts w:cstheme="minorHAnsi"/>
                <w:noProof/>
              </w:rPr>
              <w:t>6.2</w:t>
            </w:r>
            <w:r w:rsidR="000A1E4B">
              <w:rPr>
                <w:rFonts w:asciiTheme="minorHAnsi" w:eastAsiaTheme="minorEastAsia" w:hAnsiTheme="minorHAnsi" w:cstheme="minorBidi"/>
                <w:bCs w:val="0"/>
                <w:noProof/>
                <w:sz w:val="22"/>
              </w:rPr>
              <w:tab/>
            </w:r>
            <w:r w:rsidR="000A1E4B" w:rsidRPr="00631886">
              <w:rPr>
                <w:rStyle w:val="Hyperlink"/>
                <w:rFonts w:cstheme="minorHAnsi"/>
                <w:noProof/>
              </w:rPr>
              <w:t>Stundenverlaufsskizzen</w:t>
            </w:r>
            <w:r w:rsidR="000A1E4B">
              <w:rPr>
                <w:noProof/>
                <w:webHidden/>
              </w:rPr>
              <w:tab/>
            </w:r>
            <w:r w:rsidR="000A1E4B">
              <w:rPr>
                <w:noProof/>
                <w:webHidden/>
              </w:rPr>
              <w:fldChar w:fldCharType="begin"/>
            </w:r>
            <w:r w:rsidR="000A1E4B">
              <w:rPr>
                <w:noProof/>
                <w:webHidden/>
              </w:rPr>
              <w:instrText xml:space="preserve"> PAGEREF _Toc94805815 \h </w:instrText>
            </w:r>
            <w:r w:rsidR="000A1E4B">
              <w:rPr>
                <w:noProof/>
                <w:webHidden/>
              </w:rPr>
            </w:r>
            <w:r w:rsidR="000A1E4B">
              <w:rPr>
                <w:noProof/>
                <w:webHidden/>
              </w:rPr>
              <w:fldChar w:fldCharType="separate"/>
            </w:r>
            <w:r w:rsidR="000A1E4B">
              <w:rPr>
                <w:noProof/>
                <w:webHidden/>
              </w:rPr>
              <w:t>11</w:t>
            </w:r>
            <w:r w:rsidR="000A1E4B">
              <w:rPr>
                <w:noProof/>
                <w:webHidden/>
              </w:rPr>
              <w:fldChar w:fldCharType="end"/>
            </w:r>
          </w:hyperlink>
        </w:p>
        <w:p w14:paraId="4DCBA0D2" w14:textId="1E67683A" w:rsidR="000A1E4B" w:rsidRDefault="00000000">
          <w:pPr>
            <w:pStyle w:val="Verzeichnis3"/>
            <w:tabs>
              <w:tab w:val="left" w:pos="1134"/>
              <w:tab w:val="right" w:leader="dot" w:pos="8834"/>
            </w:tabs>
            <w:rPr>
              <w:rFonts w:asciiTheme="minorHAnsi" w:eastAsiaTheme="minorEastAsia" w:hAnsiTheme="minorHAnsi" w:cstheme="minorBidi"/>
              <w:bCs w:val="0"/>
              <w:noProof/>
              <w:sz w:val="22"/>
            </w:rPr>
          </w:pPr>
          <w:hyperlink w:anchor="_Toc94805816" w:history="1">
            <w:r w:rsidR="000A1E4B" w:rsidRPr="00631886">
              <w:rPr>
                <w:rStyle w:val="Hyperlink"/>
                <w:rFonts w:cstheme="minorHAnsi"/>
                <w:noProof/>
              </w:rPr>
              <w:t>6.2.1</w:t>
            </w:r>
            <w:r w:rsidR="000A1E4B">
              <w:rPr>
                <w:rFonts w:asciiTheme="minorHAnsi" w:eastAsiaTheme="minorEastAsia" w:hAnsiTheme="minorHAnsi" w:cstheme="minorBidi"/>
                <w:bCs w:val="0"/>
                <w:noProof/>
                <w:sz w:val="22"/>
              </w:rPr>
              <w:tab/>
            </w:r>
            <w:r w:rsidR="000A1E4B" w:rsidRPr="00631886">
              <w:rPr>
                <w:rStyle w:val="Hyperlink"/>
                <w:rFonts w:cstheme="minorHAnsi"/>
                <w:noProof/>
              </w:rPr>
              <w:t>Stunde 1 und 2: Verstärkendes Lernen</w:t>
            </w:r>
            <w:r w:rsidR="000A1E4B">
              <w:rPr>
                <w:noProof/>
                <w:webHidden/>
              </w:rPr>
              <w:tab/>
            </w:r>
            <w:r w:rsidR="000A1E4B">
              <w:rPr>
                <w:noProof/>
                <w:webHidden/>
              </w:rPr>
              <w:fldChar w:fldCharType="begin"/>
            </w:r>
            <w:r w:rsidR="000A1E4B">
              <w:rPr>
                <w:noProof/>
                <w:webHidden/>
              </w:rPr>
              <w:instrText xml:space="preserve"> PAGEREF _Toc94805816 \h </w:instrText>
            </w:r>
            <w:r w:rsidR="000A1E4B">
              <w:rPr>
                <w:noProof/>
                <w:webHidden/>
              </w:rPr>
            </w:r>
            <w:r w:rsidR="000A1E4B">
              <w:rPr>
                <w:noProof/>
                <w:webHidden/>
              </w:rPr>
              <w:fldChar w:fldCharType="separate"/>
            </w:r>
            <w:r w:rsidR="000A1E4B">
              <w:rPr>
                <w:noProof/>
                <w:webHidden/>
              </w:rPr>
              <w:t>11</w:t>
            </w:r>
            <w:r w:rsidR="000A1E4B">
              <w:rPr>
                <w:noProof/>
                <w:webHidden/>
              </w:rPr>
              <w:fldChar w:fldCharType="end"/>
            </w:r>
          </w:hyperlink>
        </w:p>
        <w:p w14:paraId="17E566BE" w14:textId="3B1D422A" w:rsidR="000A1E4B" w:rsidRDefault="00000000">
          <w:pPr>
            <w:pStyle w:val="Verzeichnis3"/>
            <w:tabs>
              <w:tab w:val="left" w:pos="1134"/>
              <w:tab w:val="right" w:leader="dot" w:pos="8834"/>
            </w:tabs>
            <w:rPr>
              <w:rFonts w:asciiTheme="minorHAnsi" w:eastAsiaTheme="minorEastAsia" w:hAnsiTheme="minorHAnsi" w:cstheme="minorBidi"/>
              <w:bCs w:val="0"/>
              <w:noProof/>
              <w:sz w:val="22"/>
            </w:rPr>
          </w:pPr>
          <w:hyperlink w:anchor="_Toc94805817" w:history="1">
            <w:r w:rsidR="000A1E4B" w:rsidRPr="00631886">
              <w:rPr>
                <w:rStyle w:val="Hyperlink"/>
                <w:rFonts w:cstheme="minorHAnsi"/>
                <w:noProof/>
              </w:rPr>
              <w:t>6.2.2</w:t>
            </w:r>
            <w:r w:rsidR="000A1E4B">
              <w:rPr>
                <w:rFonts w:asciiTheme="minorHAnsi" w:eastAsiaTheme="minorEastAsia" w:hAnsiTheme="minorHAnsi" w:cstheme="minorBidi"/>
                <w:bCs w:val="0"/>
                <w:noProof/>
                <w:sz w:val="22"/>
              </w:rPr>
              <w:tab/>
            </w:r>
            <w:r w:rsidR="000A1E4B" w:rsidRPr="00631886">
              <w:rPr>
                <w:rStyle w:val="Hyperlink"/>
                <w:rFonts w:cstheme="minorHAnsi"/>
                <w:noProof/>
              </w:rPr>
              <w:t>Stunde 3: Überwachtes Lernen</w:t>
            </w:r>
            <w:r w:rsidR="000A1E4B">
              <w:rPr>
                <w:noProof/>
                <w:webHidden/>
              </w:rPr>
              <w:tab/>
            </w:r>
            <w:r w:rsidR="000A1E4B">
              <w:rPr>
                <w:noProof/>
                <w:webHidden/>
              </w:rPr>
              <w:fldChar w:fldCharType="begin"/>
            </w:r>
            <w:r w:rsidR="000A1E4B">
              <w:rPr>
                <w:noProof/>
                <w:webHidden/>
              </w:rPr>
              <w:instrText xml:space="preserve"> PAGEREF _Toc94805817 \h </w:instrText>
            </w:r>
            <w:r w:rsidR="000A1E4B">
              <w:rPr>
                <w:noProof/>
                <w:webHidden/>
              </w:rPr>
            </w:r>
            <w:r w:rsidR="000A1E4B">
              <w:rPr>
                <w:noProof/>
                <w:webHidden/>
              </w:rPr>
              <w:fldChar w:fldCharType="separate"/>
            </w:r>
            <w:r w:rsidR="000A1E4B">
              <w:rPr>
                <w:noProof/>
                <w:webHidden/>
              </w:rPr>
              <w:t>15</w:t>
            </w:r>
            <w:r w:rsidR="000A1E4B">
              <w:rPr>
                <w:noProof/>
                <w:webHidden/>
              </w:rPr>
              <w:fldChar w:fldCharType="end"/>
            </w:r>
          </w:hyperlink>
        </w:p>
        <w:p w14:paraId="56A34151" w14:textId="44C6366D" w:rsidR="000A1E4B" w:rsidRDefault="00000000">
          <w:pPr>
            <w:pStyle w:val="Verzeichnis3"/>
            <w:tabs>
              <w:tab w:val="left" w:pos="1134"/>
              <w:tab w:val="right" w:leader="dot" w:pos="8834"/>
            </w:tabs>
            <w:rPr>
              <w:rFonts w:asciiTheme="minorHAnsi" w:eastAsiaTheme="minorEastAsia" w:hAnsiTheme="minorHAnsi" w:cstheme="minorBidi"/>
              <w:bCs w:val="0"/>
              <w:noProof/>
              <w:sz w:val="22"/>
            </w:rPr>
          </w:pPr>
          <w:hyperlink w:anchor="_Toc94805818" w:history="1">
            <w:r w:rsidR="000A1E4B" w:rsidRPr="00631886">
              <w:rPr>
                <w:rStyle w:val="Hyperlink"/>
                <w:rFonts w:cstheme="minorHAnsi"/>
                <w:noProof/>
              </w:rPr>
              <w:t>6.2.3</w:t>
            </w:r>
            <w:r w:rsidR="000A1E4B">
              <w:rPr>
                <w:rFonts w:asciiTheme="minorHAnsi" w:eastAsiaTheme="minorEastAsia" w:hAnsiTheme="minorHAnsi" w:cstheme="minorBidi"/>
                <w:bCs w:val="0"/>
                <w:noProof/>
                <w:sz w:val="22"/>
              </w:rPr>
              <w:tab/>
            </w:r>
            <w:r w:rsidR="000A1E4B" w:rsidRPr="00631886">
              <w:rPr>
                <w:rStyle w:val="Hyperlink"/>
                <w:rFonts w:cstheme="minorHAnsi"/>
                <w:noProof/>
              </w:rPr>
              <w:t>Stunde 4: Unüberwachtes Lernen</w:t>
            </w:r>
            <w:r w:rsidR="000A1E4B">
              <w:rPr>
                <w:noProof/>
                <w:webHidden/>
              </w:rPr>
              <w:tab/>
            </w:r>
            <w:r w:rsidR="000A1E4B">
              <w:rPr>
                <w:noProof/>
                <w:webHidden/>
              </w:rPr>
              <w:fldChar w:fldCharType="begin"/>
            </w:r>
            <w:r w:rsidR="000A1E4B">
              <w:rPr>
                <w:noProof/>
                <w:webHidden/>
              </w:rPr>
              <w:instrText xml:space="preserve"> PAGEREF _Toc94805818 \h </w:instrText>
            </w:r>
            <w:r w:rsidR="000A1E4B">
              <w:rPr>
                <w:noProof/>
                <w:webHidden/>
              </w:rPr>
            </w:r>
            <w:r w:rsidR="000A1E4B">
              <w:rPr>
                <w:noProof/>
                <w:webHidden/>
              </w:rPr>
              <w:fldChar w:fldCharType="separate"/>
            </w:r>
            <w:r w:rsidR="000A1E4B">
              <w:rPr>
                <w:noProof/>
                <w:webHidden/>
              </w:rPr>
              <w:t>17</w:t>
            </w:r>
            <w:r w:rsidR="000A1E4B">
              <w:rPr>
                <w:noProof/>
                <w:webHidden/>
              </w:rPr>
              <w:fldChar w:fldCharType="end"/>
            </w:r>
          </w:hyperlink>
        </w:p>
        <w:p w14:paraId="500DA667" w14:textId="32BCB452" w:rsidR="000A1E4B" w:rsidRDefault="00000000">
          <w:pPr>
            <w:pStyle w:val="Verzeichnis1"/>
            <w:rPr>
              <w:rFonts w:asciiTheme="minorHAnsi" w:eastAsiaTheme="minorEastAsia" w:hAnsiTheme="minorHAnsi" w:cstheme="minorBidi"/>
              <w:bCs w:val="0"/>
              <w:noProof/>
              <w:sz w:val="22"/>
            </w:rPr>
          </w:pPr>
          <w:hyperlink w:anchor="_Toc94805819" w:history="1">
            <w:r w:rsidR="000A1E4B" w:rsidRPr="00631886">
              <w:rPr>
                <w:rStyle w:val="Hyperlink"/>
                <w:noProof/>
              </w:rPr>
              <w:t>7</w:t>
            </w:r>
            <w:r w:rsidR="000A1E4B">
              <w:rPr>
                <w:rFonts w:asciiTheme="minorHAnsi" w:eastAsiaTheme="minorEastAsia" w:hAnsiTheme="minorHAnsi" w:cstheme="minorBidi"/>
                <w:bCs w:val="0"/>
                <w:noProof/>
                <w:sz w:val="22"/>
              </w:rPr>
              <w:tab/>
            </w:r>
            <w:r w:rsidR="000A1E4B" w:rsidRPr="00631886">
              <w:rPr>
                <w:rStyle w:val="Hyperlink"/>
                <w:noProof/>
              </w:rPr>
              <w:t>Einbettung in verschiedene Fächer und Themen</w:t>
            </w:r>
            <w:r w:rsidR="000A1E4B">
              <w:rPr>
                <w:noProof/>
                <w:webHidden/>
              </w:rPr>
              <w:tab/>
            </w:r>
            <w:r w:rsidR="000A1E4B">
              <w:rPr>
                <w:noProof/>
                <w:webHidden/>
              </w:rPr>
              <w:fldChar w:fldCharType="begin"/>
            </w:r>
            <w:r w:rsidR="000A1E4B">
              <w:rPr>
                <w:noProof/>
                <w:webHidden/>
              </w:rPr>
              <w:instrText xml:space="preserve"> PAGEREF _Toc94805819 \h </w:instrText>
            </w:r>
            <w:r w:rsidR="000A1E4B">
              <w:rPr>
                <w:noProof/>
                <w:webHidden/>
              </w:rPr>
            </w:r>
            <w:r w:rsidR="000A1E4B">
              <w:rPr>
                <w:noProof/>
                <w:webHidden/>
              </w:rPr>
              <w:fldChar w:fldCharType="separate"/>
            </w:r>
            <w:r w:rsidR="000A1E4B">
              <w:rPr>
                <w:noProof/>
                <w:webHidden/>
              </w:rPr>
              <w:t>21</w:t>
            </w:r>
            <w:r w:rsidR="000A1E4B">
              <w:rPr>
                <w:noProof/>
                <w:webHidden/>
              </w:rPr>
              <w:fldChar w:fldCharType="end"/>
            </w:r>
          </w:hyperlink>
        </w:p>
        <w:p w14:paraId="36B59F6D" w14:textId="2A55464B" w:rsidR="000A1E4B" w:rsidRDefault="00000000">
          <w:pPr>
            <w:pStyle w:val="Verzeichnis1"/>
            <w:rPr>
              <w:rFonts w:asciiTheme="minorHAnsi" w:eastAsiaTheme="minorEastAsia" w:hAnsiTheme="minorHAnsi" w:cstheme="minorBidi"/>
              <w:bCs w:val="0"/>
              <w:noProof/>
              <w:sz w:val="22"/>
            </w:rPr>
          </w:pPr>
          <w:hyperlink w:anchor="_Toc94805820" w:history="1">
            <w:r w:rsidR="000A1E4B" w:rsidRPr="00631886">
              <w:rPr>
                <w:rStyle w:val="Hyperlink"/>
                <w:noProof/>
              </w:rPr>
              <w:t>8</w:t>
            </w:r>
            <w:r w:rsidR="000A1E4B">
              <w:rPr>
                <w:rFonts w:asciiTheme="minorHAnsi" w:eastAsiaTheme="minorEastAsia" w:hAnsiTheme="minorHAnsi" w:cstheme="minorBidi"/>
                <w:bCs w:val="0"/>
                <w:noProof/>
                <w:sz w:val="22"/>
              </w:rPr>
              <w:tab/>
            </w:r>
            <w:r w:rsidR="000A1E4B" w:rsidRPr="00631886">
              <w:rPr>
                <w:rStyle w:val="Hyperlink"/>
                <w:noProof/>
              </w:rPr>
              <w:t>Anschlussthemen</w:t>
            </w:r>
            <w:r w:rsidR="000A1E4B">
              <w:rPr>
                <w:noProof/>
                <w:webHidden/>
              </w:rPr>
              <w:tab/>
            </w:r>
            <w:r w:rsidR="000A1E4B">
              <w:rPr>
                <w:noProof/>
                <w:webHidden/>
              </w:rPr>
              <w:fldChar w:fldCharType="begin"/>
            </w:r>
            <w:r w:rsidR="000A1E4B">
              <w:rPr>
                <w:noProof/>
                <w:webHidden/>
              </w:rPr>
              <w:instrText xml:space="preserve"> PAGEREF _Toc94805820 \h </w:instrText>
            </w:r>
            <w:r w:rsidR="000A1E4B">
              <w:rPr>
                <w:noProof/>
                <w:webHidden/>
              </w:rPr>
            </w:r>
            <w:r w:rsidR="000A1E4B">
              <w:rPr>
                <w:noProof/>
                <w:webHidden/>
              </w:rPr>
              <w:fldChar w:fldCharType="separate"/>
            </w:r>
            <w:r w:rsidR="000A1E4B">
              <w:rPr>
                <w:noProof/>
                <w:webHidden/>
              </w:rPr>
              <w:t>21</w:t>
            </w:r>
            <w:r w:rsidR="000A1E4B">
              <w:rPr>
                <w:noProof/>
                <w:webHidden/>
              </w:rPr>
              <w:fldChar w:fldCharType="end"/>
            </w:r>
          </w:hyperlink>
        </w:p>
        <w:p w14:paraId="70B1E28D" w14:textId="4F501FB7" w:rsidR="000A1E4B" w:rsidRDefault="00000000">
          <w:pPr>
            <w:pStyle w:val="Verzeichnis1"/>
            <w:rPr>
              <w:rFonts w:asciiTheme="minorHAnsi" w:eastAsiaTheme="minorEastAsia" w:hAnsiTheme="minorHAnsi" w:cstheme="minorBidi"/>
              <w:bCs w:val="0"/>
              <w:noProof/>
              <w:sz w:val="22"/>
            </w:rPr>
          </w:pPr>
          <w:hyperlink w:anchor="_Toc94805821" w:history="1">
            <w:r w:rsidR="000A1E4B" w:rsidRPr="00631886">
              <w:rPr>
                <w:rStyle w:val="Hyperlink"/>
                <w:rFonts w:cstheme="minorHAnsi"/>
                <w:noProof/>
              </w:rPr>
              <w:t>9</w:t>
            </w:r>
            <w:r w:rsidR="000A1E4B">
              <w:rPr>
                <w:rFonts w:asciiTheme="minorHAnsi" w:eastAsiaTheme="minorEastAsia" w:hAnsiTheme="minorHAnsi" w:cstheme="minorBidi"/>
                <w:bCs w:val="0"/>
                <w:noProof/>
                <w:sz w:val="22"/>
              </w:rPr>
              <w:tab/>
            </w:r>
            <w:r w:rsidR="000A1E4B" w:rsidRPr="00631886">
              <w:rPr>
                <w:rStyle w:val="Hyperlink"/>
                <w:rFonts w:cstheme="minorHAnsi"/>
                <w:noProof/>
              </w:rPr>
              <w:t>Literatur und Links</w:t>
            </w:r>
            <w:r w:rsidR="000A1E4B">
              <w:rPr>
                <w:noProof/>
                <w:webHidden/>
              </w:rPr>
              <w:tab/>
            </w:r>
            <w:r w:rsidR="000A1E4B">
              <w:rPr>
                <w:noProof/>
                <w:webHidden/>
              </w:rPr>
              <w:fldChar w:fldCharType="begin"/>
            </w:r>
            <w:r w:rsidR="000A1E4B">
              <w:rPr>
                <w:noProof/>
                <w:webHidden/>
              </w:rPr>
              <w:instrText xml:space="preserve"> PAGEREF _Toc94805821 \h </w:instrText>
            </w:r>
            <w:r w:rsidR="000A1E4B">
              <w:rPr>
                <w:noProof/>
                <w:webHidden/>
              </w:rPr>
            </w:r>
            <w:r w:rsidR="000A1E4B">
              <w:rPr>
                <w:noProof/>
                <w:webHidden/>
              </w:rPr>
              <w:fldChar w:fldCharType="separate"/>
            </w:r>
            <w:r w:rsidR="000A1E4B">
              <w:rPr>
                <w:noProof/>
                <w:webHidden/>
              </w:rPr>
              <w:t>21</w:t>
            </w:r>
            <w:r w:rsidR="000A1E4B">
              <w:rPr>
                <w:noProof/>
                <w:webHidden/>
              </w:rPr>
              <w:fldChar w:fldCharType="end"/>
            </w:r>
          </w:hyperlink>
        </w:p>
        <w:p w14:paraId="734D1FC6" w14:textId="65F2D7B4" w:rsidR="000A1E4B" w:rsidRDefault="00000000">
          <w:pPr>
            <w:pStyle w:val="Verzeichnis1"/>
            <w:rPr>
              <w:rFonts w:asciiTheme="minorHAnsi" w:eastAsiaTheme="minorEastAsia" w:hAnsiTheme="minorHAnsi" w:cstheme="minorBidi"/>
              <w:bCs w:val="0"/>
              <w:noProof/>
              <w:sz w:val="22"/>
            </w:rPr>
          </w:pPr>
          <w:hyperlink w:anchor="_Toc94805822" w:history="1">
            <w:r w:rsidR="000A1E4B" w:rsidRPr="00631886">
              <w:rPr>
                <w:rStyle w:val="Hyperlink"/>
                <w:rFonts w:cstheme="minorHAnsi"/>
                <w:noProof/>
              </w:rPr>
              <w:t>10</w:t>
            </w:r>
            <w:r w:rsidR="000A1E4B">
              <w:rPr>
                <w:rFonts w:asciiTheme="minorHAnsi" w:eastAsiaTheme="minorEastAsia" w:hAnsiTheme="minorHAnsi" w:cstheme="minorBidi"/>
                <w:bCs w:val="0"/>
                <w:noProof/>
                <w:sz w:val="22"/>
              </w:rPr>
              <w:tab/>
            </w:r>
            <w:r w:rsidR="000A1E4B" w:rsidRPr="00631886">
              <w:rPr>
                <w:rStyle w:val="Hyperlink"/>
                <w:rFonts w:cstheme="minorHAnsi"/>
                <w:noProof/>
              </w:rPr>
              <w:t>Arbeitsmaterialien</w:t>
            </w:r>
            <w:r w:rsidR="000A1E4B">
              <w:rPr>
                <w:noProof/>
                <w:webHidden/>
              </w:rPr>
              <w:tab/>
            </w:r>
            <w:r w:rsidR="000A1E4B">
              <w:rPr>
                <w:noProof/>
                <w:webHidden/>
              </w:rPr>
              <w:fldChar w:fldCharType="begin"/>
            </w:r>
            <w:r w:rsidR="000A1E4B">
              <w:rPr>
                <w:noProof/>
                <w:webHidden/>
              </w:rPr>
              <w:instrText xml:space="preserve"> PAGEREF _Toc94805822 \h </w:instrText>
            </w:r>
            <w:r w:rsidR="000A1E4B">
              <w:rPr>
                <w:noProof/>
                <w:webHidden/>
              </w:rPr>
            </w:r>
            <w:r w:rsidR="000A1E4B">
              <w:rPr>
                <w:noProof/>
                <w:webHidden/>
              </w:rPr>
              <w:fldChar w:fldCharType="separate"/>
            </w:r>
            <w:r w:rsidR="000A1E4B">
              <w:rPr>
                <w:noProof/>
                <w:webHidden/>
              </w:rPr>
              <w:t>22</w:t>
            </w:r>
            <w:r w:rsidR="000A1E4B">
              <w:rPr>
                <w:noProof/>
                <w:webHidden/>
              </w:rPr>
              <w:fldChar w:fldCharType="end"/>
            </w:r>
          </w:hyperlink>
        </w:p>
        <w:p w14:paraId="70C8E623" w14:textId="5100D85F" w:rsidR="000A1E4B" w:rsidRDefault="00000000">
          <w:pPr>
            <w:pStyle w:val="Verzeichnis1"/>
            <w:rPr>
              <w:rFonts w:asciiTheme="minorHAnsi" w:eastAsiaTheme="minorEastAsia" w:hAnsiTheme="minorHAnsi" w:cstheme="minorBidi"/>
              <w:bCs w:val="0"/>
              <w:noProof/>
              <w:sz w:val="22"/>
            </w:rPr>
          </w:pPr>
          <w:hyperlink w:anchor="_Toc94805823" w:history="1">
            <w:r w:rsidR="000A1E4B" w:rsidRPr="00631886">
              <w:rPr>
                <w:rStyle w:val="Hyperlink"/>
                <w:rFonts w:cstheme="minorHAnsi"/>
                <w:noProof/>
              </w:rPr>
              <w:t>11</w:t>
            </w:r>
            <w:r w:rsidR="000A1E4B">
              <w:rPr>
                <w:rFonts w:asciiTheme="minorHAnsi" w:eastAsiaTheme="minorEastAsia" w:hAnsiTheme="minorHAnsi" w:cstheme="minorBidi"/>
                <w:bCs w:val="0"/>
                <w:noProof/>
                <w:sz w:val="22"/>
              </w:rPr>
              <w:tab/>
            </w:r>
            <w:r w:rsidR="000A1E4B" w:rsidRPr="00631886">
              <w:rPr>
                <w:rStyle w:val="Hyperlink"/>
                <w:rFonts w:cstheme="minorHAnsi"/>
                <w:noProof/>
              </w:rPr>
              <w:t>Glossar</w:t>
            </w:r>
            <w:r w:rsidR="000A1E4B">
              <w:rPr>
                <w:noProof/>
                <w:webHidden/>
              </w:rPr>
              <w:tab/>
            </w:r>
            <w:r w:rsidR="000A1E4B">
              <w:rPr>
                <w:noProof/>
                <w:webHidden/>
              </w:rPr>
              <w:fldChar w:fldCharType="begin"/>
            </w:r>
            <w:r w:rsidR="000A1E4B">
              <w:rPr>
                <w:noProof/>
                <w:webHidden/>
              </w:rPr>
              <w:instrText xml:space="preserve"> PAGEREF _Toc94805823 \h </w:instrText>
            </w:r>
            <w:r w:rsidR="000A1E4B">
              <w:rPr>
                <w:noProof/>
                <w:webHidden/>
              </w:rPr>
            </w:r>
            <w:r w:rsidR="000A1E4B">
              <w:rPr>
                <w:noProof/>
                <w:webHidden/>
              </w:rPr>
              <w:fldChar w:fldCharType="separate"/>
            </w:r>
            <w:r w:rsidR="000A1E4B">
              <w:rPr>
                <w:noProof/>
                <w:webHidden/>
              </w:rPr>
              <w:t>22</w:t>
            </w:r>
            <w:r w:rsidR="000A1E4B">
              <w:rPr>
                <w:noProof/>
                <w:webHidden/>
              </w:rPr>
              <w:fldChar w:fldCharType="end"/>
            </w:r>
          </w:hyperlink>
        </w:p>
        <w:p w14:paraId="6631CC9E" w14:textId="3B21B4B1" w:rsidR="000A1E4B" w:rsidRPr="000A1E4B" w:rsidRDefault="00000000">
          <w:pPr>
            <w:pStyle w:val="Verzeichnis1"/>
            <w:rPr>
              <w:rFonts w:asciiTheme="minorHAnsi" w:eastAsiaTheme="minorEastAsia" w:hAnsiTheme="minorHAnsi" w:cstheme="minorBidi"/>
              <w:noProof/>
              <w:sz w:val="22"/>
            </w:rPr>
          </w:pPr>
          <w:hyperlink w:anchor="_Toc94805824" w:history="1">
            <w:r w:rsidR="000A1E4B" w:rsidRPr="000A1E4B">
              <w:rPr>
                <w:rStyle w:val="Hyperlink"/>
                <w:rFonts w:eastAsia="helvetica neue" w:cstheme="minorHAnsi"/>
                <w:noProof/>
                <w:lang w:eastAsia="zh-CN"/>
              </w:rPr>
              <w:t>11</w:t>
            </w:r>
            <w:r w:rsidR="000A1E4B" w:rsidRPr="000A1E4B">
              <w:rPr>
                <w:rFonts w:asciiTheme="minorHAnsi" w:eastAsiaTheme="minorEastAsia" w:hAnsiTheme="minorHAnsi" w:cstheme="minorBidi"/>
                <w:noProof/>
                <w:sz w:val="22"/>
              </w:rPr>
              <w:tab/>
            </w:r>
            <w:r w:rsidR="000A1E4B" w:rsidRPr="000A1E4B">
              <w:rPr>
                <w:rStyle w:val="Hyperlink"/>
                <w:rFonts w:eastAsia="helvetica neue" w:cstheme="minorHAnsi"/>
                <w:noProof/>
                <w:lang w:eastAsia="zh-CN"/>
              </w:rPr>
              <w:t>Fragen, Feedback, Anregungen</w:t>
            </w:r>
            <w:r w:rsidR="000A1E4B" w:rsidRPr="000A1E4B">
              <w:rPr>
                <w:noProof/>
                <w:webHidden/>
              </w:rPr>
              <w:tab/>
            </w:r>
            <w:r w:rsidR="000A1E4B" w:rsidRPr="000A1E4B">
              <w:rPr>
                <w:noProof/>
                <w:webHidden/>
              </w:rPr>
              <w:fldChar w:fldCharType="begin"/>
            </w:r>
            <w:r w:rsidR="000A1E4B" w:rsidRPr="000A1E4B">
              <w:rPr>
                <w:noProof/>
                <w:webHidden/>
              </w:rPr>
              <w:instrText xml:space="preserve"> PAGEREF _Toc94805824 \h </w:instrText>
            </w:r>
            <w:r w:rsidR="000A1E4B" w:rsidRPr="000A1E4B">
              <w:rPr>
                <w:noProof/>
                <w:webHidden/>
              </w:rPr>
            </w:r>
            <w:r w:rsidR="000A1E4B" w:rsidRPr="000A1E4B">
              <w:rPr>
                <w:noProof/>
                <w:webHidden/>
              </w:rPr>
              <w:fldChar w:fldCharType="separate"/>
            </w:r>
            <w:r w:rsidR="000A1E4B" w:rsidRPr="000A1E4B">
              <w:rPr>
                <w:noProof/>
                <w:webHidden/>
              </w:rPr>
              <w:t>24</w:t>
            </w:r>
            <w:r w:rsidR="000A1E4B" w:rsidRPr="000A1E4B">
              <w:rPr>
                <w:noProof/>
                <w:webHidden/>
              </w:rPr>
              <w:fldChar w:fldCharType="end"/>
            </w:r>
          </w:hyperlink>
        </w:p>
        <w:p w14:paraId="63AB90D6" w14:textId="1F83A5A3" w:rsidR="00403B0C" w:rsidRPr="00B358ED" w:rsidRDefault="00777D8F" w:rsidP="00777D8F">
          <w:pPr>
            <w:pStyle w:val="Verzeichnis1"/>
            <w:rPr>
              <w:rFonts w:asciiTheme="minorHAnsi" w:hAnsiTheme="minorHAnsi" w:cstheme="minorHAnsi"/>
            </w:rPr>
          </w:pPr>
          <w:r w:rsidRPr="00B358ED">
            <w:rPr>
              <w:rFonts w:asciiTheme="minorHAnsi" w:hAnsiTheme="minorHAnsi" w:cstheme="minorHAnsi"/>
            </w:rPr>
            <w:fldChar w:fldCharType="end"/>
          </w:r>
        </w:p>
      </w:sdtContent>
    </w:sdt>
    <w:bookmarkEnd w:id="0" w:displacedByCustomXml="prev"/>
    <w:p w14:paraId="47E04014" w14:textId="7AFB7183" w:rsidR="00403B0C" w:rsidRPr="00B358ED" w:rsidRDefault="00C5650A">
      <w:pPr>
        <w:rPr>
          <w:rFonts w:asciiTheme="minorHAnsi" w:hAnsiTheme="minorHAnsi" w:cstheme="minorHAnsi"/>
        </w:rPr>
      </w:pPr>
      <w:r w:rsidRPr="00B358ED">
        <w:rPr>
          <w:rFonts w:asciiTheme="minorHAnsi" w:hAnsiTheme="minorHAnsi" w:cstheme="minorHAnsi"/>
        </w:rPr>
        <w:br w:type="page"/>
      </w:r>
    </w:p>
    <w:p w14:paraId="518A4A99" w14:textId="229CEA58" w:rsidR="00C532C5" w:rsidRPr="00B358ED" w:rsidRDefault="00C532C5" w:rsidP="00857FAB">
      <w:pPr>
        <w:pStyle w:val="berschrift1"/>
        <w:rPr>
          <w:rFonts w:asciiTheme="minorHAnsi" w:hAnsiTheme="minorHAnsi" w:cstheme="minorHAnsi"/>
        </w:rPr>
      </w:pPr>
      <w:bookmarkStart w:id="1" w:name="_Toc94805805"/>
      <w:bookmarkStart w:id="2" w:name="_Hlk89960558"/>
      <w:r w:rsidRPr="00B358ED">
        <w:rPr>
          <w:rFonts w:asciiTheme="minorHAnsi" w:hAnsiTheme="minorHAnsi" w:cstheme="minorHAnsi"/>
        </w:rPr>
        <w:lastRenderedPageBreak/>
        <w:t>Die Bananenjagd</w:t>
      </w:r>
      <w:bookmarkEnd w:id="1"/>
    </w:p>
    <w:p w14:paraId="415CC00D" w14:textId="78D6F9F9" w:rsidR="00C532C5" w:rsidRPr="00B358ED" w:rsidDel="00A0287E" w:rsidRDefault="00A0287E" w:rsidP="00A0287E">
      <w:pPr>
        <w:jc w:val="both"/>
        <w:rPr>
          <w:del w:id="3" w:author="Imke Endjer" w:date="2023-02-23T09:02:00Z"/>
          <w:rFonts w:asciiTheme="minorHAnsi" w:hAnsiTheme="minorHAnsi" w:cstheme="minorHAnsi"/>
        </w:rPr>
        <w:pPrChange w:id="4" w:author="Imke Endjer" w:date="2023-02-23T09:02:00Z">
          <w:pPr/>
        </w:pPrChange>
      </w:pPr>
      <w:r w:rsidRPr="00B358ED">
        <w:rPr>
          <w:rFonts w:asciiTheme="minorHAnsi" w:hAnsiTheme="minorHAnsi" w:cstheme="minorHAnsi"/>
          <w:noProof/>
          <w:sz w:val="22"/>
        </w:rPr>
        <w:drawing>
          <wp:anchor distT="0" distB="0" distL="114300" distR="114300" simplePos="0" relativeHeight="251703296" behindDoc="0" locked="0" layoutInCell="1" allowOverlap="1" wp14:anchorId="29F4CF3D" wp14:editId="389CDBED">
            <wp:simplePos x="0" y="0"/>
            <wp:positionH relativeFrom="column">
              <wp:posOffset>3797300</wp:posOffset>
            </wp:positionH>
            <wp:positionV relativeFrom="paragraph">
              <wp:posOffset>55245</wp:posOffset>
            </wp:positionV>
            <wp:extent cx="1876425" cy="1666875"/>
            <wp:effectExtent l="0" t="0" r="9525" b="9525"/>
            <wp:wrapSquare wrapText="bothSides"/>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rotWithShape="1">
                    <a:blip r:embed="rId10">
                      <a:extLst>
                        <a:ext uri="{28A0092B-C50C-407E-A947-70E740481C1C}">
                          <a14:useLocalDpi xmlns:a14="http://schemas.microsoft.com/office/drawing/2010/main" val="0"/>
                        </a:ext>
                      </a:extLst>
                    </a:blip>
                    <a:srcRect l="20230"/>
                    <a:stretch/>
                  </pic:blipFill>
                  <pic:spPr bwMode="auto">
                    <a:xfrm>
                      <a:off x="0" y="0"/>
                      <a:ext cx="1876425"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32C5" w:rsidRPr="00B358ED">
        <w:rPr>
          <w:rFonts w:asciiTheme="minorHAnsi" w:hAnsiTheme="minorHAnsi" w:cstheme="minorHAnsi"/>
        </w:rPr>
        <w:t xml:space="preserve">In diesem Aufbaumodul schlüpfen die Schülerinnen und Schüler selbst in die Rolle von KI-Entwicklern. Im Gegensatz zu vielen anderen Ansätzen wenden sie dabei nicht nur vortrainierte Modelle an oder setzen existierende Bibliotheken ein, um beispielsweise ihre Daten zu klassifizieren. Stattdessen implementieren die Schülerinnen und Schüler den tatsächlichen Algorithmus, der den Computer “lernen” lässt, in einer blockbasierten Programmiersprache selbst. Damit gestalten die Schülerinnen und Schüler selbst KI-Systeme und durch den Blick “hinter die Kulissen” wird die vermeintliche “Magie” solcher Verfahren </w:t>
      </w:r>
      <w:proofErr w:type="spellStart"/>
      <w:r w:rsidR="00C532C5" w:rsidRPr="00B358ED">
        <w:rPr>
          <w:rFonts w:asciiTheme="minorHAnsi" w:hAnsiTheme="minorHAnsi" w:cstheme="minorHAnsi"/>
        </w:rPr>
        <w:t>demystifiziert</w:t>
      </w:r>
      <w:proofErr w:type="spellEnd"/>
      <w:r w:rsidR="00C532C5" w:rsidRPr="00B358ED">
        <w:rPr>
          <w:rFonts w:asciiTheme="minorHAnsi" w:hAnsiTheme="minorHAnsi" w:cstheme="minorHAnsi"/>
        </w:rPr>
        <w:t>.</w:t>
      </w:r>
      <w:r w:rsidR="00C532C5" w:rsidRPr="00B358ED">
        <w:rPr>
          <w:rFonts w:asciiTheme="minorHAnsi" w:hAnsiTheme="minorHAnsi" w:cstheme="minorHAnsi"/>
          <w:noProof/>
          <w:sz w:val="22"/>
        </w:rPr>
        <w:t xml:space="preserve"> </w:t>
      </w:r>
    </w:p>
    <w:p w14:paraId="1E407EDA" w14:textId="77777777" w:rsidR="00C532C5" w:rsidRPr="00B358ED" w:rsidRDefault="00C532C5" w:rsidP="00A0287E">
      <w:pPr>
        <w:jc w:val="both"/>
        <w:rPr>
          <w:rFonts w:asciiTheme="minorHAnsi" w:hAnsiTheme="minorHAnsi" w:cstheme="minorHAnsi"/>
        </w:rPr>
        <w:pPrChange w:id="5" w:author="Imke Endjer" w:date="2023-02-23T09:02:00Z">
          <w:pPr/>
        </w:pPrChange>
      </w:pPr>
    </w:p>
    <w:tbl>
      <w:tblPr>
        <w:tblStyle w:val="StGen0"/>
        <w:tblW w:w="895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80" w:firstRow="0" w:lastRow="0" w:firstColumn="1" w:lastColumn="0" w:noHBand="0" w:noVBand="1"/>
      </w:tblPr>
      <w:tblGrid>
        <w:gridCol w:w="3044"/>
        <w:gridCol w:w="522"/>
        <w:gridCol w:w="5392"/>
      </w:tblGrid>
      <w:tr w:rsidR="00C532C5" w:rsidRPr="00B358ED" w14:paraId="1A63254F" w14:textId="77777777" w:rsidTr="003C47FE">
        <w:tc>
          <w:tcPr>
            <w:cnfStyle w:val="001000000000" w:firstRow="0" w:lastRow="0" w:firstColumn="1" w:lastColumn="0" w:oddVBand="0" w:evenVBand="0" w:oddHBand="0" w:evenHBand="0" w:firstRowFirstColumn="0" w:firstRowLastColumn="0" w:lastRowFirstColumn="0" w:lastRowLastColumn="0"/>
            <w:tcW w:w="3044" w:type="dxa"/>
          </w:tcPr>
          <w:p w14:paraId="2B4F39A7" w14:textId="77777777" w:rsidR="00C532C5" w:rsidRPr="00B358ED" w:rsidRDefault="00C532C5" w:rsidP="003C47FE">
            <w:pPr>
              <w:rPr>
                <w:rFonts w:asciiTheme="minorHAnsi" w:hAnsiTheme="minorHAnsi" w:cstheme="minorHAnsi"/>
              </w:rPr>
            </w:pPr>
            <w:r w:rsidRPr="00B358ED">
              <w:rPr>
                <w:rFonts w:asciiTheme="minorHAnsi" w:hAnsiTheme="minorHAnsi" w:cstheme="minorHAnsi"/>
              </w:rPr>
              <w:t>Lernfeld/Cluster:</w:t>
            </w:r>
          </w:p>
        </w:tc>
        <w:tc>
          <w:tcPr>
            <w:tcW w:w="5914" w:type="dxa"/>
            <w:gridSpan w:val="2"/>
          </w:tcPr>
          <w:p w14:paraId="196387F3" w14:textId="77777777" w:rsidR="00C532C5" w:rsidRPr="00A0287E" w:rsidRDefault="00C532C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Change w:id="6" w:author="Imke Endjer" w:date="2023-02-23T09:03:00Z">
                  <w:rPr>
                    <w:rFonts w:asciiTheme="minorHAnsi" w:hAnsiTheme="minorHAnsi" w:cstheme="minorHAnsi"/>
                  </w:rPr>
                </w:rPrChange>
              </w:rPr>
            </w:pPr>
            <w:r w:rsidRPr="00A0287E">
              <w:rPr>
                <w:rFonts w:asciiTheme="minorHAnsi" w:hAnsiTheme="minorHAnsi" w:cstheme="minorHAnsi"/>
                <w:color w:val="000000" w:themeColor="text1"/>
                <w:rPrChange w:id="7" w:author="Imke Endjer" w:date="2023-02-23T09:03:00Z">
                  <w:rPr>
                    <w:rFonts w:asciiTheme="minorHAnsi" w:hAnsiTheme="minorHAnsi" w:cstheme="minorHAnsi"/>
                  </w:rPr>
                </w:rPrChange>
              </w:rPr>
              <w:t>Mit KI gestalten</w:t>
            </w:r>
          </w:p>
        </w:tc>
      </w:tr>
      <w:tr w:rsidR="00C532C5" w:rsidRPr="00B358ED" w14:paraId="7067884A" w14:textId="77777777" w:rsidTr="003C47FE">
        <w:tc>
          <w:tcPr>
            <w:cnfStyle w:val="001000000000" w:firstRow="0" w:lastRow="0" w:firstColumn="1" w:lastColumn="0" w:oddVBand="0" w:evenVBand="0" w:oddHBand="0" w:evenHBand="0" w:firstRowFirstColumn="0" w:firstRowLastColumn="0" w:lastRowFirstColumn="0" w:lastRowLastColumn="0"/>
            <w:tcW w:w="3044" w:type="dxa"/>
            <w:vMerge w:val="restart"/>
          </w:tcPr>
          <w:p w14:paraId="689B0BBB" w14:textId="77777777" w:rsidR="00C532C5" w:rsidRPr="00B358ED" w:rsidRDefault="00C532C5" w:rsidP="003C47FE">
            <w:pPr>
              <w:rPr>
                <w:rFonts w:asciiTheme="minorHAnsi" w:hAnsiTheme="minorHAnsi" w:cstheme="minorHAnsi"/>
              </w:rPr>
            </w:pPr>
            <w:r w:rsidRPr="00B358ED">
              <w:rPr>
                <w:rFonts w:asciiTheme="minorHAnsi" w:hAnsiTheme="minorHAnsi" w:cstheme="minorHAnsi"/>
              </w:rPr>
              <w:t>Zielgruppe/Klassenstufe:</w:t>
            </w:r>
          </w:p>
        </w:tc>
        <w:tc>
          <w:tcPr>
            <w:tcW w:w="522" w:type="dxa"/>
            <w:vAlign w:val="center"/>
          </w:tcPr>
          <w:p w14:paraId="1F1E0271" w14:textId="77777777" w:rsidR="00C532C5" w:rsidRPr="00B358ED" w:rsidRDefault="00C532C5" w:rsidP="003C47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p>
        </w:tc>
        <w:tc>
          <w:tcPr>
            <w:tcW w:w="5392" w:type="dxa"/>
          </w:tcPr>
          <w:p w14:paraId="5D50660A" w14:textId="77777777" w:rsidR="00C532C5" w:rsidRPr="00A0287E" w:rsidRDefault="00C532C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Change w:id="8" w:author="Imke Endjer" w:date="2023-02-23T09:03:00Z">
                  <w:rPr>
                    <w:rFonts w:asciiTheme="minorHAnsi" w:hAnsiTheme="minorHAnsi" w:cstheme="minorHAnsi"/>
                  </w:rPr>
                </w:rPrChange>
              </w:rPr>
            </w:pPr>
            <w:r w:rsidRPr="00A0287E">
              <w:rPr>
                <w:rFonts w:asciiTheme="minorHAnsi" w:hAnsiTheme="minorHAnsi" w:cstheme="minorHAnsi"/>
                <w:color w:val="000000" w:themeColor="text1"/>
                <w:rPrChange w:id="9" w:author="Imke Endjer" w:date="2023-02-23T09:03:00Z">
                  <w:rPr>
                    <w:rFonts w:asciiTheme="minorHAnsi" w:hAnsiTheme="minorHAnsi" w:cstheme="minorHAnsi"/>
                  </w:rPr>
                </w:rPrChange>
              </w:rPr>
              <w:t xml:space="preserve"> 4. bis 5. Klasse</w:t>
            </w:r>
          </w:p>
        </w:tc>
      </w:tr>
      <w:tr w:rsidR="00C532C5" w:rsidRPr="00B358ED" w14:paraId="5A31F31A" w14:textId="77777777" w:rsidTr="003C47FE">
        <w:tc>
          <w:tcPr>
            <w:cnfStyle w:val="001000000000" w:firstRow="0" w:lastRow="0" w:firstColumn="1" w:lastColumn="0" w:oddVBand="0" w:evenVBand="0" w:oddHBand="0" w:evenHBand="0" w:firstRowFirstColumn="0" w:firstRowLastColumn="0" w:lastRowFirstColumn="0" w:lastRowLastColumn="0"/>
            <w:tcW w:w="3044" w:type="dxa"/>
            <w:vMerge/>
          </w:tcPr>
          <w:p w14:paraId="4EE465FC" w14:textId="77777777" w:rsidR="00C532C5" w:rsidRPr="00B358ED" w:rsidRDefault="00C532C5" w:rsidP="003C47FE">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Theme="minorHAnsi" w:hAnsiTheme="minorHAnsi" w:cstheme="minorHAnsi"/>
              </w:rPr>
            </w:pPr>
          </w:p>
        </w:tc>
        <w:tc>
          <w:tcPr>
            <w:tcW w:w="522" w:type="dxa"/>
            <w:vAlign w:val="center"/>
          </w:tcPr>
          <w:p w14:paraId="2B294BFD" w14:textId="77777777" w:rsidR="00C532C5" w:rsidRPr="00B358ED" w:rsidRDefault="00C532C5" w:rsidP="003C47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p>
        </w:tc>
        <w:tc>
          <w:tcPr>
            <w:tcW w:w="5392" w:type="dxa"/>
          </w:tcPr>
          <w:p w14:paraId="6A5501C6" w14:textId="77777777" w:rsidR="00C532C5" w:rsidRPr="00A0287E" w:rsidRDefault="00C532C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Change w:id="10" w:author="Imke Endjer" w:date="2023-02-23T09:03:00Z">
                  <w:rPr>
                    <w:rFonts w:asciiTheme="minorHAnsi" w:hAnsiTheme="minorHAnsi" w:cstheme="minorHAnsi"/>
                  </w:rPr>
                </w:rPrChange>
              </w:rPr>
            </w:pPr>
            <w:r w:rsidRPr="00A0287E">
              <w:rPr>
                <w:rFonts w:asciiTheme="minorHAnsi" w:hAnsiTheme="minorHAnsi" w:cstheme="minorHAnsi"/>
                <w:color w:val="000000" w:themeColor="text1"/>
                <w:rPrChange w:id="11" w:author="Imke Endjer" w:date="2023-02-23T09:03:00Z">
                  <w:rPr>
                    <w:rFonts w:asciiTheme="minorHAnsi" w:hAnsiTheme="minorHAnsi" w:cstheme="minorHAnsi"/>
                  </w:rPr>
                </w:rPrChange>
              </w:rPr>
              <w:t xml:space="preserve"> 6. bis 7. Klasse</w:t>
            </w:r>
          </w:p>
        </w:tc>
      </w:tr>
      <w:tr w:rsidR="00C532C5" w:rsidRPr="00B358ED" w14:paraId="2D631B1F" w14:textId="77777777" w:rsidTr="003C47FE">
        <w:tc>
          <w:tcPr>
            <w:cnfStyle w:val="001000000000" w:firstRow="0" w:lastRow="0" w:firstColumn="1" w:lastColumn="0" w:oddVBand="0" w:evenVBand="0" w:oddHBand="0" w:evenHBand="0" w:firstRowFirstColumn="0" w:firstRowLastColumn="0" w:lastRowFirstColumn="0" w:lastRowLastColumn="0"/>
            <w:tcW w:w="3044" w:type="dxa"/>
            <w:vMerge/>
          </w:tcPr>
          <w:p w14:paraId="4948150C" w14:textId="77777777" w:rsidR="00C532C5" w:rsidRPr="00B358ED" w:rsidRDefault="00C532C5" w:rsidP="003C47FE">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Theme="minorHAnsi" w:hAnsiTheme="minorHAnsi" w:cstheme="minorHAnsi"/>
              </w:rPr>
            </w:pPr>
          </w:p>
        </w:tc>
        <w:tc>
          <w:tcPr>
            <w:tcW w:w="522" w:type="dxa"/>
            <w:vAlign w:val="center"/>
          </w:tcPr>
          <w:p w14:paraId="6D5C36B6" w14:textId="77777777" w:rsidR="00C532C5" w:rsidRPr="00B358ED" w:rsidRDefault="00C532C5" w:rsidP="003C47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B358ED">
              <w:rPr>
                <w:rFonts w:asciiTheme="minorHAnsi" w:hAnsiTheme="minorHAnsi" w:cstheme="minorHAnsi"/>
                <w:b/>
              </w:rPr>
              <w:t>X</w:t>
            </w:r>
          </w:p>
        </w:tc>
        <w:tc>
          <w:tcPr>
            <w:tcW w:w="5392" w:type="dxa"/>
          </w:tcPr>
          <w:p w14:paraId="05ABDDA8" w14:textId="77777777" w:rsidR="00C532C5" w:rsidRPr="00A0287E" w:rsidRDefault="00C532C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Change w:id="12" w:author="Imke Endjer" w:date="2023-02-23T09:03:00Z">
                  <w:rPr>
                    <w:rFonts w:asciiTheme="minorHAnsi" w:hAnsiTheme="minorHAnsi" w:cstheme="minorHAnsi"/>
                  </w:rPr>
                </w:rPrChange>
              </w:rPr>
            </w:pPr>
            <w:r w:rsidRPr="00A0287E">
              <w:rPr>
                <w:rFonts w:asciiTheme="minorHAnsi" w:hAnsiTheme="minorHAnsi" w:cstheme="minorHAnsi"/>
                <w:color w:val="000000" w:themeColor="text1"/>
                <w:rPrChange w:id="13" w:author="Imke Endjer" w:date="2023-02-23T09:03:00Z">
                  <w:rPr>
                    <w:rFonts w:asciiTheme="minorHAnsi" w:hAnsiTheme="minorHAnsi" w:cstheme="minorHAnsi"/>
                  </w:rPr>
                </w:rPrChange>
              </w:rPr>
              <w:t xml:space="preserve"> 8. bis 10. Klasse</w:t>
            </w:r>
          </w:p>
        </w:tc>
      </w:tr>
      <w:tr w:rsidR="00C532C5" w:rsidRPr="00B358ED" w14:paraId="3C9AF8FC" w14:textId="77777777" w:rsidTr="003C47FE">
        <w:tc>
          <w:tcPr>
            <w:cnfStyle w:val="001000000000" w:firstRow="0" w:lastRow="0" w:firstColumn="1" w:lastColumn="0" w:oddVBand="0" w:evenVBand="0" w:oddHBand="0" w:evenHBand="0" w:firstRowFirstColumn="0" w:firstRowLastColumn="0" w:lastRowFirstColumn="0" w:lastRowLastColumn="0"/>
            <w:tcW w:w="3044" w:type="dxa"/>
            <w:vMerge/>
          </w:tcPr>
          <w:p w14:paraId="4E144ABA" w14:textId="77777777" w:rsidR="00C532C5" w:rsidRPr="00B358ED" w:rsidRDefault="00C532C5" w:rsidP="003C47FE">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Theme="minorHAnsi" w:hAnsiTheme="minorHAnsi" w:cstheme="minorHAnsi"/>
              </w:rPr>
            </w:pPr>
          </w:p>
        </w:tc>
        <w:tc>
          <w:tcPr>
            <w:tcW w:w="522" w:type="dxa"/>
            <w:vAlign w:val="center"/>
          </w:tcPr>
          <w:p w14:paraId="7B83B2EF" w14:textId="77777777" w:rsidR="00C532C5" w:rsidRPr="00B358ED" w:rsidRDefault="00C532C5" w:rsidP="003C47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B358ED">
              <w:rPr>
                <w:rFonts w:asciiTheme="minorHAnsi" w:hAnsiTheme="minorHAnsi" w:cstheme="minorHAnsi"/>
                <w:b/>
              </w:rPr>
              <w:t>X</w:t>
            </w:r>
          </w:p>
        </w:tc>
        <w:tc>
          <w:tcPr>
            <w:tcW w:w="5392" w:type="dxa"/>
          </w:tcPr>
          <w:p w14:paraId="06747436" w14:textId="77777777" w:rsidR="00C532C5" w:rsidRPr="00A0287E" w:rsidRDefault="00C532C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Change w:id="14" w:author="Imke Endjer" w:date="2023-02-23T09:03:00Z">
                  <w:rPr>
                    <w:rFonts w:asciiTheme="minorHAnsi" w:hAnsiTheme="minorHAnsi" w:cstheme="minorHAnsi"/>
                  </w:rPr>
                </w:rPrChange>
              </w:rPr>
            </w:pPr>
            <w:r w:rsidRPr="00A0287E">
              <w:rPr>
                <w:rFonts w:asciiTheme="minorHAnsi" w:hAnsiTheme="minorHAnsi" w:cstheme="minorHAnsi"/>
                <w:color w:val="000000" w:themeColor="text1"/>
                <w:rPrChange w:id="15" w:author="Imke Endjer" w:date="2023-02-23T09:03:00Z">
                  <w:rPr>
                    <w:rFonts w:asciiTheme="minorHAnsi" w:hAnsiTheme="minorHAnsi" w:cstheme="minorHAnsi"/>
                  </w:rPr>
                </w:rPrChange>
              </w:rPr>
              <w:t>11. bis 12. Klasse</w:t>
            </w:r>
          </w:p>
        </w:tc>
      </w:tr>
      <w:tr w:rsidR="00C532C5" w:rsidRPr="00B358ED" w14:paraId="0AF33601" w14:textId="77777777" w:rsidTr="003C47FE">
        <w:tc>
          <w:tcPr>
            <w:cnfStyle w:val="001000000000" w:firstRow="0" w:lastRow="0" w:firstColumn="1" w:lastColumn="0" w:oddVBand="0" w:evenVBand="0" w:oddHBand="0" w:evenHBand="0" w:firstRowFirstColumn="0" w:firstRowLastColumn="0" w:lastRowFirstColumn="0" w:lastRowLastColumn="0"/>
            <w:tcW w:w="3044" w:type="dxa"/>
          </w:tcPr>
          <w:p w14:paraId="204EAC52" w14:textId="77777777" w:rsidR="00C532C5" w:rsidRPr="00B358ED" w:rsidRDefault="00C532C5" w:rsidP="003C47FE">
            <w:pPr>
              <w:rPr>
                <w:rFonts w:asciiTheme="minorHAnsi" w:hAnsiTheme="minorHAnsi" w:cstheme="minorHAnsi"/>
              </w:rPr>
            </w:pPr>
            <w:r w:rsidRPr="00B358ED">
              <w:rPr>
                <w:rFonts w:asciiTheme="minorHAnsi" w:hAnsiTheme="minorHAnsi" w:cstheme="minorHAnsi"/>
              </w:rPr>
              <w:t>Geschätzter Zeitaufwand:</w:t>
            </w:r>
          </w:p>
        </w:tc>
        <w:tc>
          <w:tcPr>
            <w:tcW w:w="5914" w:type="dxa"/>
            <w:gridSpan w:val="2"/>
          </w:tcPr>
          <w:p w14:paraId="0535984A" w14:textId="41C7627F" w:rsidR="00C532C5" w:rsidRPr="00A0287E" w:rsidRDefault="00C532C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Change w:id="16" w:author="Imke Endjer" w:date="2023-02-23T09:03:00Z">
                  <w:rPr>
                    <w:rFonts w:asciiTheme="minorHAnsi" w:hAnsiTheme="minorHAnsi" w:cstheme="minorHAnsi"/>
                  </w:rPr>
                </w:rPrChange>
              </w:rPr>
            </w:pPr>
            <w:r w:rsidRPr="00A0287E">
              <w:rPr>
                <w:rFonts w:asciiTheme="minorHAnsi" w:hAnsiTheme="minorHAnsi" w:cstheme="minorHAnsi"/>
                <w:color w:val="000000" w:themeColor="text1"/>
                <w:rPrChange w:id="17" w:author="Imke Endjer" w:date="2023-02-23T09:03:00Z">
                  <w:rPr>
                    <w:rFonts w:asciiTheme="minorHAnsi" w:hAnsiTheme="minorHAnsi" w:cstheme="minorHAnsi"/>
                  </w:rPr>
                </w:rPrChange>
              </w:rPr>
              <w:t xml:space="preserve">4 Stunden (aufbauend auf </w:t>
            </w:r>
            <w:ins w:id="18" w:author="Imke Endjer" w:date="2023-02-23T09:10:00Z">
              <w:r w:rsidR="00A0287E">
                <w:rPr>
                  <w:rFonts w:asciiTheme="minorHAnsi" w:hAnsiTheme="minorHAnsi" w:cstheme="minorHAnsi"/>
                  <w:color w:val="000000" w:themeColor="text1"/>
                </w:rPr>
                <w:t>KI-B3</w:t>
              </w:r>
            </w:ins>
            <w:del w:id="19" w:author="Imke Endjer" w:date="2023-02-23T09:10:00Z">
              <w:r w:rsidRPr="00A0287E" w:rsidDel="00A0287E">
                <w:rPr>
                  <w:rFonts w:asciiTheme="minorHAnsi" w:hAnsiTheme="minorHAnsi" w:cstheme="minorHAnsi"/>
                  <w:color w:val="000000" w:themeColor="text1"/>
                  <w:rPrChange w:id="20" w:author="Imke Endjer" w:date="2023-02-23T09:03:00Z">
                    <w:rPr>
                      <w:rFonts w:asciiTheme="minorHAnsi" w:hAnsiTheme="minorHAnsi" w:cstheme="minorHAnsi"/>
                    </w:rPr>
                  </w:rPrChange>
                </w:rPr>
                <w:delText>Modul 1</w:delText>
              </w:r>
            </w:del>
            <w:r w:rsidRPr="00A0287E">
              <w:rPr>
                <w:rFonts w:asciiTheme="minorHAnsi" w:hAnsiTheme="minorHAnsi" w:cstheme="minorHAnsi"/>
                <w:color w:val="000000" w:themeColor="text1"/>
                <w:rPrChange w:id="21" w:author="Imke Endjer" w:date="2023-02-23T09:03:00Z">
                  <w:rPr>
                    <w:rFonts w:asciiTheme="minorHAnsi" w:hAnsiTheme="minorHAnsi" w:cstheme="minorHAnsi"/>
                  </w:rPr>
                </w:rPrChange>
              </w:rPr>
              <w:t>),</w:t>
            </w:r>
          </w:p>
          <w:p w14:paraId="742001D5" w14:textId="77777777" w:rsidR="00C532C5" w:rsidRPr="00A0287E" w:rsidRDefault="00C532C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Change w:id="22" w:author="Imke Endjer" w:date="2023-02-23T09:03:00Z">
                  <w:rPr>
                    <w:rFonts w:asciiTheme="minorHAnsi" w:hAnsiTheme="minorHAnsi" w:cstheme="minorHAnsi"/>
                  </w:rPr>
                </w:rPrChange>
              </w:rPr>
            </w:pPr>
            <w:r w:rsidRPr="00A0287E">
              <w:rPr>
                <w:rFonts w:asciiTheme="minorHAnsi" w:hAnsiTheme="minorHAnsi" w:cstheme="minorHAnsi"/>
                <w:color w:val="000000" w:themeColor="text1"/>
                <w:rPrChange w:id="23" w:author="Imke Endjer" w:date="2023-02-23T09:03:00Z">
                  <w:rPr>
                    <w:rFonts w:asciiTheme="minorHAnsi" w:hAnsiTheme="minorHAnsi" w:cstheme="minorHAnsi"/>
                  </w:rPr>
                </w:rPrChange>
              </w:rPr>
              <w:t>alternativ 7 Stunden (alleinstehend)</w:t>
            </w:r>
          </w:p>
        </w:tc>
      </w:tr>
      <w:tr w:rsidR="00C532C5" w:rsidRPr="00B358ED" w14:paraId="5FC23008" w14:textId="77777777" w:rsidTr="003C47FE">
        <w:tc>
          <w:tcPr>
            <w:cnfStyle w:val="001000000000" w:firstRow="0" w:lastRow="0" w:firstColumn="1" w:lastColumn="0" w:oddVBand="0" w:evenVBand="0" w:oddHBand="0" w:evenHBand="0" w:firstRowFirstColumn="0" w:firstRowLastColumn="0" w:lastRowFirstColumn="0" w:lastRowLastColumn="0"/>
            <w:tcW w:w="3044" w:type="dxa"/>
          </w:tcPr>
          <w:p w14:paraId="2F6B6DF3" w14:textId="77777777" w:rsidR="00C532C5" w:rsidRPr="00B358ED" w:rsidRDefault="00C532C5" w:rsidP="003C47FE">
            <w:pPr>
              <w:rPr>
                <w:rFonts w:asciiTheme="minorHAnsi" w:hAnsiTheme="minorHAnsi" w:cstheme="minorHAnsi"/>
              </w:rPr>
            </w:pPr>
            <w:r w:rsidRPr="00B358ED">
              <w:rPr>
                <w:rFonts w:asciiTheme="minorHAnsi" w:hAnsiTheme="minorHAnsi" w:cstheme="minorHAnsi"/>
              </w:rPr>
              <w:t>Lernziele:</w:t>
            </w:r>
          </w:p>
        </w:tc>
        <w:tc>
          <w:tcPr>
            <w:tcW w:w="5914" w:type="dxa"/>
            <w:gridSpan w:val="2"/>
          </w:tcPr>
          <w:p w14:paraId="4765D5D9" w14:textId="77777777" w:rsidR="00C532C5" w:rsidRPr="00B358ED" w:rsidRDefault="00C532C5" w:rsidP="003C47FE">
            <w:p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Theme="minorHAnsi" w:eastAsia="helvetica neue" w:hAnsiTheme="minorHAnsi" w:cstheme="minorHAnsi"/>
                <w:color w:val="000000"/>
              </w:rPr>
            </w:pPr>
            <w:r w:rsidRPr="00B358ED">
              <w:rPr>
                <w:rFonts w:asciiTheme="minorHAnsi" w:eastAsia="helvetica neue" w:hAnsiTheme="minorHAnsi" w:cstheme="minorHAnsi"/>
                <w:color w:val="000000"/>
              </w:rPr>
              <w:t>Nach Abschluss des Teilmoduls können die Schülerinnen und Schüler…</w:t>
            </w:r>
          </w:p>
          <w:p w14:paraId="28C9C61E" w14:textId="3EE03B30" w:rsidR="00C532C5" w:rsidRPr="00B358ED" w:rsidRDefault="00C532C5" w:rsidP="00C532C5">
            <w:pPr>
              <w:numPr>
                <w:ilvl w:val="0"/>
                <w:numId w:val="25"/>
              </w:numPr>
              <w:pBdr>
                <w:top w:val="none" w:sz="0" w:space="0" w:color="000000"/>
                <w:left w:val="none" w:sz="0" w:space="0" w:color="000000"/>
                <w:bottom w:val="none" w:sz="0" w:space="0" w:color="000000"/>
                <w:right w:val="none" w:sz="0" w:space="0" w:color="000000"/>
                <w:between w:val="none" w:sz="0" w:space="0" w:color="000000"/>
              </w:pBdr>
              <w:spacing w:before="120" w:line="240" w:lineRule="auto"/>
              <w:cnfStyle w:val="000000000000" w:firstRow="0" w:lastRow="0" w:firstColumn="0" w:lastColumn="0" w:oddVBand="0" w:evenVBand="0" w:oddHBand="0" w:evenHBand="0" w:firstRowFirstColumn="0" w:firstRowLastColumn="0" w:lastRowFirstColumn="0" w:lastRowLastColumn="0"/>
              <w:rPr>
                <w:rFonts w:asciiTheme="minorHAnsi" w:eastAsia="helvetica neue" w:hAnsiTheme="minorHAnsi" w:cstheme="minorHAnsi"/>
                <w:color w:val="000000"/>
                <w:szCs w:val="21"/>
              </w:rPr>
            </w:pPr>
            <w:r w:rsidRPr="00B358ED">
              <w:rPr>
                <w:rFonts w:asciiTheme="minorHAnsi" w:eastAsia="helvetica neue" w:hAnsiTheme="minorHAnsi" w:cstheme="minorHAnsi"/>
                <w:color w:val="000000"/>
              </w:rPr>
              <w:t>KI-Verfahren für überwachtes, unüberwachtes und verstärkendes Lernen in Snap! umsetzen (Wie kann ein Computer lernen?)</w:t>
            </w:r>
            <w:r w:rsidR="000418E1" w:rsidRPr="00B358ED">
              <w:rPr>
                <w:rFonts w:asciiTheme="minorHAnsi" w:eastAsia="helvetica neue" w:hAnsiTheme="minorHAnsi" w:cstheme="minorHAnsi"/>
                <w:color w:val="000000"/>
              </w:rPr>
              <w:t>.</w:t>
            </w:r>
          </w:p>
        </w:tc>
      </w:tr>
      <w:tr w:rsidR="00C532C5" w:rsidRPr="00B358ED" w14:paraId="3EB057DB" w14:textId="77777777" w:rsidTr="003C47FE">
        <w:tc>
          <w:tcPr>
            <w:cnfStyle w:val="001000000000" w:firstRow="0" w:lastRow="0" w:firstColumn="1" w:lastColumn="0" w:oddVBand="0" w:evenVBand="0" w:oddHBand="0" w:evenHBand="0" w:firstRowFirstColumn="0" w:firstRowLastColumn="0" w:lastRowFirstColumn="0" w:lastRowLastColumn="0"/>
            <w:tcW w:w="3044" w:type="dxa"/>
          </w:tcPr>
          <w:p w14:paraId="37B99985" w14:textId="77777777" w:rsidR="00C532C5" w:rsidRPr="00B358ED" w:rsidRDefault="00C532C5" w:rsidP="003C47FE">
            <w:pPr>
              <w:rPr>
                <w:rFonts w:asciiTheme="minorHAnsi" w:hAnsiTheme="minorHAnsi" w:cstheme="minorHAnsi"/>
              </w:rPr>
            </w:pPr>
            <w:r w:rsidRPr="00B358ED">
              <w:rPr>
                <w:rFonts w:asciiTheme="minorHAnsi" w:hAnsiTheme="minorHAnsi" w:cstheme="minorHAnsi"/>
              </w:rPr>
              <w:t>Vorkenntnisse der Schülerinnen und Schüler:</w:t>
            </w:r>
          </w:p>
        </w:tc>
        <w:tc>
          <w:tcPr>
            <w:tcW w:w="5914" w:type="dxa"/>
            <w:gridSpan w:val="2"/>
          </w:tcPr>
          <w:p w14:paraId="6ACBFF30" w14:textId="77777777" w:rsidR="000418E1" w:rsidRPr="00B358ED" w:rsidRDefault="009407B2" w:rsidP="000418E1">
            <w:pPr>
              <w:numPr>
                <w:ilvl w:val="0"/>
                <w:numId w:val="25"/>
              </w:numPr>
              <w:pBdr>
                <w:top w:val="none" w:sz="0" w:space="0" w:color="000000"/>
                <w:left w:val="none" w:sz="0" w:space="0" w:color="000000"/>
                <w:bottom w:val="none" w:sz="0" w:space="0" w:color="000000"/>
                <w:right w:val="none" w:sz="0" w:space="0" w:color="000000"/>
                <w:between w:val="none" w:sz="0" w:space="0" w:color="000000"/>
              </w:pBdr>
              <w:spacing w:before="120" w:line="240" w:lineRule="auto"/>
              <w:cnfStyle w:val="000000000000" w:firstRow="0" w:lastRow="0" w:firstColumn="0" w:lastColumn="0" w:oddVBand="0" w:evenVBand="0" w:oddHBand="0" w:evenHBand="0" w:firstRowFirstColumn="0" w:firstRowLastColumn="0" w:lastRowFirstColumn="0" w:lastRowLastColumn="0"/>
              <w:rPr>
                <w:rFonts w:asciiTheme="minorHAnsi" w:eastAsia="helvetica neue" w:hAnsiTheme="minorHAnsi" w:cstheme="minorHAnsi"/>
                <w:color w:val="000000"/>
              </w:rPr>
            </w:pPr>
            <w:r w:rsidRPr="00B358ED">
              <w:rPr>
                <w:rFonts w:asciiTheme="minorHAnsi" w:eastAsia="helvetica neue" w:hAnsiTheme="minorHAnsi" w:cstheme="minorHAnsi"/>
                <w:color w:val="000000"/>
              </w:rPr>
              <w:t>Modul KI-B3 Schlag den Roboter</w:t>
            </w:r>
          </w:p>
          <w:p w14:paraId="66434B65" w14:textId="4BE351F5" w:rsidR="00C532C5" w:rsidRPr="00B358ED" w:rsidRDefault="00C532C5" w:rsidP="000418E1">
            <w:pPr>
              <w:numPr>
                <w:ilvl w:val="0"/>
                <w:numId w:val="25"/>
              </w:numPr>
              <w:pBdr>
                <w:top w:val="none" w:sz="0" w:space="0" w:color="000000"/>
                <w:left w:val="none" w:sz="0" w:space="0" w:color="000000"/>
                <w:bottom w:val="none" w:sz="0" w:space="0" w:color="000000"/>
                <w:right w:val="none" w:sz="0" w:space="0" w:color="000000"/>
                <w:between w:val="none" w:sz="0" w:space="0" w:color="000000"/>
              </w:pBdr>
              <w:spacing w:before="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B358ED">
              <w:rPr>
                <w:rFonts w:asciiTheme="minorHAnsi" w:eastAsia="helvetica neue" w:hAnsiTheme="minorHAnsi" w:cstheme="minorHAnsi"/>
                <w:color w:val="000000"/>
              </w:rPr>
              <w:t>Modul B5 - Programmieren - Leichter Programmiereinstieg</w:t>
            </w:r>
          </w:p>
        </w:tc>
      </w:tr>
      <w:tr w:rsidR="00C532C5" w:rsidRPr="00B358ED" w14:paraId="0DE711E8" w14:textId="77777777" w:rsidTr="003C47FE">
        <w:tc>
          <w:tcPr>
            <w:cnfStyle w:val="001000000000" w:firstRow="0" w:lastRow="0" w:firstColumn="1" w:lastColumn="0" w:oddVBand="0" w:evenVBand="0" w:oddHBand="0" w:evenHBand="0" w:firstRowFirstColumn="0" w:firstRowLastColumn="0" w:lastRowFirstColumn="0" w:lastRowLastColumn="0"/>
            <w:tcW w:w="3044" w:type="dxa"/>
          </w:tcPr>
          <w:p w14:paraId="0E273132" w14:textId="77777777" w:rsidR="00C532C5" w:rsidRPr="00B358ED" w:rsidRDefault="00C532C5" w:rsidP="003C47FE">
            <w:pPr>
              <w:rPr>
                <w:rFonts w:asciiTheme="minorHAnsi" w:hAnsiTheme="minorHAnsi" w:cstheme="minorHAnsi"/>
              </w:rPr>
            </w:pPr>
            <w:r w:rsidRPr="00B358ED">
              <w:rPr>
                <w:rFonts w:asciiTheme="minorHAnsi" w:hAnsiTheme="minorHAnsi" w:cstheme="minorHAnsi"/>
              </w:rPr>
              <w:t>Vorkenntnisse der/des Lehrenden:</w:t>
            </w:r>
          </w:p>
        </w:tc>
        <w:tc>
          <w:tcPr>
            <w:tcW w:w="5914" w:type="dxa"/>
            <w:gridSpan w:val="2"/>
          </w:tcPr>
          <w:p w14:paraId="43C196D1" w14:textId="77777777" w:rsidR="000418E1" w:rsidRPr="00B358ED" w:rsidRDefault="009407B2" w:rsidP="000418E1">
            <w:pPr>
              <w:pStyle w:val="Listenabsatz"/>
              <w:numPr>
                <w:ilvl w:val="0"/>
                <w:numId w:val="47"/>
              </w:numPr>
              <w:pBdr>
                <w:top w:val="none" w:sz="0" w:space="0" w:color="000000"/>
                <w:left w:val="none" w:sz="0" w:space="0" w:color="000000"/>
                <w:bottom w:val="none" w:sz="0" w:space="0" w:color="000000"/>
                <w:right w:val="none" w:sz="0" w:space="0" w:color="000000"/>
                <w:between w:val="none" w:sz="0" w:space="0" w:color="000000"/>
              </w:pBd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B358ED">
              <w:rPr>
                <w:rFonts w:asciiTheme="minorHAnsi" w:hAnsiTheme="minorHAnsi" w:cstheme="minorHAnsi"/>
                <w:color w:val="000000"/>
              </w:rPr>
              <w:t>Modul KI-B3 Schlag den Roboter</w:t>
            </w:r>
          </w:p>
          <w:p w14:paraId="10970D54" w14:textId="2302F6C5" w:rsidR="00C532C5" w:rsidRPr="00B358ED" w:rsidRDefault="00C532C5" w:rsidP="000418E1">
            <w:pPr>
              <w:pStyle w:val="Listenabsatz"/>
              <w:numPr>
                <w:ilvl w:val="0"/>
                <w:numId w:val="47"/>
              </w:numPr>
              <w:pBdr>
                <w:top w:val="none" w:sz="0" w:space="0" w:color="000000"/>
                <w:left w:val="none" w:sz="0" w:space="0" w:color="000000"/>
                <w:bottom w:val="none" w:sz="0" w:space="0" w:color="000000"/>
                <w:right w:val="none" w:sz="0" w:space="0" w:color="000000"/>
                <w:between w:val="none" w:sz="0" w:space="0" w:color="000000"/>
              </w:pBd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B358ED">
              <w:rPr>
                <w:rFonts w:asciiTheme="minorHAnsi" w:hAnsiTheme="minorHAnsi" w:cstheme="minorHAnsi"/>
                <w:color w:val="000000"/>
              </w:rPr>
              <w:t>erste Erfahrungen mit Snap!</w:t>
            </w:r>
          </w:p>
        </w:tc>
      </w:tr>
      <w:tr w:rsidR="00C532C5" w:rsidRPr="00B358ED" w14:paraId="41E95C7F" w14:textId="77777777" w:rsidTr="003C47FE">
        <w:tc>
          <w:tcPr>
            <w:cnfStyle w:val="001000000000" w:firstRow="0" w:lastRow="0" w:firstColumn="1" w:lastColumn="0" w:oddVBand="0" w:evenVBand="0" w:oddHBand="0" w:evenHBand="0" w:firstRowFirstColumn="0" w:firstRowLastColumn="0" w:lastRowFirstColumn="0" w:lastRowLastColumn="0"/>
            <w:tcW w:w="3044" w:type="dxa"/>
          </w:tcPr>
          <w:p w14:paraId="74A6A235" w14:textId="77777777" w:rsidR="00C532C5" w:rsidRPr="00B358ED" w:rsidRDefault="00C532C5" w:rsidP="003C47FE">
            <w:pPr>
              <w:rPr>
                <w:rFonts w:asciiTheme="minorHAnsi" w:hAnsiTheme="minorHAnsi" w:cstheme="minorHAnsi"/>
              </w:rPr>
            </w:pPr>
            <w:r w:rsidRPr="00B358ED">
              <w:rPr>
                <w:rFonts w:asciiTheme="minorHAnsi" w:hAnsiTheme="minorHAnsi" w:cstheme="minorHAnsi"/>
              </w:rPr>
              <w:t>Vorkenntnisse der Unternehmensvertreterin/des Unternehmensvertreters:</w:t>
            </w:r>
          </w:p>
        </w:tc>
        <w:tc>
          <w:tcPr>
            <w:tcW w:w="5914" w:type="dxa"/>
            <w:gridSpan w:val="2"/>
          </w:tcPr>
          <w:p w14:paraId="37A9BC8C" w14:textId="77777777" w:rsidR="00C532C5" w:rsidRPr="00B358ED" w:rsidRDefault="00C532C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B358ED">
              <w:rPr>
                <w:rFonts w:asciiTheme="minorHAnsi" w:hAnsiTheme="minorHAnsi" w:cstheme="minorHAnsi"/>
                <w:color w:val="000000"/>
              </w:rPr>
              <w:t>Empfohlen:</w:t>
            </w:r>
          </w:p>
          <w:p w14:paraId="05B312EA" w14:textId="77777777" w:rsidR="00C532C5" w:rsidRPr="00B358ED" w:rsidRDefault="00C532C5" w:rsidP="00C532C5">
            <w:pPr>
              <w:numPr>
                <w:ilvl w:val="0"/>
                <w:numId w:val="26"/>
              </w:numPr>
              <w:pBdr>
                <w:top w:val="none" w:sz="0" w:space="0" w:color="000000"/>
                <w:left w:val="none" w:sz="0" w:space="0" w:color="000000"/>
                <w:bottom w:val="none" w:sz="0" w:space="0" w:color="000000"/>
                <w:right w:val="none" w:sz="0" w:space="0" w:color="000000"/>
                <w:between w:val="none" w:sz="0" w:space="0" w:color="000000"/>
              </w:pBdr>
              <w:spacing w:before="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B358ED">
              <w:rPr>
                <w:rFonts w:asciiTheme="minorHAnsi" w:eastAsia="helvetica neue" w:hAnsiTheme="minorHAnsi" w:cstheme="minorHAnsi"/>
                <w:color w:val="000000"/>
              </w:rPr>
              <w:t>Beispiele für KI-Anwendungen aus dem eigenen Unternehmen benennen und erläutern können</w:t>
            </w:r>
          </w:p>
        </w:tc>
      </w:tr>
      <w:tr w:rsidR="00C532C5" w:rsidRPr="00B358ED" w14:paraId="4DFF39F0" w14:textId="77777777" w:rsidTr="003C47FE">
        <w:tc>
          <w:tcPr>
            <w:cnfStyle w:val="001000000000" w:firstRow="0" w:lastRow="0" w:firstColumn="1" w:lastColumn="0" w:oddVBand="0" w:evenVBand="0" w:oddHBand="0" w:evenHBand="0" w:firstRowFirstColumn="0" w:firstRowLastColumn="0" w:lastRowFirstColumn="0" w:lastRowLastColumn="0"/>
            <w:tcW w:w="3044" w:type="dxa"/>
          </w:tcPr>
          <w:p w14:paraId="308E4489" w14:textId="77777777" w:rsidR="00C532C5" w:rsidRPr="00B358ED" w:rsidRDefault="00C532C5" w:rsidP="003C47FE">
            <w:pPr>
              <w:rPr>
                <w:rFonts w:asciiTheme="minorHAnsi" w:hAnsiTheme="minorHAnsi" w:cstheme="minorHAnsi"/>
              </w:rPr>
            </w:pPr>
            <w:r w:rsidRPr="00B358ED">
              <w:rPr>
                <w:rFonts w:asciiTheme="minorHAnsi" w:hAnsiTheme="minorHAnsi" w:cstheme="minorHAnsi"/>
              </w:rPr>
              <w:t>Sonstige Voraussetzungen:</w:t>
            </w:r>
          </w:p>
        </w:tc>
        <w:tc>
          <w:tcPr>
            <w:tcW w:w="5914" w:type="dxa"/>
            <w:gridSpan w:val="2"/>
          </w:tcPr>
          <w:p w14:paraId="5CE811C9" w14:textId="77777777" w:rsidR="00C532C5" w:rsidRPr="00B358ED" w:rsidRDefault="00C532C5" w:rsidP="003C47FE">
            <w:p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eastAsia="helvetica neue" w:hAnsiTheme="minorHAnsi" w:cstheme="minorHAnsi"/>
                <w:color w:val="000000"/>
              </w:rPr>
              <w:t>keine</w:t>
            </w:r>
          </w:p>
        </w:tc>
      </w:tr>
    </w:tbl>
    <w:p w14:paraId="535E97EF" w14:textId="77777777" w:rsidR="00C532C5" w:rsidRPr="00B358ED" w:rsidRDefault="00C532C5" w:rsidP="00857FAB">
      <w:pPr>
        <w:pStyle w:val="berschrift1"/>
        <w:rPr>
          <w:rFonts w:asciiTheme="minorHAnsi" w:hAnsiTheme="minorHAnsi" w:cstheme="minorHAnsi"/>
        </w:rPr>
      </w:pPr>
      <w:bookmarkStart w:id="24" w:name="_heading=h.30j0zll"/>
      <w:bookmarkStart w:id="25" w:name="_Toc94805806"/>
      <w:bookmarkEnd w:id="2"/>
      <w:bookmarkEnd w:id="24"/>
      <w:r w:rsidRPr="00B358ED">
        <w:rPr>
          <w:rFonts w:asciiTheme="minorHAnsi" w:hAnsiTheme="minorHAnsi" w:cstheme="minorHAnsi"/>
        </w:rPr>
        <w:t>Warum gibt es das Modul?</w:t>
      </w:r>
      <w:bookmarkEnd w:id="25"/>
    </w:p>
    <w:p w14:paraId="6EF78D4E" w14:textId="77777777" w:rsidR="00C532C5" w:rsidRPr="00B358ED" w:rsidRDefault="00C532C5" w:rsidP="00A0287E">
      <w:pPr>
        <w:jc w:val="both"/>
        <w:rPr>
          <w:rFonts w:asciiTheme="minorHAnsi" w:hAnsiTheme="minorHAnsi" w:cstheme="minorHAnsi"/>
        </w:rPr>
        <w:pPrChange w:id="26" w:author="Imke Endjer" w:date="2023-02-23T09:04:00Z">
          <w:pPr/>
        </w:pPrChange>
      </w:pPr>
      <w:r w:rsidRPr="00B358ED">
        <w:rPr>
          <w:rFonts w:asciiTheme="minorHAnsi" w:hAnsiTheme="minorHAnsi" w:cstheme="minorHAnsi"/>
        </w:rPr>
        <w:t>Eine zentrale Rolle in KI-Systemen spielen “KI-Modelle”. Diese repräsentieren das “Erlernte” (oder, im Falle klassischer KI, modellierte) Wissen und stellen somit die Basis für weitere Anwendungen dar. Anstatt, wie in zahlreichen anderen Ansätzen, lediglich auf fertig trainierte Modelle zurückzugreifen implementieren die Schülerinnen und Schüler verschiedene Verfahren des maschinellen Lernens selbst. So wird KI transparent, die Funktionsweise sichtbar und die Schülerinnen und Schüler erleben, dass KI eben kein “Hexenwerk” ist. Das Ziel dieses Moduls ist es, ein tatsächliches und vertieftes Verständnis der zugrunde liegenden Prinzipien und Ideen, die es ermöglichen, dass Computer lernen können, zu vermitteln.</w:t>
      </w:r>
    </w:p>
    <w:p w14:paraId="715DCF5C" w14:textId="77777777" w:rsidR="00C532C5" w:rsidRPr="00B358ED" w:rsidRDefault="00C532C5" w:rsidP="00857FAB">
      <w:pPr>
        <w:pStyle w:val="berschrift1"/>
        <w:rPr>
          <w:rFonts w:asciiTheme="minorHAnsi" w:hAnsiTheme="minorHAnsi" w:cstheme="minorHAnsi"/>
        </w:rPr>
      </w:pPr>
      <w:bookmarkStart w:id="27" w:name="_Toc94805807"/>
      <w:r w:rsidRPr="00B358ED">
        <w:rPr>
          <w:rFonts w:asciiTheme="minorHAnsi" w:hAnsiTheme="minorHAnsi" w:cstheme="minorHAnsi"/>
        </w:rPr>
        <w:lastRenderedPageBreak/>
        <w:t>Ziele des Moduls</w:t>
      </w:r>
      <w:bookmarkEnd w:id="27"/>
    </w:p>
    <w:p w14:paraId="36E8E8B2" w14:textId="77777777" w:rsidR="00C532C5" w:rsidRPr="00B358ED" w:rsidRDefault="00C532C5" w:rsidP="00A0287E">
      <w:pPr>
        <w:jc w:val="both"/>
        <w:rPr>
          <w:rFonts w:asciiTheme="minorHAnsi" w:hAnsiTheme="minorHAnsi" w:cstheme="minorHAnsi"/>
        </w:rPr>
        <w:pPrChange w:id="28" w:author="Imke Endjer" w:date="2023-02-23T09:05:00Z">
          <w:pPr/>
        </w:pPrChange>
      </w:pPr>
      <w:commentRangeStart w:id="29"/>
      <w:r w:rsidRPr="00B358ED">
        <w:rPr>
          <w:rFonts w:asciiTheme="minorHAnsi" w:hAnsiTheme="minorHAnsi" w:cstheme="minorHAnsi"/>
        </w:rPr>
        <w:t xml:space="preserve">Dieses Teilmodul erlaubt damit einen Blick hinter die Kulissen und fördert so ein vertieftes Verständnis für maschinelles Lernen und die entsprechenden Prinzipien, in dem die Schülerinnen und Schüler tatsächlich in die Black-Box schauen und eigene KI-Artefakte selbst und kreativ gestalten. Damit trägt dieses Teilmodul insbesondere zur technologischen aber auch zur anwendungsorientierten </w:t>
      </w:r>
      <w:proofErr w:type="spellStart"/>
      <w:r w:rsidRPr="00B358ED">
        <w:rPr>
          <w:rFonts w:asciiTheme="minorHAnsi" w:hAnsiTheme="minorHAnsi" w:cstheme="minorHAnsi"/>
        </w:rPr>
        <w:t>Dagstuhl</w:t>
      </w:r>
      <w:proofErr w:type="spellEnd"/>
      <w:r w:rsidRPr="00B358ED">
        <w:rPr>
          <w:rFonts w:asciiTheme="minorHAnsi" w:hAnsiTheme="minorHAnsi" w:cstheme="minorHAnsi"/>
        </w:rPr>
        <w:t>-Perspektive bei.</w:t>
      </w:r>
    </w:p>
    <w:p w14:paraId="2033BA46" w14:textId="77777777" w:rsidR="00C532C5" w:rsidRPr="00B358ED" w:rsidRDefault="00C532C5" w:rsidP="00C532C5">
      <w:pPr>
        <w:numPr>
          <w:ilvl w:val="0"/>
          <w:numId w:val="28"/>
        </w:numPr>
        <w:spacing w:after="0"/>
        <w:jc w:val="both"/>
        <w:rPr>
          <w:rFonts w:asciiTheme="minorHAnsi" w:hAnsiTheme="minorHAnsi" w:cstheme="minorHAnsi"/>
        </w:rPr>
      </w:pPr>
      <w:r w:rsidRPr="00B358ED">
        <w:rPr>
          <w:rFonts w:asciiTheme="minorHAnsi" w:hAnsiTheme="minorHAnsi" w:cstheme="minorHAnsi"/>
        </w:rPr>
        <w:t>Aus technologischer Perspektive entwickeln die Schülerinnen und Schüler ein vertieftes Verständnis für die Funktionsweise, Prinzipien und Anwendungsmöglichkeiten maschineller Lernverfahren.</w:t>
      </w:r>
    </w:p>
    <w:p w14:paraId="7B7DDF73" w14:textId="77777777" w:rsidR="00C532C5" w:rsidRPr="00B358ED" w:rsidRDefault="00C532C5" w:rsidP="00C532C5">
      <w:pPr>
        <w:numPr>
          <w:ilvl w:val="0"/>
          <w:numId w:val="28"/>
        </w:numPr>
        <w:jc w:val="both"/>
        <w:rPr>
          <w:rFonts w:asciiTheme="minorHAnsi" w:hAnsiTheme="minorHAnsi" w:cstheme="minorHAnsi"/>
        </w:rPr>
      </w:pPr>
      <w:r w:rsidRPr="00B358ED">
        <w:rPr>
          <w:rFonts w:asciiTheme="minorHAnsi" w:hAnsiTheme="minorHAnsi" w:cstheme="minorHAnsi"/>
        </w:rPr>
        <w:t>Die Frage, wie KI-Verfahren genutzt werden können, um eigene Ideen umzusetzen und Ziele zu erreichen, wird aus anwendungsorientierter Perspektive u.a. mit selbst erstellten Projekten beantwortet.</w:t>
      </w:r>
      <w:commentRangeEnd w:id="29"/>
      <w:r w:rsidR="00A0287E">
        <w:rPr>
          <w:rStyle w:val="Kommentarzeichen"/>
        </w:rPr>
        <w:commentReference w:id="29"/>
      </w:r>
    </w:p>
    <w:p w14:paraId="26F23EAF" w14:textId="34045EA6" w:rsidR="00C532C5" w:rsidRPr="00B358ED" w:rsidRDefault="00C532C5" w:rsidP="00857FAB">
      <w:pPr>
        <w:pStyle w:val="berschrift1"/>
        <w:rPr>
          <w:rFonts w:asciiTheme="minorHAnsi" w:hAnsiTheme="minorHAnsi" w:cstheme="minorHAnsi"/>
        </w:rPr>
      </w:pPr>
      <w:bookmarkStart w:id="30" w:name="_Toc94805808"/>
      <w:bookmarkStart w:id="31" w:name="_Hlk89960618"/>
      <w:r w:rsidRPr="00B358ED">
        <w:rPr>
          <w:rFonts w:asciiTheme="minorHAnsi" w:hAnsiTheme="minorHAnsi" w:cstheme="minorHAnsi"/>
        </w:rPr>
        <w:t>Die Rolle der Unternehmensvertreterin/</w:t>
      </w:r>
      <w:r w:rsidR="008F372F">
        <w:rPr>
          <w:rFonts w:asciiTheme="minorHAnsi" w:hAnsiTheme="minorHAnsi" w:cstheme="minorHAnsi"/>
        </w:rPr>
        <w:t xml:space="preserve"> </w:t>
      </w:r>
      <w:r w:rsidRPr="00B358ED">
        <w:rPr>
          <w:rFonts w:asciiTheme="minorHAnsi" w:hAnsiTheme="minorHAnsi" w:cstheme="minorHAnsi"/>
        </w:rPr>
        <w:t>des Unternehmensvertreters</w:t>
      </w:r>
      <w:bookmarkEnd w:id="30"/>
    </w:p>
    <w:p w14:paraId="365B7573" w14:textId="77777777" w:rsidR="00C532C5" w:rsidRPr="00B358ED" w:rsidRDefault="00C532C5" w:rsidP="00C532C5">
      <w:pPr>
        <w:rPr>
          <w:rFonts w:asciiTheme="minorHAnsi" w:hAnsiTheme="minorHAnsi" w:cstheme="minorHAnsi"/>
        </w:rPr>
      </w:pPr>
      <w:bookmarkStart w:id="32" w:name="_heading=h.1fob9te"/>
      <w:bookmarkEnd w:id="32"/>
      <w:r w:rsidRPr="00B358ED">
        <w:rPr>
          <w:rFonts w:asciiTheme="minorHAnsi" w:hAnsiTheme="minorHAnsi" w:cstheme="minorHAnsi"/>
        </w:rPr>
        <w:t>In diesem Modul hat die Unternehmensvertreterin bzw. der Unternehmensvertreter mehrere Möglichkeiten aktiv mitzuwirken. Hier einige Anregungen:</w:t>
      </w:r>
    </w:p>
    <w:p w14:paraId="6DB58741" w14:textId="77777777" w:rsidR="00C532C5" w:rsidRPr="00B358ED" w:rsidRDefault="00C532C5" w:rsidP="00C532C5">
      <w:pPr>
        <w:numPr>
          <w:ilvl w:val="0"/>
          <w:numId w:val="2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B358ED">
        <w:rPr>
          <w:rFonts w:asciiTheme="minorHAnsi" w:hAnsiTheme="minorHAnsi" w:cstheme="minorHAnsi"/>
        </w:rPr>
        <w:t>Als Special Guest in der Schule über die Bedeutung von maschinellem Lernen in der Wirtschaft und insbesondere im eigenen Unternehmen berichten</w:t>
      </w:r>
    </w:p>
    <w:p w14:paraId="6812B794" w14:textId="77777777" w:rsidR="00C532C5" w:rsidRPr="00B358ED" w:rsidRDefault="00C532C5" w:rsidP="00C532C5">
      <w:pPr>
        <w:numPr>
          <w:ilvl w:val="0"/>
          <w:numId w:val="2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B358ED">
        <w:rPr>
          <w:rFonts w:asciiTheme="minorHAnsi" w:hAnsiTheme="minorHAnsi" w:cstheme="minorHAnsi"/>
        </w:rPr>
        <w:t>Schülerinnen und Schülern eine Exkursion in das eigene Unternehmen ermöglichen und zeigen, wie künstliche Intelligenz in der Praxis eingesetzt wird</w:t>
      </w:r>
    </w:p>
    <w:p w14:paraId="3119A96B" w14:textId="77777777" w:rsidR="00C532C5" w:rsidRPr="00B358ED" w:rsidRDefault="00C532C5" w:rsidP="00C532C5">
      <w:pPr>
        <w:numPr>
          <w:ilvl w:val="0"/>
          <w:numId w:val="2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proofErr w:type="spellStart"/>
      <w:r w:rsidRPr="00B358ED">
        <w:rPr>
          <w:rFonts w:asciiTheme="minorHAnsi" w:hAnsiTheme="minorHAnsi" w:cstheme="minorHAnsi"/>
        </w:rPr>
        <w:t>Fragen&amp;Antworten-Runden</w:t>
      </w:r>
      <w:proofErr w:type="spellEnd"/>
      <w:r w:rsidRPr="00B358ED">
        <w:rPr>
          <w:rFonts w:asciiTheme="minorHAnsi" w:hAnsiTheme="minorHAnsi" w:cstheme="minorHAnsi"/>
        </w:rPr>
        <w:t xml:space="preserve"> mit „KI-ExpertInnen“/Data </w:t>
      </w:r>
      <w:proofErr w:type="spellStart"/>
      <w:r w:rsidRPr="00B358ED">
        <w:rPr>
          <w:rFonts w:asciiTheme="minorHAnsi" w:hAnsiTheme="minorHAnsi" w:cstheme="minorHAnsi"/>
        </w:rPr>
        <w:t>Scientists</w:t>
      </w:r>
      <w:proofErr w:type="spellEnd"/>
      <w:r w:rsidRPr="00B358ED">
        <w:rPr>
          <w:rFonts w:asciiTheme="minorHAnsi" w:hAnsiTheme="minorHAnsi" w:cstheme="minorHAnsi"/>
        </w:rPr>
        <w:t xml:space="preserve"> des eigenen Unternehmens organisieren, die berichten, warum sie sich für ein Studium im Bereich Informatik / Data Science entschieden haben</w:t>
      </w:r>
    </w:p>
    <w:p w14:paraId="408542FD" w14:textId="77777777" w:rsidR="00C532C5" w:rsidRPr="00B358ED" w:rsidRDefault="00C532C5" w:rsidP="00C532C5">
      <w:pPr>
        <w:numPr>
          <w:ilvl w:val="0"/>
          <w:numId w:val="2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B358ED">
        <w:rPr>
          <w:rFonts w:asciiTheme="minorHAnsi" w:hAnsiTheme="minorHAnsi" w:cstheme="minorHAnsi"/>
        </w:rPr>
        <w:t>„Kreativworkshop“ / „Wettbewerb“ ausrichten, wie das gelernte im Alltag der Schülerinnen und Schüler eingesetzt werden könnte und nach bestimmten Bewertungskriterien (Kreativität, Umsetzbarkeit, Innovationsgrad…) die entwickelten bzw. eingereichten Ideen bewerten</w:t>
      </w:r>
    </w:p>
    <w:p w14:paraId="6968285D" w14:textId="5B7F70D2" w:rsidR="000A1E4B" w:rsidRPr="000A1E4B" w:rsidRDefault="00C532C5" w:rsidP="000A1E4B">
      <w:pPr>
        <w:numPr>
          <w:ilvl w:val="0"/>
          <w:numId w:val="2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B358ED">
        <w:rPr>
          <w:rFonts w:asciiTheme="minorHAnsi" w:hAnsiTheme="minorHAnsi" w:cstheme="minorHAnsi"/>
          <w:color w:val="000000"/>
        </w:rPr>
        <w:t>Unterstützung von Jugend-forscht-Projekten im Bereich KI, die sich aus dem Unterricht ergeben.</w:t>
      </w:r>
    </w:p>
    <w:p w14:paraId="4BFDB009" w14:textId="77777777" w:rsidR="00C532C5" w:rsidRPr="00B358ED" w:rsidRDefault="00C532C5" w:rsidP="00857FAB">
      <w:pPr>
        <w:pStyle w:val="berschrift1"/>
        <w:rPr>
          <w:rFonts w:asciiTheme="minorHAnsi" w:hAnsiTheme="minorHAnsi" w:cstheme="minorHAnsi"/>
        </w:rPr>
      </w:pPr>
      <w:bookmarkStart w:id="33" w:name="_Toc94805809"/>
      <w:bookmarkStart w:id="34" w:name="_Hlk89960732"/>
      <w:bookmarkEnd w:id="31"/>
      <w:r w:rsidRPr="00B358ED">
        <w:rPr>
          <w:rFonts w:asciiTheme="minorHAnsi" w:hAnsiTheme="minorHAnsi" w:cstheme="minorHAnsi"/>
        </w:rPr>
        <w:t>Inhalte des Moduls</w:t>
      </w:r>
      <w:bookmarkEnd w:id="33"/>
    </w:p>
    <w:p w14:paraId="5E5731CB" w14:textId="77777777" w:rsidR="00C532C5" w:rsidRPr="00B358ED" w:rsidRDefault="00C532C5" w:rsidP="00A0287E">
      <w:pPr>
        <w:jc w:val="both"/>
        <w:rPr>
          <w:rFonts w:asciiTheme="minorHAnsi" w:hAnsiTheme="minorHAnsi" w:cstheme="minorHAnsi"/>
        </w:rPr>
        <w:pPrChange w:id="35" w:author="Imke Endjer" w:date="2023-02-23T09:06:00Z">
          <w:pPr/>
        </w:pPrChange>
      </w:pPr>
      <w:r w:rsidRPr="00B358ED">
        <w:rPr>
          <w:rFonts w:asciiTheme="minorHAnsi" w:hAnsiTheme="minorHAnsi" w:cstheme="minorHAnsi"/>
        </w:rPr>
        <w:t xml:space="preserve">Im Basismodul haben Schülerinnen und Schüler bereits die Grundlagen der verschiedenen Arten des maschinellen Lernens erfahren. Darauf aufbauend implementieren sie in diesem Modul jeweils ein konkretes Verfahren für überwachtes, unüberwachtes und verstärkendes Lernen. </w:t>
      </w:r>
    </w:p>
    <w:p w14:paraId="521E217F" w14:textId="77777777" w:rsidR="00C532C5" w:rsidRPr="00B358ED" w:rsidRDefault="00C532C5" w:rsidP="00A0287E">
      <w:pPr>
        <w:jc w:val="both"/>
        <w:rPr>
          <w:rFonts w:asciiTheme="minorHAnsi" w:hAnsiTheme="minorHAnsi" w:cstheme="minorHAnsi"/>
          <w:b/>
        </w:rPr>
        <w:pPrChange w:id="36" w:author="Imke Endjer" w:date="2023-02-23T09:06:00Z">
          <w:pPr/>
        </w:pPrChange>
      </w:pPr>
      <w:r w:rsidRPr="00B358ED">
        <w:rPr>
          <w:rFonts w:asciiTheme="minorHAnsi" w:hAnsiTheme="minorHAnsi" w:cstheme="minorHAnsi"/>
        </w:rPr>
        <w:t xml:space="preserve">Im Folgenden werden nun die verwendeten Algorithmen genauer erläutert. Die Ideen hinter überwachtem, unüberwachtem und verstärkendem Lernen sind im Modul KI-B3 </w:t>
      </w:r>
      <w:r w:rsidRPr="00B358ED">
        <w:rPr>
          <w:rFonts w:asciiTheme="minorHAnsi" w:hAnsiTheme="minorHAnsi" w:cstheme="minorHAnsi"/>
          <w:i/>
        </w:rPr>
        <w:t>Schlag den Roboter!</w:t>
      </w:r>
      <w:r w:rsidRPr="00B358ED">
        <w:rPr>
          <w:rFonts w:asciiTheme="minorHAnsi" w:hAnsiTheme="minorHAnsi" w:cstheme="minorHAnsi"/>
        </w:rPr>
        <w:t xml:space="preserve"> nachzulesen. Als Lehrkraft sollten Sie sich außerdem vorab mit den grundlegenden Funktionen von Snap! vertraut machen. </w:t>
      </w:r>
    </w:p>
    <w:p w14:paraId="68F7DC6D" w14:textId="77777777" w:rsidR="00C532C5" w:rsidRPr="00B358ED" w:rsidRDefault="00C532C5" w:rsidP="00857FAB">
      <w:pPr>
        <w:pStyle w:val="berschrift2"/>
        <w:rPr>
          <w:rFonts w:asciiTheme="minorHAnsi" w:hAnsiTheme="minorHAnsi" w:cstheme="minorHAnsi"/>
        </w:rPr>
      </w:pPr>
      <w:bookmarkStart w:id="37" w:name="_heading=h.3znysh7"/>
      <w:bookmarkStart w:id="38" w:name="_Toc94805810"/>
      <w:bookmarkEnd w:id="37"/>
      <w:r w:rsidRPr="00B358ED">
        <w:rPr>
          <w:rFonts w:asciiTheme="minorHAnsi" w:hAnsiTheme="minorHAnsi" w:cstheme="minorHAnsi"/>
        </w:rPr>
        <w:lastRenderedPageBreak/>
        <w:t>Verstärkendes Lernen: Q-Table-Learning</w:t>
      </w:r>
      <w:bookmarkEnd w:id="38"/>
    </w:p>
    <w:p w14:paraId="07D032E5" w14:textId="77777777" w:rsidR="00C532C5" w:rsidRPr="00B358ED" w:rsidRDefault="00C532C5" w:rsidP="00C532C5">
      <w:pPr>
        <w:jc w:val="both"/>
        <w:rPr>
          <w:rFonts w:asciiTheme="minorHAnsi" w:hAnsiTheme="minorHAnsi" w:cstheme="minorHAnsi"/>
        </w:rPr>
      </w:pPr>
      <w:r w:rsidRPr="00B358ED">
        <w:rPr>
          <w:rFonts w:asciiTheme="minorHAnsi" w:hAnsiTheme="minorHAnsi" w:cstheme="minorHAnsi"/>
        </w:rPr>
        <w:t>Q-Table-Learning ist ein Algorithmus für verstärkendes Lernen, dessen zentrales Prinzip es ist, pro Zustand die jeweiligen Aktionen zu bewerten. Dazu wird eine (Q-)Tabelle erzeugt, mit der ein Agent für jeden Zustand eine Bewertung für jede Aktion verwaltet. Dieser (Q-)Wert in der Tabelle gibt an, welche Qualität (daher auch der Name Q-Learning) eine Aktion in einem Zustand hat. Die Qualität gibt also an, welche Belohnung bei Durchführung dieser Aktion in der aktuellen Situation zu erwarten ist. Durch eine Erhöhung dieses Wertes lernt der Agent, d.h. die Wahrscheinlichkeit dieses Verhalten erneut zu zeigen steigt.</w:t>
      </w:r>
      <w:r w:rsidRPr="00B358ED">
        <w:rPr>
          <w:rFonts w:asciiTheme="minorHAnsi" w:hAnsiTheme="minorHAnsi" w:cstheme="minorHAnsi"/>
          <w:vertAlign w:val="superscript"/>
        </w:rPr>
        <w:footnoteReference w:id="1"/>
      </w:r>
      <w:r w:rsidRPr="00B358ED">
        <w:rPr>
          <w:rFonts w:asciiTheme="minorHAnsi" w:hAnsiTheme="minorHAnsi" w:cstheme="minorHAnsi"/>
        </w:rPr>
        <w:t xml:space="preserve"> </w:t>
      </w:r>
    </w:p>
    <w:p w14:paraId="593D20E1" w14:textId="77777777" w:rsidR="00C532C5" w:rsidRPr="00B358ED" w:rsidRDefault="00C532C5" w:rsidP="00C532C5">
      <w:pPr>
        <w:jc w:val="both"/>
        <w:rPr>
          <w:rFonts w:asciiTheme="minorHAnsi" w:hAnsiTheme="minorHAnsi" w:cstheme="minorHAnsi"/>
        </w:rPr>
      </w:pPr>
    </w:p>
    <w:p w14:paraId="19233F97" w14:textId="77777777" w:rsidR="00C532C5" w:rsidRPr="00B358ED" w:rsidRDefault="00C532C5" w:rsidP="00C532C5">
      <w:pPr>
        <w:jc w:val="both"/>
        <w:rPr>
          <w:rFonts w:asciiTheme="minorHAnsi" w:hAnsiTheme="minorHAnsi" w:cstheme="minorHAnsi"/>
        </w:rPr>
      </w:pPr>
      <w:r w:rsidRPr="00B358ED">
        <w:rPr>
          <w:rFonts w:asciiTheme="minorHAnsi" w:hAnsiTheme="minorHAnsi" w:cstheme="minorHAnsi"/>
          <w:noProof/>
          <w:sz w:val="22"/>
        </w:rPr>
        <w:drawing>
          <wp:inline distT="0" distB="0" distL="0" distR="0" wp14:anchorId="62432492" wp14:editId="44DEDE03">
            <wp:extent cx="2731717" cy="2043113"/>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pic:blipFill>
                  <pic:spPr bwMode="auto">
                    <a:xfrm>
                      <a:off x="0" y="0"/>
                      <a:ext cx="2731717" cy="2043113"/>
                    </a:xfrm>
                    <a:prstGeom prst="rect">
                      <a:avLst/>
                    </a:prstGeom>
                    <a:ln/>
                  </pic:spPr>
                </pic:pic>
              </a:graphicData>
            </a:graphic>
          </wp:inline>
        </w:drawing>
      </w:r>
      <w:r w:rsidRPr="00B358ED">
        <w:rPr>
          <w:rFonts w:asciiTheme="minorHAnsi" w:hAnsiTheme="minorHAnsi" w:cstheme="minorHAnsi"/>
          <w:noProof/>
          <w:sz w:val="22"/>
        </w:rPr>
        <w:drawing>
          <wp:inline distT="0" distB="0" distL="0" distR="0" wp14:anchorId="34F8054A" wp14:editId="29EFA673">
            <wp:extent cx="1814513" cy="2149969"/>
            <wp:effectExtent l="0" t="0" r="0" b="0"/>
            <wp:docPr id="27" name="image12.png" descr="Ein Bild, das Tisch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27" name="image12.png" descr="Ein Bild, das Tisch enthält.&#10;&#10;Automatisch generierte Beschreibung"/>
                    <pic:cNvPicPr/>
                  </pic:nvPicPr>
                  <pic:blipFill>
                    <a:blip r:embed="rId15"/>
                    <a:srcRect l="44165" b="50279"/>
                    <a:stretch/>
                  </pic:blipFill>
                  <pic:spPr bwMode="auto">
                    <a:xfrm>
                      <a:off x="0" y="0"/>
                      <a:ext cx="1814513" cy="2149969"/>
                    </a:xfrm>
                    <a:prstGeom prst="rect">
                      <a:avLst/>
                    </a:prstGeom>
                    <a:ln/>
                  </pic:spPr>
                </pic:pic>
              </a:graphicData>
            </a:graphic>
          </wp:inline>
        </w:drawing>
      </w:r>
      <w:r w:rsidRPr="00B358ED">
        <w:rPr>
          <w:rFonts w:asciiTheme="minorHAnsi" w:hAnsiTheme="minorHAnsi" w:cstheme="minorHAnsi"/>
        </w:rPr>
        <w:tab/>
      </w:r>
    </w:p>
    <w:p w14:paraId="784B5440" w14:textId="77777777" w:rsidR="00C532C5" w:rsidRPr="00B358ED" w:rsidRDefault="00C532C5" w:rsidP="00C532C5">
      <w:pPr>
        <w:jc w:val="both"/>
        <w:rPr>
          <w:rFonts w:asciiTheme="minorHAnsi" w:hAnsiTheme="minorHAnsi" w:cstheme="minorHAnsi"/>
        </w:rPr>
      </w:pPr>
      <w:r w:rsidRPr="00B358ED">
        <w:rPr>
          <w:rFonts w:asciiTheme="minorHAnsi" w:hAnsiTheme="minorHAnsi" w:cstheme="minorHAnsi"/>
        </w:rPr>
        <w:t xml:space="preserve">Abb. 1.: </w:t>
      </w:r>
      <w:proofErr w:type="spellStart"/>
      <w:r w:rsidRPr="00B358ED">
        <w:rPr>
          <w:rFonts w:asciiTheme="minorHAnsi" w:hAnsiTheme="minorHAnsi" w:cstheme="minorHAnsi"/>
        </w:rPr>
        <w:t>Äffchenspiel</w:t>
      </w:r>
      <w:proofErr w:type="spellEnd"/>
      <w:r w:rsidRPr="00B358ED">
        <w:rPr>
          <w:rFonts w:asciiTheme="minorHAnsi" w:hAnsiTheme="minorHAnsi" w:cstheme="minorHAnsi"/>
        </w:rPr>
        <w:t xml:space="preserve"> (links) und Ausschnitt der Q-Tabelle für das Spiel (rechts)</w:t>
      </w:r>
    </w:p>
    <w:p w14:paraId="7CEC17A1" w14:textId="77777777" w:rsidR="00C532C5" w:rsidRPr="00B358ED" w:rsidRDefault="00C532C5" w:rsidP="00C532C5">
      <w:pPr>
        <w:jc w:val="both"/>
        <w:rPr>
          <w:rFonts w:asciiTheme="minorHAnsi" w:hAnsiTheme="minorHAnsi" w:cstheme="minorHAnsi"/>
        </w:rPr>
      </w:pPr>
      <w:r w:rsidRPr="00B358ED">
        <w:rPr>
          <w:rFonts w:asciiTheme="minorHAnsi" w:hAnsiTheme="minorHAnsi" w:cstheme="minorHAnsi"/>
        </w:rPr>
        <w:t>Ein Projekt dieser Sequenz, das Q-Table-Learning nutzt, ist das Bananenjagd-Spiel. Der Agent ist in diesem Fall das Äffchen. Aufgabe des Äffchens ist es, über heranrollende Fässer zu springen. Dazu hat es zwei Möglichkeiten: Springen oder stehen bleiben (vgl. Abb. 1, links).  Die zugehörige Q-Tabelle hat drei Spalten (vgl. Abb. 1, rechts). Der Zustand ist in Spalte A angetragen, während Spalte B (springen) und C (nichts tun) die Qualität für die jeweilige Aktion in diesem Zustand beinhalten. Das Äffchen wird sich immer für die Aktion mit der höheren Qualität entscheiden. Einzige Ausnahme: Es möchte neues Verhalten explorieren und daher eine andere Aktion ausprobieren. Basierend auf der für eine gewählte Aktion erhaltenen Belohnung oder Bestrafung wird der Wert in der Tabelle angepasst, und so die Wahrscheinlichkeit dieses Verhalten erneut zu zeigen beeinflusst. Belohnung führt dazu, dass der Wert erhöht und damit das Verhalten häufiger gezeigt wird, Bestrafung dazu, dass der Wert verringert und das Verhalten seltener gezeigt wird.</w:t>
      </w:r>
    </w:p>
    <w:tbl>
      <w:tblPr>
        <w:tblStyle w:val="StGen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C532C5" w:rsidRPr="00B358ED" w14:paraId="7A747A10" w14:textId="77777777" w:rsidTr="003C47FE">
        <w:tc>
          <w:tcPr>
            <w:tcW w:w="9026" w:type="dxa"/>
            <w:shd w:val="clear" w:color="auto" w:fill="auto"/>
            <w:tcMar>
              <w:top w:w="100" w:type="dxa"/>
              <w:left w:w="100" w:type="dxa"/>
              <w:bottom w:w="100" w:type="dxa"/>
              <w:right w:w="100" w:type="dxa"/>
            </w:tcMar>
          </w:tcPr>
          <w:p w14:paraId="08536969" w14:textId="77777777" w:rsidR="00C532C5" w:rsidRPr="00B358ED" w:rsidRDefault="00C532C5" w:rsidP="003C47FE">
            <w:pPr>
              <w:spacing w:after="0" w:line="276" w:lineRule="auto"/>
              <w:rPr>
                <w:rFonts w:asciiTheme="minorHAnsi" w:hAnsiTheme="minorHAnsi" w:cstheme="minorHAnsi"/>
                <w:b/>
              </w:rPr>
            </w:pPr>
            <w:r w:rsidRPr="00B358ED">
              <w:rPr>
                <w:rFonts w:asciiTheme="minorHAnsi" w:hAnsiTheme="minorHAnsi" w:cstheme="minorHAnsi"/>
                <w:b/>
              </w:rPr>
              <w:t>Exkurs: Weiterer technischer Hintergrund</w:t>
            </w:r>
          </w:p>
          <w:p w14:paraId="02FFA69B" w14:textId="77777777" w:rsidR="00C532C5" w:rsidRPr="00B358ED" w:rsidRDefault="00C532C5" w:rsidP="003C47FE">
            <w:pPr>
              <w:spacing w:after="0" w:line="276" w:lineRule="auto"/>
              <w:jc w:val="both"/>
              <w:rPr>
                <w:rFonts w:asciiTheme="minorHAnsi" w:hAnsiTheme="minorHAnsi" w:cstheme="minorHAnsi"/>
              </w:rPr>
            </w:pPr>
          </w:p>
          <w:p w14:paraId="24A74A66" w14:textId="77777777" w:rsidR="00C532C5" w:rsidRPr="00B358ED" w:rsidRDefault="00C532C5" w:rsidP="003C47FE">
            <w:pPr>
              <w:spacing w:after="0" w:line="276" w:lineRule="auto"/>
              <w:jc w:val="both"/>
              <w:rPr>
                <w:rFonts w:asciiTheme="minorHAnsi" w:hAnsiTheme="minorHAnsi" w:cstheme="minorHAnsi"/>
              </w:rPr>
            </w:pPr>
            <w:r w:rsidRPr="00B358ED">
              <w:rPr>
                <w:rFonts w:asciiTheme="minorHAnsi" w:hAnsiTheme="minorHAnsi" w:cstheme="minorHAnsi"/>
              </w:rPr>
              <w:t xml:space="preserve">Die Anpassung der Bewertung ist keine einfache Addition der Belohnung: Einerseits beeinflusst die </w:t>
            </w:r>
            <w:proofErr w:type="spellStart"/>
            <w:r w:rsidRPr="00B358ED">
              <w:rPr>
                <w:rFonts w:asciiTheme="minorHAnsi" w:hAnsiTheme="minorHAnsi" w:cstheme="minorHAnsi"/>
                <w:b/>
              </w:rPr>
              <w:t>Lernrate</w:t>
            </w:r>
            <w:proofErr w:type="spellEnd"/>
            <w:r w:rsidRPr="00B358ED">
              <w:rPr>
                <w:rFonts w:asciiTheme="minorHAnsi" w:hAnsiTheme="minorHAnsi" w:cstheme="minorHAnsi"/>
              </w:rPr>
              <w:t xml:space="preserve">, wie stark neue Erfahrungen gewichtet werden. Die </w:t>
            </w:r>
            <w:proofErr w:type="spellStart"/>
            <w:r w:rsidRPr="00B358ED">
              <w:rPr>
                <w:rFonts w:asciiTheme="minorHAnsi" w:hAnsiTheme="minorHAnsi" w:cstheme="minorHAnsi"/>
              </w:rPr>
              <w:t>Lernrate</w:t>
            </w:r>
            <w:proofErr w:type="spellEnd"/>
            <w:r w:rsidRPr="00B358ED">
              <w:rPr>
                <w:rFonts w:asciiTheme="minorHAnsi" w:hAnsiTheme="minorHAnsi" w:cstheme="minorHAnsi"/>
              </w:rPr>
              <w:t xml:space="preserve"> ist dabei ein Wert zwischen 0 und 1. Eine </w:t>
            </w:r>
            <w:proofErr w:type="spellStart"/>
            <w:r w:rsidRPr="00B358ED">
              <w:rPr>
                <w:rFonts w:asciiTheme="minorHAnsi" w:hAnsiTheme="minorHAnsi" w:cstheme="minorHAnsi"/>
              </w:rPr>
              <w:t>Lernrate</w:t>
            </w:r>
            <w:proofErr w:type="spellEnd"/>
            <w:r w:rsidRPr="00B358ED">
              <w:rPr>
                <w:rFonts w:asciiTheme="minorHAnsi" w:hAnsiTheme="minorHAnsi" w:cstheme="minorHAnsi"/>
              </w:rPr>
              <w:t xml:space="preserve"> von 0 führt dazu, dass der Agent überhaupt nichts lernt, weil neu erworbenes Wissen einfach nicht genutzt wird. Eine </w:t>
            </w:r>
            <w:proofErr w:type="spellStart"/>
            <w:r w:rsidRPr="00B358ED">
              <w:rPr>
                <w:rFonts w:asciiTheme="minorHAnsi" w:hAnsiTheme="minorHAnsi" w:cstheme="minorHAnsi"/>
              </w:rPr>
              <w:t>Lernrate</w:t>
            </w:r>
            <w:proofErr w:type="spellEnd"/>
            <w:r w:rsidRPr="00B358ED">
              <w:rPr>
                <w:rFonts w:asciiTheme="minorHAnsi" w:hAnsiTheme="minorHAnsi" w:cstheme="minorHAnsi"/>
              </w:rPr>
              <w:t xml:space="preserve"> von 1 wiederum bedeutet, </w:t>
            </w:r>
            <w:r w:rsidRPr="00B358ED">
              <w:rPr>
                <w:rFonts w:asciiTheme="minorHAnsi" w:hAnsiTheme="minorHAnsi" w:cstheme="minorHAnsi"/>
              </w:rPr>
              <w:lastRenderedPageBreak/>
              <w:t xml:space="preserve">dass nur die </w:t>
            </w:r>
            <w:proofErr w:type="gramStart"/>
            <w:r w:rsidRPr="00B358ED">
              <w:rPr>
                <w:rFonts w:asciiTheme="minorHAnsi" w:hAnsiTheme="minorHAnsi" w:cstheme="minorHAnsi"/>
              </w:rPr>
              <w:t>aktuellste</w:t>
            </w:r>
            <w:proofErr w:type="gramEnd"/>
            <w:r w:rsidRPr="00B358ED">
              <w:rPr>
                <w:rFonts w:asciiTheme="minorHAnsi" w:hAnsiTheme="minorHAnsi" w:cstheme="minorHAnsi"/>
              </w:rPr>
              <w:t xml:space="preserve"> Information berücksichtigt wird. Normalerweise wird die </w:t>
            </w:r>
            <w:proofErr w:type="spellStart"/>
            <w:r w:rsidRPr="00B358ED">
              <w:rPr>
                <w:rFonts w:asciiTheme="minorHAnsi" w:hAnsiTheme="minorHAnsi" w:cstheme="minorHAnsi"/>
              </w:rPr>
              <w:t>Lernrate</w:t>
            </w:r>
            <w:proofErr w:type="spellEnd"/>
            <w:r w:rsidRPr="00B358ED">
              <w:rPr>
                <w:rFonts w:asciiTheme="minorHAnsi" w:hAnsiTheme="minorHAnsi" w:cstheme="minorHAnsi"/>
              </w:rPr>
              <w:t xml:space="preserve"> daher häufig zwischen diesen beiden Extremen liegen.</w:t>
            </w:r>
          </w:p>
          <w:p w14:paraId="40DDE67A" w14:textId="77777777" w:rsidR="00C532C5" w:rsidRPr="00B358ED" w:rsidRDefault="00C532C5" w:rsidP="003C47FE">
            <w:pPr>
              <w:spacing w:after="0" w:line="276" w:lineRule="auto"/>
              <w:jc w:val="both"/>
              <w:rPr>
                <w:rFonts w:asciiTheme="minorHAnsi" w:hAnsiTheme="minorHAnsi" w:cstheme="minorHAnsi"/>
              </w:rPr>
            </w:pPr>
          </w:p>
          <w:p w14:paraId="1BDFA260" w14:textId="54B91BE5" w:rsidR="00C532C5" w:rsidRPr="00B358ED" w:rsidRDefault="00C532C5" w:rsidP="003C47FE">
            <w:pPr>
              <w:spacing w:after="0" w:line="276" w:lineRule="auto"/>
              <w:jc w:val="both"/>
              <w:rPr>
                <w:rFonts w:asciiTheme="minorHAnsi" w:hAnsiTheme="minorHAnsi" w:cstheme="minorHAnsi"/>
              </w:rPr>
            </w:pPr>
            <w:r w:rsidRPr="00B358ED">
              <w:rPr>
                <w:rFonts w:asciiTheme="minorHAnsi" w:hAnsiTheme="minorHAnsi" w:cstheme="minorHAnsi"/>
              </w:rPr>
              <w:t xml:space="preserve">Andererseits beeinflusst der </w:t>
            </w:r>
            <w:r w:rsidRPr="00B358ED">
              <w:rPr>
                <w:rFonts w:asciiTheme="minorHAnsi" w:hAnsiTheme="minorHAnsi" w:cstheme="minorHAnsi"/>
                <w:b/>
              </w:rPr>
              <w:t>Diskontierungsfaktor</w:t>
            </w:r>
            <w:r w:rsidRPr="00B358ED">
              <w:rPr>
                <w:rFonts w:asciiTheme="minorHAnsi" w:hAnsiTheme="minorHAnsi" w:cstheme="minorHAnsi"/>
              </w:rPr>
              <w:t xml:space="preserve"> das Lernen: Im Mini-Schachspiel (vgl. auch Modul KI-B3) wird tatsächlich nur die "letzte Aktion" verstärkt/bestraft. Dies liegt jedoch an der sehr einfachen Natur des Spiels, das bei maximal 3 Computerzügen mit Sieg oder Niederlage endet. Im Normalfall ist dies nicht der Fall. Im Fall vom ebenfalls in dieser Sequenz beinhalteten Pong (und generell komplexen Anwendungsfällen), gilt: Würde nur die letzte Aktion berücksichtigt, würde das "richtige" Verhalten oft bestraft werden – zum Beispiel, wenn der Schläger sich in die richtige Richtung bewegt und trotzdem den Ball nicht erreicht. Wichtig sind auch die vorangegangenen Aktionen, die zu diesem Zustand geführt haben, und ebenfalls verstärkt oder bestraft werden müssen. Es sollten üblicherweise also nicht nur die aktuellen, sondern auch die vorherigen Zustände und gewählten Aktionen in den Lernprozess einbezogen werden. Damit beeinflusst nicht nur die kurzfristige Belohnung für eine Aktion in einem Zustand die Entscheidung, es wird versucht die langfristig</w:t>
            </w:r>
            <w:r w:rsidR="0004541D" w:rsidRPr="00B358ED">
              <w:rPr>
                <w:rFonts w:asciiTheme="minorHAnsi" w:hAnsiTheme="minorHAnsi" w:cstheme="minorHAnsi"/>
              </w:rPr>
              <w:t>e</w:t>
            </w:r>
            <w:r w:rsidRPr="00B358ED">
              <w:rPr>
                <w:rFonts w:asciiTheme="minorHAnsi" w:hAnsiTheme="minorHAnsi" w:cstheme="minorHAnsi"/>
              </w:rPr>
              <w:t xml:space="preserve"> Belohnung zu maximieren. Beim Q-Table-Learning-Algorithmus, den wir bei der Bananenjagd bzw. dem Pong verwenden</w:t>
            </w:r>
            <w:r w:rsidR="00524257">
              <w:rPr>
                <w:rFonts w:asciiTheme="minorHAnsi" w:hAnsiTheme="minorHAnsi" w:cstheme="minorHAnsi"/>
              </w:rPr>
              <w:t>,</w:t>
            </w:r>
            <w:r w:rsidRPr="00B358ED">
              <w:rPr>
                <w:rFonts w:asciiTheme="minorHAnsi" w:hAnsiTheme="minorHAnsi" w:cstheme="minorHAnsi"/>
              </w:rPr>
              <w:t xml:space="preserve"> wird statt der Vergangenheit die </w:t>
            </w:r>
            <w:r w:rsidR="0004541D" w:rsidRPr="00B358ED">
              <w:rPr>
                <w:rFonts w:asciiTheme="minorHAnsi" w:hAnsiTheme="minorHAnsi" w:cstheme="minorHAnsi"/>
              </w:rPr>
              <w:t>„</w:t>
            </w:r>
            <w:r w:rsidRPr="00B358ED">
              <w:rPr>
                <w:rFonts w:asciiTheme="minorHAnsi" w:hAnsiTheme="minorHAnsi" w:cstheme="minorHAnsi"/>
              </w:rPr>
              <w:t>zukünftige Belohnung</w:t>
            </w:r>
            <w:r w:rsidR="0004541D" w:rsidRPr="00B358ED">
              <w:rPr>
                <w:rFonts w:asciiTheme="minorHAnsi" w:hAnsiTheme="minorHAnsi" w:cstheme="minorHAnsi"/>
              </w:rPr>
              <w:t>“</w:t>
            </w:r>
            <w:r w:rsidRPr="00B358ED">
              <w:rPr>
                <w:rFonts w:asciiTheme="minorHAnsi" w:hAnsiTheme="minorHAnsi" w:cstheme="minorHAnsi"/>
              </w:rPr>
              <w:t xml:space="preserve"> berücksichtigt. D.h. anstatt in die Vergangenheit zu schauen, wird die (erwartete) Zukunft unserer Aktionen mit einbezogen und mit dem Diskontierungsfaktor gewichtet. Auch damit werden alle Aktionen belohnt, die zu einer Belohnung geführt haben (allerdings nicht beim ersten Aufsuchen des Zustands).</w:t>
            </w:r>
          </w:p>
          <w:p w14:paraId="6D64FE5C" w14:textId="5C700C76" w:rsidR="00C532C5" w:rsidRPr="00B358ED" w:rsidRDefault="00C532C5" w:rsidP="003C47FE">
            <w:pPr>
              <w:spacing w:before="240" w:after="240" w:line="276" w:lineRule="auto"/>
              <w:jc w:val="both"/>
              <w:rPr>
                <w:rFonts w:asciiTheme="minorHAnsi" w:hAnsiTheme="minorHAnsi" w:cstheme="minorHAnsi"/>
              </w:rPr>
            </w:pPr>
            <w:r w:rsidRPr="00B358ED">
              <w:rPr>
                <w:rFonts w:asciiTheme="minorHAnsi" w:hAnsiTheme="minorHAnsi" w:cstheme="minorHAnsi"/>
              </w:rPr>
              <w:t xml:space="preserve">Der Diskontierungsfaktor </w:t>
            </w:r>
            <m:oMath>
              <m:r>
                <w:rPr>
                  <w:rFonts w:ascii="Cambria Math" w:hAnsi="Cambria Math" w:cstheme="minorHAnsi"/>
                </w:rPr>
                <m:t>y</m:t>
              </m:r>
            </m:oMath>
            <w:r w:rsidRPr="00B358ED">
              <w:rPr>
                <w:rFonts w:asciiTheme="minorHAnsi" w:hAnsiTheme="minorHAnsi" w:cstheme="minorHAnsi"/>
              </w:rPr>
              <w:t xml:space="preserve"> (typischerweise </w:t>
            </w:r>
            <m:oMath>
              <m:r>
                <w:rPr>
                  <w:rFonts w:ascii="Cambria Math" w:hAnsi="Cambria Math" w:cstheme="minorHAnsi"/>
                </w:rPr>
                <m:t>0&lt;y&lt;1</m:t>
              </m:r>
            </m:oMath>
            <w:r w:rsidRPr="00B358ED">
              <w:rPr>
                <w:rFonts w:asciiTheme="minorHAnsi" w:hAnsiTheme="minorHAnsi" w:cstheme="minorHAnsi"/>
              </w:rPr>
              <w:t>) sagt also aus, dass eine Belohnung oder Bestrafung, die der Agent n</w:t>
            </w:r>
            <w:r w:rsidR="0004541D" w:rsidRPr="00B358ED">
              <w:rPr>
                <w:rFonts w:asciiTheme="minorHAnsi" w:hAnsiTheme="minorHAnsi" w:cstheme="minorHAnsi"/>
              </w:rPr>
              <w:t>-</w:t>
            </w:r>
            <w:r w:rsidRPr="00B358ED">
              <w:rPr>
                <w:rFonts w:asciiTheme="minorHAnsi" w:hAnsiTheme="minorHAnsi" w:cstheme="minorHAnsi"/>
              </w:rPr>
              <w:t xml:space="preserve">Schritte in der Zukunft erhält, um den Faktor </w:t>
            </w:r>
            <w:proofErr w:type="spellStart"/>
            <w:r w:rsidRPr="00B358ED">
              <w:rPr>
                <w:rFonts w:asciiTheme="minorHAnsi" w:hAnsiTheme="minorHAnsi" w:cstheme="minorHAnsi"/>
              </w:rPr>
              <w:t>y</w:t>
            </w:r>
            <w:r w:rsidRPr="00B358ED">
              <w:rPr>
                <w:rFonts w:asciiTheme="minorHAnsi" w:hAnsiTheme="minorHAnsi" w:cstheme="minorHAnsi"/>
                <w:vertAlign w:val="superscript"/>
              </w:rPr>
              <w:t>n</w:t>
            </w:r>
            <w:proofErr w:type="spellEnd"/>
            <w:r w:rsidRPr="00B358ED">
              <w:rPr>
                <w:rFonts w:asciiTheme="minorHAnsi" w:hAnsiTheme="minorHAnsi" w:cstheme="minorHAnsi"/>
              </w:rPr>
              <w:t xml:space="preserve"> diskontiert wird, also weniger </w:t>
            </w:r>
            <w:proofErr w:type="spellStart"/>
            <w:r w:rsidRPr="00B358ED">
              <w:rPr>
                <w:rFonts w:asciiTheme="minorHAnsi" w:hAnsiTheme="minorHAnsi" w:cstheme="minorHAnsi"/>
              </w:rPr>
              <w:t>Wert</w:t>
            </w:r>
            <w:proofErr w:type="spellEnd"/>
            <w:r w:rsidRPr="00B358ED">
              <w:rPr>
                <w:rFonts w:asciiTheme="minorHAnsi" w:hAnsiTheme="minorHAnsi" w:cstheme="minorHAnsi"/>
              </w:rPr>
              <w:t xml:space="preserve"> ist. Ein Faktor von 0 bewirkt, dass der Agent nur aktuelle kurzfristige erreichbare Belohnungen berücksichtigt. Durch Einstellen dieses Faktors ist es also möglich zu steuern, wie stark die zukünftige zu erwartende Belohnung und damit die langfristige Auswirkung einer Aktion berücksichtigt wird. </w:t>
            </w:r>
          </w:p>
          <w:p w14:paraId="567F062F" w14:textId="519AF6C3" w:rsidR="00C532C5" w:rsidRPr="00B358ED" w:rsidRDefault="00C532C5" w:rsidP="003C47FE">
            <w:pPr>
              <w:spacing w:before="240" w:after="240" w:line="276" w:lineRule="auto"/>
              <w:rPr>
                <w:rFonts w:asciiTheme="minorHAnsi" w:hAnsiTheme="minorHAnsi" w:cstheme="minorHAnsi"/>
              </w:rPr>
            </w:pPr>
            <w:r w:rsidRPr="00B358ED">
              <w:rPr>
                <w:rFonts w:asciiTheme="minorHAnsi" w:hAnsiTheme="minorHAnsi" w:cstheme="minorHAnsi"/>
              </w:rPr>
              <w:t xml:space="preserve">Mathematisch lässt sich das wie folgt ausdrücken, wobei </w:t>
            </w:r>
            <m:oMath>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neu</m:t>
                  </m:r>
                </m:sub>
              </m:sSub>
            </m:oMath>
            <w:r w:rsidRPr="00B358ED">
              <w:rPr>
                <w:rFonts w:asciiTheme="minorHAnsi" w:hAnsiTheme="minorHAnsi" w:cstheme="minorHAnsi"/>
              </w:rPr>
              <w:t xml:space="preserve"> die neue Bewertung und </w:t>
            </w:r>
            <m:oMath>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alt</m:t>
                  </m:r>
                </m:sub>
              </m:sSub>
            </m:oMath>
            <w:r w:rsidRPr="00B358ED">
              <w:rPr>
                <w:rFonts w:asciiTheme="minorHAnsi" w:hAnsiTheme="minorHAnsi" w:cstheme="minorHAnsi"/>
              </w:rPr>
              <w:t>die alte Bewertung einer Aktion im aktuellen Zustand ist:</w:t>
            </w:r>
          </w:p>
          <w:p w14:paraId="621D0F2A" w14:textId="77777777" w:rsidR="00C532C5" w:rsidRPr="00B358ED" w:rsidRDefault="00000000" w:rsidP="003C47FE">
            <w:pPr>
              <w:spacing w:before="240" w:after="240" w:line="276"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neu</m:t>
                    </m:r>
                  </m:sub>
                </m:sSub>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alt</m:t>
                    </m:r>
                  </m:sub>
                </m:sSub>
                <m:r>
                  <w:rPr>
                    <w:rFonts w:ascii="Cambria Math" w:hAnsi="Cambria Math" w:cstheme="minorHAnsi"/>
                  </w:rPr>
                  <m:t xml:space="preserve">+ Lernrate ⋅(Belohnung + y *Schätzung zukünftige Belohnung - </m:t>
                </m:r>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alt</m:t>
                    </m:r>
                  </m:sub>
                </m:sSub>
                <m:r>
                  <w:rPr>
                    <w:rFonts w:ascii="Cambria Math" w:hAnsi="Cambria Math" w:cstheme="minorHAnsi"/>
                  </w:rPr>
                  <m:t>)</m:t>
                </m:r>
              </m:oMath>
            </m:oMathPara>
          </w:p>
          <w:p w14:paraId="0FDBB326" w14:textId="06E63855" w:rsidR="00C532C5" w:rsidRPr="00B358ED" w:rsidRDefault="00C532C5" w:rsidP="003C47FE">
            <w:pPr>
              <w:spacing w:before="240" w:after="240" w:line="276" w:lineRule="auto"/>
              <w:rPr>
                <w:rFonts w:asciiTheme="minorHAnsi" w:hAnsiTheme="minorHAnsi" w:cstheme="minorHAnsi"/>
              </w:rPr>
            </w:pPr>
            <w:r w:rsidRPr="00B358ED">
              <w:rPr>
                <w:rFonts w:asciiTheme="minorHAnsi" w:hAnsiTheme="minorHAnsi" w:cstheme="minorHAnsi"/>
              </w:rPr>
              <w:t xml:space="preserve">Während des Lernens ist der Agent stets in einem Konflikt. So muss der Agent sich stets entscheiden, ob er sich weiter daran macht, seine Belohnung mit seiner bekannten besten Strategie zu erhöhen oder ob er nun versucht, bisher unbekannte bessere Aktionen und Zustände zu finden (Exploration), die bisher gar nicht ausprobiert wurden. Über die sog. </w:t>
            </w:r>
            <w:r w:rsidRPr="00B358ED">
              <w:rPr>
                <w:rFonts w:asciiTheme="minorHAnsi" w:hAnsiTheme="minorHAnsi" w:cstheme="minorHAnsi"/>
                <w:b/>
              </w:rPr>
              <w:t>Explorationsrate</w:t>
            </w:r>
            <w:r w:rsidRPr="00B358ED">
              <w:rPr>
                <w:rFonts w:asciiTheme="minorHAnsi" w:hAnsiTheme="minorHAnsi" w:cstheme="minorHAnsi"/>
              </w:rPr>
              <w:t xml:space="preserve"> lässt sich daher steuern, wie bereitwillig der Agent andere Aktionen als die zur</w:t>
            </w:r>
            <w:r w:rsidR="0004541D" w:rsidRPr="00B358ED">
              <w:rPr>
                <w:rFonts w:asciiTheme="minorHAnsi" w:hAnsiTheme="minorHAnsi" w:cstheme="minorHAnsi"/>
              </w:rPr>
              <w:t>z</w:t>
            </w:r>
            <w:r w:rsidRPr="00B358ED">
              <w:rPr>
                <w:rFonts w:asciiTheme="minorHAnsi" w:hAnsiTheme="minorHAnsi" w:cstheme="minorHAnsi"/>
              </w:rPr>
              <w:t>eit am besten bewertete ausprobiert. In unserer Umsetzung bestimmt die Explorationsrate daher die Wahrscheinlichkeit, mit der statt die “beste” Aktion zu wählen, eine zufällige ausgewählt</w:t>
            </w:r>
            <w:r w:rsidR="0004541D" w:rsidRPr="00B358ED">
              <w:rPr>
                <w:rFonts w:asciiTheme="minorHAnsi" w:hAnsiTheme="minorHAnsi" w:cstheme="minorHAnsi"/>
              </w:rPr>
              <w:t xml:space="preserve"> wird</w:t>
            </w:r>
            <w:r w:rsidRPr="00B358ED">
              <w:rPr>
                <w:rFonts w:asciiTheme="minorHAnsi" w:hAnsiTheme="minorHAnsi" w:cstheme="minorHAnsi"/>
              </w:rPr>
              <w:t>.  Eine hohe Explorationsrate bedeutet also, dass der Agent eher bereit ist, neue Aktion auszuprobieren</w:t>
            </w:r>
            <w:r w:rsidR="0004541D" w:rsidRPr="00B358ED">
              <w:rPr>
                <w:rFonts w:asciiTheme="minorHAnsi" w:hAnsiTheme="minorHAnsi" w:cstheme="minorHAnsi"/>
              </w:rPr>
              <w:t>.</w:t>
            </w:r>
          </w:p>
        </w:tc>
      </w:tr>
    </w:tbl>
    <w:p w14:paraId="617BC008" w14:textId="77777777" w:rsidR="00C532C5" w:rsidRPr="00B358ED" w:rsidRDefault="00C532C5" w:rsidP="00C532C5">
      <w:pPr>
        <w:jc w:val="both"/>
        <w:rPr>
          <w:rFonts w:asciiTheme="minorHAnsi" w:hAnsiTheme="minorHAnsi" w:cstheme="minorHAnsi"/>
        </w:rPr>
      </w:pPr>
    </w:p>
    <w:p w14:paraId="6382D56F" w14:textId="77777777" w:rsidR="00C532C5" w:rsidRPr="00B358ED" w:rsidRDefault="00C532C5" w:rsidP="00C532C5">
      <w:pPr>
        <w:jc w:val="both"/>
        <w:rPr>
          <w:rFonts w:asciiTheme="minorHAnsi" w:hAnsiTheme="minorHAnsi" w:cstheme="minorHAnsi"/>
          <w:b/>
        </w:rPr>
      </w:pPr>
      <w:r w:rsidRPr="00B358ED">
        <w:rPr>
          <w:rFonts w:asciiTheme="minorHAnsi" w:hAnsiTheme="minorHAnsi" w:cstheme="minorHAnsi"/>
          <w:b/>
        </w:rPr>
        <w:t>Lässt sich dieses Prinzip jetzt einfach auf FIFA, Super Mario usw. übertragen?</w:t>
      </w:r>
    </w:p>
    <w:p w14:paraId="2D42FE0F" w14:textId="38234DC9" w:rsidR="00C532C5" w:rsidRPr="00B358ED" w:rsidRDefault="00C532C5" w:rsidP="00C532C5">
      <w:pPr>
        <w:jc w:val="both"/>
        <w:rPr>
          <w:rFonts w:asciiTheme="minorHAnsi" w:hAnsiTheme="minorHAnsi" w:cstheme="minorHAnsi"/>
        </w:rPr>
      </w:pPr>
      <w:r w:rsidRPr="00B358ED">
        <w:rPr>
          <w:rFonts w:asciiTheme="minorHAnsi" w:hAnsiTheme="minorHAnsi" w:cstheme="minorHAnsi"/>
        </w:rPr>
        <w:t xml:space="preserve">Ja! Während es aber bei Spielen wie Pong oder dem </w:t>
      </w:r>
      <w:proofErr w:type="spellStart"/>
      <w:r w:rsidRPr="00B358ED">
        <w:rPr>
          <w:rFonts w:asciiTheme="minorHAnsi" w:hAnsiTheme="minorHAnsi" w:cstheme="minorHAnsi"/>
        </w:rPr>
        <w:t>Äffchenspiel</w:t>
      </w:r>
      <w:proofErr w:type="spellEnd"/>
      <w:r w:rsidRPr="00B358ED">
        <w:rPr>
          <w:rFonts w:asciiTheme="minorHAnsi" w:hAnsiTheme="minorHAnsi" w:cstheme="minorHAnsi"/>
        </w:rPr>
        <w:t xml:space="preserve"> noch möglich ist, eine Tabelle aller Zustände zu führen, ist dies bei komplexeren Spielen (genauso wie bei der realen Welt) kaum mehr möglich. Bei Tic </w:t>
      </w:r>
      <w:proofErr w:type="spellStart"/>
      <w:r w:rsidRPr="00B358ED">
        <w:rPr>
          <w:rFonts w:asciiTheme="minorHAnsi" w:hAnsiTheme="minorHAnsi" w:cstheme="minorHAnsi"/>
        </w:rPr>
        <w:t>Tac</w:t>
      </w:r>
      <w:proofErr w:type="spellEnd"/>
      <w:r w:rsidRPr="00B358ED">
        <w:rPr>
          <w:rFonts w:asciiTheme="minorHAnsi" w:hAnsiTheme="minorHAnsi" w:cstheme="minorHAnsi"/>
        </w:rPr>
        <w:t xml:space="preserve"> Toe wären bereits 19,683 verschiedene Zustände nötig und bei Spielen wie Fifa oder Dota2 würde die Tabelle mehrere Millionen Zeilen enthalten und wäre damit so groß, dass das Training viel zu lange dauern würde. Solche Situationen erfordern ein </w:t>
      </w:r>
      <w:r w:rsidRPr="00B358ED">
        <w:rPr>
          <w:rFonts w:asciiTheme="minorHAnsi" w:hAnsiTheme="minorHAnsi" w:cstheme="minorHAnsi"/>
        </w:rPr>
        <w:lastRenderedPageBreak/>
        <w:t>Verfahren, das in der Lage ist</w:t>
      </w:r>
      <w:r w:rsidR="00C73941" w:rsidRPr="00B358ED">
        <w:rPr>
          <w:rFonts w:asciiTheme="minorHAnsi" w:hAnsiTheme="minorHAnsi" w:cstheme="minorHAnsi"/>
        </w:rPr>
        <w:t>,</w:t>
      </w:r>
      <w:r w:rsidRPr="00B358ED">
        <w:rPr>
          <w:rFonts w:asciiTheme="minorHAnsi" w:hAnsiTheme="minorHAnsi" w:cstheme="minorHAnsi"/>
        </w:rPr>
        <w:t xml:space="preserve"> das in verschiedenen Zuständen erworbene Wissen zu verallgemeinern und auch auf bisher ungesehene Situationen anwenden zu können. An dieser Stelle kommen beispielsweise neuronale Netze als Datenstruktur ins Spiel (Deep Q-Learning). Für jeden Zustand approximiert dann ein neuronales Netz den Q-Wert für jede mögliche Aktion. </w:t>
      </w:r>
    </w:p>
    <w:p w14:paraId="7E194D27" w14:textId="77777777" w:rsidR="00C532C5" w:rsidRPr="00B358ED" w:rsidRDefault="00C532C5" w:rsidP="00C532C5">
      <w:pPr>
        <w:jc w:val="both"/>
        <w:rPr>
          <w:rFonts w:asciiTheme="minorHAnsi" w:hAnsiTheme="minorHAnsi" w:cstheme="minorHAnsi"/>
        </w:rPr>
      </w:pPr>
      <w:r w:rsidRPr="00B358ED">
        <w:rPr>
          <w:rFonts w:asciiTheme="minorHAnsi" w:hAnsiTheme="minorHAnsi" w:cstheme="minorHAnsi"/>
        </w:rPr>
        <w:t xml:space="preserve">Videos mit weiteren Beispielen zu </w:t>
      </w:r>
      <w:proofErr w:type="spellStart"/>
      <w:r w:rsidRPr="00B358ED">
        <w:rPr>
          <w:rFonts w:asciiTheme="minorHAnsi" w:hAnsiTheme="minorHAnsi" w:cstheme="minorHAnsi"/>
        </w:rPr>
        <w:t>Machine</w:t>
      </w:r>
      <w:proofErr w:type="spellEnd"/>
      <w:r w:rsidRPr="00B358ED">
        <w:rPr>
          <w:rFonts w:asciiTheme="minorHAnsi" w:hAnsiTheme="minorHAnsi" w:cstheme="minorHAnsi"/>
        </w:rPr>
        <w:t xml:space="preserve"> Learning in Videospielen:</w:t>
      </w:r>
    </w:p>
    <w:p w14:paraId="2374E66A" w14:textId="579E0D2A" w:rsidR="004B40DB" w:rsidRDefault="004B40DB" w:rsidP="004B40DB">
      <w:pPr>
        <w:numPr>
          <w:ilvl w:val="0"/>
          <w:numId w:val="48"/>
        </w:numPr>
        <w:spacing w:after="0"/>
        <w:jc w:val="both"/>
        <w:rPr>
          <w:lang w:val="en-US"/>
        </w:rPr>
      </w:pPr>
      <w:r>
        <w:rPr>
          <w:lang w:val="en-US"/>
        </w:rPr>
        <w:t xml:space="preserve">Google DeepMind's Deep Q-learning playing Atari Breakout (Deep-Q-Learning): </w:t>
      </w:r>
      <w:r w:rsidR="00000000">
        <w:fldChar w:fldCharType="begin"/>
      </w:r>
      <w:r w:rsidR="00000000" w:rsidRPr="00A0287E">
        <w:rPr>
          <w:lang w:val="en-GB"/>
          <w:rPrChange w:id="39" w:author="Imke Endjer" w:date="2023-02-23T09:02:00Z">
            <w:rPr/>
          </w:rPrChange>
        </w:rPr>
        <w:instrText>HYPERLINK "https://www.youtube.com/watch?v=V1eYniJ0Rnk"</w:instrText>
      </w:r>
      <w:r w:rsidR="00000000">
        <w:fldChar w:fldCharType="separate"/>
      </w:r>
      <w:r w:rsidRPr="004B40DB">
        <w:rPr>
          <w:rStyle w:val="Hyperlink"/>
          <w:lang w:val="en-US"/>
        </w:rPr>
        <w:t>https://www.youtube.com/watch?v=V1eYniJ0Rnk</w:t>
      </w:r>
      <w:r w:rsidR="00000000">
        <w:rPr>
          <w:rStyle w:val="Hyperlink"/>
          <w:lang w:val="en-US"/>
        </w:rPr>
        <w:fldChar w:fldCharType="end"/>
      </w:r>
    </w:p>
    <w:p w14:paraId="56B83058" w14:textId="21DAF2BB" w:rsidR="004B40DB" w:rsidRDefault="004B40DB" w:rsidP="004B40DB">
      <w:pPr>
        <w:numPr>
          <w:ilvl w:val="0"/>
          <w:numId w:val="48"/>
        </w:numPr>
        <w:spacing w:after="0"/>
        <w:jc w:val="both"/>
        <w:rPr>
          <w:lang w:val="en-US"/>
        </w:rPr>
      </w:pPr>
      <w:r>
        <w:rPr>
          <w:lang w:val="en-US"/>
        </w:rPr>
        <w:t xml:space="preserve">AI playing Super Mario World with Deep Reinforcement Learning (Deep Reinforcement Learning): </w:t>
      </w:r>
      <w:r w:rsidR="00000000">
        <w:fldChar w:fldCharType="begin"/>
      </w:r>
      <w:r w:rsidR="00000000" w:rsidRPr="00A0287E">
        <w:rPr>
          <w:lang w:val="en-GB"/>
          <w:rPrChange w:id="40" w:author="Imke Endjer" w:date="2023-02-23T09:02:00Z">
            <w:rPr/>
          </w:rPrChange>
        </w:rPr>
        <w:instrText>HYPERLINK "https://www.youtube.com/watch?v=L4KBBAwF_bE"</w:instrText>
      </w:r>
      <w:r w:rsidR="00000000">
        <w:fldChar w:fldCharType="separate"/>
      </w:r>
      <w:r w:rsidRPr="004B40DB">
        <w:rPr>
          <w:rStyle w:val="Hyperlink"/>
          <w:lang w:val="en-US"/>
        </w:rPr>
        <w:t>https://www.youtube.com/watch?v=L4KBBAwF_bE</w:t>
      </w:r>
      <w:r w:rsidR="00000000">
        <w:rPr>
          <w:rStyle w:val="Hyperlink"/>
          <w:lang w:val="en-US"/>
        </w:rPr>
        <w:fldChar w:fldCharType="end"/>
      </w:r>
    </w:p>
    <w:p w14:paraId="732396E1" w14:textId="5D59322C" w:rsidR="004B40DB" w:rsidRDefault="004B40DB" w:rsidP="004B40DB">
      <w:pPr>
        <w:numPr>
          <w:ilvl w:val="0"/>
          <w:numId w:val="48"/>
        </w:numPr>
        <w:spacing w:after="0"/>
        <w:jc w:val="both"/>
        <w:rPr>
          <w:lang w:val="en-US"/>
        </w:rPr>
      </w:pPr>
      <w:r>
        <w:rPr>
          <w:lang w:val="en-US"/>
        </w:rPr>
        <w:t xml:space="preserve">StarCraft II Deep Reinforcement Learning Agent (Deep Reinforcement Learning): </w:t>
      </w:r>
      <w:r w:rsidR="00000000">
        <w:fldChar w:fldCharType="begin"/>
      </w:r>
      <w:r w:rsidR="00000000" w:rsidRPr="00A0287E">
        <w:rPr>
          <w:lang w:val="en-GB"/>
          <w:rPrChange w:id="41" w:author="Imke Endjer" w:date="2023-02-23T09:02:00Z">
            <w:rPr/>
          </w:rPrChange>
        </w:rPr>
        <w:instrText>HYPERLINK "https://www.youtube.com/watch?v=gEyBzcPU5-w"</w:instrText>
      </w:r>
      <w:r w:rsidR="00000000">
        <w:fldChar w:fldCharType="separate"/>
      </w:r>
      <w:r w:rsidRPr="004B40DB">
        <w:rPr>
          <w:rStyle w:val="Hyperlink"/>
          <w:lang w:val="en-US"/>
        </w:rPr>
        <w:t>https://www.youtube.com/watch?v=gEyBzcPU5-w</w:t>
      </w:r>
      <w:r w:rsidR="00000000">
        <w:rPr>
          <w:rStyle w:val="Hyperlink"/>
          <w:lang w:val="en-US"/>
        </w:rPr>
        <w:fldChar w:fldCharType="end"/>
      </w:r>
    </w:p>
    <w:p w14:paraId="376019B2" w14:textId="33309C69" w:rsidR="004B40DB" w:rsidRDefault="004B40DB" w:rsidP="004B40DB">
      <w:pPr>
        <w:numPr>
          <w:ilvl w:val="0"/>
          <w:numId w:val="48"/>
        </w:numPr>
        <w:jc w:val="both"/>
        <w:rPr>
          <w:lang w:val="en-US"/>
        </w:rPr>
      </w:pPr>
      <w:r>
        <w:rPr>
          <w:lang w:val="en-US"/>
        </w:rPr>
        <w:t xml:space="preserve">Deep-Q-Learning </w:t>
      </w:r>
      <w:proofErr w:type="spellStart"/>
      <w:r>
        <w:rPr>
          <w:lang w:val="en-US"/>
        </w:rPr>
        <w:t>mit</w:t>
      </w:r>
      <w:proofErr w:type="spellEnd"/>
      <w:r>
        <w:rPr>
          <w:lang w:val="en-US"/>
        </w:rPr>
        <w:t xml:space="preserve"> Mario Kart: </w:t>
      </w:r>
      <w:r w:rsidR="00000000">
        <w:fldChar w:fldCharType="begin"/>
      </w:r>
      <w:r w:rsidR="00000000" w:rsidRPr="00A0287E">
        <w:rPr>
          <w:lang w:val="en-GB"/>
          <w:rPrChange w:id="42" w:author="Imke Endjer" w:date="2023-02-23T09:02:00Z">
            <w:rPr/>
          </w:rPrChange>
        </w:rPr>
        <w:instrText>HYPERLINK "https://www.youtube.com/watch?v=Tnu4O_xEmVk"</w:instrText>
      </w:r>
      <w:r w:rsidR="00000000">
        <w:fldChar w:fldCharType="separate"/>
      </w:r>
      <w:r w:rsidRPr="00464D78">
        <w:rPr>
          <w:rStyle w:val="Hyperlink"/>
          <w:lang w:val="en-US"/>
        </w:rPr>
        <w:t>https://www.youtube.com/watch?v=Tnu4O_xEmVk</w:t>
      </w:r>
      <w:r w:rsidR="00000000">
        <w:rPr>
          <w:rStyle w:val="Hyperlink"/>
          <w:lang w:val="en-US"/>
        </w:rPr>
        <w:fldChar w:fldCharType="end"/>
      </w:r>
      <w:r>
        <w:rPr>
          <w:lang w:val="en-US"/>
        </w:rPr>
        <w:t xml:space="preserve"> </w:t>
      </w:r>
    </w:p>
    <w:p w14:paraId="5A744528" w14:textId="77777777" w:rsidR="00C532C5" w:rsidRPr="00B358ED" w:rsidRDefault="00C532C5" w:rsidP="00C532C5">
      <w:pPr>
        <w:jc w:val="both"/>
        <w:rPr>
          <w:rFonts w:asciiTheme="minorHAnsi" w:hAnsiTheme="minorHAnsi" w:cstheme="minorHAnsi"/>
          <w:b/>
          <w:lang w:val="en-US"/>
        </w:rPr>
      </w:pPr>
    </w:p>
    <w:p w14:paraId="398DE818" w14:textId="77777777" w:rsidR="00C532C5" w:rsidRPr="00B358ED" w:rsidRDefault="00C532C5" w:rsidP="00C532C5">
      <w:pPr>
        <w:jc w:val="both"/>
        <w:rPr>
          <w:rFonts w:asciiTheme="minorHAnsi" w:hAnsiTheme="minorHAnsi" w:cstheme="minorHAnsi"/>
          <w:b/>
        </w:rPr>
      </w:pPr>
      <w:r w:rsidRPr="00B358ED">
        <w:rPr>
          <w:rFonts w:asciiTheme="minorHAnsi" w:hAnsiTheme="minorHAnsi" w:cstheme="minorHAnsi"/>
          <w:b/>
        </w:rPr>
        <w:t>Warum Q-Table-Learning?</w:t>
      </w:r>
    </w:p>
    <w:p w14:paraId="140DA761" w14:textId="77777777" w:rsidR="00C532C5" w:rsidRPr="00B358ED" w:rsidRDefault="00C532C5" w:rsidP="00C532C5">
      <w:pPr>
        <w:jc w:val="both"/>
        <w:rPr>
          <w:rFonts w:asciiTheme="minorHAnsi" w:hAnsiTheme="minorHAnsi" w:cstheme="minorHAnsi"/>
        </w:rPr>
      </w:pPr>
      <w:r w:rsidRPr="00B358ED">
        <w:rPr>
          <w:rFonts w:asciiTheme="minorHAnsi" w:hAnsiTheme="minorHAnsi" w:cstheme="minorHAnsi"/>
        </w:rPr>
        <w:t>Der Vorteil von Q-Table-Learning ist vor allem, dass das Training bei wenigen möglichen Zuständen sehr schnell gehen kann: Je nach gewählter Zustandsbeschreibung sind Effekte in unter drei Minuten sichtbar. Zudem kann der Q-Learning Algorithmus durch Nutzung einer Tabelle, in der Zustände und die Q-Werte für die jeweiligen Aktionen gespeichert sind, nicht nur leicht verstanden und visualisiert, sondern auch von Schülerinnen und Schülern selbst implementiert werden. Natürlich ist Q-Table-Learning nicht auf Snap! beschränkt. Das Prinzip eignet sich auch, um auf Processing, Java oder Stride übertragen zu werden.</w:t>
      </w:r>
    </w:p>
    <w:p w14:paraId="6ADAF2BA" w14:textId="77777777" w:rsidR="00C532C5" w:rsidRPr="00B358ED" w:rsidRDefault="00C532C5" w:rsidP="00C532C5">
      <w:pPr>
        <w:jc w:val="both"/>
        <w:rPr>
          <w:rFonts w:asciiTheme="minorHAnsi" w:hAnsiTheme="minorHAnsi" w:cstheme="minorHAnsi"/>
        </w:rPr>
      </w:pPr>
    </w:p>
    <w:p w14:paraId="6C9EB624" w14:textId="77777777" w:rsidR="00C532C5" w:rsidRPr="00B358ED" w:rsidRDefault="00C532C5" w:rsidP="00C532C5">
      <w:pPr>
        <w:jc w:val="both"/>
        <w:rPr>
          <w:rFonts w:asciiTheme="minorHAnsi" w:hAnsiTheme="minorHAnsi" w:cstheme="minorHAnsi"/>
          <w:b/>
        </w:rPr>
      </w:pPr>
      <w:r w:rsidRPr="00B358ED">
        <w:rPr>
          <w:rFonts w:asciiTheme="minorHAnsi" w:hAnsiTheme="minorHAnsi" w:cstheme="minorHAnsi"/>
          <w:b/>
        </w:rPr>
        <w:t>Wie wähle ich passende Parameter?</w:t>
      </w:r>
    </w:p>
    <w:p w14:paraId="1FBE6490" w14:textId="77777777" w:rsidR="00C532C5" w:rsidRPr="00B358ED" w:rsidRDefault="00C532C5" w:rsidP="00C532C5">
      <w:pPr>
        <w:jc w:val="both"/>
        <w:rPr>
          <w:rFonts w:asciiTheme="minorHAnsi" w:hAnsiTheme="minorHAnsi" w:cstheme="minorHAnsi"/>
        </w:rPr>
      </w:pPr>
      <w:r w:rsidRPr="00B358ED">
        <w:rPr>
          <w:rFonts w:asciiTheme="minorHAnsi" w:hAnsiTheme="minorHAnsi" w:cstheme="minorHAnsi"/>
        </w:rPr>
        <w:t xml:space="preserve">Tatsächlich gibt es kein richtig oder falsch für die Wahl von </w:t>
      </w:r>
      <w:proofErr w:type="spellStart"/>
      <w:r w:rsidRPr="00B358ED">
        <w:rPr>
          <w:rFonts w:asciiTheme="minorHAnsi" w:hAnsiTheme="minorHAnsi" w:cstheme="minorHAnsi"/>
        </w:rPr>
        <w:t>Lernrate</w:t>
      </w:r>
      <w:proofErr w:type="spellEnd"/>
      <w:r w:rsidRPr="00B358ED">
        <w:rPr>
          <w:rFonts w:asciiTheme="minorHAnsi" w:hAnsiTheme="minorHAnsi" w:cstheme="minorHAnsi"/>
        </w:rPr>
        <w:t>, Diskontierungsfaktor, Zustand oder Belohnung. Die Schülerinnen und Schüler sind hier ein Stück weit gefordert, darüber nachzudenken, welche Informationen in ihrer Situation wichtig sind und welche Aspekte die Höhe der Belohnung bzw. Bestrafung bestimmen. Und trotz aller Überlegungen ist das Umsetzen eines Lernalgorithmus auch immer mit Experimentieren verbunden.</w:t>
      </w:r>
    </w:p>
    <w:p w14:paraId="6624A7ED" w14:textId="77777777" w:rsidR="00C532C5" w:rsidRPr="00B358ED" w:rsidRDefault="00C532C5" w:rsidP="00C532C5">
      <w:pPr>
        <w:rPr>
          <w:rFonts w:asciiTheme="minorHAnsi" w:hAnsiTheme="minorHAnsi" w:cstheme="minorHAnsi"/>
        </w:rPr>
      </w:pPr>
    </w:p>
    <w:p w14:paraId="274B111B" w14:textId="77777777" w:rsidR="00C532C5" w:rsidRPr="00B358ED" w:rsidRDefault="00C532C5" w:rsidP="00857FAB">
      <w:pPr>
        <w:pStyle w:val="berschrift2"/>
        <w:rPr>
          <w:rFonts w:asciiTheme="minorHAnsi" w:hAnsiTheme="minorHAnsi" w:cstheme="minorHAnsi"/>
        </w:rPr>
      </w:pPr>
      <w:bookmarkStart w:id="43" w:name="_heading=h.2et92p0"/>
      <w:bookmarkStart w:id="44" w:name="_Toc94805811"/>
      <w:bookmarkEnd w:id="43"/>
      <w:r w:rsidRPr="00B358ED">
        <w:rPr>
          <w:rFonts w:asciiTheme="minorHAnsi" w:hAnsiTheme="minorHAnsi" w:cstheme="minorHAnsi"/>
        </w:rPr>
        <w:t>Überwachtes Lernen: Lineare Regression</w:t>
      </w:r>
      <w:bookmarkEnd w:id="44"/>
    </w:p>
    <w:p w14:paraId="05DC02C4" w14:textId="6E7E021A" w:rsidR="00C532C5" w:rsidRPr="00B358ED" w:rsidRDefault="00C532C5" w:rsidP="00C532C5">
      <w:pPr>
        <w:jc w:val="both"/>
        <w:rPr>
          <w:rFonts w:asciiTheme="minorHAnsi" w:eastAsia="Roboto" w:hAnsiTheme="minorHAnsi" w:cstheme="minorHAnsi"/>
        </w:rPr>
      </w:pPr>
      <w:r w:rsidRPr="00B358ED">
        <w:rPr>
          <w:rFonts w:asciiTheme="minorHAnsi" w:eastAsia="Roboto" w:hAnsiTheme="minorHAnsi" w:cstheme="minorHAnsi"/>
        </w:rPr>
        <w:t>Die lineare Regression ist ein überwachtes Lernverfahren zur Beschriftung eines unbekannten Datenpunkts bei vorhandenen beschrifteten Daten mit einer Zahl. Dabei wird versucht</w:t>
      </w:r>
      <w:r w:rsidR="00C73941" w:rsidRPr="00B358ED">
        <w:rPr>
          <w:rFonts w:asciiTheme="minorHAnsi" w:eastAsia="Roboto" w:hAnsiTheme="minorHAnsi" w:cstheme="minorHAnsi"/>
        </w:rPr>
        <w:t>,</w:t>
      </w:r>
      <w:r w:rsidRPr="00B358ED">
        <w:rPr>
          <w:rFonts w:asciiTheme="minorHAnsi" w:eastAsia="Roboto" w:hAnsiTheme="minorHAnsi" w:cstheme="minorHAnsi"/>
        </w:rPr>
        <w:t xml:space="preserve"> den Wert eines Zielmerkmals durch ein Eingabemerkmal vorherzusagen. Lineare Regression wird etwa bei Zusammenhängen (Welchen Einfluss hat die Fläche eines Hauses auf den Verkaufspreis?) oder bei Prognosen (Wie hoch wird der Absatz in einigen Wochen sein?) eingesetzt. Oft lässt sich dieser Zusammenhang näherungsweise durch eine Gerade beschreiben</w:t>
      </w:r>
      <w:r w:rsidRPr="00B358ED">
        <w:rPr>
          <w:rFonts w:asciiTheme="minorHAnsi" w:eastAsia="Roboto" w:hAnsiTheme="minorHAnsi" w:cstheme="minorHAnsi"/>
          <w:vertAlign w:val="superscript"/>
        </w:rPr>
        <w:footnoteReference w:id="2"/>
      </w:r>
      <w:r w:rsidRPr="00B358ED">
        <w:rPr>
          <w:rFonts w:asciiTheme="minorHAnsi" w:eastAsia="Roboto" w:hAnsiTheme="minorHAnsi" w:cstheme="minorHAnsi"/>
        </w:rPr>
        <w:t>. Für einen Datensatz mit gegebenem Eingabemerkmal lässt sich das Zielmerkmal, dann mithilfe der Gerade vorhersagen (vgl. Abb. 2)</w:t>
      </w:r>
      <w:r w:rsidR="00C73941" w:rsidRPr="00B358ED">
        <w:rPr>
          <w:rFonts w:asciiTheme="minorHAnsi" w:eastAsia="Roboto" w:hAnsiTheme="minorHAnsi" w:cstheme="minorHAnsi"/>
        </w:rPr>
        <w:t>.</w:t>
      </w:r>
    </w:p>
    <w:p w14:paraId="6462D764" w14:textId="77777777"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noProof/>
          <w:sz w:val="22"/>
        </w:rPr>
        <w:lastRenderedPageBreak/>
        <w:drawing>
          <wp:inline distT="0" distB="0" distL="0" distR="0" wp14:anchorId="69D156F4" wp14:editId="1F01ABEE">
            <wp:extent cx="5731200" cy="3962400"/>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pic:blipFill>
                  <pic:spPr bwMode="auto">
                    <a:xfrm>
                      <a:off x="0" y="0"/>
                      <a:ext cx="5731200" cy="3962400"/>
                    </a:xfrm>
                    <a:prstGeom prst="rect">
                      <a:avLst/>
                    </a:prstGeom>
                    <a:ln/>
                  </pic:spPr>
                </pic:pic>
              </a:graphicData>
            </a:graphic>
          </wp:inline>
        </w:drawing>
      </w:r>
    </w:p>
    <w:p w14:paraId="3EEE0E64" w14:textId="77777777"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sz w:val="22"/>
        </w:rPr>
        <w:t>Abb. 2:  Die Idee der linearen Regression ist es, den Zusammenhang zwischen zwei Merkmalen durch eine Gerade zu beschreiben und diese für Vorhersagen zu nutzen.</w:t>
      </w:r>
    </w:p>
    <w:p w14:paraId="4DAADDDB" w14:textId="77777777" w:rsidR="00C532C5" w:rsidRPr="00B358ED" w:rsidRDefault="00C532C5" w:rsidP="00C532C5">
      <w:pPr>
        <w:spacing w:after="0" w:line="276" w:lineRule="auto"/>
        <w:jc w:val="both"/>
        <w:rPr>
          <w:rFonts w:asciiTheme="minorHAnsi" w:hAnsiTheme="minorHAnsi" w:cstheme="minorHAnsi"/>
          <w:sz w:val="22"/>
        </w:rPr>
      </w:pPr>
    </w:p>
    <w:p w14:paraId="2F0DF7FF" w14:textId="73238FE9" w:rsidR="00C532C5" w:rsidRPr="00B358ED" w:rsidRDefault="00C532C5" w:rsidP="00C532C5">
      <w:pPr>
        <w:rPr>
          <w:rFonts w:asciiTheme="minorHAnsi" w:hAnsiTheme="minorHAnsi" w:cstheme="minorHAnsi"/>
          <w:sz w:val="22"/>
        </w:rPr>
      </w:pPr>
      <w:r w:rsidRPr="00B358ED">
        <w:rPr>
          <w:rFonts w:asciiTheme="minorHAnsi" w:hAnsiTheme="minorHAnsi" w:cstheme="minorHAnsi"/>
          <w:sz w:val="22"/>
        </w:rPr>
        <w:t>Eine Gerade ist gegeben durch die Gleichung y = a x + b. Ein Erlernen dieser Gerade durch den Computer, bedeutet daher lediglich, geeignete Parameter a und b zu finden. Diese beiden Parameter zusammen mit der Information, dass es sich um eine Geradengleichung handelt, stellen also das Modell dar, das gelernt werden soll.</w:t>
      </w:r>
    </w:p>
    <w:p w14:paraId="45EFB885" w14:textId="5F8D83EF" w:rsidR="00C532C5" w:rsidRPr="00B358ED" w:rsidRDefault="00C532C5" w:rsidP="00C532C5">
      <w:pPr>
        <w:rPr>
          <w:rFonts w:asciiTheme="minorHAnsi" w:hAnsiTheme="minorHAnsi" w:cstheme="minorHAnsi"/>
          <w:sz w:val="22"/>
        </w:rPr>
      </w:pPr>
      <w:r w:rsidRPr="00B358ED">
        <w:rPr>
          <w:rFonts w:asciiTheme="minorHAnsi" w:hAnsiTheme="minorHAnsi" w:cstheme="minorHAnsi"/>
          <w:sz w:val="22"/>
        </w:rPr>
        <w:t xml:space="preserve">Dazu verbessert der Algorithmus beginnend mit a = </w:t>
      </w:r>
      <w:proofErr w:type="gramStart"/>
      <w:r w:rsidRPr="00B358ED">
        <w:rPr>
          <w:rFonts w:asciiTheme="minorHAnsi" w:hAnsiTheme="minorHAnsi" w:cstheme="minorHAnsi"/>
          <w:sz w:val="22"/>
        </w:rPr>
        <w:t>0  und</w:t>
      </w:r>
      <w:proofErr w:type="gramEnd"/>
      <w:r w:rsidRPr="00B358ED">
        <w:rPr>
          <w:rFonts w:asciiTheme="minorHAnsi" w:hAnsiTheme="minorHAnsi" w:cstheme="minorHAnsi"/>
          <w:sz w:val="22"/>
        </w:rPr>
        <w:t xml:space="preserve">  b = 0 </w:t>
      </w:r>
      <w:r w:rsidR="00F430FE" w:rsidRPr="00B358ED">
        <w:rPr>
          <w:rFonts w:asciiTheme="minorHAnsi" w:hAnsiTheme="minorHAnsi" w:cstheme="minorHAnsi"/>
          <w:sz w:val="22"/>
        </w:rPr>
        <w:t xml:space="preserve"> </w:t>
      </w:r>
      <w:r w:rsidRPr="00B358ED">
        <w:rPr>
          <w:rFonts w:asciiTheme="minorHAnsi" w:hAnsiTheme="minorHAnsi" w:cstheme="minorHAnsi"/>
          <w:sz w:val="22"/>
        </w:rPr>
        <w:t>die Parameter schrittweise, indem er für die bereitgestellten Trainingsdaten den aktuell vom Modell vorher</w:t>
      </w:r>
      <w:r w:rsidR="00F430FE" w:rsidRPr="00B358ED">
        <w:rPr>
          <w:rFonts w:asciiTheme="minorHAnsi" w:hAnsiTheme="minorHAnsi" w:cstheme="minorHAnsi"/>
          <w:sz w:val="22"/>
        </w:rPr>
        <w:t>ge</w:t>
      </w:r>
      <w:r w:rsidRPr="00B358ED">
        <w:rPr>
          <w:rFonts w:asciiTheme="minorHAnsi" w:hAnsiTheme="minorHAnsi" w:cstheme="minorHAnsi"/>
          <w:sz w:val="22"/>
        </w:rPr>
        <w:t>sagten Wert des Zielmerkmals mit dessen eigentlichen Wert vergleicht und a und b so anpasst, dass die Abweichung geringer wird (vgl. Abb. 3).</w:t>
      </w:r>
    </w:p>
    <w:p w14:paraId="188699B7" w14:textId="77777777"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noProof/>
          <w:sz w:val="22"/>
        </w:rPr>
        <w:drawing>
          <wp:inline distT="0" distB="0" distL="0" distR="0" wp14:anchorId="1E2D8269" wp14:editId="52F0AB6B">
            <wp:extent cx="5731200" cy="138430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7"/>
                    <a:stretch/>
                  </pic:blipFill>
                  <pic:spPr bwMode="auto">
                    <a:xfrm>
                      <a:off x="0" y="0"/>
                      <a:ext cx="5731200" cy="1384300"/>
                    </a:xfrm>
                    <a:prstGeom prst="rect">
                      <a:avLst/>
                    </a:prstGeom>
                    <a:ln/>
                  </pic:spPr>
                </pic:pic>
              </a:graphicData>
            </a:graphic>
          </wp:inline>
        </w:drawing>
      </w:r>
    </w:p>
    <w:p w14:paraId="7EC3BB52" w14:textId="754141A1"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sz w:val="22"/>
        </w:rPr>
        <w:t xml:space="preserve">Abb. 3:  Ablauf von linearer Regression. Die Gerade ist in </w:t>
      </w:r>
      <w:r w:rsidR="00F430FE" w:rsidRPr="00B358ED">
        <w:rPr>
          <w:rFonts w:asciiTheme="minorHAnsi" w:hAnsiTheme="minorHAnsi" w:cstheme="minorHAnsi"/>
          <w:sz w:val="22"/>
        </w:rPr>
        <w:t>Gelb</w:t>
      </w:r>
      <w:r w:rsidRPr="00B358ED">
        <w:rPr>
          <w:rFonts w:asciiTheme="minorHAnsi" w:hAnsiTheme="minorHAnsi" w:cstheme="minorHAnsi"/>
          <w:sz w:val="22"/>
        </w:rPr>
        <w:t xml:space="preserve"> angetragen.</w:t>
      </w:r>
    </w:p>
    <w:p w14:paraId="35F641AF" w14:textId="77777777" w:rsidR="00C532C5" w:rsidRPr="00B358ED" w:rsidRDefault="00C532C5" w:rsidP="00C532C5">
      <w:pPr>
        <w:spacing w:after="0" w:line="276" w:lineRule="auto"/>
        <w:jc w:val="both"/>
        <w:rPr>
          <w:rFonts w:asciiTheme="minorHAnsi" w:hAnsiTheme="minorHAnsi" w:cstheme="minorHAnsi"/>
          <w:sz w:val="22"/>
        </w:rPr>
      </w:pPr>
    </w:p>
    <w:p w14:paraId="4342AB05" w14:textId="637FB48C"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sz w:val="22"/>
        </w:rPr>
        <w:t>Um das Zielmerkmal noch genauer vorhersagen zu können, ist es in der Praxis zumeist hilfreich, mehr als ein Eingabemerkmal zu verwenden. Die sogenannte multiple lineare Regression erlaubt dazu auch mehrere Eingabemerkmale zu verwenden.</w:t>
      </w:r>
    </w:p>
    <w:p w14:paraId="6FA7AD7D" w14:textId="77777777" w:rsidR="00C532C5" w:rsidRPr="00B358ED" w:rsidRDefault="00C532C5" w:rsidP="00857FAB">
      <w:pPr>
        <w:pStyle w:val="berschrift2"/>
        <w:rPr>
          <w:rFonts w:asciiTheme="minorHAnsi" w:hAnsiTheme="minorHAnsi" w:cstheme="minorHAnsi"/>
        </w:rPr>
      </w:pPr>
      <w:bookmarkStart w:id="45" w:name="_heading=h.mddb658cvq0n"/>
      <w:bookmarkStart w:id="46" w:name="_Toc94805812"/>
      <w:bookmarkEnd w:id="45"/>
      <w:r w:rsidRPr="00B358ED">
        <w:rPr>
          <w:rFonts w:asciiTheme="minorHAnsi" w:hAnsiTheme="minorHAnsi" w:cstheme="minorHAnsi"/>
        </w:rPr>
        <w:lastRenderedPageBreak/>
        <w:t xml:space="preserve">Unüberwachtes Lernen: </w:t>
      </w:r>
      <w:proofErr w:type="spellStart"/>
      <w:r w:rsidRPr="00B358ED">
        <w:rPr>
          <w:rFonts w:asciiTheme="minorHAnsi" w:hAnsiTheme="minorHAnsi" w:cstheme="minorHAnsi"/>
        </w:rPr>
        <w:t>Vektorquantisierung</w:t>
      </w:r>
      <w:bookmarkEnd w:id="46"/>
      <w:proofErr w:type="spellEnd"/>
    </w:p>
    <w:p w14:paraId="0EB789FA" w14:textId="77777777"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sz w:val="22"/>
        </w:rPr>
        <w:t xml:space="preserve">In der Gold-Rush-Aktivität aus </w:t>
      </w:r>
      <w:r w:rsidRPr="00B358ED">
        <w:rPr>
          <w:rFonts w:asciiTheme="minorHAnsi" w:hAnsiTheme="minorHAnsi" w:cstheme="minorHAnsi"/>
          <w:i/>
          <w:sz w:val="22"/>
        </w:rPr>
        <w:t>KI-B3 Schlag den Roboter!</w:t>
      </w:r>
      <w:r w:rsidRPr="00B358ED">
        <w:rPr>
          <w:rFonts w:asciiTheme="minorHAnsi" w:hAnsiTheme="minorHAnsi" w:cstheme="minorHAnsi"/>
          <w:sz w:val="22"/>
        </w:rPr>
        <w:t xml:space="preserve"> entwickeln die Schülerinnen und Schüler selbst ein unüberwachtes Lernverfahren, das sich </w:t>
      </w:r>
      <w:proofErr w:type="spellStart"/>
      <w:r w:rsidRPr="00B358ED">
        <w:rPr>
          <w:rFonts w:asciiTheme="minorHAnsi" w:hAnsiTheme="minorHAnsi" w:cstheme="minorHAnsi"/>
          <w:i/>
          <w:sz w:val="22"/>
        </w:rPr>
        <w:t>Vektorquantisierung</w:t>
      </w:r>
      <w:proofErr w:type="spellEnd"/>
      <w:r w:rsidRPr="00B358ED">
        <w:rPr>
          <w:rFonts w:asciiTheme="minorHAnsi" w:hAnsiTheme="minorHAnsi" w:cstheme="minorHAnsi"/>
          <w:i/>
          <w:sz w:val="22"/>
        </w:rPr>
        <w:t xml:space="preserve"> (VQ)</w:t>
      </w:r>
      <w:r w:rsidRPr="00B358ED">
        <w:rPr>
          <w:rFonts w:asciiTheme="minorHAnsi" w:hAnsiTheme="minorHAnsi" w:cstheme="minorHAnsi"/>
          <w:sz w:val="22"/>
        </w:rPr>
        <w:t xml:space="preserve"> nennt. Dabei werden Cluster im Datensatz gefunden, indem der Algorithmus Punkte findet, die ein Cluster prototypisch beschreiben (vgl. Abb. 4).</w:t>
      </w:r>
      <w:r w:rsidRPr="00B358ED">
        <w:rPr>
          <w:rFonts w:asciiTheme="minorHAnsi" w:hAnsiTheme="minorHAnsi" w:cstheme="minorHAnsi"/>
          <w:sz w:val="22"/>
          <w:vertAlign w:val="superscript"/>
        </w:rPr>
        <w:footnoteReference w:id="3"/>
      </w:r>
      <w:r w:rsidRPr="00B358ED">
        <w:rPr>
          <w:rFonts w:asciiTheme="minorHAnsi" w:hAnsiTheme="minorHAnsi" w:cstheme="minorHAnsi"/>
          <w:sz w:val="22"/>
        </w:rPr>
        <w:t xml:space="preserve"> </w:t>
      </w:r>
    </w:p>
    <w:p w14:paraId="3234EF26" w14:textId="77777777" w:rsidR="00C532C5" w:rsidRPr="00B358ED" w:rsidRDefault="00C532C5" w:rsidP="00C532C5">
      <w:pPr>
        <w:spacing w:after="0" w:line="276" w:lineRule="auto"/>
        <w:jc w:val="center"/>
        <w:rPr>
          <w:rFonts w:asciiTheme="minorHAnsi" w:hAnsiTheme="minorHAnsi" w:cstheme="minorHAnsi"/>
          <w:sz w:val="22"/>
        </w:rPr>
      </w:pPr>
      <w:r w:rsidRPr="00B358ED">
        <w:rPr>
          <w:rFonts w:asciiTheme="minorHAnsi" w:hAnsiTheme="minorHAnsi" w:cstheme="minorHAnsi"/>
          <w:noProof/>
          <w:sz w:val="22"/>
        </w:rPr>
        <w:drawing>
          <wp:inline distT="0" distB="0" distL="0" distR="0" wp14:anchorId="75ED0754" wp14:editId="213F0B18">
            <wp:extent cx="4233863" cy="2960891"/>
            <wp:effectExtent l="0" t="0" r="0" b="0"/>
            <wp:docPr id="30" name="image5.png" descr="Ein Bild, das Unschärfe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30" name="image5.png" descr="Ein Bild, das Unschärfe enthält.&#10;&#10;Automatisch generierte Beschreibung"/>
                    <pic:cNvPicPr/>
                  </pic:nvPicPr>
                  <pic:blipFill>
                    <a:blip r:embed="rId18"/>
                    <a:stretch/>
                  </pic:blipFill>
                  <pic:spPr bwMode="auto">
                    <a:xfrm>
                      <a:off x="0" y="0"/>
                      <a:ext cx="4233863" cy="2960891"/>
                    </a:xfrm>
                    <a:prstGeom prst="rect">
                      <a:avLst/>
                    </a:prstGeom>
                    <a:ln/>
                  </pic:spPr>
                </pic:pic>
              </a:graphicData>
            </a:graphic>
          </wp:inline>
        </w:drawing>
      </w:r>
    </w:p>
    <w:p w14:paraId="33C7488A" w14:textId="77777777" w:rsidR="00C532C5" w:rsidRPr="00B358ED" w:rsidRDefault="00C532C5" w:rsidP="00C532C5">
      <w:pPr>
        <w:spacing w:after="0" w:line="276" w:lineRule="auto"/>
        <w:jc w:val="center"/>
        <w:rPr>
          <w:rFonts w:asciiTheme="minorHAnsi" w:hAnsiTheme="minorHAnsi" w:cstheme="minorHAnsi"/>
          <w:sz w:val="22"/>
        </w:rPr>
      </w:pPr>
      <w:r w:rsidRPr="00B358ED">
        <w:rPr>
          <w:rFonts w:asciiTheme="minorHAnsi" w:hAnsiTheme="minorHAnsi" w:cstheme="minorHAnsi"/>
          <w:sz w:val="22"/>
        </w:rPr>
        <w:t xml:space="preserve">Abb. 4: Die Idee der </w:t>
      </w:r>
      <w:proofErr w:type="spellStart"/>
      <w:r w:rsidRPr="00B358ED">
        <w:rPr>
          <w:rFonts w:asciiTheme="minorHAnsi" w:hAnsiTheme="minorHAnsi" w:cstheme="minorHAnsi"/>
          <w:sz w:val="22"/>
        </w:rPr>
        <w:t>Vektorquantisierung</w:t>
      </w:r>
      <w:proofErr w:type="spellEnd"/>
      <w:r w:rsidRPr="00B358ED">
        <w:rPr>
          <w:rFonts w:asciiTheme="minorHAnsi" w:hAnsiTheme="minorHAnsi" w:cstheme="minorHAnsi"/>
          <w:sz w:val="22"/>
        </w:rPr>
        <w:t xml:space="preserve"> ist es, Punkte zu finden, die ein Cluster prototypisch beschreiben (Clustermittelpunkte)</w:t>
      </w:r>
    </w:p>
    <w:p w14:paraId="7F36B7C3" w14:textId="77777777" w:rsidR="00C532C5" w:rsidRPr="00B358ED" w:rsidRDefault="00C532C5" w:rsidP="00C532C5">
      <w:pPr>
        <w:spacing w:after="0" w:line="276" w:lineRule="auto"/>
        <w:jc w:val="both"/>
        <w:rPr>
          <w:rFonts w:asciiTheme="minorHAnsi" w:hAnsiTheme="minorHAnsi" w:cstheme="minorHAnsi"/>
          <w:sz w:val="22"/>
        </w:rPr>
      </w:pPr>
    </w:p>
    <w:p w14:paraId="7134A7AD" w14:textId="77777777"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sz w:val="22"/>
        </w:rPr>
        <w:t>Dazu werden sogenannte Prototypen herangezogen, die an jeden Datenpunkt angepasst werden, um diese Clustermittelpunkte zu identifizieren. Zunächst wird die Anzahl der zu findenden oder zu erwartenden Cluster festgelegt und entsprechend viele Prototypen zufällig positioniert</w:t>
      </w:r>
      <w:r w:rsidRPr="00B358ED">
        <w:rPr>
          <w:rFonts w:asciiTheme="minorHAnsi" w:hAnsiTheme="minorHAnsi" w:cstheme="minorHAnsi"/>
          <w:sz w:val="22"/>
          <w:vertAlign w:val="superscript"/>
        </w:rPr>
        <w:footnoteReference w:id="4"/>
      </w:r>
      <w:r w:rsidRPr="00B358ED">
        <w:rPr>
          <w:rFonts w:asciiTheme="minorHAnsi" w:hAnsiTheme="minorHAnsi" w:cstheme="minorHAnsi"/>
          <w:sz w:val="22"/>
        </w:rPr>
        <w:t>. Anschließend wird zufällig einer der Trainingsdatenpunkte ausgewählt, der nächste Prototyp identifiziert und um einen Teil der Strecke (z.B. die Hälfte) in Richtung des ausgewählten Datenpunkts bewegt. Dies wird mindestens einmal für alle Datenpunkte wiederholt (vgl. Abb. 5).</w:t>
      </w:r>
    </w:p>
    <w:p w14:paraId="0C119129" w14:textId="77777777"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noProof/>
          <w:sz w:val="22"/>
        </w:rPr>
        <w:drawing>
          <wp:inline distT="0" distB="0" distL="0" distR="0" wp14:anchorId="0A9948A7" wp14:editId="3584D33C">
            <wp:extent cx="5731200" cy="13716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9"/>
                    <a:srcRect l="1248"/>
                    <a:stretch/>
                  </pic:blipFill>
                  <pic:spPr bwMode="auto">
                    <a:xfrm>
                      <a:off x="0" y="0"/>
                      <a:ext cx="5731200" cy="1371600"/>
                    </a:xfrm>
                    <a:prstGeom prst="rect">
                      <a:avLst/>
                    </a:prstGeom>
                    <a:ln/>
                  </pic:spPr>
                </pic:pic>
              </a:graphicData>
            </a:graphic>
          </wp:inline>
        </w:drawing>
      </w:r>
    </w:p>
    <w:p w14:paraId="18FA885F" w14:textId="77777777" w:rsidR="00C532C5" w:rsidRPr="00B358ED" w:rsidRDefault="00C532C5" w:rsidP="00C532C5">
      <w:pPr>
        <w:spacing w:after="0" w:line="276" w:lineRule="auto"/>
        <w:jc w:val="both"/>
        <w:rPr>
          <w:rFonts w:asciiTheme="minorHAnsi" w:hAnsiTheme="minorHAnsi" w:cstheme="minorHAnsi"/>
          <w:sz w:val="22"/>
        </w:rPr>
      </w:pPr>
      <w:proofErr w:type="spellStart"/>
      <w:r w:rsidRPr="00B358ED">
        <w:rPr>
          <w:rFonts w:asciiTheme="minorHAnsi" w:hAnsiTheme="minorHAnsi" w:cstheme="minorHAnsi"/>
          <w:sz w:val="22"/>
        </w:rPr>
        <w:t>Abb</w:t>
      </w:r>
      <w:proofErr w:type="spellEnd"/>
      <w:r w:rsidRPr="00B358ED">
        <w:rPr>
          <w:rFonts w:asciiTheme="minorHAnsi" w:hAnsiTheme="minorHAnsi" w:cstheme="minorHAnsi"/>
          <w:sz w:val="22"/>
        </w:rPr>
        <w:t xml:space="preserve"> 5: Ablauf von VQ. Die Prototypen sind grau hinterlegt, die verschiedenen Cluster sind zum eigenen Verständnis farblich eingefärbt. Der Algorithmus verfügt über diese Information jedoch nicht, es ist sein Ziel, diese Cluster zu finden!</w:t>
      </w:r>
    </w:p>
    <w:p w14:paraId="5E4E5A02" w14:textId="77777777" w:rsidR="00C532C5" w:rsidRPr="00B358ED" w:rsidRDefault="00C532C5" w:rsidP="00C532C5">
      <w:pPr>
        <w:spacing w:after="0" w:line="276" w:lineRule="auto"/>
        <w:jc w:val="both"/>
        <w:rPr>
          <w:rFonts w:asciiTheme="minorHAnsi" w:hAnsiTheme="minorHAnsi" w:cstheme="minorHAnsi"/>
          <w:sz w:val="22"/>
        </w:rPr>
      </w:pPr>
    </w:p>
    <w:p w14:paraId="7EDFF316" w14:textId="7949E661"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sz w:val="22"/>
        </w:rPr>
        <w:t>Über diese einfache Version hinaus sind verschiedene Verbesserungen des Verfahrens denkbar, so kann der Datensatz mehrfach durchlaufen, die Schrittweite reduziert oder die Sensitivität eines Prototyp</w:t>
      </w:r>
      <w:r w:rsidR="00F430FE" w:rsidRPr="00B358ED">
        <w:rPr>
          <w:rFonts w:asciiTheme="minorHAnsi" w:hAnsiTheme="minorHAnsi" w:cstheme="minorHAnsi"/>
          <w:sz w:val="22"/>
        </w:rPr>
        <w:t>s</w:t>
      </w:r>
      <w:r w:rsidRPr="00B358ED">
        <w:rPr>
          <w:rFonts w:asciiTheme="minorHAnsi" w:hAnsiTheme="minorHAnsi" w:cstheme="minorHAnsi"/>
          <w:sz w:val="22"/>
        </w:rPr>
        <w:t xml:space="preserve"> mit jeder Runde, in der er nicht bewegt wird, erhöht werden. </w:t>
      </w:r>
    </w:p>
    <w:p w14:paraId="707D9690" w14:textId="77777777" w:rsidR="00C532C5" w:rsidRPr="00B358ED" w:rsidRDefault="00C532C5" w:rsidP="00C532C5">
      <w:pPr>
        <w:spacing w:after="0" w:line="276" w:lineRule="auto"/>
        <w:jc w:val="both"/>
        <w:rPr>
          <w:rFonts w:asciiTheme="minorHAnsi" w:hAnsiTheme="minorHAnsi" w:cstheme="minorHAnsi"/>
          <w:sz w:val="22"/>
        </w:rPr>
      </w:pPr>
    </w:p>
    <w:p w14:paraId="1D061105" w14:textId="77777777" w:rsidR="00C532C5" w:rsidRPr="00B358ED" w:rsidRDefault="00C532C5" w:rsidP="00C532C5">
      <w:pPr>
        <w:spacing w:after="0" w:line="276" w:lineRule="auto"/>
        <w:jc w:val="both"/>
        <w:rPr>
          <w:rFonts w:asciiTheme="minorHAnsi" w:hAnsiTheme="minorHAnsi" w:cstheme="minorHAnsi"/>
          <w:sz w:val="22"/>
        </w:rPr>
      </w:pPr>
      <w:r w:rsidRPr="00B358ED">
        <w:rPr>
          <w:rFonts w:asciiTheme="minorHAnsi" w:hAnsiTheme="minorHAnsi" w:cstheme="minorHAnsi"/>
          <w:b/>
          <w:sz w:val="22"/>
        </w:rPr>
        <w:t>Warum VQ?</w:t>
      </w:r>
    </w:p>
    <w:p w14:paraId="0F90E749" w14:textId="6D5C6666" w:rsidR="00C532C5" w:rsidRPr="00B358ED" w:rsidRDefault="00C532C5" w:rsidP="00750405">
      <w:pPr>
        <w:spacing w:after="0" w:line="276" w:lineRule="auto"/>
        <w:jc w:val="both"/>
        <w:rPr>
          <w:rFonts w:asciiTheme="minorHAnsi" w:hAnsiTheme="minorHAnsi" w:cstheme="minorHAnsi"/>
          <w:sz w:val="22"/>
        </w:rPr>
      </w:pPr>
      <w:r w:rsidRPr="00B358ED">
        <w:rPr>
          <w:rFonts w:asciiTheme="minorHAnsi" w:hAnsiTheme="minorHAnsi" w:cstheme="minorHAnsi"/>
          <w:sz w:val="22"/>
        </w:rPr>
        <w:t xml:space="preserve">Der Vorteil des VQ-Algorithmus für den Einsatz im Unterricht ist die einfache Umsetzung, gerade für zweidimensionale Räume. Gleichzeitig ist der Algorithmus </w:t>
      </w:r>
      <w:proofErr w:type="gramStart"/>
      <w:r w:rsidRPr="00B358ED">
        <w:rPr>
          <w:rFonts w:asciiTheme="minorHAnsi" w:hAnsiTheme="minorHAnsi" w:cstheme="minorHAnsi"/>
          <w:sz w:val="22"/>
        </w:rPr>
        <w:t xml:space="preserve">durchaus </w:t>
      </w:r>
      <w:r w:rsidR="00F430FE" w:rsidRPr="00B358ED">
        <w:rPr>
          <w:rFonts w:asciiTheme="minorHAnsi" w:hAnsiTheme="minorHAnsi" w:cstheme="minorHAnsi"/>
          <w:sz w:val="22"/>
        </w:rPr>
        <w:t>a</w:t>
      </w:r>
      <w:r w:rsidRPr="00B358ED">
        <w:rPr>
          <w:rFonts w:asciiTheme="minorHAnsi" w:hAnsiTheme="minorHAnsi" w:cstheme="minorHAnsi"/>
          <w:sz w:val="22"/>
        </w:rPr>
        <w:t>nschlussfähig</w:t>
      </w:r>
      <w:proofErr w:type="gramEnd"/>
      <w:r w:rsidRPr="00B358ED">
        <w:rPr>
          <w:rFonts w:asciiTheme="minorHAnsi" w:hAnsiTheme="minorHAnsi" w:cstheme="minorHAnsi"/>
          <w:sz w:val="22"/>
        </w:rPr>
        <w:t>, nachdem er konzeptionell sehr ähnlich zu bekannten unüberwachten Lernverfahren wie k-</w:t>
      </w:r>
      <w:proofErr w:type="spellStart"/>
      <w:r w:rsidRPr="00B358ED">
        <w:rPr>
          <w:rFonts w:asciiTheme="minorHAnsi" w:hAnsiTheme="minorHAnsi" w:cstheme="minorHAnsi"/>
          <w:sz w:val="22"/>
        </w:rPr>
        <w:t>means</w:t>
      </w:r>
      <w:proofErr w:type="spellEnd"/>
      <w:r w:rsidRPr="00B358ED">
        <w:rPr>
          <w:rFonts w:asciiTheme="minorHAnsi" w:hAnsiTheme="minorHAnsi" w:cstheme="minorHAnsi"/>
          <w:sz w:val="22"/>
        </w:rPr>
        <w:t xml:space="preserve"> ist.</w:t>
      </w:r>
      <w:bookmarkEnd w:id="34"/>
    </w:p>
    <w:p w14:paraId="6253882B" w14:textId="77777777" w:rsidR="00C532C5" w:rsidRPr="00B358ED" w:rsidRDefault="00C532C5" w:rsidP="00857FAB">
      <w:pPr>
        <w:pStyle w:val="berschrift1"/>
        <w:rPr>
          <w:rFonts w:asciiTheme="minorHAnsi" w:hAnsiTheme="minorHAnsi" w:cstheme="minorHAnsi"/>
        </w:rPr>
      </w:pPr>
      <w:bookmarkStart w:id="47" w:name="_Toc94805813"/>
      <w:bookmarkStart w:id="48" w:name="_Hlk89960755"/>
      <w:r w:rsidRPr="00B358ED">
        <w:rPr>
          <w:rFonts w:asciiTheme="minorHAnsi" w:hAnsiTheme="minorHAnsi" w:cstheme="minorHAnsi"/>
        </w:rPr>
        <w:t>Unterrichtliche Umsetzung</w:t>
      </w:r>
      <w:bookmarkEnd w:id="47"/>
    </w:p>
    <w:p w14:paraId="399BCC0A" w14:textId="77777777" w:rsidR="00C532C5" w:rsidRPr="00B358ED" w:rsidRDefault="00C532C5" w:rsidP="00C532C5">
      <w:pPr>
        <w:jc w:val="both"/>
        <w:rPr>
          <w:rFonts w:asciiTheme="minorHAnsi" w:hAnsiTheme="minorHAnsi" w:cstheme="minorHAnsi"/>
        </w:rPr>
      </w:pPr>
      <w:r w:rsidRPr="00B358ED">
        <w:rPr>
          <w:rFonts w:asciiTheme="minorHAnsi" w:hAnsiTheme="minorHAnsi" w:cstheme="minorHAnsi"/>
        </w:rPr>
        <w:t>In der unterrichtlichen Umsetzung setzen die Schülerinnen und Schüler die verschiedenen Arten, wie Maschinen lernen, konkret in Snap</w:t>
      </w:r>
      <w:r w:rsidRPr="00B358ED">
        <w:rPr>
          <w:rFonts w:asciiTheme="minorHAnsi" w:hAnsiTheme="minorHAnsi" w:cstheme="minorHAnsi"/>
          <w:i/>
        </w:rPr>
        <w:t>!</w:t>
      </w:r>
      <w:r w:rsidRPr="00B358ED">
        <w:rPr>
          <w:rFonts w:asciiTheme="minorHAnsi" w:hAnsiTheme="minorHAnsi" w:cstheme="minorHAnsi"/>
        </w:rPr>
        <w:t xml:space="preserve"> um. Die Stunden können dabei jeweils isoliert oder in der gesamten Sequenz (in beliebiger Reihenfolge) umgesetzt werden. Die Einheiten können somit auch bspw. in Modul KI-B3 integriert werden. </w:t>
      </w:r>
    </w:p>
    <w:p w14:paraId="08849592" w14:textId="77777777" w:rsidR="00C532C5" w:rsidRPr="00B358ED" w:rsidRDefault="00C532C5" w:rsidP="00CB0E93">
      <w:pPr>
        <w:pStyle w:val="berschrift2"/>
        <w:rPr>
          <w:rFonts w:asciiTheme="minorHAnsi" w:hAnsiTheme="minorHAnsi" w:cstheme="minorHAnsi"/>
          <w:bCs/>
        </w:rPr>
      </w:pPr>
      <w:bookmarkStart w:id="49" w:name="_Toc94805814"/>
      <w:bookmarkEnd w:id="48"/>
      <w:r w:rsidRPr="00B358ED">
        <w:rPr>
          <w:rFonts w:asciiTheme="minorHAnsi" w:hAnsiTheme="minorHAnsi" w:cstheme="minorHAnsi"/>
        </w:rPr>
        <w:t>Grober Unterrichtsplan</w:t>
      </w:r>
      <w:bookmarkEnd w:id="49"/>
    </w:p>
    <w:p w14:paraId="616ABC55" w14:textId="45A3C9DF" w:rsidR="00C532C5" w:rsidRPr="00B358ED" w:rsidRDefault="00C532C5" w:rsidP="00C532C5">
      <w:pPr>
        <w:rPr>
          <w:rFonts w:asciiTheme="minorHAnsi" w:eastAsia="helvetica neue" w:hAnsiTheme="minorHAnsi" w:cstheme="minorHAnsi"/>
          <w:bCs w:val="0"/>
          <w:szCs w:val="21"/>
        </w:rPr>
      </w:pPr>
      <w:r w:rsidRPr="00B358ED">
        <w:rPr>
          <w:rFonts w:asciiTheme="minorHAnsi" w:eastAsia="helvetica neue" w:hAnsiTheme="minorHAnsi" w:cstheme="minorHAnsi"/>
          <w:bCs w:val="0"/>
          <w:szCs w:val="21"/>
        </w:rPr>
        <w:t xml:space="preserve">Je nachdem, ob das Modul </w:t>
      </w:r>
      <w:r w:rsidR="005842FA" w:rsidRPr="00B358ED">
        <w:rPr>
          <w:rFonts w:asciiTheme="minorHAnsi" w:eastAsia="helvetica neue" w:hAnsiTheme="minorHAnsi" w:cstheme="minorHAnsi"/>
          <w:bCs w:val="0"/>
          <w:szCs w:val="21"/>
        </w:rPr>
        <w:t>KI-B3</w:t>
      </w:r>
      <w:r w:rsidRPr="00B358ED">
        <w:rPr>
          <w:rFonts w:asciiTheme="minorHAnsi" w:eastAsia="helvetica neue" w:hAnsiTheme="minorHAnsi" w:cstheme="minorHAnsi"/>
          <w:bCs w:val="0"/>
          <w:szCs w:val="21"/>
        </w:rPr>
        <w:t xml:space="preserve"> Schlag den Roboter! bereits durchgeführt wurde, stehen die folgenden 2 Varianten für die unterrichtliche Umsetzung zur Auswahl.</w:t>
      </w:r>
    </w:p>
    <w:p w14:paraId="56C7EEDB" w14:textId="77777777" w:rsidR="00C532C5" w:rsidRPr="00B358ED" w:rsidRDefault="00C532C5" w:rsidP="00C532C5">
      <w:pPr>
        <w:rPr>
          <w:rFonts w:asciiTheme="minorHAnsi" w:hAnsiTheme="minorHAnsi" w:cstheme="minorHAnsi"/>
          <w:b/>
          <w:bCs w:val="0"/>
          <w:color w:val="404040"/>
          <w:sz w:val="20"/>
          <w:szCs w:val="20"/>
        </w:rPr>
      </w:pPr>
      <w:r w:rsidRPr="00B358ED">
        <w:rPr>
          <w:rFonts w:asciiTheme="minorHAnsi" w:eastAsia="helvetica neue" w:hAnsiTheme="minorHAnsi" w:cstheme="minorHAnsi"/>
          <w:b/>
          <w:bCs w:val="0"/>
          <w:szCs w:val="21"/>
        </w:rPr>
        <w:t>Variante I: KI-B3 bereits durchgeführt</w:t>
      </w:r>
    </w:p>
    <w:tbl>
      <w:tblPr>
        <w:tblStyle w:val="StGen2"/>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C532C5" w:rsidRPr="00B358ED" w14:paraId="45272A0B" w14:textId="77777777" w:rsidTr="003C4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F232990" w14:textId="77777777" w:rsidR="00C532C5" w:rsidRPr="00B358ED" w:rsidRDefault="00C532C5" w:rsidP="00C532C5">
            <w:pPr>
              <w:spacing w:line="240" w:lineRule="auto"/>
              <w:rPr>
                <w:rFonts w:asciiTheme="minorHAnsi" w:hAnsiTheme="minorHAnsi" w:cstheme="minorHAnsi"/>
                <w:bCs w:val="0"/>
                <w:sz w:val="20"/>
              </w:rPr>
            </w:pPr>
            <w:r w:rsidRPr="00B358ED">
              <w:rPr>
                <w:rFonts w:asciiTheme="minorHAnsi" w:hAnsiTheme="minorHAnsi" w:cstheme="minorHAnsi"/>
                <w:bCs w:val="0"/>
                <w:sz w:val="20"/>
              </w:rPr>
              <w:t>Unterrichtsszenarien</w:t>
            </w:r>
          </w:p>
        </w:tc>
        <w:tc>
          <w:tcPr>
            <w:tcW w:w="6236" w:type="dxa"/>
          </w:tcPr>
          <w:p w14:paraId="12FE69A2" w14:textId="77777777" w:rsidR="00C532C5" w:rsidRPr="00B358ED" w:rsidRDefault="00C532C5" w:rsidP="00C532C5">
            <w:pPr>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Kurze Zusammenfassung</w:t>
            </w:r>
          </w:p>
        </w:tc>
      </w:tr>
      <w:tr w:rsidR="00C532C5" w:rsidRPr="00B358ED" w14:paraId="7B37FC0A"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0A84B8B3" w14:textId="77777777" w:rsidR="00C532C5" w:rsidRPr="00B358ED" w:rsidRDefault="00C532C5" w:rsidP="00C532C5">
            <w:pPr>
              <w:spacing w:line="240" w:lineRule="auto"/>
              <w:rPr>
                <w:rFonts w:asciiTheme="minorHAnsi" w:hAnsiTheme="minorHAnsi" w:cstheme="minorHAnsi"/>
                <w:b/>
                <w:bCs w:val="0"/>
                <w:szCs w:val="21"/>
              </w:rPr>
            </w:pPr>
            <w:r w:rsidRPr="00B358ED">
              <w:rPr>
                <w:rFonts w:asciiTheme="minorHAnsi" w:hAnsiTheme="minorHAnsi" w:cstheme="minorHAnsi"/>
                <w:bCs w:val="0"/>
                <w:szCs w:val="21"/>
              </w:rPr>
              <w:t>Verstärkendes Lernen (2 UZE)</w:t>
            </w:r>
          </w:p>
        </w:tc>
        <w:tc>
          <w:tcPr>
            <w:tcW w:w="6236" w:type="dxa"/>
          </w:tcPr>
          <w:p w14:paraId="20AE5032" w14:textId="77777777" w:rsidR="00C532C5" w:rsidRPr="00B358ED" w:rsidRDefault="00C532C5" w:rsidP="00C532C5">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bCs w:val="0"/>
                <w:szCs w:val="21"/>
              </w:rPr>
            </w:pPr>
            <w:r w:rsidRPr="00B358ED">
              <w:rPr>
                <w:rFonts w:asciiTheme="minorHAnsi" w:eastAsia="Roboto" w:hAnsiTheme="minorHAnsi" w:cstheme="minorHAnsi"/>
                <w:bCs w:val="0"/>
                <w:szCs w:val="21"/>
              </w:rPr>
              <w:t xml:space="preserve">Die </w:t>
            </w:r>
            <w:proofErr w:type="spellStart"/>
            <w:r w:rsidRPr="00B358ED">
              <w:rPr>
                <w:rFonts w:asciiTheme="minorHAnsi" w:eastAsia="Roboto" w:hAnsiTheme="minorHAnsi" w:cstheme="minorHAnsi"/>
                <w:bCs w:val="0"/>
                <w:szCs w:val="21"/>
              </w:rPr>
              <w:t>SuS</w:t>
            </w:r>
            <w:proofErr w:type="spellEnd"/>
          </w:p>
          <w:p w14:paraId="5A47453C" w14:textId="7A74A46E" w:rsidR="00C532C5" w:rsidRPr="00B358ED" w:rsidRDefault="00C532C5" w:rsidP="00C532C5">
            <w:pPr>
              <w:numPr>
                <w:ilvl w:val="0"/>
                <w:numId w:val="32"/>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Cs w:val="21"/>
              </w:rPr>
            </w:pPr>
            <w:r w:rsidRPr="00B358ED">
              <w:rPr>
                <w:rFonts w:asciiTheme="minorHAnsi" w:eastAsia="Roboto" w:hAnsiTheme="minorHAnsi" w:cstheme="minorHAnsi"/>
                <w:bCs w:val="0"/>
                <w:szCs w:val="21"/>
              </w:rPr>
              <w:t>setzen den Q-Table-Learning-Algorithmus in Snap! um</w:t>
            </w:r>
          </w:p>
        </w:tc>
      </w:tr>
      <w:tr w:rsidR="00C532C5" w:rsidRPr="00B358ED" w14:paraId="08731F3C" w14:textId="77777777" w:rsidTr="003C47FE">
        <w:tc>
          <w:tcPr>
            <w:cnfStyle w:val="001000000000" w:firstRow="0" w:lastRow="0" w:firstColumn="1" w:lastColumn="0" w:oddVBand="0" w:evenVBand="0" w:oddHBand="0" w:evenHBand="0" w:firstRowFirstColumn="0" w:firstRowLastColumn="0" w:lastRowFirstColumn="0" w:lastRowLastColumn="0"/>
            <w:tcW w:w="2665" w:type="dxa"/>
          </w:tcPr>
          <w:p w14:paraId="2DCD0565" w14:textId="77777777" w:rsidR="00C532C5" w:rsidRPr="00B358ED" w:rsidRDefault="00C532C5" w:rsidP="00C532C5">
            <w:pPr>
              <w:spacing w:line="240" w:lineRule="auto"/>
              <w:rPr>
                <w:rFonts w:asciiTheme="minorHAnsi" w:hAnsiTheme="minorHAnsi" w:cstheme="minorHAnsi"/>
                <w:b/>
                <w:bCs w:val="0"/>
                <w:szCs w:val="21"/>
              </w:rPr>
            </w:pPr>
            <w:r w:rsidRPr="00B358ED">
              <w:rPr>
                <w:rFonts w:asciiTheme="minorHAnsi" w:hAnsiTheme="minorHAnsi" w:cstheme="minorHAnsi"/>
                <w:bCs w:val="0"/>
                <w:szCs w:val="21"/>
              </w:rPr>
              <w:t>Überwachtes Lernen (1 UZE)</w:t>
            </w:r>
          </w:p>
        </w:tc>
        <w:tc>
          <w:tcPr>
            <w:tcW w:w="6236" w:type="dxa"/>
          </w:tcPr>
          <w:p w14:paraId="2D54AD9D" w14:textId="77777777" w:rsidR="00C532C5" w:rsidRPr="00B358ED" w:rsidRDefault="00C532C5" w:rsidP="00C532C5">
            <w:pPr>
              <w:pBdr>
                <w:top w:val="none" w:sz="0" w:space="0" w:color="000000"/>
                <w:left w:val="none" w:sz="0" w:space="0" w:color="000000"/>
                <w:bottom w:val="none" w:sz="0" w:space="0" w:color="000000"/>
                <w:right w:val="none" w:sz="0" w:space="0" w:color="000000"/>
                <w:between w:val="none" w:sz="0" w:space="0" w:color="000000"/>
              </w:pBd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Cs w:val="21"/>
              </w:rPr>
            </w:pPr>
            <w:r w:rsidRPr="00B358ED">
              <w:rPr>
                <w:rFonts w:asciiTheme="minorHAnsi" w:hAnsiTheme="minorHAnsi" w:cstheme="minorHAnsi"/>
                <w:bCs w:val="0"/>
                <w:szCs w:val="21"/>
              </w:rPr>
              <w:t xml:space="preserve">Die </w:t>
            </w:r>
            <w:proofErr w:type="spellStart"/>
            <w:r w:rsidRPr="00B358ED">
              <w:rPr>
                <w:rFonts w:asciiTheme="minorHAnsi" w:hAnsiTheme="minorHAnsi" w:cstheme="minorHAnsi"/>
                <w:bCs w:val="0"/>
                <w:szCs w:val="21"/>
              </w:rPr>
              <w:t>SuS</w:t>
            </w:r>
            <w:proofErr w:type="spellEnd"/>
          </w:p>
          <w:p w14:paraId="2495232C" w14:textId="67D4F8DC" w:rsidR="00C532C5" w:rsidRPr="00B358ED" w:rsidRDefault="00C532C5" w:rsidP="00C532C5">
            <w:pPr>
              <w:numPr>
                <w:ilvl w:val="0"/>
                <w:numId w:val="31"/>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Cs w:val="21"/>
              </w:rPr>
            </w:pPr>
            <w:r w:rsidRPr="00B358ED">
              <w:rPr>
                <w:rFonts w:asciiTheme="minorHAnsi" w:hAnsiTheme="minorHAnsi" w:cstheme="minorHAnsi"/>
                <w:bCs w:val="0"/>
                <w:szCs w:val="21"/>
              </w:rPr>
              <w:t>setzen lineare Regression in Snap! um</w:t>
            </w:r>
          </w:p>
        </w:tc>
      </w:tr>
      <w:tr w:rsidR="00C532C5" w:rsidRPr="00B358ED" w14:paraId="5739D8BA"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38208E1" w14:textId="77777777" w:rsidR="00C532C5" w:rsidRPr="00B358ED" w:rsidRDefault="00C532C5" w:rsidP="00C532C5">
            <w:pPr>
              <w:spacing w:line="240" w:lineRule="auto"/>
              <w:rPr>
                <w:rFonts w:asciiTheme="minorHAnsi" w:hAnsiTheme="minorHAnsi" w:cstheme="minorHAnsi"/>
                <w:b/>
                <w:bCs w:val="0"/>
                <w:szCs w:val="21"/>
              </w:rPr>
            </w:pPr>
            <w:r w:rsidRPr="00B358ED">
              <w:rPr>
                <w:rFonts w:asciiTheme="minorHAnsi" w:hAnsiTheme="minorHAnsi" w:cstheme="minorHAnsi"/>
                <w:bCs w:val="0"/>
                <w:szCs w:val="21"/>
              </w:rPr>
              <w:t>Unüberwachtes Lernen (1 UZE)</w:t>
            </w:r>
          </w:p>
        </w:tc>
        <w:tc>
          <w:tcPr>
            <w:tcW w:w="6236" w:type="dxa"/>
          </w:tcPr>
          <w:p w14:paraId="6E9B6F89" w14:textId="77777777" w:rsidR="00C532C5" w:rsidRPr="00B358ED" w:rsidRDefault="00C532C5" w:rsidP="00C532C5">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bCs w:val="0"/>
                <w:szCs w:val="21"/>
              </w:rPr>
            </w:pPr>
            <w:r w:rsidRPr="00B358ED">
              <w:rPr>
                <w:rFonts w:asciiTheme="minorHAnsi" w:eastAsia="Roboto" w:hAnsiTheme="minorHAnsi" w:cstheme="minorHAnsi"/>
                <w:bCs w:val="0"/>
                <w:szCs w:val="21"/>
              </w:rPr>
              <w:t xml:space="preserve">Die </w:t>
            </w:r>
            <w:proofErr w:type="spellStart"/>
            <w:r w:rsidRPr="00B358ED">
              <w:rPr>
                <w:rFonts w:asciiTheme="minorHAnsi" w:eastAsia="Roboto" w:hAnsiTheme="minorHAnsi" w:cstheme="minorHAnsi"/>
                <w:bCs w:val="0"/>
                <w:szCs w:val="21"/>
              </w:rPr>
              <w:t>SuS</w:t>
            </w:r>
            <w:proofErr w:type="spellEnd"/>
          </w:p>
          <w:p w14:paraId="5C12C5C4" w14:textId="713BA085" w:rsidR="00C532C5" w:rsidRPr="00B358ED" w:rsidRDefault="00C532C5" w:rsidP="00C532C5">
            <w:pPr>
              <w:numPr>
                <w:ilvl w:val="0"/>
                <w:numId w:val="33"/>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bCs w:val="0"/>
                <w:szCs w:val="21"/>
              </w:rPr>
            </w:pPr>
            <w:r w:rsidRPr="00B358ED">
              <w:rPr>
                <w:rFonts w:asciiTheme="minorHAnsi" w:eastAsia="Roboto" w:hAnsiTheme="minorHAnsi" w:cstheme="minorHAnsi"/>
                <w:bCs w:val="0"/>
                <w:szCs w:val="21"/>
              </w:rPr>
              <w:t>setzen den VQ-Algorithmus in Snap! um</w:t>
            </w:r>
          </w:p>
        </w:tc>
      </w:tr>
    </w:tbl>
    <w:p w14:paraId="7F3B244E" w14:textId="2BBBF82D" w:rsidR="00750405" w:rsidRPr="00B358ED" w:rsidRDefault="00750405">
      <w:pPr>
        <w:spacing w:line="259" w:lineRule="auto"/>
        <w:rPr>
          <w:rFonts w:asciiTheme="minorHAnsi" w:eastAsia="Roboto" w:hAnsiTheme="minorHAnsi" w:cstheme="minorHAnsi"/>
          <w:b/>
          <w:bCs w:val="0"/>
          <w:szCs w:val="21"/>
        </w:rPr>
      </w:pPr>
    </w:p>
    <w:p w14:paraId="5F7C6114" w14:textId="26AABDAC" w:rsidR="00C532C5" w:rsidRPr="00B358ED" w:rsidRDefault="00C532C5" w:rsidP="00C532C5">
      <w:pPr>
        <w:rPr>
          <w:rFonts w:asciiTheme="minorHAnsi" w:eastAsia="Roboto" w:hAnsiTheme="minorHAnsi" w:cstheme="minorHAnsi"/>
          <w:b/>
          <w:bCs w:val="0"/>
          <w:szCs w:val="21"/>
        </w:rPr>
      </w:pPr>
      <w:r w:rsidRPr="00B358ED">
        <w:rPr>
          <w:rFonts w:asciiTheme="minorHAnsi" w:eastAsia="Roboto" w:hAnsiTheme="minorHAnsi" w:cstheme="minorHAnsi"/>
          <w:b/>
          <w:bCs w:val="0"/>
          <w:szCs w:val="21"/>
        </w:rPr>
        <w:t>Variante II: KI-B3 noch nicht durchgeführt</w:t>
      </w:r>
    </w:p>
    <w:p w14:paraId="41A52D8F" w14:textId="77777777" w:rsidR="00C532C5" w:rsidRPr="00B358ED" w:rsidRDefault="00C532C5" w:rsidP="00A0287E">
      <w:pPr>
        <w:spacing w:after="40"/>
        <w:jc w:val="both"/>
        <w:rPr>
          <w:rFonts w:asciiTheme="minorHAnsi" w:hAnsiTheme="minorHAnsi" w:cstheme="minorHAnsi"/>
          <w:b/>
          <w:bCs w:val="0"/>
          <w:color w:val="404040"/>
          <w:sz w:val="20"/>
          <w:szCs w:val="20"/>
        </w:rPr>
        <w:pPrChange w:id="50" w:author="Imke Endjer" w:date="2023-02-23T09:11:00Z">
          <w:pPr>
            <w:jc w:val="both"/>
          </w:pPr>
        </w:pPrChange>
      </w:pPr>
      <w:r w:rsidRPr="00B358ED">
        <w:rPr>
          <w:rFonts w:asciiTheme="minorHAnsi" w:eastAsia="helvetica neue" w:hAnsiTheme="minorHAnsi" w:cstheme="minorHAnsi"/>
          <w:bCs w:val="0"/>
          <w:szCs w:val="21"/>
        </w:rPr>
        <w:t>Sollte Modul KI-B3 nicht bereits durchgeführt worden sein, erhöht sich der Zeitbedarf für jedes der Lernverfahren um eine Unterrichtsstunde, in der zunächst die jeweilige Unplugged-Aktivität gemäß der Beschreibung in Modul KI-B3 durchgeführt wird.</w:t>
      </w:r>
    </w:p>
    <w:tbl>
      <w:tblPr>
        <w:tblStyle w:val="StGen31"/>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C532C5" w:rsidRPr="00B358ED" w14:paraId="1C3AD1BF" w14:textId="77777777" w:rsidTr="003C4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78D19300" w14:textId="77777777" w:rsidR="00C532C5" w:rsidRPr="00B358ED" w:rsidRDefault="00C532C5" w:rsidP="00C532C5">
            <w:pPr>
              <w:spacing w:line="240" w:lineRule="auto"/>
              <w:rPr>
                <w:rFonts w:asciiTheme="minorHAnsi" w:hAnsiTheme="minorHAnsi" w:cstheme="minorHAnsi"/>
                <w:bCs w:val="0"/>
                <w:sz w:val="20"/>
              </w:rPr>
            </w:pPr>
            <w:r w:rsidRPr="00B358ED">
              <w:rPr>
                <w:rFonts w:asciiTheme="minorHAnsi" w:hAnsiTheme="minorHAnsi" w:cstheme="minorHAnsi"/>
                <w:bCs w:val="0"/>
                <w:sz w:val="20"/>
              </w:rPr>
              <w:t>Unterrichtsszenarien</w:t>
            </w:r>
          </w:p>
        </w:tc>
        <w:tc>
          <w:tcPr>
            <w:tcW w:w="6236" w:type="dxa"/>
          </w:tcPr>
          <w:p w14:paraId="1B014EDA" w14:textId="77777777" w:rsidR="00C532C5" w:rsidRPr="00B358ED" w:rsidRDefault="00C532C5" w:rsidP="00C532C5">
            <w:pPr>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Kurze Zusammenfassung</w:t>
            </w:r>
          </w:p>
        </w:tc>
      </w:tr>
      <w:tr w:rsidR="00C532C5" w:rsidRPr="00B358ED" w14:paraId="5048EFF0"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178D49FB" w14:textId="77777777" w:rsidR="00C532C5" w:rsidRPr="00B358ED" w:rsidRDefault="00C532C5" w:rsidP="00C532C5">
            <w:pPr>
              <w:spacing w:line="240" w:lineRule="auto"/>
              <w:rPr>
                <w:rFonts w:asciiTheme="minorHAnsi" w:hAnsiTheme="minorHAnsi" w:cstheme="minorHAnsi"/>
                <w:b/>
                <w:bCs w:val="0"/>
                <w:szCs w:val="21"/>
              </w:rPr>
            </w:pPr>
            <w:r w:rsidRPr="00B358ED">
              <w:rPr>
                <w:rFonts w:asciiTheme="minorHAnsi" w:hAnsiTheme="minorHAnsi" w:cstheme="minorHAnsi"/>
                <w:bCs w:val="0"/>
                <w:szCs w:val="21"/>
              </w:rPr>
              <w:t>Verstärkendes Lernen (3 UZE)</w:t>
            </w:r>
          </w:p>
        </w:tc>
        <w:tc>
          <w:tcPr>
            <w:tcW w:w="6236" w:type="dxa"/>
          </w:tcPr>
          <w:p w14:paraId="225BE180" w14:textId="77777777" w:rsidR="00C532C5" w:rsidRPr="00B358ED" w:rsidRDefault="00C532C5" w:rsidP="00C532C5">
            <w:pPr>
              <w:pBdr>
                <w:top w:val="none" w:sz="0" w:space="0" w:color="000000"/>
                <w:left w:val="none" w:sz="0" w:space="0" w:color="000000"/>
                <w:bottom w:val="none" w:sz="0" w:space="0" w:color="000000"/>
                <w:right w:val="none" w:sz="0" w:space="0" w:color="000000"/>
                <w:between w:val="none" w:sz="0" w:space="0" w:color="000000"/>
              </w:pBd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bCs w:val="0"/>
                <w:szCs w:val="21"/>
              </w:rPr>
            </w:pPr>
            <w:r w:rsidRPr="00B358ED">
              <w:rPr>
                <w:rFonts w:asciiTheme="minorHAnsi" w:eastAsia="Roboto" w:hAnsiTheme="minorHAnsi" w:cstheme="minorHAnsi"/>
                <w:bCs w:val="0"/>
                <w:szCs w:val="21"/>
              </w:rPr>
              <w:t xml:space="preserve">Die </w:t>
            </w:r>
            <w:proofErr w:type="spellStart"/>
            <w:r w:rsidRPr="00B358ED">
              <w:rPr>
                <w:rFonts w:asciiTheme="minorHAnsi" w:eastAsia="Roboto" w:hAnsiTheme="minorHAnsi" w:cstheme="minorHAnsi"/>
                <w:bCs w:val="0"/>
                <w:szCs w:val="21"/>
              </w:rPr>
              <w:t>SuS</w:t>
            </w:r>
            <w:proofErr w:type="spellEnd"/>
          </w:p>
          <w:p w14:paraId="39E6B1A2" w14:textId="230DF277" w:rsidR="00C532C5" w:rsidRPr="00B358ED" w:rsidRDefault="00C532C5" w:rsidP="00C532C5">
            <w:pPr>
              <w:numPr>
                <w:ilvl w:val="0"/>
                <w:numId w:val="32"/>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Cs w:val="21"/>
              </w:rPr>
            </w:pPr>
            <w:r w:rsidRPr="00B358ED">
              <w:rPr>
                <w:rFonts w:asciiTheme="minorHAnsi" w:eastAsia="Roboto" w:hAnsiTheme="minorHAnsi" w:cstheme="minorHAnsi"/>
                <w:bCs w:val="0"/>
                <w:szCs w:val="21"/>
              </w:rPr>
              <w:t xml:space="preserve">entdecken die zugrundeliegende Idee verstärkenden Lernens mithilfe des Spiels </w:t>
            </w:r>
            <w:r w:rsidR="00B115A1" w:rsidRPr="00B358ED">
              <w:rPr>
                <w:rFonts w:asciiTheme="minorHAnsi" w:eastAsia="Roboto" w:hAnsiTheme="minorHAnsi" w:cstheme="minorHAnsi"/>
                <w:bCs w:val="0"/>
                <w:szCs w:val="21"/>
              </w:rPr>
              <w:t>„</w:t>
            </w:r>
            <w:r w:rsidRPr="00B358ED">
              <w:rPr>
                <w:rFonts w:asciiTheme="minorHAnsi" w:eastAsia="Roboto" w:hAnsiTheme="minorHAnsi" w:cstheme="minorHAnsi"/>
                <w:bCs w:val="0"/>
                <w:szCs w:val="21"/>
              </w:rPr>
              <w:t>Schlag den Roboter</w:t>
            </w:r>
            <w:r w:rsidR="00B115A1" w:rsidRPr="00B358ED">
              <w:rPr>
                <w:rFonts w:asciiTheme="minorHAnsi" w:eastAsia="Roboto" w:hAnsiTheme="minorHAnsi" w:cstheme="minorHAnsi"/>
                <w:bCs w:val="0"/>
                <w:szCs w:val="21"/>
              </w:rPr>
              <w:t>“</w:t>
            </w:r>
          </w:p>
          <w:p w14:paraId="62396E4A" w14:textId="691B96AB" w:rsidR="00C532C5" w:rsidRPr="00B358ED" w:rsidRDefault="00C532C5" w:rsidP="00C532C5">
            <w:pPr>
              <w:numPr>
                <w:ilvl w:val="0"/>
                <w:numId w:val="32"/>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Cs w:val="21"/>
              </w:rPr>
            </w:pPr>
            <w:r w:rsidRPr="00B358ED">
              <w:rPr>
                <w:rFonts w:asciiTheme="minorHAnsi" w:eastAsia="Roboto" w:hAnsiTheme="minorHAnsi" w:cstheme="minorHAnsi"/>
                <w:bCs w:val="0"/>
                <w:szCs w:val="21"/>
              </w:rPr>
              <w:t>setzen den Q-Table-Learning-Algorithmus in Snap! um</w:t>
            </w:r>
          </w:p>
        </w:tc>
      </w:tr>
      <w:tr w:rsidR="00C532C5" w:rsidRPr="00B358ED" w14:paraId="4E2C6FA3" w14:textId="77777777" w:rsidTr="003C47FE">
        <w:tc>
          <w:tcPr>
            <w:cnfStyle w:val="001000000000" w:firstRow="0" w:lastRow="0" w:firstColumn="1" w:lastColumn="0" w:oddVBand="0" w:evenVBand="0" w:oddHBand="0" w:evenHBand="0" w:firstRowFirstColumn="0" w:firstRowLastColumn="0" w:lastRowFirstColumn="0" w:lastRowLastColumn="0"/>
            <w:tcW w:w="2665" w:type="dxa"/>
          </w:tcPr>
          <w:p w14:paraId="1929A8F9" w14:textId="77777777" w:rsidR="00C532C5" w:rsidRPr="00B358ED" w:rsidRDefault="00C532C5" w:rsidP="00C532C5">
            <w:pPr>
              <w:spacing w:line="240" w:lineRule="auto"/>
              <w:rPr>
                <w:rFonts w:asciiTheme="minorHAnsi" w:hAnsiTheme="minorHAnsi" w:cstheme="minorHAnsi"/>
                <w:b/>
                <w:bCs w:val="0"/>
                <w:szCs w:val="21"/>
              </w:rPr>
            </w:pPr>
            <w:r w:rsidRPr="00B358ED">
              <w:rPr>
                <w:rFonts w:asciiTheme="minorHAnsi" w:hAnsiTheme="minorHAnsi" w:cstheme="minorHAnsi"/>
                <w:bCs w:val="0"/>
                <w:szCs w:val="21"/>
              </w:rPr>
              <w:t>Überwachtes Lernen (2 UZE)</w:t>
            </w:r>
          </w:p>
        </w:tc>
        <w:tc>
          <w:tcPr>
            <w:tcW w:w="6236" w:type="dxa"/>
          </w:tcPr>
          <w:p w14:paraId="6E4429AD" w14:textId="77777777" w:rsidR="00C532C5" w:rsidRPr="00B358ED" w:rsidRDefault="00C532C5" w:rsidP="00C532C5">
            <w:pPr>
              <w:pBdr>
                <w:top w:val="none" w:sz="0" w:space="0" w:color="000000"/>
                <w:left w:val="none" w:sz="0" w:space="0" w:color="000000"/>
                <w:bottom w:val="none" w:sz="0" w:space="0" w:color="000000"/>
                <w:right w:val="none" w:sz="0" w:space="0" w:color="000000"/>
                <w:between w:val="none" w:sz="0" w:space="0" w:color="000000"/>
              </w:pBd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Cs w:val="21"/>
              </w:rPr>
            </w:pPr>
            <w:r w:rsidRPr="00B358ED">
              <w:rPr>
                <w:rFonts w:asciiTheme="minorHAnsi" w:hAnsiTheme="minorHAnsi" w:cstheme="minorHAnsi"/>
                <w:bCs w:val="0"/>
                <w:szCs w:val="21"/>
              </w:rPr>
              <w:t xml:space="preserve">Die </w:t>
            </w:r>
            <w:proofErr w:type="spellStart"/>
            <w:r w:rsidRPr="00B358ED">
              <w:rPr>
                <w:rFonts w:asciiTheme="minorHAnsi" w:hAnsiTheme="minorHAnsi" w:cstheme="minorHAnsi"/>
                <w:bCs w:val="0"/>
                <w:szCs w:val="21"/>
              </w:rPr>
              <w:t>SuS</w:t>
            </w:r>
            <w:proofErr w:type="spellEnd"/>
          </w:p>
          <w:p w14:paraId="47FFCE27" w14:textId="40E63361" w:rsidR="00C532C5" w:rsidRPr="00B358ED" w:rsidRDefault="00C532C5" w:rsidP="00C532C5">
            <w:pPr>
              <w:numPr>
                <w:ilvl w:val="0"/>
                <w:numId w:val="31"/>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Cs w:val="21"/>
              </w:rPr>
            </w:pPr>
            <w:r w:rsidRPr="00B358ED">
              <w:rPr>
                <w:rFonts w:asciiTheme="minorHAnsi" w:eastAsia="Roboto" w:hAnsiTheme="minorHAnsi" w:cstheme="minorHAnsi"/>
                <w:bCs w:val="0"/>
                <w:szCs w:val="21"/>
              </w:rPr>
              <w:t xml:space="preserve">entdecken die zugrundeliegende Idee überwachten Lernens mithilfe des </w:t>
            </w:r>
            <w:r w:rsidR="00B115A1" w:rsidRPr="00B358ED">
              <w:rPr>
                <w:rFonts w:asciiTheme="minorHAnsi" w:eastAsia="Roboto" w:hAnsiTheme="minorHAnsi" w:cstheme="minorHAnsi"/>
                <w:bCs w:val="0"/>
                <w:szCs w:val="21"/>
              </w:rPr>
              <w:t>„</w:t>
            </w:r>
            <w:r w:rsidRPr="00B358ED">
              <w:rPr>
                <w:rFonts w:asciiTheme="minorHAnsi" w:eastAsia="Roboto" w:hAnsiTheme="minorHAnsi" w:cstheme="minorHAnsi"/>
                <w:bCs w:val="0"/>
                <w:szCs w:val="21"/>
              </w:rPr>
              <w:t>Gute-Äffchen-Böse-Äffchen-Spiels</w:t>
            </w:r>
            <w:r w:rsidR="00B115A1" w:rsidRPr="00B358ED">
              <w:rPr>
                <w:rFonts w:asciiTheme="minorHAnsi" w:eastAsia="Roboto" w:hAnsiTheme="minorHAnsi" w:cstheme="minorHAnsi"/>
                <w:bCs w:val="0"/>
                <w:szCs w:val="21"/>
              </w:rPr>
              <w:t>“</w:t>
            </w:r>
          </w:p>
          <w:p w14:paraId="3B949532" w14:textId="0222C982" w:rsidR="00C532C5" w:rsidRPr="00B358ED" w:rsidRDefault="00C532C5" w:rsidP="00C532C5">
            <w:pPr>
              <w:numPr>
                <w:ilvl w:val="0"/>
                <w:numId w:val="31"/>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Cs w:val="21"/>
              </w:rPr>
            </w:pPr>
            <w:r w:rsidRPr="00B358ED">
              <w:rPr>
                <w:rFonts w:asciiTheme="minorHAnsi" w:hAnsiTheme="minorHAnsi" w:cstheme="minorHAnsi"/>
                <w:bCs w:val="0"/>
                <w:szCs w:val="21"/>
              </w:rPr>
              <w:t>setzen lineare Regression in Snap! um</w:t>
            </w:r>
          </w:p>
        </w:tc>
      </w:tr>
      <w:tr w:rsidR="00C532C5" w:rsidRPr="00B358ED" w14:paraId="0B241718"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19C39D34" w14:textId="77777777" w:rsidR="00C532C5" w:rsidRPr="00B358ED" w:rsidRDefault="00C532C5" w:rsidP="00C532C5">
            <w:pPr>
              <w:spacing w:line="240" w:lineRule="auto"/>
              <w:rPr>
                <w:rFonts w:asciiTheme="minorHAnsi" w:hAnsiTheme="minorHAnsi" w:cstheme="minorHAnsi"/>
                <w:b/>
                <w:bCs w:val="0"/>
                <w:szCs w:val="21"/>
              </w:rPr>
            </w:pPr>
            <w:r w:rsidRPr="00B358ED">
              <w:rPr>
                <w:rFonts w:asciiTheme="minorHAnsi" w:hAnsiTheme="minorHAnsi" w:cstheme="minorHAnsi"/>
                <w:bCs w:val="0"/>
                <w:szCs w:val="21"/>
              </w:rPr>
              <w:t>Unüberwachtes Lernen (2 UZE)</w:t>
            </w:r>
          </w:p>
        </w:tc>
        <w:tc>
          <w:tcPr>
            <w:tcW w:w="6236" w:type="dxa"/>
          </w:tcPr>
          <w:p w14:paraId="00729755" w14:textId="77777777" w:rsidR="00C532C5" w:rsidRPr="00B358ED" w:rsidRDefault="00C532C5" w:rsidP="00C532C5">
            <w:pPr>
              <w:pBdr>
                <w:top w:val="none" w:sz="0" w:space="0" w:color="000000"/>
                <w:left w:val="none" w:sz="0" w:space="0" w:color="000000"/>
                <w:bottom w:val="none" w:sz="0" w:space="0" w:color="000000"/>
                <w:right w:val="none" w:sz="0" w:space="0" w:color="000000"/>
                <w:between w:val="none" w:sz="0" w:space="0" w:color="000000"/>
              </w:pBd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bCs w:val="0"/>
                <w:szCs w:val="21"/>
              </w:rPr>
            </w:pPr>
            <w:r w:rsidRPr="00B358ED">
              <w:rPr>
                <w:rFonts w:asciiTheme="minorHAnsi" w:eastAsia="Roboto" w:hAnsiTheme="minorHAnsi" w:cstheme="minorHAnsi"/>
                <w:bCs w:val="0"/>
                <w:szCs w:val="21"/>
              </w:rPr>
              <w:t xml:space="preserve">Die </w:t>
            </w:r>
            <w:proofErr w:type="spellStart"/>
            <w:r w:rsidRPr="00B358ED">
              <w:rPr>
                <w:rFonts w:asciiTheme="minorHAnsi" w:eastAsia="Roboto" w:hAnsiTheme="minorHAnsi" w:cstheme="minorHAnsi"/>
                <w:bCs w:val="0"/>
                <w:szCs w:val="21"/>
              </w:rPr>
              <w:t>SuS</w:t>
            </w:r>
            <w:proofErr w:type="spellEnd"/>
          </w:p>
          <w:p w14:paraId="47243746" w14:textId="584B215C" w:rsidR="00C532C5" w:rsidRPr="00B358ED" w:rsidRDefault="00C532C5" w:rsidP="00C532C5">
            <w:pPr>
              <w:numPr>
                <w:ilvl w:val="0"/>
                <w:numId w:val="33"/>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bCs w:val="0"/>
                <w:szCs w:val="21"/>
              </w:rPr>
            </w:pPr>
            <w:r w:rsidRPr="00B358ED">
              <w:rPr>
                <w:rFonts w:asciiTheme="minorHAnsi" w:eastAsia="Roboto" w:hAnsiTheme="minorHAnsi" w:cstheme="minorHAnsi"/>
                <w:bCs w:val="0"/>
                <w:szCs w:val="21"/>
              </w:rPr>
              <w:t xml:space="preserve">entdecken die zugrundeliegende Idee verstärkenden Lernens mithilfe des Spiels </w:t>
            </w:r>
            <w:r w:rsidR="00B115A1" w:rsidRPr="00B358ED">
              <w:rPr>
                <w:rFonts w:asciiTheme="minorHAnsi" w:eastAsia="Roboto" w:hAnsiTheme="minorHAnsi" w:cstheme="minorHAnsi"/>
                <w:bCs w:val="0"/>
                <w:szCs w:val="21"/>
              </w:rPr>
              <w:t>„</w:t>
            </w:r>
            <w:r w:rsidRPr="00B358ED">
              <w:rPr>
                <w:rFonts w:asciiTheme="minorHAnsi" w:eastAsia="Roboto" w:hAnsiTheme="minorHAnsi" w:cstheme="minorHAnsi"/>
                <w:bCs w:val="0"/>
                <w:szCs w:val="21"/>
              </w:rPr>
              <w:t>Goldrausch</w:t>
            </w:r>
            <w:r w:rsidR="00B115A1" w:rsidRPr="00B358ED">
              <w:rPr>
                <w:rFonts w:asciiTheme="minorHAnsi" w:eastAsia="Roboto" w:hAnsiTheme="minorHAnsi" w:cstheme="minorHAnsi"/>
                <w:bCs w:val="0"/>
                <w:szCs w:val="21"/>
              </w:rPr>
              <w:t>“</w:t>
            </w:r>
          </w:p>
          <w:p w14:paraId="53695664" w14:textId="79A6D81B" w:rsidR="00C532C5" w:rsidRPr="00B358ED" w:rsidRDefault="00C532C5" w:rsidP="00C532C5">
            <w:pPr>
              <w:numPr>
                <w:ilvl w:val="0"/>
                <w:numId w:val="33"/>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bCs w:val="0"/>
                <w:szCs w:val="21"/>
              </w:rPr>
            </w:pPr>
            <w:r w:rsidRPr="00B358ED">
              <w:rPr>
                <w:rFonts w:asciiTheme="minorHAnsi" w:eastAsia="Roboto" w:hAnsiTheme="minorHAnsi" w:cstheme="minorHAnsi"/>
                <w:bCs w:val="0"/>
                <w:szCs w:val="21"/>
              </w:rPr>
              <w:t>setzen den VQ-Algorithmus in Snap! um</w:t>
            </w:r>
            <w:r w:rsidRPr="00B358ED">
              <w:rPr>
                <w:rFonts w:asciiTheme="minorHAnsi" w:eastAsia="Roboto" w:hAnsiTheme="minorHAnsi" w:cstheme="minorHAnsi"/>
                <w:bCs w:val="0"/>
                <w:color w:val="000000"/>
                <w:szCs w:val="21"/>
              </w:rPr>
              <w:t xml:space="preserve">  </w:t>
            </w:r>
          </w:p>
        </w:tc>
      </w:tr>
    </w:tbl>
    <w:p w14:paraId="73B3C147" w14:textId="77777777" w:rsidR="00403B0C" w:rsidRPr="00B358ED" w:rsidRDefault="00403B0C">
      <w:pPr>
        <w:rPr>
          <w:rFonts w:asciiTheme="minorHAnsi" w:hAnsiTheme="minorHAnsi" w:cstheme="minorHAnsi"/>
        </w:rPr>
        <w:sectPr w:rsidR="00403B0C" w:rsidRPr="00B358ED">
          <w:headerReference w:type="even" r:id="rId20"/>
          <w:headerReference w:type="default" r:id="rId21"/>
          <w:footerReference w:type="even" r:id="rId22"/>
          <w:footerReference w:type="default" r:id="rId23"/>
          <w:headerReference w:type="first" r:id="rId24"/>
          <w:footerReference w:type="first" r:id="rId25"/>
          <w:pgSz w:w="11906" w:h="16838"/>
          <w:pgMar w:top="1134" w:right="1531" w:bottom="1134" w:left="1531" w:header="284" w:footer="329" w:gutter="0"/>
          <w:cols w:space="708"/>
          <w:titlePg/>
          <w:docGrid w:linePitch="360"/>
        </w:sectPr>
      </w:pPr>
    </w:p>
    <w:p w14:paraId="66E650C9" w14:textId="77777777" w:rsidR="00750405" w:rsidRPr="00B358ED" w:rsidRDefault="00750405" w:rsidP="00857FAB">
      <w:pPr>
        <w:pStyle w:val="berschrift2"/>
        <w:rPr>
          <w:rFonts w:asciiTheme="minorHAnsi" w:hAnsiTheme="minorHAnsi" w:cstheme="minorHAnsi"/>
        </w:rPr>
      </w:pPr>
      <w:bookmarkStart w:id="55" w:name="_Toc94805815"/>
      <w:r w:rsidRPr="00B358ED">
        <w:rPr>
          <w:rFonts w:asciiTheme="minorHAnsi" w:hAnsiTheme="minorHAnsi" w:cstheme="minorHAnsi"/>
        </w:rPr>
        <w:lastRenderedPageBreak/>
        <w:t>Stundenverlaufsskizzen</w:t>
      </w:r>
      <w:bookmarkEnd w:id="55"/>
    </w:p>
    <w:p w14:paraId="2CB61034" w14:textId="77777777" w:rsidR="00750405" w:rsidRPr="00B358ED" w:rsidRDefault="00750405" w:rsidP="004C5161">
      <w:pPr>
        <w:pStyle w:val="berschrift3"/>
        <w:rPr>
          <w:rFonts w:asciiTheme="minorHAnsi" w:hAnsiTheme="minorHAnsi" w:cstheme="minorHAnsi"/>
        </w:rPr>
      </w:pPr>
      <w:bookmarkStart w:id="56" w:name="_Toc94805816"/>
      <w:r w:rsidRPr="00B358ED">
        <w:rPr>
          <w:rFonts w:asciiTheme="minorHAnsi" w:hAnsiTheme="minorHAnsi" w:cstheme="minorHAnsi"/>
        </w:rPr>
        <w:t>Stunde 1 und 2: Verstärkendes Lernen</w:t>
      </w:r>
      <w:bookmarkEnd w:id="56"/>
    </w:p>
    <w:p w14:paraId="5F9864EB" w14:textId="77777777" w:rsidR="00750405" w:rsidRPr="00B358ED" w:rsidRDefault="00750405" w:rsidP="00750405">
      <w:pPr>
        <w:rPr>
          <w:rFonts w:asciiTheme="minorHAnsi" w:hAnsiTheme="minorHAnsi" w:cstheme="minorHAnsi"/>
        </w:rPr>
      </w:pPr>
      <w:r w:rsidRPr="00B358ED">
        <w:rPr>
          <w:rFonts w:asciiTheme="minorHAnsi" w:hAnsiTheme="minorHAnsi" w:cstheme="minorHAnsi"/>
          <w:i/>
        </w:rPr>
        <w:t xml:space="preserve">In der ersten Einheit implementieren die Schülerinnen und Schüler selbst einen lernenden Agenten für zwei Spiele in </w:t>
      </w:r>
      <w:proofErr w:type="gramStart"/>
      <w:r w:rsidRPr="00B358ED">
        <w:rPr>
          <w:rFonts w:asciiTheme="minorHAnsi" w:hAnsiTheme="minorHAnsi" w:cstheme="minorHAnsi"/>
          <w:i/>
        </w:rPr>
        <w:t>Snap!.</w:t>
      </w:r>
      <w:proofErr w:type="gramEnd"/>
    </w:p>
    <w:tbl>
      <w:tblPr>
        <w:tblStyle w:val="StGen4"/>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750405" w:rsidRPr="00B358ED" w14:paraId="3D4D9DB6" w14:textId="77777777" w:rsidTr="003C4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46476E4"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Zeit</w:t>
            </w:r>
          </w:p>
        </w:tc>
        <w:tc>
          <w:tcPr>
            <w:tcW w:w="1701" w:type="dxa"/>
          </w:tcPr>
          <w:p w14:paraId="4D31FBC5"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Phase</w:t>
            </w:r>
          </w:p>
        </w:tc>
        <w:tc>
          <w:tcPr>
            <w:tcW w:w="2268" w:type="dxa"/>
          </w:tcPr>
          <w:p w14:paraId="1194809F"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Sozialform/</w:t>
            </w:r>
          </w:p>
          <w:p w14:paraId="09171541"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Lehrerimpuls</w:t>
            </w:r>
          </w:p>
        </w:tc>
        <w:tc>
          <w:tcPr>
            <w:tcW w:w="7227" w:type="dxa"/>
          </w:tcPr>
          <w:p w14:paraId="559708A6"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Inhalt/Unterrichtsgeschehen</w:t>
            </w:r>
          </w:p>
        </w:tc>
        <w:tc>
          <w:tcPr>
            <w:tcW w:w="2268" w:type="dxa"/>
          </w:tcPr>
          <w:p w14:paraId="1E339E53"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Material</w:t>
            </w:r>
          </w:p>
        </w:tc>
      </w:tr>
      <w:tr w:rsidR="00750405" w:rsidRPr="00B358ED" w14:paraId="1DB49048" w14:textId="77777777" w:rsidTr="003C47FE">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134" w:type="dxa"/>
          </w:tcPr>
          <w:p w14:paraId="65A81480"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30</w:t>
            </w:r>
          </w:p>
        </w:tc>
        <w:tc>
          <w:tcPr>
            <w:tcW w:w="1701" w:type="dxa"/>
          </w:tcPr>
          <w:p w14:paraId="7C2753FA"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(optional)</w:t>
            </w:r>
          </w:p>
        </w:tc>
        <w:tc>
          <w:tcPr>
            <w:tcW w:w="2268" w:type="dxa"/>
          </w:tcPr>
          <w:p w14:paraId="0BCDAA17"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7227" w:type="dxa"/>
          </w:tcPr>
          <w:p w14:paraId="6C02E907" w14:textId="554BAE1F"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eastAsia="helvetica neue" w:hAnsiTheme="minorHAnsi" w:cstheme="minorHAnsi"/>
                <w:color w:val="000000"/>
              </w:rPr>
            </w:pPr>
            <w:r w:rsidRPr="00B358ED">
              <w:rPr>
                <w:rFonts w:asciiTheme="minorHAnsi" w:hAnsiTheme="minorHAnsi" w:cstheme="minorHAnsi"/>
              </w:rPr>
              <w:t>Durchführung der Unplugged-Aktivität zu verstärkendem Lernen, siehe Modul KI-B3</w:t>
            </w:r>
            <w:r w:rsidR="00B115A1" w:rsidRPr="00B358ED">
              <w:rPr>
                <w:rFonts w:asciiTheme="minorHAnsi" w:hAnsiTheme="minorHAnsi" w:cstheme="minorHAnsi"/>
              </w:rPr>
              <w:t>.</w:t>
            </w:r>
          </w:p>
        </w:tc>
        <w:tc>
          <w:tcPr>
            <w:tcW w:w="2268" w:type="dxa"/>
          </w:tcPr>
          <w:p w14:paraId="46B2A5FB"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KI-B3.2.1, KI-B3.2.3</w:t>
            </w:r>
          </w:p>
          <w:p w14:paraId="4E967283"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14:paraId="7CB3EDBE"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Spielsteine </w:t>
            </w:r>
          </w:p>
        </w:tc>
      </w:tr>
      <w:tr w:rsidR="00750405" w:rsidRPr="00B358ED" w14:paraId="4368FB03" w14:textId="77777777" w:rsidTr="003C47FE">
        <w:tc>
          <w:tcPr>
            <w:cnfStyle w:val="001000000000" w:firstRow="0" w:lastRow="0" w:firstColumn="1" w:lastColumn="0" w:oddVBand="0" w:evenVBand="0" w:oddHBand="0" w:evenHBand="0" w:firstRowFirstColumn="0" w:firstRowLastColumn="0" w:lastRowFirstColumn="0" w:lastRowLastColumn="0"/>
            <w:tcW w:w="1134" w:type="dxa"/>
          </w:tcPr>
          <w:p w14:paraId="330FD02E"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15</w:t>
            </w:r>
          </w:p>
        </w:tc>
        <w:tc>
          <w:tcPr>
            <w:tcW w:w="1701" w:type="dxa"/>
          </w:tcPr>
          <w:p w14:paraId="00B24D21"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(optional)</w:t>
            </w:r>
          </w:p>
        </w:tc>
        <w:tc>
          <w:tcPr>
            <w:tcW w:w="2268" w:type="dxa"/>
          </w:tcPr>
          <w:p w14:paraId="5345AB5A"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Plenum</w:t>
            </w:r>
          </w:p>
        </w:tc>
        <w:tc>
          <w:tcPr>
            <w:tcW w:w="7227" w:type="dxa"/>
          </w:tcPr>
          <w:p w14:paraId="32CB76A9" w14:textId="5363C416"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Sicherung der zugrunde liegenden Idee, siehe Modul KI-B3</w:t>
            </w:r>
            <w:r w:rsidR="00B115A1" w:rsidRPr="00B358ED">
              <w:rPr>
                <w:rFonts w:asciiTheme="minorHAnsi" w:hAnsiTheme="minorHAnsi" w:cstheme="minorHAnsi"/>
              </w:rPr>
              <w:t>.</w:t>
            </w:r>
          </w:p>
        </w:tc>
        <w:tc>
          <w:tcPr>
            <w:tcW w:w="2268" w:type="dxa"/>
          </w:tcPr>
          <w:p w14:paraId="429403F7"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50405" w:rsidRPr="00B358ED" w14:paraId="489C17C9"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D728B97"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30</w:t>
            </w:r>
          </w:p>
        </w:tc>
        <w:tc>
          <w:tcPr>
            <w:tcW w:w="1701" w:type="dxa"/>
          </w:tcPr>
          <w:p w14:paraId="1E61F01B"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Erarbeitung I</w:t>
            </w:r>
          </w:p>
        </w:tc>
        <w:tc>
          <w:tcPr>
            <w:tcW w:w="2268" w:type="dxa"/>
          </w:tcPr>
          <w:p w14:paraId="2E4503E4"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Partnerarbeit</w:t>
            </w:r>
          </w:p>
        </w:tc>
        <w:tc>
          <w:tcPr>
            <w:tcW w:w="7227" w:type="dxa"/>
          </w:tcPr>
          <w:p w14:paraId="28B311A1"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Zunächst zeigen Sie als Lehrkraft kurz das Bananenjagd-Projekt und wie der Affe lernt, über die Fässer zu springen. Anhand des Arbeitsblattes setzen die Schülerinnen und Schüler das Projekt nun selbst um. </w:t>
            </w:r>
          </w:p>
        </w:tc>
        <w:tc>
          <w:tcPr>
            <w:tcW w:w="2268" w:type="dxa"/>
          </w:tcPr>
          <w:p w14:paraId="78B8121F"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KI-A1.1.1</w:t>
            </w:r>
          </w:p>
        </w:tc>
      </w:tr>
      <w:tr w:rsidR="00750405" w:rsidRPr="00B358ED" w14:paraId="01406CF8" w14:textId="77777777" w:rsidTr="003C47FE">
        <w:tc>
          <w:tcPr>
            <w:cnfStyle w:val="001000000000" w:firstRow="0" w:lastRow="0" w:firstColumn="1" w:lastColumn="0" w:oddVBand="0" w:evenVBand="0" w:oddHBand="0" w:evenHBand="0" w:firstRowFirstColumn="0" w:firstRowLastColumn="0" w:lastRowFirstColumn="0" w:lastRowLastColumn="0"/>
            <w:tcW w:w="1134" w:type="dxa"/>
          </w:tcPr>
          <w:p w14:paraId="274962D9"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10</w:t>
            </w:r>
          </w:p>
        </w:tc>
        <w:tc>
          <w:tcPr>
            <w:tcW w:w="1701" w:type="dxa"/>
          </w:tcPr>
          <w:p w14:paraId="4561D6BB"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Sicherung</w:t>
            </w:r>
          </w:p>
        </w:tc>
        <w:tc>
          <w:tcPr>
            <w:tcW w:w="2268" w:type="dxa"/>
          </w:tcPr>
          <w:p w14:paraId="55778ABD"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Plenum</w:t>
            </w:r>
          </w:p>
        </w:tc>
        <w:tc>
          <w:tcPr>
            <w:tcW w:w="7227" w:type="dxa"/>
          </w:tcPr>
          <w:p w14:paraId="66126773"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Lassen sie die Schülerinnen und Schüler das Bananenjagd-Projekt mit den Mini-Schachspiel vergleichen.  </w:t>
            </w:r>
          </w:p>
        </w:tc>
        <w:tc>
          <w:tcPr>
            <w:tcW w:w="2268" w:type="dxa"/>
          </w:tcPr>
          <w:p w14:paraId="6B178B1B"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50405" w:rsidRPr="00B358ED" w14:paraId="7620B361"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FA117C6"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40</w:t>
            </w:r>
          </w:p>
        </w:tc>
        <w:tc>
          <w:tcPr>
            <w:tcW w:w="1701" w:type="dxa"/>
          </w:tcPr>
          <w:p w14:paraId="0219CAD2"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Erarbeitung II</w:t>
            </w:r>
          </w:p>
        </w:tc>
        <w:tc>
          <w:tcPr>
            <w:tcW w:w="2268" w:type="dxa"/>
          </w:tcPr>
          <w:p w14:paraId="328688A2"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Plenum</w:t>
            </w:r>
          </w:p>
        </w:tc>
        <w:tc>
          <w:tcPr>
            <w:tcW w:w="7227" w:type="dxa"/>
          </w:tcPr>
          <w:p w14:paraId="6E3482BC"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Die Schülerinnen und Schüler übertragen das Prinzip auf das bereitgestellte Pong-Projekt. Auf dem Arbeitsblatt finden sich weitere Experimentier- und Beobachtungsaufträge. Legen sie die Hilfekarten im Klassenzimmer aus. </w:t>
            </w:r>
          </w:p>
        </w:tc>
        <w:tc>
          <w:tcPr>
            <w:tcW w:w="2268" w:type="dxa"/>
          </w:tcPr>
          <w:p w14:paraId="6F885141"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KI-A1.1.1,</w:t>
            </w:r>
          </w:p>
          <w:p w14:paraId="5BA222DF"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KI-A1.1.2 Hilfekarten</w:t>
            </w:r>
          </w:p>
        </w:tc>
      </w:tr>
      <w:tr w:rsidR="00750405" w:rsidRPr="00B358ED" w14:paraId="50023C3D" w14:textId="77777777" w:rsidTr="003C47FE">
        <w:tc>
          <w:tcPr>
            <w:cnfStyle w:val="001000000000" w:firstRow="0" w:lastRow="0" w:firstColumn="1" w:lastColumn="0" w:oddVBand="0" w:evenVBand="0" w:oddHBand="0" w:evenHBand="0" w:firstRowFirstColumn="0" w:firstRowLastColumn="0" w:lastRowFirstColumn="0" w:lastRowLastColumn="0"/>
            <w:tcW w:w="1134" w:type="dxa"/>
          </w:tcPr>
          <w:p w14:paraId="5F8E7F6E"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5</w:t>
            </w:r>
          </w:p>
        </w:tc>
        <w:tc>
          <w:tcPr>
            <w:tcW w:w="1701" w:type="dxa"/>
          </w:tcPr>
          <w:p w14:paraId="78BB8E14"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Sicherung und Showcase</w:t>
            </w:r>
          </w:p>
        </w:tc>
        <w:tc>
          <w:tcPr>
            <w:tcW w:w="2268" w:type="dxa"/>
          </w:tcPr>
          <w:p w14:paraId="4E467D6A"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Plenum</w:t>
            </w:r>
          </w:p>
        </w:tc>
        <w:tc>
          <w:tcPr>
            <w:tcW w:w="7227" w:type="dxa"/>
          </w:tcPr>
          <w:p w14:paraId="014637EF"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Einzelne Gruppen der Schülerinnen und Schüler demonstrieren ihre Ansätze der Belohnung und Bestrafung.</w:t>
            </w:r>
          </w:p>
          <w:p w14:paraId="7DDC78ED"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268" w:type="dxa"/>
          </w:tcPr>
          <w:p w14:paraId="0E1829A4"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50405" w:rsidRPr="00B358ED" w14:paraId="7AF88A22"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0CDCAD4"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5</w:t>
            </w:r>
          </w:p>
        </w:tc>
        <w:tc>
          <w:tcPr>
            <w:tcW w:w="1701" w:type="dxa"/>
          </w:tcPr>
          <w:p w14:paraId="71EAD23F"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Ausblick</w:t>
            </w:r>
          </w:p>
        </w:tc>
        <w:tc>
          <w:tcPr>
            <w:tcW w:w="2268" w:type="dxa"/>
          </w:tcPr>
          <w:p w14:paraId="5890B3AC"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Plenum</w:t>
            </w:r>
          </w:p>
        </w:tc>
        <w:tc>
          <w:tcPr>
            <w:tcW w:w="7227" w:type="dxa"/>
          </w:tcPr>
          <w:p w14:paraId="4249AB5F"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Zum Abschluss wird anhand der exemplarisch bereitgestellten Videos der Einsatz von Verstärkendem Lernen/Q-Learning in der Praxis betrachtet.</w:t>
            </w:r>
          </w:p>
        </w:tc>
        <w:tc>
          <w:tcPr>
            <w:tcW w:w="2268" w:type="dxa"/>
          </w:tcPr>
          <w:p w14:paraId="1F4025D8" w14:textId="15AEB4ED"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red"/>
              </w:rPr>
            </w:pPr>
            <w:r w:rsidRPr="0037632C">
              <w:rPr>
                <w:rFonts w:asciiTheme="minorHAnsi" w:hAnsiTheme="minorHAnsi" w:cstheme="minorHAnsi"/>
              </w:rPr>
              <w:t>Linkliste</w:t>
            </w:r>
            <w:r w:rsidR="000D41FE" w:rsidRPr="0037632C">
              <w:rPr>
                <w:rFonts w:asciiTheme="minorHAnsi" w:hAnsiTheme="minorHAnsi" w:cstheme="minorHAnsi"/>
              </w:rPr>
              <w:t xml:space="preserve"> siehe</w:t>
            </w:r>
            <w:r w:rsidR="0037632C">
              <w:rPr>
                <w:rFonts w:asciiTheme="minorHAnsi" w:hAnsiTheme="minorHAnsi" w:cstheme="minorHAnsi"/>
              </w:rPr>
              <w:t xml:space="preserve"> S. 7</w:t>
            </w:r>
          </w:p>
        </w:tc>
      </w:tr>
    </w:tbl>
    <w:p w14:paraId="2BD8432C" w14:textId="77777777" w:rsidR="00750405" w:rsidRPr="00B358ED" w:rsidRDefault="00750405" w:rsidP="004C5161">
      <w:pPr>
        <w:pStyle w:val="berschrift3"/>
        <w:rPr>
          <w:rFonts w:asciiTheme="minorHAnsi" w:hAnsiTheme="minorHAnsi" w:cstheme="minorHAnsi"/>
        </w:rPr>
        <w:sectPr w:rsidR="00750405" w:rsidRPr="00B358ED" w:rsidSect="00B23973">
          <w:footerReference w:type="default" r:id="rId26"/>
          <w:pgSz w:w="16838" w:h="11906" w:orient="landscape"/>
          <w:pgMar w:top="1440" w:right="1440" w:bottom="1440" w:left="1440" w:header="709" w:footer="505" w:gutter="0"/>
          <w:cols w:space="720"/>
          <w:docGrid w:linePitch="360"/>
        </w:sectPr>
      </w:pPr>
      <w:bookmarkStart w:id="57" w:name="_heading=h.lnxbz9"/>
      <w:bookmarkEnd w:id="57"/>
    </w:p>
    <w:p w14:paraId="27FC05E2" w14:textId="77777777" w:rsidR="00750405" w:rsidRPr="00B358ED" w:rsidRDefault="00750405" w:rsidP="00750405">
      <w:pPr>
        <w:spacing w:after="0" w:line="276" w:lineRule="auto"/>
        <w:rPr>
          <w:rFonts w:asciiTheme="minorHAnsi" w:hAnsiTheme="minorHAnsi" w:cstheme="minorHAnsi"/>
          <w:b/>
        </w:rPr>
      </w:pPr>
      <w:r w:rsidRPr="00B358ED">
        <w:rPr>
          <w:rFonts w:asciiTheme="minorHAnsi" w:hAnsiTheme="minorHAnsi" w:cstheme="minorHAnsi"/>
          <w:b/>
        </w:rPr>
        <w:lastRenderedPageBreak/>
        <w:t>Erarbeitung I: Bananenjagd</w:t>
      </w:r>
    </w:p>
    <w:p w14:paraId="0A7A69ED" w14:textId="2E7197A6" w:rsidR="00750405" w:rsidRPr="00B358ED" w:rsidRDefault="00750405" w:rsidP="00A0287E">
      <w:pPr>
        <w:spacing w:after="240" w:line="276" w:lineRule="auto"/>
        <w:jc w:val="both"/>
        <w:rPr>
          <w:rFonts w:asciiTheme="minorHAnsi" w:hAnsiTheme="minorHAnsi" w:cstheme="minorHAnsi"/>
        </w:rPr>
        <w:pPrChange w:id="58" w:author="Imke Endjer" w:date="2023-02-23T09:11:00Z">
          <w:pPr>
            <w:spacing w:after="240" w:line="276" w:lineRule="auto"/>
          </w:pPr>
        </w:pPrChange>
      </w:pPr>
      <w:r w:rsidRPr="00B358ED">
        <w:rPr>
          <w:rFonts w:asciiTheme="minorHAnsi" w:hAnsiTheme="minorHAnsi" w:cstheme="minorHAnsi"/>
        </w:rPr>
        <w:t>Aufbauend auf d</w:t>
      </w:r>
      <w:r w:rsidR="00B6499A" w:rsidRPr="00B358ED">
        <w:rPr>
          <w:rFonts w:asciiTheme="minorHAnsi" w:hAnsiTheme="minorHAnsi" w:cstheme="minorHAnsi"/>
        </w:rPr>
        <w:t>er</w:t>
      </w:r>
      <w:r w:rsidRPr="00B358ED">
        <w:rPr>
          <w:rFonts w:asciiTheme="minorHAnsi" w:hAnsiTheme="minorHAnsi" w:cstheme="minorHAnsi"/>
        </w:rPr>
        <w:t xml:space="preserve"> Unplugged-Aktivität aus Modul KI-B3 wird das dort erarbeitete Prinzip verstärkenden Lernens auf einen “Affen”-Agenten übertragen, um ihn so bei der Bananenjagd zu unterstützen! Ziel des Äffchens ist es, über das Fass zu springen. Die Schülerinnen und Schüler arbeiten mithilfe des Arbeitsblattes KI-A1.1.1 und erhalten eine Vorlage für das Spiel “Bananenjagd”. Dort sind alle Blöcke, die für den selbstlernenden Agenten von Relevanz sind, enthalten – allerdings nicht in der richtigen Reihenfolge. Die Aufgabe der Schülerinnen und Schüler ist es, diese in die richtige Reihenfolge zu bringen. </w:t>
      </w:r>
    </w:p>
    <w:p w14:paraId="153E4CC4" w14:textId="77777777" w:rsidR="00750405" w:rsidRPr="00B358ED" w:rsidRDefault="00750405" w:rsidP="00750405">
      <w:pPr>
        <w:spacing w:after="240" w:line="276" w:lineRule="auto"/>
        <w:jc w:val="center"/>
        <w:rPr>
          <w:rFonts w:asciiTheme="minorHAnsi" w:hAnsiTheme="minorHAnsi" w:cstheme="minorHAnsi"/>
        </w:rPr>
      </w:pPr>
    </w:p>
    <w:p w14:paraId="1213C05D" w14:textId="77777777" w:rsidR="00750405" w:rsidRPr="00B358ED" w:rsidRDefault="00750405" w:rsidP="00750405">
      <w:pPr>
        <w:spacing w:after="240" w:line="276" w:lineRule="auto"/>
        <w:rPr>
          <w:rFonts w:asciiTheme="minorHAnsi" w:hAnsiTheme="minorHAnsi" w:cstheme="minorHAnsi"/>
        </w:rPr>
      </w:pPr>
      <w:r w:rsidRPr="00B358ED">
        <w:rPr>
          <w:rFonts w:asciiTheme="minorHAnsi" w:hAnsiTheme="minorHAnsi" w:cstheme="minorHAnsi"/>
          <w:noProof/>
        </w:rPr>
        <w:drawing>
          <wp:inline distT="0" distB="0" distL="0" distR="0" wp14:anchorId="27CE1D1F" wp14:editId="294007BA">
            <wp:extent cx="2731717" cy="2043113"/>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pic:blipFill>
                  <pic:spPr bwMode="auto">
                    <a:xfrm>
                      <a:off x="0" y="0"/>
                      <a:ext cx="2731717" cy="2043113"/>
                    </a:xfrm>
                    <a:prstGeom prst="rect">
                      <a:avLst/>
                    </a:prstGeom>
                    <a:ln/>
                  </pic:spPr>
                </pic:pic>
              </a:graphicData>
            </a:graphic>
          </wp:inline>
        </w:drawing>
      </w:r>
      <w:r w:rsidRPr="00B358ED">
        <w:rPr>
          <w:rFonts w:asciiTheme="minorHAnsi" w:hAnsiTheme="minorHAnsi" w:cstheme="minorHAnsi"/>
        </w:rPr>
        <w:t xml:space="preserve"> </w:t>
      </w:r>
      <w:r w:rsidRPr="00B358ED">
        <w:rPr>
          <w:rFonts w:asciiTheme="minorHAnsi" w:hAnsiTheme="minorHAnsi" w:cstheme="minorHAnsi"/>
          <w:noProof/>
        </w:rPr>
        <w:drawing>
          <wp:inline distT="0" distB="0" distL="0" distR="0" wp14:anchorId="18753FC4" wp14:editId="651C09D5">
            <wp:extent cx="2733675" cy="2044313"/>
            <wp:effectExtent l="0" t="0" r="0" b="0"/>
            <wp:docPr id="40" name="image9.png" descr="Ein Bild, das Text, Screenshot, drinne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40" name="image9.png" descr="Ein Bild, das Text, Screenshot, drinnen enthält.&#10;&#10;Automatisch generierte Beschreibung"/>
                    <pic:cNvPicPr/>
                  </pic:nvPicPr>
                  <pic:blipFill>
                    <a:blip r:embed="rId27"/>
                    <a:srcRect r="18051"/>
                    <a:stretch/>
                  </pic:blipFill>
                  <pic:spPr bwMode="auto">
                    <a:xfrm>
                      <a:off x="0" y="0"/>
                      <a:ext cx="2733675" cy="2044313"/>
                    </a:xfrm>
                    <a:prstGeom prst="rect">
                      <a:avLst/>
                    </a:prstGeom>
                    <a:ln/>
                  </pic:spPr>
                </pic:pic>
              </a:graphicData>
            </a:graphic>
          </wp:inline>
        </w:drawing>
      </w:r>
    </w:p>
    <w:p w14:paraId="1AC77C5D" w14:textId="77777777" w:rsidR="00750405" w:rsidRPr="00B358ED" w:rsidRDefault="00750405" w:rsidP="00A0287E">
      <w:pPr>
        <w:spacing w:after="240" w:line="276" w:lineRule="auto"/>
        <w:jc w:val="both"/>
        <w:rPr>
          <w:rFonts w:asciiTheme="minorHAnsi" w:hAnsiTheme="minorHAnsi" w:cstheme="minorHAnsi"/>
        </w:rPr>
        <w:pPrChange w:id="59" w:author="Imke Endjer" w:date="2023-02-23T09:11:00Z">
          <w:pPr>
            <w:spacing w:after="240" w:line="276" w:lineRule="auto"/>
          </w:pPr>
        </w:pPrChange>
      </w:pPr>
      <w:r w:rsidRPr="00B358ED">
        <w:rPr>
          <w:rFonts w:asciiTheme="minorHAnsi" w:hAnsiTheme="minorHAnsi" w:cstheme="minorHAnsi"/>
        </w:rPr>
        <w:t>Dabei müssen die Schritte des verstärkenden Lernens (die mit Hilfe des Mini-Schachs bereits erarbeitet wurden) den Code-Schnipseln zugeordnet werden: Zunächst wird der aktuelle Zustand bestimmt, dann die beste Aktion bestimmt und ausgeführt. Anschließend wird die Belohnung bzw. Bestrafung berechnet sowie das Modell aktualisiert und damit die Strategie angepasst:</w:t>
      </w:r>
      <w:r w:rsidRPr="00B358ED">
        <w:rPr>
          <w:rFonts w:asciiTheme="minorHAnsi" w:hAnsiTheme="minorHAnsi" w:cstheme="minorHAnsi"/>
          <w:noProof/>
        </w:rPr>
        <w:drawing>
          <wp:inline distT="0" distB="0" distL="0" distR="0" wp14:anchorId="7FB22317" wp14:editId="6FF92D14">
            <wp:extent cx="5731200" cy="2794000"/>
            <wp:effectExtent l="0" t="0" r="0" b="0"/>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8"/>
                    <a:srcRect t="11727" b="1834"/>
                    <a:stretch/>
                  </pic:blipFill>
                  <pic:spPr bwMode="auto">
                    <a:xfrm>
                      <a:off x="0" y="0"/>
                      <a:ext cx="5731200" cy="2794000"/>
                    </a:xfrm>
                    <a:prstGeom prst="rect">
                      <a:avLst/>
                    </a:prstGeom>
                    <a:ln/>
                  </pic:spPr>
                </pic:pic>
              </a:graphicData>
            </a:graphic>
          </wp:inline>
        </w:drawing>
      </w:r>
    </w:p>
    <w:p w14:paraId="71FAC7AF" w14:textId="77777777" w:rsidR="00750405" w:rsidRPr="00B358ED" w:rsidRDefault="00750405" w:rsidP="00750405">
      <w:pPr>
        <w:spacing w:after="240" w:line="276" w:lineRule="auto"/>
        <w:rPr>
          <w:rFonts w:asciiTheme="minorHAnsi" w:hAnsiTheme="minorHAnsi" w:cstheme="minorHAnsi"/>
        </w:rPr>
      </w:pPr>
      <w:r w:rsidRPr="00B358ED">
        <w:rPr>
          <w:rFonts w:asciiTheme="minorHAnsi" w:hAnsiTheme="minorHAnsi" w:cstheme="minorHAnsi"/>
          <w:i/>
        </w:rPr>
        <w:t>Optional kann die Snap-Vorlage um ein Skript erweitert werden, das auf Tastendruck ein Fass erzeugt. Damit wird das Spiel für die Schülerinnen und Schülern interaktiver.</w:t>
      </w:r>
      <w:r w:rsidRPr="00B358ED">
        <w:rPr>
          <w:rFonts w:asciiTheme="minorHAnsi" w:hAnsiTheme="minorHAnsi" w:cstheme="minorHAnsi"/>
          <w:i/>
          <w:vertAlign w:val="superscript"/>
        </w:rPr>
        <w:footnoteReference w:id="5"/>
      </w:r>
    </w:p>
    <w:p w14:paraId="3CCB84DA" w14:textId="77777777" w:rsidR="00750405" w:rsidRPr="00B358ED" w:rsidRDefault="00750405" w:rsidP="00A0287E">
      <w:pPr>
        <w:spacing w:after="240" w:line="276" w:lineRule="auto"/>
        <w:jc w:val="both"/>
        <w:rPr>
          <w:rFonts w:asciiTheme="minorHAnsi" w:hAnsiTheme="minorHAnsi" w:cstheme="minorHAnsi"/>
        </w:rPr>
        <w:pPrChange w:id="60" w:author="Imke Endjer" w:date="2023-02-23T09:11:00Z">
          <w:pPr>
            <w:spacing w:after="240" w:line="276" w:lineRule="auto"/>
          </w:pPr>
        </w:pPrChange>
      </w:pPr>
      <w:r w:rsidRPr="00B358ED">
        <w:rPr>
          <w:rFonts w:asciiTheme="minorHAnsi" w:hAnsiTheme="minorHAnsi" w:cstheme="minorHAnsi"/>
        </w:rPr>
        <w:lastRenderedPageBreak/>
        <w:t>Anschließend erhalten die Schülerinnen und Schüler auf dem Arbeitsblatt Beobachtungsaufträge: Sie sollen zunächst festhalten, wie sie das Lernen beschreiben würden. Dabei stellen Sie fest, dass das Verhalten zunächst zufällig erscheint, der Agent aber zunehmend lernt, länger auf dem Boden zu bleiben. Allerdings rennt das Äffchen trotzdem hin und wieder ins Fass hinein und auch der Doppelsprung ist noch ein Problem.</w:t>
      </w:r>
    </w:p>
    <w:p w14:paraId="66B477D5" w14:textId="77777777" w:rsidR="00750405" w:rsidRPr="00B358ED" w:rsidRDefault="00750405" w:rsidP="00A0287E">
      <w:pPr>
        <w:spacing w:before="240" w:after="240" w:line="276" w:lineRule="auto"/>
        <w:jc w:val="both"/>
        <w:rPr>
          <w:rFonts w:asciiTheme="minorHAnsi" w:hAnsiTheme="minorHAnsi" w:cstheme="minorHAnsi"/>
        </w:rPr>
      </w:pPr>
      <w:r w:rsidRPr="00B358ED">
        <w:rPr>
          <w:rFonts w:asciiTheme="minorHAnsi" w:hAnsiTheme="minorHAnsi" w:cstheme="minorHAnsi"/>
        </w:rPr>
        <w:t xml:space="preserve">Weiterhin erhalten die Schülerinnen und Schüler den Auftrag die Tabelle anzusehen, die das Modell darstellt. Diese kann durch Ausführen des Blocks </w:t>
      </w:r>
      <w:r w:rsidRPr="00B358ED">
        <w:rPr>
          <w:rFonts w:asciiTheme="minorHAnsi" w:hAnsiTheme="minorHAnsi" w:cstheme="minorHAnsi"/>
          <w:noProof/>
        </w:rPr>
        <w:drawing>
          <wp:inline distT="0" distB="0" distL="0" distR="0" wp14:anchorId="45433EB1" wp14:editId="3FC8F1D4">
            <wp:extent cx="1285875" cy="190500"/>
            <wp:effectExtent l="0" t="0" r="0" b="0"/>
            <wp:docPr id="14" name="image1.png" descr="Ein Bild, das Tisch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4" name="image1.png" descr="Ein Bild, das Tisch enthält.&#10;&#10;Automatisch generierte Beschreibung"/>
                    <pic:cNvPicPr/>
                  </pic:nvPicPr>
                  <pic:blipFill>
                    <a:blip r:embed="rId29"/>
                    <a:srcRect t="97001" r="63013"/>
                    <a:stretch/>
                  </pic:blipFill>
                  <pic:spPr bwMode="auto">
                    <a:xfrm>
                      <a:off x="0" y="0"/>
                      <a:ext cx="1285875" cy="190500"/>
                    </a:xfrm>
                    <a:prstGeom prst="rect">
                      <a:avLst/>
                    </a:prstGeom>
                    <a:ln/>
                  </pic:spPr>
                </pic:pic>
              </a:graphicData>
            </a:graphic>
          </wp:inline>
        </w:drawing>
      </w:r>
      <w:r w:rsidRPr="00B358ED">
        <w:rPr>
          <w:rFonts w:asciiTheme="minorHAnsi" w:hAnsiTheme="minorHAnsi" w:cstheme="minorHAnsi"/>
        </w:rPr>
        <w:t xml:space="preserve"> eingesehen werden. Mit Hilfe des Schritt-für-Schritt Debuggers</w:t>
      </w:r>
      <w:r w:rsidRPr="00B358ED">
        <w:rPr>
          <w:rFonts w:asciiTheme="minorHAnsi" w:hAnsiTheme="minorHAnsi" w:cstheme="minorHAnsi"/>
          <w:vertAlign w:val="superscript"/>
        </w:rPr>
        <w:footnoteReference w:id="6"/>
      </w:r>
      <w:r w:rsidRPr="00B358ED">
        <w:rPr>
          <w:rFonts w:asciiTheme="minorHAnsi" w:hAnsiTheme="minorHAnsi" w:cstheme="minorHAnsi"/>
        </w:rPr>
        <w:t xml:space="preserve"> können die Schülerinnen und Schüler beobachten, wie sich die Werte nach jedem Schritt ändern und auf Basis der Beobachtungen weitere Fragen beantworten.</w:t>
      </w:r>
    </w:p>
    <w:p w14:paraId="34662203" w14:textId="77777777" w:rsidR="00750405" w:rsidRPr="00B358ED" w:rsidRDefault="00750405" w:rsidP="00A0287E">
      <w:pPr>
        <w:spacing w:before="240" w:after="240" w:line="276" w:lineRule="auto"/>
        <w:jc w:val="both"/>
        <w:rPr>
          <w:rFonts w:asciiTheme="minorHAnsi" w:hAnsiTheme="minorHAnsi" w:cstheme="minorHAnsi"/>
        </w:rPr>
      </w:pPr>
      <w:r w:rsidRPr="00B358ED">
        <w:rPr>
          <w:rFonts w:asciiTheme="minorHAnsi" w:hAnsiTheme="minorHAnsi" w:cstheme="minorHAnsi"/>
        </w:rPr>
        <w:t xml:space="preserve">Durch die Beobachtung der Werte, können die Schülerinnen und Schüler das Lernen des Algorithmus „live“ miterleben und erfahren dabei die Grundprinzipien von verstärkendem Lernen. Auch der Computer lernt durch Belohnung und Bestrafung. Im Unterschied zu menschlichem Lernen bedeutet dies aber lediglich die Anpassung der entsprechenden numerischen Bewertung einer bestimmten Aktion. </w:t>
      </w:r>
    </w:p>
    <w:p w14:paraId="4D339BB0" w14:textId="77777777" w:rsidR="00750405" w:rsidRPr="00B358ED" w:rsidRDefault="00750405" w:rsidP="00750405">
      <w:pPr>
        <w:spacing w:before="240" w:after="240" w:line="276" w:lineRule="auto"/>
        <w:jc w:val="both"/>
        <w:rPr>
          <w:rFonts w:asciiTheme="minorHAnsi" w:hAnsiTheme="minorHAnsi" w:cstheme="minorHAnsi"/>
        </w:rPr>
      </w:pPr>
      <w:r w:rsidRPr="00B358ED">
        <w:rPr>
          <w:rFonts w:asciiTheme="minorHAnsi" w:hAnsiTheme="minorHAnsi" w:cstheme="minorHAnsi"/>
          <w:b/>
        </w:rPr>
        <w:t>Sicherung</w:t>
      </w:r>
      <w:r w:rsidRPr="00B358ED">
        <w:rPr>
          <w:rFonts w:asciiTheme="minorHAnsi" w:hAnsiTheme="minorHAnsi" w:cstheme="minorHAnsi"/>
          <w:b/>
        </w:rPr>
        <w:br/>
      </w:r>
      <w:r w:rsidRPr="00B358ED">
        <w:rPr>
          <w:rFonts w:asciiTheme="minorHAnsi" w:hAnsiTheme="minorHAnsi" w:cstheme="minorHAnsi"/>
        </w:rPr>
        <w:t xml:space="preserve">Anschließend sollten im Unterrichtsgespräch die Gemeinsamkeiten des Bananenjagd-Projektes zum Minischach hergestellt werden. Im Minischach ist das Modell die Tabelle der Spielsituationen, bei der die Strategie über Schokolinsen und deren Häufigkeit gespeichert ist. Genauso wird im Bananenjagd-Projekt in der Tabelle für jeden Zustand </w:t>
      </w:r>
      <w:r w:rsidRPr="00B358ED">
        <w:rPr>
          <w:rFonts w:asciiTheme="minorHAnsi" w:hAnsiTheme="minorHAnsi" w:cstheme="minorHAnsi"/>
          <w:noProof/>
        </w:rPr>
        <w:drawing>
          <wp:inline distT="0" distB="0" distL="0" distR="0" wp14:anchorId="1AF23094" wp14:editId="583E5A15">
            <wp:extent cx="1819275" cy="190500"/>
            <wp:effectExtent l="0" t="0" r="0" b="0"/>
            <wp:docPr id="43"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0"/>
                    <a:stretch/>
                  </pic:blipFill>
                  <pic:spPr bwMode="auto">
                    <a:xfrm>
                      <a:off x="0" y="0"/>
                      <a:ext cx="1819275" cy="190500"/>
                    </a:xfrm>
                    <a:prstGeom prst="rect">
                      <a:avLst/>
                    </a:prstGeom>
                    <a:ln/>
                  </pic:spPr>
                </pic:pic>
              </a:graphicData>
            </a:graphic>
          </wp:inline>
        </w:drawing>
      </w:r>
      <w:r w:rsidRPr="00B358ED">
        <w:rPr>
          <w:rFonts w:asciiTheme="minorHAnsi" w:hAnsiTheme="minorHAnsi" w:cstheme="minorHAnsi"/>
        </w:rPr>
        <w:t xml:space="preserve"> (Spalte A) für jede der möglichen Aktionen </w:t>
      </w:r>
    </w:p>
    <w:p w14:paraId="4FE89D88" w14:textId="77777777" w:rsidR="00750405" w:rsidRPr="00B358ED" w:rsidRDefault="00750405" w:rsidP="00750405">
      <w:pPr>
        <w:spacing w:after="0" w:line="276" w:lineRule="auto"/>
        <w:jc w:val="both"/>
        <w:rPr>
          <w:rFonts w:asciiTheme="minorHAnsi" w:hAnsiTheme="minorHAnsi" w:cstheme="minorHAnsi"/>
        </w:rPr>
      </w:pPr>
      <w:r w:rsidRPr="00B358ED">
        <w:rPr>
          <w:rFonts w:asciiTheme="minorHAnsi" w:hAnsiTheme="minorHAnsi" w:cstheme="minorHAnsi"/>
          <w:noProof/>
        </w:rPr>
        <w:drawing>
          <wp:inline distT="0" distB="0" distL="0" distR="0" wp14:anchorId="6B12B9EF" wp14:editId="4873EBA7">
            <wp:extent cx="1518557" cy="1905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1"/>
                    <a:stretch/>
                  </pic:blipFill>
                  <pic:spPr bwMode="auto">
                    <a:xfrm>
                      <a:off x="0" y="0"/>
                      <a:ext cx="1518557" cy="190500"/>
                    </a:xfrm>
                    <a:prstGeom prst="rect">
                      <a:avLst/>
                    </a:prstGeom>
                    <a:ln/>
                  </pic:spPr>
                </pic:pic>
              </a:graphicData>
            </a:graphic>
          </wp:inline>
        </w:drawing>
      </w:r>
      <w:r w:rsidRPr="00B358ED">
        <w:rPr>
          <w:rFonts w:asciiTheme="minorHAnsi" w:hAnsiTheme="minorHAnsi" w:cstheme="minorHAnsi"/>
        </w:rPr>
        <w:t xml:space="preserve"> (Spalte B &amp; Spalte C) die “Qualität” der jeweiligen Aktionen in diesem Zustand mit Hilfe eines numerischen Wertes gespeichert und bei Belohnung bzw. Bestrafung angepasst.</w:t>
      </w:r>
    </w:p>
    <w:p w14:paraId="29F04825" w14:textId="77777777" w:rsidR="00750405" w:rsidRPr="00B358ED" w:rsidRDefault="00750405" w:rsidP="00750405">
      <w:pPr>
        <w:spacing w:after="0" w:line="276" w:lineRule="auto"/>
        <w:jc w:val="both"/>
        <w:rPr>
          <w:rFonts w:asciiTheme="minorHAnsi" w:hAnsiTheme="minorHAnsi" w:cstheme="minorHAnsi"/>
        </w:rPr>
      </w:pPr>
    </w:p>
    <w:p w14:paraId="020C6FD6" w14:textId="77777777" w:rsidR="00750405" w:rsidRPr="00B358ED" w:rsidRDefault="00750405" w:rsidP="00750405">
      <w:pPr>
        <w:spacing w:after="0" w:line="276" w:lineRule="auto"/>
        <w:jc w:val="both"/>
        <w:rPr>
          <w:rFonts w:asciiTheme="minorHAnsi" w:hAnsiTheme="minorHAnsi" w:cstheme="minorHAnsi"/>
          <w:b/>
        </w:rPr>
      </w:pPr>
      <w:r w:rsidRPr="00B358ED">
        <w:rPr>
          <w:rFonts w:asciiTheme="minorHAnsi" w:hAnsiTheme="minorHAnsi" w:cstheme="minorHAnsi"/>
          <w:b/>
        </w:rPr>
        <w:t>Erarbeitung II: Pong</w:t>
      </w:r>
    </w:p>
    <w:p w14:paraId="322B27A8" w14:textId="77777777" w:rsidR="00750405" w:rsidRPr="00B358ED" w:rsidRDefault="00750405" w:rsidP="00750405">
      <w:pPr>
        <w:spacing w:after="0" w:line="276" w:lineRule="auto"/>
        <w:jc w:val="both"/>
        <w:rPr>
          <w:rFonts w:asciiTheme="minorHAnsi" w:hAnsiTheme="minorHAnsi" w:cstheme="minorHAnsi"/>
        </w:rPr>
      </w:pPr>
      <w:r w:rsidRPr="00B358ED">
        <w:rPr>
          <w:rFonts w:asciiTheme="minorHAnsi" w:hAnsiTheme="minorHAnsi" w:cstheme="minorHAnsi"/>
        </w:rPr>
        <w:t>Im nächsten Schritt soll nun ein Agent für das Spiel Pong umgesetzt werden. Dazu identifizieren die Schülerinnen und Schüler die Unterschiede von Pong zur Bananenjagd mithilfe des Arbeitsblatts bezüglich folgender Aspekte:</w:t>
      </w:r>
    </w:p>
    <w:p w14:paraId="3C9D1361" w14:textId="77777777" w:rsidR="00750405" w:rsidRPr="00B358ED" w:rsidRDefault="00750405" w:rsidP="00750405">
      <w:pPr>
        <w:spacing w:after="0" w:line="276" w:lineRule="auto"/>
        <w:jc w:val="both"/>
        <w:rPr>
          <w:rFonts w:asciiTheme="minorHAnsi" w:hAnsiTheme="minorHAnsi" w:cstheme="minorHAnsi"/>
        </w:rPr>
      </w:pPr>
    </w:p>
    <w:p w14:paraId="70FD3552" w14:textId="77777777" w:rsidR="00750405" w:rsidRPr="00B358ED" w:rsidRDefault="00750405" w:rsidP="00750405">
      <w:pPr>
        <w:numPr>
          <w:ilvl w:val="0"/>
          <w:numId w:val="35"/>
        </w:numPr>
        <w:spacing w:after="0" w:line="276" w:lineRule="auto"/>
        <w:jc w:val="both"/>
        <w:rPr>
          <w:rFonts w:asciiTheme="minorHAnsi" w:hAnsiTheme="minorHAnsi" w:cstheme="minorHAnsi"/>
        </w:rPr>
      </w:pPr>
      <w:r w:rsidRPr="00B358ED">
        <w:rPr>
          <w:rFonts w:asciiTheme="minorHAnsi" w:hAnsiTheme="minorHAnsi" w:cstheme="minorHAnsi"/>
        </w:rPr>
        <w:t>Mögliche Aktionen</w:t>
      </w:r>
    </w:p>
    <w:p w14:paraId="3CF376C3" w14:textId="77777777" w:rsidR="00750405" w:rsidRPr="00B358ED" w:rsidRDefault="00750405" w:rsidP="00750405">
      <w:pPr>
        <w:numPr>
          <w:ilvl w:val="0"/>
          <w:numId w:val="35"/>
        </w:numPr>
        <w:spacing w:after="0" w:line="276" w:lineRule="auto"/>
        <w:rPr>
          <w:rFonts w:asciiTheme="minorHAnsi" w:hAnsiTheme="minorHAnsi" w:cstheme="minorHAnsi"/>
        </w:rPr>
      </w:pPr>
      <w:r w:rsidRPr="00B358ED">
        <w:rPr>
          <w:rFonts w:asciiTheme="minorHAnsi" w:hAnsiTheme="minorHAnsi" w:cstheme="minorHAnsi"/>
        </w:rPr>
        <w:t>Belohnungsfunktion</w:t>
      </w:r>
    </w:p>
    <w:p w14:paraId="631FE6F0" w14:textId="77777777" w:rsidR="00750405" w:rsidRPr="00B358ED" w:rsidRDefault="00750405" w:rsidP="00750405">
      <w:pPr>
        <w:numPr>
          <w:ilvl w:val="0"/>
          <w:numId w:val="35"/>
        </w:numPr>
        <w:spacing w:after="240" w:line="276" w:lineRule="auto"/>
        <w:rPr>
          <w:rFonts w:asciiTheme="minorHAnsi" w:hAnsiTheme="minorHAnsi" w:cstheme="minorHAnsi"/>
        </w:rPr>
      </w:pPr>
      <w:r w:rsidRPr="00B358ED">
        <w:rPr>
          <w:rFonts w:asciiTheme="minorHAnsi" w:hAnsiTheme="minorHAnsi" w:cstheme="minorHAnsi"/>
        </w:rPr>
        <w:t>Erfassung des Zustands</w:t>
      </w:r>
    </w:p>
    <w:p w14:paraId="59EB65B2" w14:textId="17CBD5B8" w:rsidR="00750405" w:rsidRPr="00B358ED" w:rsidRDefault="00750405" w:rsidP="00750405">
      <w:pPr>
        <w:spacing w:before="240" w:after="240" w:line="276" w:lineRule="auto"/>
        <w:jc w:val="both"/>
        <w:rPr>
          <w:rFonts w:asciiTheme="minorHAnsi" w:hAnsiTheme="minorHAnsi" w:cstheme="minorHAnsi"/>
        </w:rPr>
      </w:pPr>
      <w:r w:rsidRPr="00B358ED">
        <w:rPr>
          <w:rFonts w:asciiTheme="minorHAnsi" w:hAnsiTheme="minorHAnsi" w:cstheme="minorHAnsi"/>
        </w:rPr>
        <w:t xml:space="preserve">Dies sind die einzigen </w:t>
      </w:r>
      <w:r w:rsidR="004B0863" w:rsidRPr="00B358ED">
        <w:rPr>
          <w:rFonts w:asciiTheme="minorHAnsi" w:hAnsiTheme="minorHAnsi" w:cstheme="minorHAnsi"/>
        </w:rPr>
        <w:t>drei</w:t>
      </w:r>
      <w:r w:rsidRPr="00B358ED">
        <w:rPr>
          <w:rFonts w:asciiTheme="minorHAnsi" w:hAnsiTheme="minorHAnsi" w:cstheme="minorHAnsi"/>
        </w:rPr>
        <w:t xml:space="preserve"> Bestandteile, die abhängig vom Kontext sind und damit für das Pong- oder beliebige weitere Spiele angepasst werden müssen.</w:t>
      </w:r>
    </w:p>
    <w:p w14:paraId="36A935B5" w14:textId="77777777" w:rsidR="00750405" w:rsidRPr="00B358ED" w:rsidRDefault="00750405" w:rsidP="00750405">
      <w:pPr>
        <w:spacing w:before="240" w:after="240" w:line="276" w:lineRule="auto"/>
        <w:jc w:val="both"/>
        <w:rPr>
          <w:rFonts w:asciiTheme="minorHAnsi" w:hAnsiTheme="minorHAnsi" w:cstheme="minorHAnsi"/>
        </w:rPr>
      </w:pPr>
      <w:r w:rsidRPr="00B358ED">
        <w:rPr>
          <w:rFonts w:asciiTheme="minorHAnsi" w:hAnsiTheme="minorHAnsi" w:cstheme="minorHAnsi"/>
        </w:rPr>
        <w:t xml:space="preserve">Anschließend implementieren die Schülerinnen und Schüler, analog zur Bananenjagd, den rechten Schläger im </w:t>
      </w:r>
      <w:proofErr w:type="spellStart"/>
      <w:r w:rsidRPr="00B358ED">
        <w:rPr>
          <w:rFonts w:asciiTheme="minorHAnsi" w:hAnsiTheme="minorHAnsi" w:cstheme="minorHAnsi"/>
        </w:rPr>
        <w:t>Pongprojekt</w:t>
      </w:r>
      <w:proofErr w:type="spellEnd"/>
      <w:r w:rsidRPr="00B358ED">
        <w:rPr>
          <w:rFonts w:asciiTheme="minorHAnsi" w:hAnsiTheme="minorHAnsi" w:cstheme="minorHAnsi"/>
        </w:rPr>
        <w:t>. Dabei experimentieren sie mit verschiedenen Belohnungsfunktionen und Zuständen und beschreiben deren Effekte auf das Lernverhalten. Zur Unterstützung stehen Hilfekarten (KI-A1.1.2) bereit, die im Klassenzimmer ausgelegt werden können.</w:t>
      </w:r>
    </w:p>
    <w:p w14:paraId="147E24A4" w14:textId="77777777" w:rsidR="00750405" w:rsidRPr="00B358ED" w:rsidRDefault="00750405" w:rsidP="00750405">
      <w:pPr>
        <w:spacing w:before="240" w:after="240" w:line="276" w:lineRule="auto"/>
        <w:rPr>
          <w:rFonts w:asciiTheme="minorHAnsi" w:hAnsiTheme="minorHAnsi" w:cstheme="minorHAnsi"/>
        </w:rPr>
      </w:pPr>
      <w:r w:rsidRPr="00B358ED">
        <w:rPr>
          <w:rFonts w:asciiTheme="minorHAnsi" w:hAnsiTheme="minorHAnsi" w:cstheme="minorHAnsi"/>
          <w:noProof/>
        </w:rPr>
        <w:lastRenderedPageBreak/>
        <w:drawing>
          <wp:inline distT="0" distB="0" distL="0" distR="0" wp14:anchorId="222439D1" wp14:editId="62CAB9BA">
            <wp:extent cx="3043238" cy="2780512"/>
            <wp:effectExtent l="0" t="0" r="0" b="0"/>
            <wp:docPr id="17" name="image21.png" descr="Ein Bild, das Text, Screenshot, Monitor, Bildschirm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7" name="image21.png" descr="Ein Bild, das Text, Screenshot, Monitor, Bildschirm enthält.&#10;&#10;Automatisch generierte Beschreibung"/>
                    <pic:cNvPicPr/>
                  </pic:nvPicPr>
                  <pic:blipFill>
                    <a:blip r:embed="rId32"/>
                    <a:stretch/>
                  </pic:blipFill>
                  <pic:spPr bwMode="auto">
                    <a:xfrm>
                      <a:off x="0" y="0"/>
                      <a:ext cx="3043238" cy="2780512"/>
                    </a:xfrm>
                    <a:prstGeom prst="rect">
                      <a:avLst/>
                    </a:prstGeom>
                    <a:ln/>
                  </pic:spPr>
                </pic:pic>
              </a:graphicData>
            </a:graphic>
          </wp:inline>
        </w:drawing>
      </w:r>
    </w:p>
    <w:p w14:paraId="465070C8" w14:textId="77777777" w:rsidR="00750405" w:rsidRPr="00B358ED" w:rsidRDefault="00750405" w:rsidP="00750405">
      <w:pPr>
        <w:spacing w:before="240" w:after="240" w:line="276" w:lineRule="auto"/>
        <w:jc w:val="both"/>
        <w:rPr>
          <w:rFonts w:asciiTheme="minorHAnsi" w:hAnsiTheme="minorHAnsi" w:cstheme="minorHAnsi"/>
        </w:rPr>
      </w:pPr>
      <w:r w:rsidRPr="00B358ED">
        <w:rPr>
          <w:rFonts w:asciiTheme="minorHAnsi" w:hAnsiTheme="minorHAnsi" w:cstheme="minorHAnsi"/>
        </w:rPr>
        <w:t xml:space="preserve">Eine mögliche Differenzierung ist es, auch den Einfluss der Parameter </w:t>
      </w:r>
      <w:proofErr w:type="spellStart"/>
      <w:r w:rsidRPr="00B358ED">
        <w:rPr>
          <w:rFonts w:asciiTheme="minorHAnsi" w:hAnsiTheme="minorHAnsi" w:cstheme="minorHAnsi"/>
        </w:rPr>
        <w:t>Lernrate</w:t>
      </w:r>
      <w:proofErr w:type="spellEnd"/>
      <w:r w:rsidRPr="00B358ED">
        <w:rPr>
          <w:rFonts w:asciiTheme="minorHAnsi" w:hAnsiTheme="minorHAnsi" w:cstheme="minorHAnsi"/>
        </w:rPr>
        <w:t>, Explorationsrate und Diskontierungsfaktor auf den Lernprozess zu untersuchen. Dazu variieren die Schülerinnen und Schüler einzelne Parameter und beobachten den Effekt.</w:t>
      </w:r>
    </w:p>
    <w:tbl>
      <w:tblPr>
        <w:tblStyle w:val="StGen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50405" w:rsidRPr="00B358ED" w14:paraId="6E0013A6" w14:textId="77777777" w:rsidTr="003C47FE">
        <w:tc>
          <w:tcPr>
            <w:tcW w:w="9026" w:type="dxa"/>
            <w:tcMar>
              <w:top w:w="100" w:type="dxa"/>
              <w:left w:w="100" w:type="dxa"/>
              <w:bottom w:w="100" w:type="dxa"/>
              <w:right w:w="100" w:type="dxa"/>
            </w:tcMar>
          </w:tcPr>
          <w:p w14:paraId="17039442" w14:textId="77777777" w:rsidR="00750405" w:rsidRPr="00B358ED" w:rsidRDefault="00750405" w:rsidP="003C47FE">
            <w:pPr>
              <w:widowControl w:val="0"/>
              <w:spacing w:line="240" w:lineRule="auto"/>
              <w:rPr>
                <w:rFonts w:asciiTheme="minorHAnsi" w:hAnsiTheme="minorHAnsi" w:cstheme="minorHAnsi"/>
                <w:b/>
              </w:rPr>
            </w:pPr>
            <w:r w:rsidRPr="00B358ED">
              <w:rPr>
                <w:rFonts w:asciiTheme="minorHAnsi" w:hAnsiTheme="minorHAnsi" w:cstheme="minorHAnsi"/>
                <w:b/>
              </w:rPr>
              <w:t>Übertragbarkeit auf andere Projekte</w:t>
            </w:r>
          </w:p>
          <w:p w14:paraId="7F5B5528" w14:textId="77777777" w:rsidR="00750405" w:rsidRPr="00B358ED" w:rsidRDefault="00750405" w:rsidP="003C47FE">
            <w:pPr>
              <w:widowControl w:val="0"/>
              <w:spacing w:line="240" w:lineRule="auto"/>
              <w:jc w:val="both"/>
              <w:rPr>
                <w:rFonts w:asciiTheme="minorHAnsi" w:hAnsiTheme="minorHAnsi" w:cstheme="minorHAnsi"/>
              </w:rPr>
            </w:pPr>
            <w:r w:rsidRPr="00B358ED">
              <w:rPr>
                <w:rFonts w:asciiTheme="minorHAnsi" w:hAnsiTheme="minorHAnsi" w:cstheme="minorHAnsi"/>
              </w:rPr>
              <w:t xml:space="preserve">Prinzipiell lässt sich Verstärkendes Lernen auf jedes beliebige Spiel übertragen. Für die Auswahl eines Unterrichtsbeispiels mit dem Q-Table-Algorithmus in Snap! gelten jedoch einige Regeln und Einschränkungen: </w:t>
            </w:r>
          </w:p>
          <w:p w14:paraId="6DDECDAC" w14:textId="77777777" w:rsidR="00750405" w:rsidRPr="00B358ED" w:rsidRDefault="00750405" w:rsidP="003C47FE">
            <w:pPr>
              <w:widowControl w:val="0"/>
              <w:spacing w:line="240" w:lineRule="auto"/>
              <w:jc w:val="both"/>
              <w:rPr>
                <w:rFonts w:asciiTheme="minorHAnsi" w:hAnsiTheme="minorHAnsi" w:cstheme="minorHAnsi"/>
              </w:rPr>
            </w:pPr>
          </w:p>
          <w:p w14:paraId="1785404A" w14:textId="77777777" w:rsidR="00750405" w:rsidRPr="00B358ED" w:rsidRDefault="00750405" w:rsidP="003C47FE">
            <w:pPr>
              <w:widowControl w:val="0"/>
              <w:spacing w:line="240" w:lineRule="auto"/>
              <w:jc w:val="both"/>
              <w:rPr>
                <w:rFonts w:asciiTheme="minorHAnsi" w:hAnsiTheme="minorHAnsi" w:cstheme="minorHAnsi"/>
              </w:rPr>
            </w:pPr>
            <w:r w:rsidRPr="00B358ED">
              <w:rPr>
                <w:rFonts w:asciiTheme="minorHAnsi" w:hAnsiTheme="minorHAnsi" w:cstheme="minorHAnsi"/>
              </w:rPr>
              <w:t xml:space="preserve">Im Idealfall hat ein Beispiel von vornherein </w:t>
            </w:r>
            <w:proofErr w:type="gramStart"/>
            <w:r w:rsidRPr="00B358ED">
              <w:rPr>
                <w:rFonts w:asciiTheme="minorHAnsi" w:hAnsiTheme="minorHAnsi" w:cstheme="minorHAnsi"/>
              </w:rPr>
              <w:t>eine relativ</w:t>
            </w:r>
            <w:proofErr w:type="gramEnd"/>
            <w:r w:rsidRPr="00B358ED">
              <w:rPr>
                <w:rFonts w:asciiTheme="minorHAnsi" w:hAnsiTheme="minorHAnsi" w:cstheme="minorHAnsi"/>
              </w:rPr>
              <w:t xml:space="preserve"> begrenzte Anzahl an Zuständen, wie etwa Pong oder die Bananenjagd (1). Für komplexere Beispiele, wie etwa Space Invaders, sollte versucht werden, die Anzahl an Zuständen “von Hand” zu begrenzen – das könnte hier etwa bedeuten, dass die Koordinaten der Aliens nur in Bereichen abgefragt werden (2). Treffen auf ein Beispiel weder 1) noch 2) zu, d.h. es gibt zu viele mögliche Zustände, die nicht sinnvoll zu begrenzen sind, ist das Beispiel für den Unterrichtseinsatz nicht geeignet, da der Lernvorgang zu lange andauern würde.</w:t>
            </w:r>
          </w:p>
        </w:tc>
      </w:tr>
    </w:tbl>
    <w:p w14:paraId="13FEAD0F" w14:textId="77777777" w:rsidR="00750405" w:rsidRPr="00B358ED" w:rsidRDefault="00750405" w:rsidP="00750405">
      <w:pPr>
        <w:spacing w:after="0" w:line="276" w:lineRule="auto"/>
        <w:rPr>
          <w:rFonts w:asciiTheme="minorHAnsi" w:hAnsiTheme="minorHAnsi" w:cstheme="minorHAnsi"/>
        </w:rPr>
      </w:pPr>
    </w:p>
    <w:p w14:paraId="2C41E5B4" w14:textId="77777777" w:rsidR="00750405" w:rsidRPr="00B358ED" w:rsidRDefault="00750405" w:rsidP="00750405">
      <w:pPr>
        <w:spacing w:after="0" w:line="276" w:lineRule="auto"/>
        <w:rPr>
          <w:rFonts w:asciiTheme="minorHAnsi" w:hAnsiTheme="minorHAnsi" w:cstheme="minorHAnsi"/>
          <w:b/>
        </w:rPr>
      </w:pPr>
      <w:r w:rsidRPr="00B358ED">
        <w:rPr>
          <w:rFonts w:asciiTheme="minorHAnsi" w:hAnsiTheme="minorHAnsi" w:cstheme="minorHAnsi"/>
          <w:b/>
        </w:rPr>
        <w:t>Sicherung und Showcase</w:t>
      </w:r>
    </w:p>
    <w:p w14:paraId="7715E847" w14:textId="77777777" w:rsidR="00750405" w:rsidRPr="00B358ED" w:rsidRDefault="00750405" w:rsidP="00750405">
      <w:pPr>
        <w:spacing w:after="0" w:line="276" w:lineRule="auto"/>
        <w:jc w:val="both"/>
        <w:rPr>
          <w:rFonts w:asciiTheme="minorHAnsi" w:hAnsiTheme="minorHAnsi" w:cstheme="minorHAnsi"/>
        </w:rPr>
      </w:pPr>
      <w:r w:rsidRPr="00B358ED">
        <w:rPr>
          <w:rFonts w:asciiTheme="minorHAnsi" w:hAnsiTheme="minorHAnsi" w:cstheme="minorHAnsi"/>
        </w:rPr>
        <w:t xml:space="preserve">Lassen Sie zum Abschluss mehrere Gruppen ihr Pong-Projekt vorstellen und von ihren Erfahrungen mit Belohnungsfunktion und Zustandserfassung berichten. </w:t>
      </w:r>
    </w:p>
    <w:p w14:paraId="1E7CED59" w14:textId="77777777" w:rsidR="00750405" w:rsidRPr="00B358ED" w:rsidRDefault="00750405" w:rsidP="00750405">
      <w:pPr>
        <w:spacing w:after="0" w:line="276" w:lineRule="auto"/>
        <w:jc w:val="both"/>
        <w:rPr>
          <w:rFonts w:asciiTheme="minorHAnsi" w:hAnsiTheme="minorHAnsi" w:cstheme="minorHAnsi"/>
        </w:rPr>
      </w:pPr>
    </w:p>
    <w:p w14:paraId="39AA250E" w14:textId="77777777" w:rsidR="00750405" w:rsidRPr="00B358ED" w:rsidRDefault="00750405" w:rsidP="00750405">
      <w:pPr>
        <w:spacing w:after="0" w:line="276" w:lineRule="auto"/>
        <w:jc w:val="both"/>
        <w:rPr>
          <w:rFonts w:asciiTheme="minorHAnsi" w:hAnsiTheme="minorHAnsi" w:cstheme="minorHAnsi"/>
          <w:b/>
        </w:rPr>
      </w:pPr>
      <w:r w:rsidRPr="00B358ED">
        <w:rPr>
          <w:rFonts w:asciiTheme="minorHAnsi" w:hAnsiTheme="minorHAnsi" w:cstheme="minorHAnsi"/>
          <w:b/>
        </w:rPr>
        <w:t>Ausblick</w:t>
      </w:r>
    </w:p>
    <w:p w14:paraId="3B9D98CF" w14:textId="1F986BB8" w:rsidR="00750405" w:rsidRPr="00B358ED" w:rsidRDefault="00750405" w:rsidP="00750405">
      <w:pPr>
        <w:pStyle w:val="KeinLeerraum"/>
        <w:rPr>
          <w:rFonts w:asciiTheme="minorHAnsi" w:hAnsiTheme="minorHAnsi" w:cstheme="minorHAnsi"/>
          <w:sz w:val="21"/>
          <w:szCs w:val="21"/>
        </w:rPr>
      </w:pPr>
      <w:r w:rsidRPr="00B358ED">
        <w:rPr>
          <w:rFonts w:asciiTheme="minorHAnsi" w:hAnsiTheme="minorHAnsi" w:cstheme="minorHAnsi"/>
          <w:sz w:val="21"/>
          <w:szCs w:val="21"/>
        </w:rPr>
        <w:t>Anschließend kann in Form eines Ausblicks anhand der exemplarisch bereitgestellten Videos der Einsatz von Verstärkendem Lernen/Q-Learning in der Praxis betrachtet werden</w:t>
      </w:r>
      <w:r w:rsidR="000D41FE" w:rsidRPr="00B358ED">
        <w:rPr>
          <w:rFonts w:asciiTheme="minorHAnsi" w:hAnsiTheme="minorHAnsi" w:cstheme="minorHAnsi"/>
          <w:sz w:val="21"/>
          <w:szCs w:val="21"/>
        </w:rPr>
        <w:t>.</w:t>
      </w:r>
    </w:p>
    <w:p w14:paraId="20E0EAA8" w14:textId="77777777" w:rsidR="00750405" w:rsidRPr="00B358ED" w:rsidRDefault="00750405" w:rsidP="00752E58">
      <w:pPr>
        <w:pStyle w:val="KeinLeerraum"/>
        <w:rPr>
          <w:rFonts w:asciiTheme="minorHAnsi" w:hAnsiTheme="minorHAnsi" w:cstheme="minorHAnsi"/>
          <w:sz w:val="28"/>
          <w:szCs w:val="28"/>
        </w:rPr>
      </w:pPr>
    </w:p>
    <w:p w14:paraId="3F391C90" w14:textId="66EB399A" w:rsidR="00FD05BD" w:rsidRPr="00B358ED" w:rsidRDefault="00C679E3" w:rsidP="00C679E3">
      <w:pPr>
        <w:tabs>
          <w:tab w:val="left" w:pos="5029"/>
        </w:tabs>
        <w:rPr>
          <w:rFonts w:asciiTheme="minorHAnsi" w:hAnsiTheme="minorHAnsi" w:cstheme="minorHAnsi"/>
          <w:sz w:val="20"/>
          <w:szCs w:val="20"/>
        </w:rPr>
      </w:pPr>
      <w:r w:rsidRPr="00B358ED">
        <w:rPr>
          <w:rFonts w:asciiTheme="minorHAnsi" w:hAnsiTheme="minorHAnsi" w:cstheme="minorHAnsi"/>
          <w:sz w:val="20"/>
          <w:szCs w:val="20"/>
        </w:rPr>
        <w:tab/>
      </w:r>
    </w:p>
    <w:p w14:paraId="47020349" w14:textId="77777777" w:rsidR="00C679E3" w:rsidRPr="00B358ED" w:rsidRDefault="00C679E3" w:rsidP="00C679E3">
      <w:pPr>
        <w:jc w:val="both"/>
        <w:rPr>
          <w:rFonts w:asciiTheme="minorHAnsi" w:hAnsiTheme="minorHAnsi" w:cstheme="minorHAnsi"/>
        </w:rPr>
      </w:pPr>
    </w:p>
    <w:p w14:paraId="3344E628" w14:textId="77777777" w:rsidR="00C679E3" w:rsidRPr="00B358ED" w:rsidRDefault="00C679E3" w:rsidP="00C679E3">
      <w:pPr>
        <w:rPr>
          <w:rFonts w:asciiTheme="minorHAnsi" w:hAnsiTheme="minorHAnsi" w:cstheme="minorHAnsi"/>
          <w:sz w:val="20"/>
          <w:szCs w:val="20"/>
        </w:rPr>
      </w:pPr>
    </w:p>
    <w:p w14:paraId="753E4FD0" w14:textId="77777777" w:rsidR="00C679E3" w:rsidRPr="00B358ED" w:rsidRDefault="00C679E3" w:rsidP="00C679E3">
      <w:pPr>
        <w:rPr>
          <w:rFonts w:asciiTheme="minorHAnsi" w:hAnsiTheme="minorHAnsi" w:cstheme="minorHAnsi"/>
        </w:rPr>
        <w:sectPr w:rsidR="00C679E3" w:rsidRPr="00B358ED" w:rsidSect="00C679E3">
          <w:footerReference w:type="default" r:id="rId33"/>
          <w:headerReference w:type="first" r:id="rId34"/>
          <w:footerReference w:type="first" r:id="rId35"/>
          <w:pgSz w:w="11906" w:h="16838"/>
          <w:pgMar w:top="1134" w:right="1531" w:bottom="1134" w:left="1531" w:header="284" w:footer="329" w:gutter="0"/>
          <w:cols w:space="708"/>
          <w:docGrid w:linePitch="360"/>
        </w:sectPr>
      </w:pPr>
    </w:p>
    <w:p w14:paraId="4EF36F36" w14:textId="77777777" w:rsidR="00750405" w:rsidRPr="00B358ED" w:rsidRDefault="00750405" w:rsidP="004C5161">
      <w:pPr>
        <w:pStyle w:val="berschrift3"/>
        <w:rPr>
          <w:rFonts w:asciiTheme="minorHAnsi" w:hAnsiTheme="minorHAnsi" w:cstheme="minorHAnsi"/>
        </w:rPr>
      </w:pPr>
      <w:bookmarkStart w:id="61" w:name="_Toc94805817"/>
      <w:r w:rsidRPr="00B358ED">
        <w:rPr>
          <w:rFonts w:asciiTheme="minorHAnsi" w:hAnsiTheme="minorHAnsi" w:cstheme="minorHAnsi"/>
        </w:rPr>
        <w:lastRenderedPageBreak/>
        <w:t>Stunde 3: Überwachtes Lernen</w:t>
      </w:r>
      <w:bookmarkEnd w:id="61"/>
    </w:p>
    <w:p w14:paraId="6BFE3C10" w14:textId="77777777" w:rsidR="00750405" w:rsidRPr="00B358ED" w:rsidRDefault="00750405" w:rsidP="00750405">
      <w:pPr>
        <w:jc w:val="both"/>
        <w:rPr>
          <w:rFonts w:asciiTheme="minorHAnsi" w:hAnsiTheme="minorHAnsi" w:cstheme="minorHAnsi"/>
          <w:i/>
        </w:rPr>
      </w:pPr>
      <w:r w:rsidRPr="00B358ED">
        <w:rPr>
          <w:rFonts w:asciiTheme="minorHAnsi" w:hAnsiTheme="minorHAnsi" w:cstheme="minorHAnsi"/>
          <w:i/>
        </w:rPr>
        <w:t xml:space="preserve">In dieser Stunde implementieren die Schülerinnen und Schüler mit der linearen Regression selbst </w:t>
      </w:r>
      <w:proofErr w:type="gramStart"/>
      <w:r w:rsidRPr="00B358ED">
        <w:rPr>
          <w:rFonts w:asciiTheme="minorHAnsi" w:hAnsiTheme="minorHAnsi" w:cstheme="minorHAnsi"/>
          <w:i/>
        </w:rPr>
        <w:t>ein überwachtes Lernverfahren und nutzen</w:t>
      </w:r>
      <w:proofErr w:type="gramEnd"/>
      <w:r w:rsidRPr="00B358ED">
        <w:rPr>
          <w:rFonts w:asciiTheme="minorHAnsi" w:hAnsiTheme="minorHAnsi" w:cstheme="minorHAnsi"/>
          <w:i/>
        </w:rPr>
        <w:t xml:space="preserve"> es, um Hauspreise vorherzusagen.</w:t>
      </w:r>
    </w:p>
    <w:tbl>
      <w:tblPr>
        <w:tblStyle w:val="StGen6"/>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750405" w:rsidRPr="00B358ED" w14:paraId="64F564D5" w14:textId="77777777" w:rsidTr="003C4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3531CAA"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Zeit</w:t>
            </w:r>
          </w:p>
        </w:tc>
        <w:tc>
          <w:tcPr>
            <w:tcW w:w="1701" w:type="dxa"/>
          </w:tcPr>
          <w:p w14:paraId="767F5A21"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Phase</w:t>
            </w:r>
          </w:p>
        </w:tc>
        <w:tc>
          <w:tcPr>
            <w:tcW w:w="2268" w:type="dxa"/>
          </w:tcPr>
          <w:p w14:paraId="0EB1A2EC"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Sozialform/</w:t>
            </w:r>
          </w:p>
          <w:p w14:paraId="4FC3DFD2"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Lehrerimpuls</w:t>
            </w:r>
          </w:p>
        </w:tc>
        <w:tc>
          <w:tcPr>
            <w:tcW w:w="7227" w:type="dxa"/>
          </w:tcPr>
          <w:p w14:paraId="286E5BF3"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Inhalt/Unterrichtsgeschehen</w:t>
            </w:r>
          </w:p>
        </w:tc>
        <w:tc>
          <w:tcPr>
            <w:tcW w:w="2268" w:type="dxa"/>
          </w:tcPr>
          <w:p w14:paraId="2CCA38E5" w14:textId="77777777" w:rsidR="00750405" w:rsidRPr="00B358ED" w:rsidRDefault="0075040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Material</w:t>
            </w:r>
          </w:p>
        </w:tc>
      </w:tr>
      <w:tr w:rsidR="00750405" w:rsidRPr="00B358ED" w14:paraId="33C0D5C8" w14:textId="77777777" w:rsidTr="003C47FE">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1134" w:type="dxa"/>
          </w:tcPr>
          <w:p w14:paraId="352A2FB3"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30</w:t>
            </w:r>
          </w:p>
        </w:tc>
        <w:tc>
          <w:tcPr>
            <w:tcW w:w="1701" w:type="dxa"/>
          </w:tcPr>
          <w:p w14:paraId="2E74A438"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(optional)</w:t>
            </w:r>
          </w:p>
        </w:tc>
        <w:tc>
          <w:tcPr>
            <w:tcW w:w="2268" w:type="dxa"/>
          </w:tcPr>
          <w:p w14:paraId="4BCCC90B"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Partnerarbeit</w:t>
            </w:r>
          </w:p>
        </w:tc>
        <w:tc>
          <w:tcPr>
            <w:tcW w:w="7227" w:type="dxa"/>
          </w:tcPr>
          <w:p w14:paraId="0A497687" w14:textId="01D2A78C"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eastAsia="helvetica neue" w:hAnsiTheme="minorHAnsi" w:cstheme="minorHAnsi"/>
                <w:color w:val="000000"/>
              </w:rPr>
            </w:pPr>
            <w:r w:rsidRPr="00B358ED">
              <w:rPr>
                <w:rFonts w:asciiTheme="minorHAnsi" w:hAnsiTheme="minorHAnsi" w:cstheme="minorHAnsi"/>
              </w:rPr>
              <w:t>Durchführung der Unplugged-Aktivität zu überwachtem Lernen, siehe Modul KI-B3</w:t>
            </w:r>
            <w:r w:rsidR="004B0863" w:rsidRPr="00B358ED">
              <w:rPr>
                <w:rFonts w:asciiTheme="minorHAnsi" w:hAnsiTheme="minorHAnsi" w:cstheme="minorHAnsi"/>
              </w:rPr>
              <w:t>.</w:t>
            </w:r>
          </w:p>
        </w:tc>
        <w:tc>
          <w:tcPr>
            <w:tcW w:w="2268" w:type="dxa"/>
          </w:tcPr>
          <w:p w14:paraId="3F54D01E"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KI-B3.4.1</w:t>
            </w:r>
          </w:p>
        </w:tc>
      </w:tr>
      <w:tr w:rsidR="00750405" w:rsidRPr="00B358ED" w14:paraId="59782B5D" w14:textId="77777777" w:rsidTr="003C47FE">
        <w:tc>
          <w:tcPr>
            <w:cnfStyle w:val="001000000000" w:firstRow="0" w:lastRow="0" w:firstColumn="1" w:lastColumn="0" w:oddVBand="0" w:evenVBand="0" w:oddHBand="0" w:evenHBand="0" w:firstRowFirstColumn="0" w:firstRowLastColumn="0" w:lastRowFirstColumn="0" w:lastRowLastColumn="0"/>
            <w:tcW w:w="1134" w:type="dxa"/>
          </w:tcPr>
          <w:p w14:paraId="07D62D0E"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15</w:t>
            </w:r>
          </w:p>
        </w:tc>
        <w:tc>
          <w:tcPr>
            <w:tcW w:w="1701" w:type="dxa"/>
          </w:tcPr>
          <w:p w14:paraId="3E8B2BEE"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(optional)</w:t>
            </w:r>
          </w:p>
        </w:tc>
        <w:tc>
          <w:tcPr>
            <w:tcW w:w="2268" w:type="dxa"/>
          </w:tcPr>
          <w:p w14:paraId="7C212BFD"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Plenum </w:t>
            </w:r>
          </w:p>
        </w:tc>
        <w:tc>
          <w:tcPr>
            <w:tcW w:w="7227" w:type="dxa"/>
          </w:tcPr>
          <w:p w14:paraId="1FA183A5" w14:textId="09726614"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Sicherung der zugrunde liegenden Idee, siehe Modul KI-B3</w:t>
            </w:r>
            <w:r w:rsidR="004B0863" w:rsidRPr="00B358ED">
              <w:rPr>
                <w:rFonts w:asciiTheme="minorHAnsi" w:hAnsiTheme="minorHAnsi" w:cstheme="minorHAnsi"/>
              </w:rPr>
              <w:t>.</w:t>
            </w:r>
          </w:p>
        </w:tc>
        <w:tc>
          <w:tcPr>
            <w:tcW w:w="2268" w:type="dxa"/>
          </w:tcPr>
          <w:p w14:paraId="124418CD"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50405" w:rsidRPr="00B358ED" w14:paraId="5E4FB428" w14:textId="77777777" w:rsidTr="003C47FE">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1134" w:type="dxa"/>
          </w:tcPr>
          <w:p w14:paraId="72248625"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30</w:t>
            </w:r>
          </w:p>
        </w:tc>
        <w:tc>
          <w:tcPr>
            <w:tcW w:w="1701" w:type="dxa"/>
          </w:tcPr>
          <w:p w14:paraId="7E3B20D7"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Erarbeitung</w:t>
            </w:r>
          </w:p>
        </w:tc>
        <w:tc>
          <w:tcPr>
            <w:tcW w:w="2268" w:type="dxa"/>
          </w:tcPr>
          <w:p w14:paraId="3D67CB6C"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Partnerarbeit</w:t>
            </w:r>
          </w:p>
        </w:tc>
        <w:tc>
          <w:tcPr>
            <w:tcW w:w="7227" w:type="dxa"/>
          </w:tcPr>
          <w:p w14:paraId="51F3B6B0"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Nun kann überwachtes Lernen auch dazu verwendet werden, Zahlen vorherzusagen. Genau das machen die Schülerinnen und Schüler in dieser Stunde, indem sie selbst ein überwachtes Lernverfahren im realweltlichen Beispiel “Hauspreise” mit Snap! umsetzen und dazu das vorgegebene Skript mithilfe des Arbeitsblatts ergänzen.</w:t>
            </w:r>
          </w:p>
        </w:tc>
        <w:tc>
          <w:tcPr>
            <w:tcW w:w="2268" w:type="dxa"/>
          </w:tcPr>
          <w:p w14:paraId="0DB47095"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KI-A1.2</w:t>
            </w:r>
          </w:p>
        </w:tc>
      </w:tr>
      <w:tr w:rsidR="00750405" w:rsidRPr="00B358ED" w14:paraId="4D2612EE" w14:textId="77777777" w:rsidTr="003C47FE">
        <w:tc>
          <w:tcPr>
            <w:cnfStyle w:val="001000000000" w:firstRow="0" w:lastRow="0" w:firstColumn="1" w:lastColumn="0" w:oddVBand="0" w:evenVBand="0" w:oddHBand="0" w:evenHBand="0" w:firstRowFirstColumn="0" w:firstRowLastColumn="0" w:lastRowFirstColumn="0" w:lastRowLastColumn="0"/>
            <w:tcW w:w="1134" w:type="dxa"/>
          </w:tcPr>
          <w:p w14:paraId="32BF4CEE"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10</w:t>
            </w:r>
          </w:p>
        </w:tc>
        <w:tc>
          <w:tcPr>
            <w:tcW w:w="1701" w:type="dxa"/>
          </w:tcPr>
          <w:p w14:paraId="6FF71D9A"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Sicherung</w:t>
            </w:r>
          </w:p>
        </w:tc>
        <w:tc>
          <w:tcPr>
            <w:tcW w:w="2268" w:type="dxa"/>
          </w:tcPr>
          <w:p w14:paraId="7637804C"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Plenum</w:t>
            </w:r>
          </w:p>
        </w:tc>
        <w:tc>
          <w:tcPr>
            <w:tcW w:w="7227" w:type="dxa"/>
          </w:tcPr>
          <w:p w14:paraId="4A41DE6B" w14:textId="1EB9948F" w:rsidR="00750405" w:rsidRPr="00B358ED" w:rsidRDefault="00A0287E"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ins w:id="62" w:author="Imke Endjer" w:date="2023-02-23T09:13:00Z">
              <w:r>
                <w:rPr>
                  <w:rFonts w:asciiTheme="minorHAnsi" w:hAnsiTheme="minorHAnsi" w:cstheme="minorHAnsi"/>
                </w:rPr>
                <w:t xml:space="preserve">Vergleichen der </w:t>
              </w:r>
              <w:proofErr w:type="spellStart"/>
              <w:r>
                <w:rPr>
                  <w:rFonts w:asciiTheme="minorHAnsi" w:hAnsiTheme="minorHAnsi" w:cstheme="minorHAnsi"/>
                </w:rPr>
                <w:t>SuS</w:t>
              </w:r>
              <w:proofErr w:type="spellEnd"/>
              <w:r>
                <w:rPr>
                  <w:rFonts w:asciiTheme="minorHAnsi" w:hAnsiTheme="minorHAnsi" w:cstheme="minorHAnsi"/>
                </w:rPr>
                <w:t xml:space="preserve"> Lösungen</w:t>
              </w:r>
            </w:ins>
          </w:p>
        </w:tc>
        <w:tc>
          <w:tcPr>
            <w:tcW w:w="2268" w:type="dxa"/>
          </w:tcPr>
          <w:p w14:paraId="5BFE7D9F" w14:textId="77777777" w:rsidR="00750405" w:rsidRPr="00B358ED" w:rsidRDefault="0075040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50405" w:rsidRPr="00B358ED" w14:paraId="080974CF"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8B109F4" w14:textId="77777777" w:rsidR="00750405" w:rsidRPr="00B358ED" w:rsidRDefault="00750405" w:rsidP="003C47FE">
            <w:pPr>
              <w:rPr>
                <w:rFonts w:asciiTheme="minorHAnsi" w:hAnsiTheme="minorHAnsi" w:cstheme="minorHAnsi"/>
              </w:rPr>
            </w:pPr>
            <w:r w:rsidRPr="00B358ED">
              <w:rPr>
                <w:rFonts w:asciiTheme="minorHAnsi" w:hAnsiTheme="minorHAnsi" w:cstheme="minorHAnsi"/>
              </w:rPr>
              <w:t>5</w:t>
            </w:r>
          </w:p>
        </w:tc>
        <w:tc>
          <w:tcPr>
            <w:tcW w:w="1701" w:type="dxa"/>
          </w:tcPr>
          <w:p w14:paraId="4AD7B925"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Ausblick</w:t>
            </w:r>
          </w:p>
        </w:tc>
        <w:tc>
          <w:tcPr>
            <w:tcW w:w="2268" w:type="dxa"/>
          </w:tcPr>
          <w:p w14:paraId="50E6A2AC"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Plenum </w:t>
            </w:r>
          </w:p>
        </w:tc>
        <w:tc>
          <w:tcPr>
            <w:tcW w:w="7227" w:type="dxa"/>
          </w:tcPr>
          <w:p w14:paraId="3AFB7F58" w14:textId="0CB33716" w:rsidR="00750405" w:rsidRPr="00B358ED" w:rsidRDefault="00A0287E" w:rsidP="003C47FE">
            <w:pPr>
              <w:widowControl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ins w:id="63" w:author="Imke Endjer" w:date="2023-02-23T09:13:00Z">
              <w:r>
                <w:rPr>
                  <w:rFonts w:asciiTheme="minorHAnsi" w:hAnsiTheme="minorHAnsi" w:cstheme="minorHAnsi"/>
                </w:rPr>
                <w:t>Diskutieren v</w:t>
              </w:r>
            </w:ins>
            <w:ins w:id="64" w:author="Imke Endjer" w:date="2023-02-23T09:14:00Z">
              <w:r>
                <w:rPr>
                  <w:rFonts w:asciiTheme="minorHAnsi" w:hAnsiTheme="minorHAnsi" w:cstheme="minorHAnsi"/>
                </w:rPr>
                <w:t>on Aufgabe 4</w:t>
              </w:r>
            </w:ins>
          </w:p>
          <w:p w14:paraId="5D512B28" w14:textId="77777777" w:rsidR="00750405" w:rsidRPr="00B358ED" w:rsidRDefault="0075040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2268" w:type="dxa"/>
          </w:tcPr>
          <w:p w14:paraId="0DF195B8" w14:textId="63BD8921" w:rsidR="00750405" w:rsidRPr="00B358ED" w:rsidRDefault="00A0287E"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ins w:id="65" w:author="Imke Endjer" w:date="2023-02-23T09:14:00Z">
              <w:r>
                <w:rPr>
                  <w:rFonts w:asciiTheme="minorHAnsi" w:hAnsiTheme="minorHAnsi" w:cstheme="minorHAnsi"/>
                </w:rPr>
                <w:t>KI-A1.2</w:t>
              </w:r>
            </w:ins>
          </w:p>
        </w:tc>
      </w:tr>
    </w:tbl>
    <w:p w14:paraId="7C9E8BE8" w14:textId="77777777" w:rsidR="007B31E8" w:rsidRPr="00B358ED" w:rsidRDefault="007B31E8" w:rsidP="00C679E3">
      <w:pPr>
        <w:rPr>
          <w:rFonts w:asciiTheme="minorHAnsi" w:hAnsiTheme="minorHAnsi" w:cstheme="minorHAnsi"/>
        </w:rPr>
      </w:pPr>
    </w:p>
    <w:p w14:paraId="2E2FE357" w14:textId="77777777" w:rsidR="007B31E8" w:rsidRPr="00B358ED" w:rsidRDefault="007B31E8" w:rsidP="00C679E3">
      <w:pPr>
        <w:rPr>
          <w:rFonts w:asciiTheme="minorHAnsi" w:hAnsiTheme="minorHAnsi" w:cstheme="minorHAnsi"/>
        </w:rPr>
      </w:pPr>
    </w:p>
    <w:p w14:paraId="6EC8B84F" w14:textId="696A4D99" w:rsidR="007B31E8" w:rsidRPr="00B358ED" w:rsidRDefault="007B31E8" w:rsidP="00C679E3">
      <w:pPr>
        <w:rPr>
          <w:rFonts w:asciiTheme="minorHAnsi" w:hAnsiTheme="minorHAnsi" w:cstheme="minorHAnsi"/>
        </w:rPr>
        <w:sectPr w:rsidR="007B31E8" w:rsidRPr="00B358ED">
          <w:headerReference w:type="default" r:id="rId36"/>
          <w:footerReference w:type="default" r:id="rId37"/>
          <w:headerReference w:type="first" r:id="rId38"/>
          <w:footerReference w:type="first" r:id="rId39"/>
          <w:pgSz w:w="16838" w:h="11906" w:orient="landscape"/>
          <w:pgMar w:top="1531" w:right="1134" w:bottom="1134" w:left="1134" w:header="709" w:footer="346" w:gutter="0"/>
          <w:cols w:space="708"/>
          <w:docGrid w:linePitch="360"/>
        </w:sectPr>
      </w:pPr>
    </w:p>
    <w:p w14:paraId="2FAA4368" w14:textId="77777777" w:rsidR="00750405" w:rsidRPr="00B358ED" w:rsidRDefault="00750405" w:rsidP="00750405">
      <w:pPr>
        <w:jc w:val="both"/>
        <w:rPr>
          <w:rFonts w:asciiTheme="minorHAnsi" w:hAnsiTheme="minorHAnsi" w:cstheme="minorHAnsi"/>
          <w:b/>
        </w:rPr>
      </w:pPr>
      <w:r w:rsidRPr="00B358ED">
        <w:rPr>
          <w:rFonts w:asciiTheme="minorHAnsi" w:hAnsiTheme="minorHAnsi" w:cstheme="minorHAnsi"/>
          <w:b/>
        </w:rPr>
        <w:lastRenderedPageBreak/>
        <w:t xml:space="preserve">Erarbeitung: </w:t>
      </w:r>
    </w:p>
    <w:p w14:paraId="31E8BDA1" w14:textId="77777777" w:rsidR="00750405" w:rsidRPr="00B358ED" w:rsidRDefault="00750405" w:rsidP="00750405">
      <w:pPr>
        <w:spacing w:after="240" w:line="276" w:lineRule="auto"/>
        <w:rPr>
          <w:rFonts w:asciiTheme="minorHAnsi" w:hAnsiTheme="minorHAnsi" w:cstheme="minorHAnsi"/>
        </w:rPr>
      </w:pPr>
      <w:r w:rsidRPr="00B358ED">
        <w:rPr>
          <w:rFonts w:asciiTheme="minorHAnsi" w:hAnsiTheme="minorHAnsi" w:cstheme="minorHAnsi"/>
        </w:rPr>
        <w:t xml:space="preserve">Aufbauend auf die Unplugged-Aktivität aus Modul KI-B3 wird das dort erarbeitete Prinzip überwachten Lernens statt für ein Klassifikations- für ein Regressionsproblem verwendet. Die Schülerinnen und Schüler wenden lineare Regression auf dem Arbeitsblatt KI-A1.2 zunächst händisch an, um den Preis einer Immobilie in Abhängigkeit ihrer Wohnfläche vorherzusagen. Anschließend implementieren sie das Verfahren schrittweise in </w:t>
      </w:r>
      <w:proofErr w:type="gramStart"/>
      <w:r w:rsidRPr="00B358ED">
        <w:rPr>
          <w:rFonts w:asciiTheme="minorHAnsi" w:hAnsiTheme="minorHAnsi" w:cstheme="minorHAnsi"/>
        </w:rPr>
        <w:t>Snap!,</w:t>
      </w:r>
      <w:proofErr w:type="gramEnd"/>
      <w:r w:rsidRPr="00B358ED">
        <w:rPr>
          <w:rFonts w:asciiTheme="minorHAnsi" w:hAnsiTheme="minorHAnsi" w:cstheme="minorHAnsi"/>
        </w:rPr>
        <w:t xml:space="preserve"> um ein Modell für zur Vorhersage der Hauspreise zu trainieren. </w:t>
      </w:r>
    </w:p>
    <w:p w14:paraId="48BFA2F4" w14:textId="77777777" w:rsidR="00750405" w:rsidRPr="00B358ED" w:rsidRDefault="00750405" w:rsidP="00750405">
      <w:pPr>
        <w:jc w:val="both"/>
        <w:rPr>
          <w:rFonts w:asciiTheme="minorHAnsi" w:hAnsiTheme="minorHAnsi" w:cstheme="minorHAnsi"/>
          <w:b/>
        </w:rPr>
      </w:pPr>
      <w:r w:rsidRPr="00B358ED">
        <w:rPr>
          <w:rFonts w:asciiTheme="minorHAnsi" w:hAnsiTheme="minorHAnsi" w:cstheme="minorHAnsi"/>
          <w:b/>
        </w:rPr>
        <w:t xml:space="preserve">Sicherung: </w:t>
      </w:r>
    </w:p>
    <w:p w14:paraId="7ADB3FD5" w14:textId="28B7C60C" w:rsidR="00750405" w:rsidRPr="00B358ED" w:rsidRDefault="00750405" w:rsidP="00750405">
      <w:pPr>
        <w:jc w:val="both"/>
        <w:rPr>
          <w:rFonts w:asciiTheme="minorHAnsi" w:hAnsiTheme="minorHAnsi" w:cstheme="minorHAnsi"/>
        </w:rPr>
      </w:pPr>
      <w:r w:rsidRPr="00B358ED">
        <w:rPr>
          <w:rFonts w:asciiTheme="minorHAnsi" w:hAnsiTheme="minorHAnsi" w:cstheme="minorHAnsi"/>
        </w:rPr>
        <w:t>Lassen Sie verschiedene Schülergruppe</w:t>
      </w:r>
      <w:r w:rsidR="004B0863" w:rsidRPr="00B358ED">
        <w:rPr>
          <w:rFonts w:asciiTheme="minorHAnsi" w:hAnsiTheme="minorHAnsi" w:cstheme="minorHAnsi"/>
        </w:rPr>
        <w:t>n</w:t>
      </w:r>
      <w:r w:rsidRPr="00B358ED">
        <w:rPr>
          <w:rFonts w:asciiTheme="minorHAnsi" w:hAnsiTheme="minorHAnsi" w:cstheme="minorHAnsi"/>
        </w:rPr>
        <w:t xml:space="preserve"> ihre Lösung vorstellen. Diskutieren Sie, inwieweit sich die Regression von Klassifikation unterscheidet: So unterscheiden sich die Beschriftungen der Daten. Im Falle von Klassifikation, sind die Trainingsdaten mit Kategorien beschriftet, bei Regression mit numerischen Werten. Bei der Klassifikation werden Daten dann mithilfe des Modells den Kategorien zugeordnet (beißt/beißt nicht), bei Regression werden numerische Werte (Hauspreis) vorhergesagt. Außerdem können sie die konkreten Verfahren, die zur Klassifikation bzw. Regression eingesetzt werden, unterscheiden: Während das resultierende Modell der Regression nur die zwei Parameter a und b (und die Information, da</w:t>
      </w:r>
      <w:r w:rsidR="004B0863" w:rsidRPr="00B358ED">
        <w:rPr>
          <w:rFonts w:asciiTheme="minorHAnsi" w:hAnsiTheme="minorHAnsi" w:cstheme="minorHAnsi"/>
        </w:rPr>
        <w:t>s</w:t>
      </w:r>
      <w:r w:rsidRPr="00B358ED">
        <w:rPr>
          <w:rFonts w:asciiTheme="minorHAnsi" w:hAnsiTheme="minorHAnsi" w:cstheme="minorHAnsi"/>
        </w:rPr>
        <w:t xml:space="preserve">s es sich um eine Gerade handelt) </w:t>
      </w:r>
      <w:r w:rsidR="004B0863" w:rsidRPr="00B358ED">
        <w:rPr>
          <w:rFonts w:asciiTheme="minorHAnsi" w:hAnsiTheme="minorHAnsi" w:cstheme="minorHAnsi"/>
        </w:rPr>
        <w:t>enthält</w:t>
      </w:r>
      <w:r w:rsidRPr="00B358ED">
        <w:rPr>
          <w:rFonts w:asciiTheme="minorHAnsi" w:hAnsiTheme="minorHAnsi" w:cstheme="minorHAnsi"/>
        </w:rPr>
        <w:t>, wurde beim Lernen von Entscheidungsbäumen ein Baum als Modell gelernt. Modelle im maschinellen Lernen können also von unterschiedlichster Form sein.</w:t>
      </w:r>
    </w:p>
    <w:p w14:paraId="482CBC60" w14:textId="77777777" w:rsidR="00750405" w:rsidRPr="00B358ED" w:rsidRDefault="00750405" w:rsidP="00750405">
      <w:pPr>
        <w:jc w:val="both"/>
        <w:rPr>
          <w:rFonts w:asciiTheme="minorHAnsi" w:hAnsiTheme="minorHAnsi" w:cstheme="minorHAnsi"/>
        </w:rPr>
      </w:pPr>
      <w:r w:rsidRPr="00B358ED">
        <w:rPr>
          <w:rFonts w:asciiTheme="minorHAnsi" w:hAnsiTheme="minorHAnsi" w:cstheme="minorHAnsi"/>
        </w:rPr>
        <w:t>Reflektieren Sie weiterhin, wie hier gelernt wurde: Durch die schrittweise Überprüfung des Fehlers der Vorhersage, wird das Modell schrittweise verbessert. Eine solche schrittweise Annäherung im Unterschied zur direkten “Gesamtlösung” (wie etwa beim Lernen von Entscheidungsbäumen) ist eine weitere typische Funktionsweise von überwachten Lernverfahren.</w:t>
      </w:r>
    </w:p>
    <w:p w14:paraId="77437B39" w14:textId="77777777" w:rsidR="00750405" w:rsidRPr="00B358ED" w:rsidRDefault="00750405" w:rsidP="00750405">
      <w:pPr>
        <w:jc w:val="both"/>
        <w:rPr>
          <w:rFonts w:asciiTheme="minorHAnsi" w:hAnsiTheme="minorHAnsi" w:cstheme="minorHAnsi"/>
        </w:rPr>
      </w:pPr>
      <w:r w:rsidRPr="00B358ED">
        <w:rPr>
          <w:rFonts w:asciiTheme="minorHAnsi" w:hAnsiTheme="minorHAnsi" w:cstheme="minorHAnsi"/>
          <w:b/>
        </w:rPr>
        <w:t xml:space="preserve">Ausblick: </w:t>
      </w:r>
      <w:r w:rsidRPr="00B358ED">
        <w:rPr>
          <w:rFonts w:asciiTheme="minorHAnsi" w:hAnsiTheme="minorHAnsi" w:cstheme="minorHAnsi"/>
        </w:rPr>
        <w:t xml:space="preserve"> </w:t>
      </w:r>
    </w:p>
    <w:p w14:paraId="78FA1843" w14:textId="761118EB" w:rsidR="007B31E8" w:rsidRPr="00B358ED" w:rsidRDefault="00750405" w:rsidP="005C5F90">
      <w:pPr>
        <w:jc w:val="both"/>
        <w:rPr>
          <w:rFonts w:asciiTheme="minorHAnsi" w:hAnsiTheme="minorHAnsi" w:cstheme="minorHAnsi"/>
        </w:rPr>
        <w:sectPr w:rsidR="007B31E8" w:rsidRPr="00B358ED" w:rsidSect="00C679E3">
          <w:footerReference w:type="default" r:id="rId40"/>
          <w:headerReference w:type="first" r:id="rId41"/>
          <w:footerReference w:type="first" r:id="rId42"/>
          <w:pgSz w:w="11906" w:h="16838"/>
          <w:pgMar w:top="1134" w:right="1531" w:bottom="1134" w:left="1531" w:header="284" w:footer="329" w:gutter="0"/>
          <w:cols w:space="708"/>
          <w:docGrid w:linePitch="360"/>
        </w:sectPr>
      </w:pPr>
      <w:r w:rsidRPr="00B358ED">
        <w:rPr>
          <w:rFonts w:asciiTheme="minorHAnsi" w:hAnsiTheme="minorHAnsi" w:cstheme="minorHAnsi"/>
        </w:rPr>
        <w:t xml:space="preserve">Abschließend diskutieren </w:t>
      </w:r>
      <w:r w:rsidR="004B0863" w:rsidRPr="00B358ED">
        <w:rPr>
          <w:rFonts w:asciiTheme="minorHAnsi" w:hAnsiTheme="minorHAnsi" w:cstheme="minorHAnsi"/>
        </w:rPr>
        <w:t>S</w:t>
      </w:r>
      <w:r w:rsidRPr="00B358ED">
        <w:rPr>
          <w:rFonts w:asciiTheme="minorHAnsi" w:hAnsiTheme="minorHAnsi" w:cstheme="minorHAnsi"/>
        </w:rPr>
        <w:t>ie die Antworten auf Aufgabe 4 des Arbeitsblattes: Normalerweise hängt der Hauspreis natürlich nicht nur von den Quadratmetern ab. Welche weiteren Merkmale wären relevant? Mithilfe von multipler linearer Regression können mehrere Merkmale verarbeitet werden. Auch ist der Zusammenhang zwischen Beschriftung und Merkmalen nicht immer linear: Auch hierfür existieren verschiedene komplexere Regressionsvarianten, die nicht-lineare Zusammenhänge beschreiben können</w:t>
      </w:r>
      <w:r w:rsidR="005C5F90" w:rsidRPr="00B358ED">
        <w:rPr>
          <w:rFonts w:asciiTheme="minorHAnsi" w:hAnsiTheme="minorHAnsi" w:cstheme="minorHAnsi"/>
        </w:rPr>
        <w:t>.</w:t>
      </w:r>
    </w:p>
    <w:p w14:paraId="0033716D" w14:textId="77777777" w:rsidR="005C5F90" w:rsidRPr="00B358ED" w:rsidRDefault="005C5F90" w:rsidP="004C5161">
      <w:pPr>
        <w:pStyle w:val="berschrift3"/>
        <w:rPr>
          <w:rFonts w:asciiTheme="minorHAnsi" w:hAnsiTheme="minorHAnsi" w:cstheme="minorHAnsi"/>
          <w:bCs/>
        </w:rPr>
      </w:pPr>
      <w:bookmarkStart w:id="66" w:name="_Toc94805818"/>
      <w:r w:rsidRPr="00B358ED">
        <w:rPr>
          <w:rFonts w:asciiTheme="minorHAnsi" w:hAnsiTheme="minorHAnsi" w:cstheme="minorHAnsi"/>
        </w:rPr>
        <w:lastRenderedPageBreak/>
        <w:t>Stunde 4: Unüberwachtes Lernen</w:t>
      </w:r>
      <w:bookmarkEnd w:id="66"/>
    </w:p>
    <w:p w14:paraId="50931AA5" w14:textId="77777777" w:rsidR="005C5F90" w:rsidRPr="00B358ED" w:rsidRDefault="005C5F90" w:rsidP="005C5F90">
      <w:pPr>
        <w:jc w:val="both"/>
        <w:rPr>
          <w:rFonts w:asciiTheme="minorHAnsi" w:eastAsia="helvetica neue" w:hAnsiTheme="minorHAnsi" w:cstheme="minorHAnsi"/>
          <w:bCs w:val="0"/>
          <w:i/>
          <w:szCs w:val="21"/>
        </w:rPr>
      </w:pPr>
      <w:r w:rsidRPr="00B358ED">
        <w:rPr>
          <w:rFonts w:asciiTheme="minorHAnsi" w:eastAsia="helvetica neue" w:hAnsiTheme="minorHAnsi" w:cstheme="minorHAnsi"/>
          <w:bCs w:val="0"/>
          <w:i/>
          <w:szCs w:val="21"/>
        </w:rPr>
        <w:t xml:space="preserve">In dieser Stunde implementieren die Schülerinnen und Schüler mit der </w:t>
      </w:r>
      <w:proofErr w:type="spellStart"/>
      <w:r w:rsidRPr="00B358ED">
        <w:rPr>
          <w:rFonts w:asciiTheme="minorHAnsi" w:eastAsia="helvetica neue" w:hAnsiTheme="minorHAnsi" w:cstheme="minorHAnsi"/>
          <w:bCs w:val="0"/>
          <w:i/>
          <w:szCs w:val="21"/>
        </w:rPr>
        <w:t>Vektorquantisierung</w:t>
      </w:r>
      <w:proofErr w:type="spellEnd"/>
      <w:r w:rsidRPr="00B358ED">
        <w:rPr>
          <w:rFonts w:asciiTheme="minorHAnsi" w:eastAsia="helvetica neue" w:hAnsiTheme="minorHAnsi" w:cstheme="minorHAnsi"/>
          <w:bCs w:val="0"/>
          <w:i/>
          <w:szCs w:val="21"/>
        </w:rPr>
        <w:t xml:space="preserve"> selbst ein unüberwachtes Lernverfahren, um Kundengruppen zu identifizieren.</w:t>
      </w:r>
    </w:p>
    <w:tbl>
      <w:tblPr>
        <w:tblStyle w:val="StGen71"/>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5C5F90" w:rsidRPr="00B358ED" w14:paraId="2EBD199B" w14:textId="77777777" w:rsidTr="003C4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6720C30" w14:textId="77777777" w:rsidR="005C5F90" w:rsidRPr="00B358ED" w:rsidRDefault="005C5F90" w:rsidP="005C5F90">
            <w:pPr>
              <w:spacing w:line="240" w:lineRule="auto"/>
              <w:rPr>
                <w:rFonts w:asciiTheme="minorHAnsi" w:hAnsiTheme="minorHAnsi" w:cstheme="minorHAnsi"/>
                <w:bCs w:val="0"/>
                <w:sz w:val="20"/>
              </w:rPr>
            </w:pPr>
            <w:r w:rsidRPr="00B358ED">
              <w:rPr>
                <w:rFonts w:asciiTheme="minorHAnsi" w:hAnsiTheme="minorHAnsi" w:cstheme="minorHAnsi"/>
                <w:bCs w:val="0"/>
                <w:sz w:val="20"/>
              </w:rPr>
              <w:t>Zeit</w:t>
            </w:r>
          </w:p>
        </w:tc>
        <w:tc>
          <w:tcPr>
            <w:tcW w:w="1701" w:type="dxa"/>
          </w:tcPr>
          <w:p w14:paraId="504A4C27" w14:textId="77777777" w:rsidR="005C5F90" w:rsidRPr="00B358ED" w:rsidRDefault="005C5F90" w:rsidP="005C5F90">
            <w:pPr>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Phase</w:t>
            </w:r>
          </w:p>
        </w:tc>
        <w:tc>
          <w:tcPr>
            <w:tcW w:w="2268" w:type="dxa"/>
          </w:tcPr>
          <w:p w14:paraId="4D584F48" w14:textId="77777777" w:rsidR="005C5F90" w:rsidRPr="00B358ED" w:rsidRDefault="005C5F90" w:rsidP="005C5F90">
            <w:pPr>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Sozialform/</w:t>
            </w:r>
          </w:p>
          <w:p w14:paraId="4FE65233" w14:textId="77777777" w:rsidR="005C5F90" w:rsidRPr="00B358ED" w:rsidRDefault="005C5F90" w:rsidP="005C5F90">
            <w:pPr>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Lehrerimpuls</w:t>
            </w:r>
          </w:p>
        </w:tc>
        <w:tc>
          <w:tcPr>
            <w:tcW w:w="7227" w:type="dxa"/>
          </w:tcPr>
          <w:p w14:paraId="51EC4E96" w14:textId="77777777" w:rsidR="005C5F90" w:rsidRPr="00B358ED" w:rsidRDefault="005C5F90" w:rsidP="005C5F90">
            <w:pPr>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Inhalt/Unterrichtsgeschehen</w:t>
            </w:r>
          </w:p>
        </w:tc>
        <w:tc>
          <w:tcPr>
            <w:tcW w:w="2268" w:type="dxa"/>
          </w:tcPr>
          <w:p w14:paraId="718FA515" w14:textId="77777777" w:rsidR="005C5F90" w:rsidRPr="00B358ED" w:rsidRDefault="005C5F90" w:rsidP="005C5F90">
            <w:pPr>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Material</w:t>
            </w:r>
          </w:p>
        </w:tc>
      </w:tr>
      <w:tr w:rsidR="005C5F90" w:rsidRPr="00B358ED" w14:paraId="6A42C608" w14:textId="77777777" w:rsidTr="003C47FE">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278C1644" w14:textId="77777777" w:rsidR="005C5F90" w:rsidRPr="00B358ED" w:rsidRDefault="005C5F90" w:rsidP="005C5F90">
            <w:pPr>
              <w:spacing w:line="240" w:lineRule="auto"/>
              <w:rPr>
                <w:rFonts w:asciiTheme="minorHAnsi" w:hAnsiTheme="minorHAnsi" w:cstheme="minorHAnsi"/>
                <w:bCs w:val="0"/>
                <w:sz w:val="20"/>
              </w:rPr>
            </w:pPr>
            <w:r w:rsidRPr="00B358ED">
              <w:rPr>
                <w:rFonts w:asciiTheme="minorHAnsi" w:hAnsiTheme="minorHAnsi" w:cstheme="minorHAnsi"/>
                <w:bCs w:val="0"/>
                <w:sz w:val="20"/>
              </w:rPr>
              <w:t>30</w:t>
            </w:r>
          </w:p>
        </w:tc>
        <w:tc>
          <w:tcPr>
            <w:tcW w:w="1701" w:type="dxa"/>
          </w:tcPr>
          <w:p w14:paraId="443F0911"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(optional)</w:t>
            </w:r>
          </w:p>
        </w:tc>
        <w:tc>
          <w:tcPr>
            <w:tcW w:w="2268" w:type="dxa"/>
          </w:tcPr>
          <w:p w14:paraId="414BAD43"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Partnerarbeit</w:t>
            </w:r>
          </w:p>
        </w:tc>
        <w:tc>
          <w:tcPr>
            <w:tcW w:w="7227" w:type="dxa"/>
          </w:tcPr>
          <w:p w14:paraId="0F42C640" w14:textId="12A6E664"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helvetica neue" w:hAnsiTheme="minorHAnsi" w:cstheme="minorHAnsi"/>
                <w:bCs w:val="0"/>
                <w:color w:val="000000"/>
                <w:sz w:val="20"/>
              </w:rPr>
            </w:pPr>
            <w:r w:rsidRPr="00B358ED">
              <w:rPr>
                <w:rFonts w:asciiTheme="minorHAnsi" w:hAnsiTheme="minorHAnsi" w:cstheme="minorHAnsi"/>
                <w:bCs w:val="0"/>
                <w:sz w:val="20"/>
              </w:rPr>
              <w:t>Durchführung der Unplugged-Aktivität zu unüberwachtem Lernen, siehe Modul KI-B3</w:t>
            </w:r>
            <w:r w:rsidR="004B0863" w:rsidRPr="00B358ED">
              <w:rPr>
                <w:rFonts w:asciiTheme="minorHAnsi" w:hAnsiTheme="minorHAnsi" w:cstheme="minorHAnsi"/>
                <w:bCs w:val="0"/>
                <w:sz w:val="20"/>
              </w:rPr>
              <w:t>.</w:t>
            </w:r>
          </w:p>
        </w:tc>
        <w:tc>
          <w:tcPr>
            <w:tcW w:w="2268" w:type="dxa"/>
          </w:tcPr>
          <w:p w14:paraId="0FBC2FBD" w14:textId="77777777" w:rsidR="005C5F90" w:rsidRPr="00B358ED" w:rsidRDefault="005C5F90" w:rsidP="005C5F90">
            <w:pPr>
              <w:widowControl w:val="0"/>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KI-B3.5</w:t>
            </w:r>
          </w:p>
          <w:p w14:paraId="418018C3"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3 Kupfermünzen (oder andere Tokens in ähnlicher Größe)</w:t>
            </w:r>
          </w:p>
        </w:tc>
      </w:tr>
      <w:tr w:rsidR="005C5F90" w:rsidRPr="00B358ED" w14:paraId="52F288F2" w14:textId="77777777" w:rsidTr="003C47FE">
        <w:tc>
          <w:tcPr>
            <w:cnfStyle w:val="001000000000" w:firstRow="0" w:lastRow="0" w:firstColumn="1" w:lastColumn="0" w:oddVBand="0" w:evenVBand="0" w:oddHBand="0" w:evenHBand="0" w:firstRowFirstColumn="0" w:firstRowLastColumn="0" w:lastRowFirstColumn="0" w:lastRowLastColumn="0"/>
            <w:tcW w:w="1134" w:type="dxa"/>
          </w:tcPr>
          <w:p w14:paraId="1EB40EE7" w14:textId="77777777" w:rsidR="005C5F90" w:rsidRPr="00B358ED" w:rsidRDefault="005C5F90" w:rsidP="005C5F90">
            <w:pPr>
              <w:spacing w:line="240" w:lineRule="auto"/>
              <w:rPr>
                <w:rFonts w:asciiTheme="minorHAnsi" w:hAnsiTheme="minorHAnsi" w:cstheme="minorHAnsi"/>
                <w:bCs w:val="0"/>
                <w:sz w:val="20"/>
              </w:rPr>
            </w:pPr>
            <w:r w:rsidRPr="00B358ED">
              <w:rPr>
                <w:rFonts w:asciiTheme="minorHAnsi" w:hAnsiTheme="minorHAnsi" w:cstheme="minorHAnsi"/>
                <w:bCs w:val="0"/>
                <w:sz w:val="20"/>
              </w:rPr>
              <w:t>15</w:t>
            </w:r>
          </w:p>
        </w:tc>
        <w:tc>
          <w:tcPr>
            <w:tcW w:w="1701" w:type="dxa"/>
          </w:tcPr>
          <w:p w14:paraId="7CAC8044"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(optional)</w:t>
            </w:r>
          </w:p>
        </w:tc>
        <w:tc>
          <w:tcPr>
            <w:tcW w:w="2268" w:type="dxa"/>
          </w:tcPr>
          <w:p w14:paraId="00C1B46E"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Plenum</w:t>
            </w:r>
          </w:p>
        </w:tc>
        <w:tc>
          <w:tcPr>
            <w:tcW w:w="7227" w:type="dxa"/>
          </w:tcPr>
          <w:p w14:paraId="2233A007" w14:textId="27E156C2"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Sicherung der zugrunde liegenden Idee, siehe Modul KI-B3</w:t>
            </w:r>
            <w:r w:rsidR="004B0863" w:rsidRPr="00B358ED">
              <w:rPr>
                <w:rFonts w:asciiTheme="minorHAnsi" w:hAnsiTheme="minorHAnsi" w:cstheme="minorHAnsi"/>
                <w:bCs w:val="0"/>
                <w:sz w:val="20"/>
              </w:rPr>
              <w:t>.</w:t>
            </w:r>
          </w:p>
        </w:tc>
        <w:tc>
          <w:tcPr>
            <w:tcW w:w="2268" w:type="dxa"/>
          </w:tcPr>
          <w:p w14:paraId="318EEBA3"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p>
        </w:tc>
      </w:tr>
      <w:tr w:rsidR="005C5F90" w:rsidRPr="00B358ED" w14:paraId="7BAF01CF"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D7C7B00" w14:textId="77777777" w:rsidR="005C5F90" w:rsidRPr="00B358ED" w:rsidRDefault="005C5F90" w:rsidP="005C5F90">
            <w:pPr>
              <w:spacing w:line="240" w:lineRule="auto"/>
              <w:rPr>
                <w:rFonts w:asciiTheme="minorHAnsi" w:hAnsiTheme="minorHAnsi" w:cstheme="minorHAnsi"/>
                <w:bCs w:val="0"/>
                <w:sz w:val="20"/>
              </w:rPr>
            </w:pPr>
            <w:r w:rsidRPr="00B358ED">
              <w:rPr>
                <w:rFonts w:asciiTheme="minorHAnsi" w:hAnsiTheme="minorHAnsi" w:cstheme="minorHAnsi"/>
                <w:bCs w:val="0"/>
                <w:sz w:val="20"/>
              </w:rPr>
              <w:t>15</w:t>
            </w:r>
          </w:p>
        </w:tc>
        <w:tc>
          <w:tcPr>
            <w:tcW w:w="1701" w:type="dxa"/>
          </w:tcPr>
          <w:p w14:paraId="6B87914E"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Erarbeitung I</w:t>
            </w:r>
          </w:p>
        </w:tc>
        <w:tc>
          <w:tcPr>
            <w:tcW w:w="2268" w:type="dxa"/>
          </w:tcPr>
          <w:p w14:paraId="4ADE432A"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Partnerarbeit</w:t>
            </w:r>
          </w:p>
        </w:tc>
        <w:tc>
          <w:tcPr>
            <w:tcW w:w="7227" w:type="dxa"/>
          </w:tcPr>
          <w:p w14:paraId="4BC37667"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 xml:space="preserve">Die Schülerinnen und Schüler setzen selbst ein unüberwachtes Lernverfahren im realweltlichen Beispiel “Kundendaten” mit Snap! um, indem sie das Sprite “Prototyp” um die Umsetzung des Algorithmus aus der </w:t>
            </w:r>
            <w:proofErr w:type="gramStart"/>
            <w:r w:rsidRPr="00B358ED">
              <w:rPr>
                <w:rFonts w:asciiTheme="minorHAnsi" w:hAnsiTheme="minorHAnsi" w:cstheme="minorHAnsi"/>
                <w:bCs w:val="0"/>
                <w:sz w:val="20"/>
              </w:rPr>
              <w:t>Unplugged</w:t>
            </w:r>
            <w:proofErr w:type="gramEnd"/>
            <w:r w:rsidRPr="00B358ED">
              <w:rPr>
                <w:rFonts w:asciiTheme="minorHAnsi" w:hAnsiTheme="minorHAnsi" w:cstheme="minorHAnsi"/>
                <w:bCs w:val="0"/>
                <w:sz w:val="20"/>
              </w:rPr>
              <w:t xml:space="preserve"> Aktivität ergänzen.</w:t>
            </w:r>
          </w:p>
        </w:tc>
        <w:tc>
          <w:tcPr>
            <w:tcW w:w="2268" w:type="dxa"/>
          </w:tcPr>
          <w:p w14:paraId="24A22696"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KI-A1.3</w:t>
            </w:r>
          </w:p>
        </w:tc>
      </w:tr>
      <w:tr w:rsidR="005C5F90" w:rsidRPr="00B358ED" w14:paraId="11D310C1" w14:textId="77777777" w:rsidTr="003C47FE">
        <w:tc>
          <w:tcPr>
            <w:cnfStyle w:val="001000000000" w:firstRow="0" w:lastRow="0" w:firstColumn="1" w:lastColumn="0" w:oddVBand="0" w:evenVBand="0" w:oddHBand="0" w:evenHBand="0" w:firstRowFirstColumn="0" w:firstRowLastColumn="0" w:lastRowFirstColumn="0" w:lastRowLastColumn="0"/>
            <w:tcW w:w="1134" w:type="dxa"/>
          </w:tcPr>
          <w:p w14:paraId="03E560AF" w14:textId="77777777" w:rsidR="005C5F90" w:rsidRPr="00B358ED" w:rsidRDefault="005C5F90" w:rsidP="005C5F90">
            <w:pPr>
              <w:spacing w:line="240" w:lineRule="auto"/>
              <w:rPr>
                <w:rFonts w:asciiTheme="minorHAnsi" w:hAnsiTheme="minorHAnsi" w:cstheme="minorHAnsi"/>
                <w:bCs w:val="0"/>
                <w:sz w:val="20"/>
              </w:rPr>
            </w:pPr>
            <w:r w:rsidRPr="00B358ED">
              <w:rPr>
                <w:rFonts w:asciiTheme="minorHAnsi" w:hAnsiTheme="minorHAnsi" w:cstheme="minorHAnsi"/>
                <w:bCs w:val="0"/>
                <w:sz w:val="20"/>
              </w:rPr>
              <w:t>5</w:t>
            </w:r>
          </w:p>
        </w:tc>
        <w:tc>
          <w:tcPr>
            <w:tcW w:w="1701" w:type="dxa"/>
          </w:tcPr>
          <w:p w14:paraId="11BABE11"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Sicherung I</w:t>
            </w:r>
          </w:p>
        </w:tc>
        <w:tc>
          <w:tcPr>
            <w:tcW w:w="2268" w:type="dxa"/>
          </w:tcPr>
          <w:p w14:paraId="441A5742"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Plenum</w:t>
            </w:r>
          </w:p>
        </w:tc>
        <w:tc>
          <w:tcPr>
            <w:tcW w:w="7227" w:type="dxa"/>
          </w:tcPr>
          <w:p w14:paraId="41926AF3" w14:textId="5F0DCBC0"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Verschiedene Schülergruppe</w:t>
            </w:r>
            <w:r w:rsidR="004B0863" w:rsidRPr="00B358ED">
              <w:rPr>
                <w:rFonts w:asciiTheme="minorHAnsi" w:hAnsiTheme="minorHAnsi" w:cstheme="minorHAnsi"/>
                <w:bCs w:val="0"/>
                <w:sz w:val="20"/>
              </w:rPr>
              <w:t>n</w:t>
            </w:r>
            <w:r w:rsidRPr="00B358ED">
              <w:rPr>
                <w:rFonts w:asciiTheme="minorHAnsi" w:hAnsiTheme="minorHAnsi" w:cstheme="minorHAnsi"/>
                <w:bCs w:val="0"/>
                <w:sz w:val="20"/>
              </w:rPr>
              <w:t xml:space="preserve"> stellen ihre Lösung</w:t>
            </w:r>
            <w:r w:rsidR="004B0863" w:rsidRPr="00B358ED">
              <w:rPr>
                <w:rFonts w:asciiTheme="minorHAnsi" w:hAnsiTheme="minorHAnsi" w:cstheme="minorHAnsi"/>
                <w:bCs w:val="0"/>
                <w:sz w:val="20"/>
              </w:rPr>
              <w:t>en</w:t>
            </w:r>
            <w:r w:rsidRPr="00B358ED">
              <w:rPr>
                <w:rFonts w:asciiTheme="minorHAnsi" w:hAnsiTheme="minorHAnsi" w:cstheme="minorHAnsi"/>
                <w:bCs w:val="0"/>
                <w:sz w:val="20"/>
              </w:rPr>
              <w:t xml:space="preserve"> vor. Diskutieren Sie gemeinsam, welche Probleme der Algorithmus in seiner jetzigen Form hat.</w:t>
            </w:r>
          </w:p>
          <w:p w14:paraId="291DBC4D"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p>
        </w:tc>
        <w:tc>
          <w:tcPr>
            <w:tcW w:w="2268" w:type="dxa"/>
          </w:tcPr>
          <w:p w14:paraId="74CDAF82"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p>
        </w:tc>
      </w:tr>
      <w:tr w:rsidR="005C5F90" w:rsidRPr="00B358ED" w14:paraId="72E5057A"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9367FC5" w14:textId="77777777" w:rsidR="005C5F90" w:rsidRPr="00B358ED" w:rsidRDefault="005C5F90" w:rsidP="005C5F90">
            <w:pPr>
              <w:spacing w:line="240" w:lineRule="auto"/>
              <w:rPr>
                <w:rFonts w:asciiTheme="minorHAnsi" w:hAnsiTheme="minorHAnsi" w:cstheme="minorHAnsi"/>
                <w:bCs w:val="0"/>
                <w:sz w:val="20"/>
              </w:rPr>
            </w:pPr>
            <w:r w:rsidRPr="00B358ED">
              <w:rPr>
                <w:rFonts w:asciiTheme="minorHAnsi" w:hAnsiTheme="minorHAnsi" w:cstheme="minorHAnsi"/>
                <w:bCs w:val="0"/>
                <w:sz w:val="20"/>
              </w:rPr>
              <w:t>15</w:t>
            </w:r>
          </w:p>
        </w:tc>
        <w:tc>
          <w:tcPr>
            <w:tcW w:w="1701" w:type="dxa"/>
          </w:tcPr>
          <w:p w14:paraId="6AD0A997"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Erarbeitung II</w:t>
            </w:r>
          </w:p>
        </w:tc>
        <w:tc>
          <w:tcPr>
            <w:tcW w:w="2268" w:type="dxa"/>
          </w:tcPr>
          <w:p w14:paraId="6206FDD0"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Partnerarbeit</w:t>
            </w:r>
          </w:p>
        </w:tc>
        <w:tc>
          <w:tcPr>
            <w:tcW w:w="7227" w:type="dxa"/>
          </w:tcPr>
          <w:p w14:paraId="41440D6C" w14:textId="77777777" w:rsidR="005C5F90" w:rsidRPr="00B358ED" w:rsidRDefault="005C5F90" w:rsidP="005C5F90">
            <w:pPr>
              <w:widowControl w:val="0"/>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Die Schülerinnen und Schüler verbessern den Algorithmus.</w:t>
            </w:r>
          </w:p>
        </w:tc>
        <w:tc>
          <w:tcPr>
            <w:tcW w:w="2268" w:type="dxa"/>
          </w:tcPr>
          <w:p w14:paraId="6AC3C18C"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p>
        </w:tc>
      </w:tr>
      <w:tr w:rsidR="005C5F90" w:rsidRPr="00B358ED" w14:paraId="1939CA1D" w14:textId="77777777" w:rsidTr="003C47FE">
        <w:tc>
          <w:tcPr>
            <w:cnfStyle w:val="001000000000" w:firstRow="0" w:lastRow="0" w:firstColumn="1" w:lastColumn="0" w:oddVBand="0" w:evenVBand="0" w:oddHBand="0" w:evenHBand="0" w:firstRowFirstColumn="0" w:firstRowLastColumn="0" w:lastRowFirstColumn="0" w:lastRowLastColumn="0"/>
            <w:tcW w:w="1134" w:type="dxa"/>
          </w:tcPr>
          <w:p w14:paraId="57100F8E" w14:textId="77777777" w:rsidR="005C5F90" w:rsidRPr="00B358ED" w:rsidRDefault="005C5F90" w:rsidP="005C5F90">
            <w:pPr>
              <w:spacing w:line="240" w:lineRule="auto"/>
              <w:rPr>
                <w:rFonts w:asciiTheme="minorHAnsi" w:hAnsiTheme="minorHAnsi" w:cstheme="minorHAnsi"/>
                <w:bCs w:val="0"/>
                <w:sz w:val="20"/>
              </w:rPr>
            </w:pPr>
            <w:r w:rsidRPr="00B358ED">
              <w:rPr>
                <w:rFonts w:asciiTheme="minorHAnsi" w:hAnsiTheme="minorHAnsi" w:cstheme="minorHAnsi"/>
                <w:bCs w:val="0"/>
                <w:sz w:val="20"/>
              </w:rPr>
              <w:t>5</w:t>
            </w:r>
          </w:p>
        </w:tc>
        <w:tc>
          <w:tcPr>
            <w:tcW w:w="1701" w:type="dxa"/>
          </w:tcPr>
          <w:p w14:paraId="1E31ACB4"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Sicherung II</w:t>
            </w:r>
          </w:p>
        </w:tc>
        <w:tc>
          <w:tcPr>
            <w:tcW w:w="2268" w:type="dxa"/>
          </w:tcPr>
          <w:p w14:paraId="72BB415D"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Plenum</w:t>
            </w:r>
          </w:p>
        </w:tc>
        <w:tc>
          <w:tcPr>
            <w:tcW w:w="7227" w:type="dxa"/>
          </w:tcPr>
          <w:p w14:paraId="14C79409" w14:textId="77777777" w:rsidR="005C5F90" w:rsidRPr="00B358ED" w:rsidRDefault="005C5F90" w:rsidP="005C5F90">
            <w:pPr>
              <w:widowControl w:val="0"/>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Einzelne Gruppen der Schülerinnen und Schüler demonstrieren ihre Ansätze zur Verbesserung des Algorithmus.</w:t>
            </w:r>
          </w:p>
        </w:tc>
        <w:tc>
          <w:tcPr>
            <w:tcW w:w="2268" w:type="dxa"/>
          </w:tcPr>
          <w:p w14:paraId="4786CB80" w14:textId="77777777" w:rsidR="005C5F90" w:rsidRPr="00B358ED" w:rsidRDefault="005C5F90" w:rsidP="005C5F90">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val="0"/>
                <w:sz w:val="20"/>
              </w:rPr>
            </w:pPr>
          </w:p>
        </w:tc>
      </w:tr>
      <w:tr w:rsidR="005C5F90" w:rsidRPr="00B358ED" w14:paraId="42A0F575"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90B817E" w14:textId="77777777" w:rsidR="005C5F90" w:rsidRPr="00B358ED" w:rsidRDefault="005C5F90" w:rsidP="005C5F90">
            <w:pPr>
              <w:spacing w:line="240" w:lineRule="auto"/>
              <w:rPr>
                <w:rFonts w:asciiTheme="minorHAnsi" w:hAnsiTheme="minorHAnsi" w:cstheme="minorHAnsi"/>
                <w:bCs w:val="0"/>
                <w:sz w:val="20"/>
              </w:rPr>
            </w:pPr>
            <w:r w:rsidRPr="00B358ED">
              <w:rPr>
                <w:rFonts w:asciiTheme="minorHAnsi" w:hAnsiTheme="minorHAnsi" w:cstheme="minorHAnsi"/>
                <w:bCs w:val="0"/>
                <w:sz w:val="20"/>
              </w:rPr>
              <w:t>5</w:t>
            </w:r>
          </w:p>
        </w:tc>
        <w:tc>
          <w:tcPr>
            <w:tcW w:w="1701" w:type="dxa"/>
          </w:tcPr>
          <w:p w14:paraId="29739923"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Ausblick</w:t>
            </w:r>
          </w:p>
        </w:tc>
        <w:tc>
          <w:tcPr>
            <w:tcW w:w="2268" w:type="dxa"/>
          </w:tcPr>
          <w:p w14:paraId="52C6AFCD"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Plenum</w:t>
            </w:r>
          </w:p>
        </w:tc>
        <w:tc>
          <w:tcPr>
            <w:tcW w:w="7227" w:type="dxa"/>
          </w:tcPr>
          <w:p w14:paraId="2B532E61" w14:textId="0ACA0E72" w:rsidR="005C5F90" w:rsidRPr="00B358ED" w:rsidRDefault="005C5F90" w:rsidP="005C5F90">
            <w:pPr>
              <w:widowControl w:val="0"/>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r w:rsidRPr="00B358ED">
              <w:rPr>
                <w:rFonts w:asciiTheme="minorHAnsi" w:hAnsiTheme="minorHAnsi" w:cstheme="minorHAnsi"/>
                <w:bCs w:val="0"/>
                <w:sz w:val="20"/>
              </w:rPr>
              <w:t>Demonstration von Beispielen in mehreren Dimensionen</w:t>
            </w:r>
            <w:r w:rsidR="004B0863" w:rsidRPr="00B358ED">
              <w:rPr>
                <w:rFonts w:asciiTheme="minorHAnsi" w:hAnsiTheme="minorHAnsi" w:cstheme="minorHAnsi"/>
                <w:bCs w:val="0"/>
                <w:sz w:val="20"/>
              </w:rPr>
              <w:t>.</w:t>
            </w:r>
          </w:p>
        </w:tc>
        <w:tc>
          <w:tcPr>
            <w:tcW w:w="2268" w:type="dxa"/>
          </w:tcPr>
          <w:p w14:paraId="31271016" w14:textId="77777777" w:rsidR="005C5F90" w:rsidRPr="00B358ED" w:rsidRDefault="005C5F90" w:rsidP="005C5F90">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val="0"/>
                <w:sz w:val="20"/>
              </w:rPr>
            </w:pPr>
          </w:p>
        </w:tc>
      </w:tr>
    </w:tbl>
    <w:p w14:paraId="7D2A97B4" w14:textId="77777777" w:rsidR="007B31E8" w:rsidRPr="00B358ED" w:rsidRDefault="007B31E8" w:rsidP="004C5161">
      <w:pPr>
        <w:pStyle w:val="berschrift3"/>
        <w:numPr>
          <w:ilvl w:val="0"/>
          <w:numId w:val="0"/>
        </w:numPr>
        <w:rPr>
          <w:rFonts w:asciiTheme="minorHAnsi" w:hAnsiTheme="minorHAnsi" w:cstheme="minorHAnsi"/>
        </w:rPr>
      </w:pPr>
    </w:p>
    <w:p w14:paraId="660ADCDF" w14:textId="77777777" w:rsidR="007B31E8" w:rsidRPr="00B358ED" w:rsidRDefault="007B31E8" w:rsidP="007B31E8">
      <w:pPr>
        <w:rPr>
          <w:rFonts w:asciiTheme="minorHAnsi" w:hAnsiTheme="minorHAnsi" w:cstheme="minorHAnsi"/>
        </w:rPr>
      </w:pPr>
    </w:p>
    <w:p w14:paraId="7B5F4B56" w14:textId="77777777" w:rsidR="007B31E8" w:rsidRPr="00B358ED" w:rsidRDefault="007B31E8" w:rsidP="007B31E8">
      <w:pPr>
        <w:rPr>
          <w:rFonts w:asciiTheme="minorHAnsi" w:hAnsiTheme="minorHAnsi" w:cstheme="minorHAnsi"/>
        </w:rPr>
        <w:sectPr w:rsidR="007B31E8" w:rsidRPr="00B358ED">
          <w:headerReference w:type="default" r:id="rId43"/>
          <w:footerReference w:type="default" r:id="rId44"/>
          <w:headerReference w:type="first" r:id="rId45"/>
          <w:footerReference w:type="first" r:id="rId46"/>
          <w:pgSz w:w="16838" w:h="11906" w:orient="landscape"/>
          <w:pgMar w:top="1531" w:right="1134" w:bottom="1134" w:left="1134" w:header="709" w:footer="346" w:gutter="0"/>
          <w:cols w:space="708"/>
          <w:docGrid w:linePitch="360"/>
        </w:sectPr>
      </w:pPr>
    </w:p>
    <w:p w14:paraId="6FA26CD5" w14:textId="77777777" w:rsidR="00830635" w:rsidRPr="00B358ED" w:rsidRDefault="00830635" w:rsidP="00A0287E">
      <w:pPr>
        <w:jc w:val="both"/>
        <w:rPr>
          <w:rFonts w:asciiTheme="minorHAnsi" w:hAnsiTheme="minorHAnsi" w:cstheme="minorHAnsi"/>
        </w:rPr>
        <w:pPrChange w:id="67" w:author="Imke Endjer" w:date="2023-02-23T09:14:00Z">
          <w:pPr/>
        </w:pPrChange>
      </w:pPr>
      <w:r w:rsidRPr="00B358ED">
        <w:rPr>
          <w:rFonts w:asciiTheme="minorHAnsi" w:hAnsiTheme="minorHAnsi" w:cstheme="minorHAnsi"/>
          <w:b/>
        </w:rPr>
        <w:lastRenderedPageBreak/>
        <w:t xml:space="preserve">Erarbeitung I: </w:t>
      </w:r>
      <w:r w:rsidRPr="00B358ED">
        <w:rPr>
          <w:rFonts w:asciiTheme="minorHAnsi" w:hAnsiTheme="minorHAnsi" w:cstheme="minorHAnsi"/>
          <w:b/>
          <w:i/>
        </w:rPr>
        <w:br/>
      </w:r>
      <w:proofErr w:type="gramStart"/>
      <w:r w:rsidRPr="00B358ED">
        <w:rPr>
          <w:rFonts w:asciiTheme="minorHAnsi" w:hAnsiTheme="minorHAnsi" w:cstheme="minorHAnsi"/>
        </w:rPr>
        <w:t>Aufbauend</w:t>
      </w:r>
      <w:proofErr w:type="gramEnd"/>
      <w:r w:rsidRPr="00B358ED">
        <w:rPr>
          <w:rFonts w:asciiTheme="minorHAnsi" w:hAnsiTheme="minorHAnsi" w:cstheme="minorHAnsi"/>
        </w:rPr>
        <w:t xml:space="preserve"> auf der Unplugged-Aktivität aus Modul 1 wird der dort entwickelte Algorithmus mithilfe des Arbeitsblattes KI-A1.3 nun in Snap! umgesetzt. Anstatt von Goldfunden werden hier nun Kundendaten analysiert. In der Vorlage werden bereits zufällige Cluster von Kundendaten erzeugt </w:t>
      </w:r>
      <w:r w:rsidRPr="00B358ED">
        <w:rPr>
          <w:rFonts w:asciiTheme="minorHAnsi" w:hAnsiTheme="minorHAnsi" w:cstheme="minorHAnsi"/>
          <w:noProof/>
        </w:rPr>
        <w:drawing>
          <wp:inline distT="0" distB="0" distL="0" distR="0" wp14:anchorId="5399343D" wp14:editId="3775F1F6">
            <wp:extent cx="1058333" cy="1905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7"/>
                    <a:stretch/>
                  </pic:blipFill>
                  <pic:spPr bwMode="auto">
                    <a:xfrm>
                      <a:off x="0" y="0"/>
                      <a:ext cx="1058333" cy="190500"/>
                    </a:xfrm>
                    <a:prstGeom prst="rect">
                      <a:avLst/>
                    </a:prstGeom>
                    <a:ln/>
                  </pic:spPr>
                </pic:pic>
              </a:graphicData>
            </a:graphic>
          </wp:inline>
        </w:drawing>
      </w:r>
      <w:r w:rsidRPr="00B358ED">
        <w:rPr>
          <w:rFonts w:asciiTheme="minorHAnsi" w:hAnsiTheme="minorHAnsi" w:cstheme="minorHAnsi"/>
        </w:rPr>
        <w:t xml:space="preserve">. Die Schülerinnen und Schüler ergänzen nun </w:t>
      </w:r>
      <w:proofErr w:type="gramStart"/>
      <w:r w:rsidRPr="00B358ED">
        <w:rPr>
          <w:rFonts w:asciiTheme="minorHAnsi" w:hAnsiTheme="minorHAnsi" w:cstheme="minorHAnsi"/>
        </w:rPr>
        <w:t>das Sprite</w:t>
      </w:r>
      <w:proofErr w:type="gramEnd"/>
      <w:r w:rsidRPr="00B358ED">
        <w:rPr>
          <w:rFonts w:asciiTheme="minorHAnsi" w:hAnsiTheme="minorHAnsi" w:cstheme="minorHAnsi"/>
        </w:rPr>
        <w:t xml:space="preserve"> “Prototyp” um die Umsetzung des VQ-Algorithmus entsprechend der Regeln aus der Unplugged Aktivität:</w:t>
      </w:r>
    </w:p>
    <w:p w14:paraId="453614D9" w14:textId="77777777" w:rsidR="00830635" w:rsidRPr="00B358ED" w:rsidRDefault="00830635" w:rsidP="00A0287E">
      <w:pPr>
        <w:spacing w:before="240" w:after="240" w:line="276" w:lineRule="auto"/>
        <w:jc w:val="both"/>
        <w:rPr>
          <w:rFonts w:asciiTheme="minorHAnsi" w:hAnsiTheme="minorHAnsi" w:cstheme="minorHAnsi"/>
        </w:rPr>
        <w:pPrChange w:id="68" w:author="Imke Endjer" w:date="2023-02-23T09:14:00Z">
          <w:pPr>
            <w:spacing w:before="240" w:after="240" w:line="276" w:lineRule="auto"/>
          </w:pPr>
        </w:pPrChange>
      </w:pPr>
      <w:r w:rsidRPr="00B358ED">
        <w:rPr>
          <w:rFonts w:asciiTheme="minorHAnsi" w:hAnsiTheme="minorHAnsi" w:cstheme="minorHAnsi"/>
        </w:rPr>
        <w:t>Für jeden Datenpunkt…</w:t>
      </w:r>
    </w:p>
    <w:p w14:paraId="46CAB135" w14:textId="710D64CB" w:rsidR="00830635" w:rsidRPr="00B358ED" w:rsidRDefault="00830635" w:rsidP="00830635">
      <w:pPr>
        <w:numPr>
          <w:ilvl w:val="0"/>
          <w:numId w:val="40"/>
        </w:numPr>
        <w:spacing w:before="240" w:after="0" w:line="276" w:lineRule="auto"/>
        <w:rPr>
          <w:rFonts w:asciiTheme="minorHAnsi" w:hAnsiTheme="minorHAnsi" w:cstheme="minorHAnsi"/>
        </w:rPr>
      </w:pPr>
      <w:r w:rsidRPr="00B358ED">
        <w:rPr>
          <w:rFonts w:asciiTheme="minorHAnsi" w:hAnsiTheme="minorHAnsi" w:cstheme="minorHAnsi"/>
        </w:rPr>
        <w:t>identifiziere den nächsten Prototyp</w:t>
      </w:r>
    </w:p>
    <w:p w14:paraId="68FD1911" w14:textId="77777777" w:rsidR="00830635" w:rsidRPr="00B358ED" w:rsidRDefault="00830635" w:rsidP="00830635">
      <w:pPr>
        <w:numPr>
          <w:ilvl w:val="0"/>
          <w:numId w:val="40"/>
        </w:numPr>
        <w:spacing w:after="240" w:line="276" w:lineRule="auto"/>
        <w:rPr>
          <w:rFonts w:asciiTheme="minorHAnsi" w:hAnsiTheme="minorHAnsi" w:cstheme="minorHAnsi"/>
        </w:rPr>
      </w:pPr>
      <w:r w:rsidRPr="00B358ED">
        <w:rPr>
          <w:rFonts w:asciiTheme="minorHAnsi" w:hAnsiTheme="minorHAnsi" w:cstheme="minorHAnsi"/>
        </w:rPr>
        <w:t>bewege den Prototyp aus Schritt 1 die Hälfte der Distanz in Richtung des Datenpunkts</w:t>
      </w:r>
    </w:p>
    <w:p w14:paraId="50B780B5" w14:textId="35AA4AFA" w:rsidR="00830635" w:rsidRPr="00B358ED" w:rsidRDefault="00830635" w:rsidP="00A0287E">
      <w:pPr>
        <w:spacing w:before="240" w:after="240" w:line="276" w:lineRule="auto"/>
        <w:jc w:val="both"/>
        <w:rPr>
          <w:rFonts w:asciiTheme="minorHAnsi" w:hAnsiTheme="minorHAnsi" w:cstheme="minorHAnsi"/>
        </w:rPr>
      </w:pPr>
      <w:r w:rsidRPr="00B358ED">
        <w:rPr>
          <w:rFonts w:asciiTheme="minorHAnsi" w:hAnsiTheme="minorHAnsi" w:cstheme="minorHAnsi"/>
        </w:rPr>
        <w:t xml:space="preserve">In der Vorlage werden bereits zufällig Prototypen erzeugt </w:t>
      </w:r>
      <w:r w:rsidRPr="00B358ED">
        <w:rPr>
          <w:rFonts w:asciiTheme="minorHAnsi" w:hAnsiTheme="minorHAnsi" w:cstheme="minorHAnsi"/>
          <w:noProof/>
        </w:rPr>
        <w:drawing>
          <wp:inline distT="0" distB="0" distL="0" distR="0" wp14:anchorId="42D03020" wp14:editId="47D31996">
            <wp:extent cx="1085850" cy="1905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48"/>
                    <a:stretch/>
                  </pic:blipFill>
                  <pic:spPr bwMode="auto">
                    <a:xfrm>
                      <a:off x="0" y="0"/>
                      <a:ext cx="1085850" cy="190500"/>
                    </a:xfrm>
                    <a:prstGeom prst="rect">
                      <a:avLst/>
                    </a:prstGeom>
                    <a:ln/>
                  </pic:spPr>
                </pic:pic>
              </a:graphicData>
            </a:graphic>
          </wp:inline>
        </w:drawing>
      </w:r>
      <w:r w:rsidRPr="00B358ED">
        <w:rPr>
          <w:rFonts w:asciiTheme="minorHAnsi" w:hAnsiTheme="minorHAnsi" w:cstheme="minorHAnsi"/>
        </w:rPr>
        <w:t>. Auch die Bestimmung des nächsten Prototyp</w:t>
      </w:r>
      <w:r w:rsidR="00B358ED" w:rsidRPr="00B358ED">
        <w:rPr>
          <w:rFonts w:asciiTheme="minorHAnsi" w:hAnsiTheme="minorHAnsi" w:cstheme="minorHAnsi"/>
        </w:rPr>
        <w:t>s</w:t>
      </w:r>
      <w:r w:rsidRPr="00B358ED">
        <w:rPr>
          <w:rFonts w:asciiTheme="minorHAnsi" w:hAnsiTheme="minorHAnsi" w:cstheme="minorHAnsi"/>
        </w:rPr>
        <w:t xml:space="preserve"> ist bereits durch einen Block vorgegeben</w:t>
      </w:r>
      <w:r w:rsidRPr="00B358ED">
        <w:rPr>
          <w:rFonts w:asciiTheme="minorHAnsi" w:hAnsiTheme="minorHAnsi" w:cstheme="minorHAnsi"/>
          <w:noProof/>
        </w:rPr>
        <w:drawing>
          <wp:inline distT="0" distB="0" distL="0" distR="0" wp14:anchorId="088960CB" wp14:editId="3929415E">
            <wp:extent cx="1299845" cy="152385"/>
            <wp:effectExtent l="0" t="0" r="0" b="635"/>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49"/>
                    <a:stretch/>
                  </pic:blipFill>
                  <pic:spPr bwMode="auto">
                    <a:xfrm>
                      <a:off x="0" y="0"/>
                      <a:ext cx="1411094" cy="165427"/>
                    </a:xfrm>
                    <a:prstGeom prst="rect">
                      <a:avLst/>
                    </a:prstGeom>
                    <a:ln/>
                  </pic:spPr>
                </pic:pic>
              </a:graphicData>
            </a:graphic>
          </wp:inline>
        </w:drawing>
      </w:r>
      <w:r w:rsidRPr="00B358ED">
        <w:rPr>
          <w:rFonts w:asciiTheme="minorHAnsi" w:hAnsiTheme="minorHAnsi" w:cstheme="minorHAnsi"/>
        </w:rPr>
        <w:t>. Die Schülerinnen und Schüler müssen also lediglich die Abfrage des nächsten Prototyp</w:t>
      </w:r>
      <w:r w:rsidR="00B358ED" w:rsidRPr="00B358ED">
        <w:rPr>
          <w:rFonts w:asciiTheme="minorHAnsi" w:hAnsiTheme="minorHAnsi" w:cstheme="minorHAnsi"/>
        </w:rPr>
        <w:t>s</w:t>
      </w:r>
      <w:r w:rsidRPr="00B358ED">
        <w:rPr>
          <w:rFonts w:asciiTheme="minorHAnsi" w:hAnsiTheme="minorHAnsi" w:cstheme="minorHAnsi"/>
        </w:rPr>
        <w:t xml:space="preserve"> (1) und das Aktualisieren der Position des jeweiligen Prototyp</w:t>
      </w:r>
      <w:r w:rsidR="00B358ED" w:rsidRPr="00B358ED">
        <w:rPr>
          <w:rFonts w:asciiTheme="minorHAnsi" w:hAnsiTheme="minorHAnsi" w:cstheme="minorHAnsi"/>
        </w:rPr>
        <w:t>s</w:t>
      </w:r>
      <w:r w:rsidRPr="00B358ED">
        <w:rPr>
          <w:rFonts w:asciiTheme="minorHAnsi" w:hAnsiTheme="minorHAnsi" w:cstheme="minorHAnsi"/>
        </w:rPr>
        <w:t xml:space="preserve"> ergänzen (2).</w:t>
      </w:r>
    </w:p>
    <w:p w14:paraId="2AD1904C" w14:textId="77777777" w:rsidR="00830635" w:rsidRPr="00B358ED" w:rsidRDefault="00830635" w:rsidP="00830635">
      <w:pPr>
        <w:spacing w:after="0" w:line="276" w:lineRule="auto"/>
        <w:rPr>
          <w:rFonts w:asciiTheme="minorHAnsi" w:hAnsiTheme="minorHAnsi" w:cstheme="minorHAnsi"/>
        </w:rPr>
      </w:pPr>
      <w:r w:rsidRPr="00B358ED">
        <w:rPr>
          <w:rFonts w:asciiTheme="minorHAnsi" w:hAnsiTheme="minorHAnsi" w:cstheme="minorHAnsi"/>
          <w:noProof/>
        </w:rPr>
        <w:drawing>
          <wp:inline distT="0" distB="0" distL="0" distR="0" wp14:anchorId="208BDA14" wp14:editId="3039FB25">
            <wp:extent cx="5367338" cy="2219366"/>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50"/>
                    <a:stretch/>
                  </pic:blipFill>
                  <pic:spPr bwMode="auto">
                    <a:xfrm>
                      <a:off x="0" y="0"/>
                      <a:ext cx="5367338" cy="2219366"/>
                    </a:xfrm>
                    <a:prstGeom prst="rect">
                      <a:avLst/>
                    </a:prstGeom>
                    <a:ln/>
                  </pic:spPr>
                </pic:pic>
              </a:graphicData>
            </a:graphic>
          </wp:inline>
        </w:drawing>
      </w:r>
    </w:p>
    <w:p w14:paraId="449986B4" w14:textId="77777777" w:rsidR="00830635" w:rsidRPr="00B358ED" w:rsidRDefault="00830635" w:rsidP="00830635">
      <w:pPr>
        <w:spacing w:after="0" w:line="276" w:lineRule="auto"/>
        <w:rPr>
          <w:rFonts w:asciiTheme="minorHAnsi" w:hAnsiTheme="minorHAnsi" w:cstheme="minorHAnsi"/>
        </w:rPr>
      </w:pPr>
    </w:p>
    <w:p w14:paraId="50D19216" w14:textId="77777777" w:rsidR="00830635" w:rsidRPr="00B358ED" w:rsidRDefault="00830635" w:rsidP="00830635">
      <w:pPr>
        <w:spacing w:after="0" w:line="276" w:lineRule="auto"/>
        <w:jc w:val="both"/>
        <w:rPr>
          <w:rFonts w:asciiTheme="minorHAnsi" w:hAnsiTheme="minorHAnsi" w:cstheme="minorHAnsi"/>
        </w:rPr>
      </w:pPr>
      <w:r w:rsidRPr="00B358ED">
        <w:rPr>
          <w:rFonts w:asciiTheme="minorHAnsi" w:hAnsiTheme="minorHAnsi" w:cstheme="minorHAnsi"/>
        </w:rPr>
        <w:t>Durch einen Klick auf die grüne Flagge werden die Datenpunkte neu verteilt, durch einen Klick auf obiges Skript wird der Algorithmus zur Clusteranalyse ausgeführt</w:t>
      </w:r>
      <w:r w:rsidRPr="00B358ED">
        <w:rPr>
          <w:rFonts w:asciiTheme="minorHAnsi" w:hAnsiTheme="minorHAnsi" w:cstheme="minorHAnsi"/>
          <w:vertAlign w:val="superscript"/>
        </w:rPr>
        <w:footnoteReference w:id="7"/>
      </w:r>
      <w:r w:rsidRPr="00B358ED">
        <w:rPr>
          <w:rFonts w:asciiTheme="minorHAnsi" w:hAnsiTheme="minorHAnsi" w:cstheme="minorHAnsi"/>
        </w:rPr>
        <w:t>. Dies ermöglicht es, das Programm wiederholt auf denselben Daten auszuführen.</w:t>
      </w:r>
    </w:p>
    <w:p w14:paraId="12DE4903" w14:textId="77777777" w:rsidR="00830635" w:rsidRPr="00B358ED" w:rsidRDefault="00830635" w:rsidP="00830635">
      <w:pPr>
        <w:spacing w:after="0" w:line="276" w:lineRule="auto"/>
        <w:rPr>
          <w:rFonts w:asciiTheme="minorHAnsi" w:hAnsiTheme="minorHAnsi" w:cstheme="minorHAnsi"/>
        </w:rPr>
      </w:pPr>
    </w:p>
    <w:p w14:paraId="74A3A498" w14:textId="77777777" w:rsidR="00830635" w:rsidRPr="00B358ED" w:rsidRDefault="00830635" w:rsidP="00830635">
      <w:pPr>
        <w:spacing w:after="240" w:line="276" w:lineRule="auto"/>
        <w:jc w:val="both"/>
        <w:rPr>
          <w:rFonts w:asciiTheme="minorHAnsi" w:hAnsiTheme="minorHAnsi" w:cstheme="minorHAnsi"/>
        </w:rPr>
      </w:pPr>
      <w:r w:rsidRPr="00B358ED">
        <w:rPr>
          <w:rFonts w:asciiTheme="minorHAnsi" w:hAnsiTheme="minorHAnsi" w:cstheme="minorHAnsi"/>
        </w:rPr>
        <w:t xml:space="preserve">Durch die Simulation können nun deutlich größere Datenmengen verarbeitet werden, die sich in jedem Durchlauf unterscheiden. Hierzu kann nun eine Vielzahl weiterer Experimente mit dem Verfahren durchgeführt werden: Die Anzahl der Prototypen stimmt in unserer Unplugged-Aktivität zufälligerweise mit der Anzahl der Cluster überein. Das ist hier nicht mehr der Fall! Lassen Sie die Schülerinnen und Schüler daher verschiedene Prototypenanzahlen ausprobieren! </w:t>
      </w:r>
    </w:p>
    <w:p w14:paraId="44EE5760" w14:textId="77777777" w:rsidR="00830635" w:rsidRPr="00B358ED" w:rsidRDefault="00830635" w:rsidP="00830635">
      <w:pPr>
        <w:spacing w:after="0" w:line="276" w:lineRule="auto"/>
        <w:jc w:val="both"/>
        <w:rPr>
          <w:rFonts w:asciiTheme="minorHAnsi" w:hAnsiTheme="minorHAnsi" w:cstheme="minorHAnsi"/>
        </w:rPr>
      </w:pPr>
      <w:r w:rsidRPr="00B358ED">
        <w:rPr>
          <w:rFonts w:asciiTheme="minorHAnsi" w:hAnsiTheme="minorHAnsi" w:cstheme="minorHAnsi"/>
        </w:rPr>
        <w:t>Auf Basis der Prototypen sollen die Schülerinnen und Schüler die gefundenen Kundengruppen auf dem Arbeitsblatt beschreiben und Empfehlungen für individualisierte Werbung angeben. Auch hier sollte erneut die zugrunde liegende Idee von unüberwachtem Lernen aufgegriffen und dessen Merkmale thematisiert und von der Klassifikation im überwachten Lernen unterschieden werden.</w:t>
      </w:r>
    </w:p>
    <w:p w14:paraId="069AD6F8" w14:textId="77777777" w:rsidR="00830635" w:rsidRPr="00B358ED" w:rsidRDefault="00830635" w:rsidP="00830635">
      <w:pPr>
        <w:spacing w:after="0" w:line="276" w:lineRule="auto"/>
        <w:rPr>
          <w:rFonts w:asciiTheme="minorHAnsi" w:hAnsiTheme="minorHAnsi" w:cstheme="minorHAnsi"/>
        </w:rPr>
      </w:pPr>
    </w:p>
    <w:p w14:paraId="7D359A71" w14:textId="77777777" w:rsidR="00830635" w:rsidRPr="00B358ED" w:rsidRDefault="00830635" w:rsidP="00830635">
      <w:pPr>
        <w:spacing w:after="0" w:line="276" w:lineRule="auto"/>
        <w:rPr>
          <w:rFonts w:asciiTheme="minorHAnsi" w:hAnsiTheme="minorHAnsi" w:cstheme="minorHAnsi"/>
          <w:b/>
        </w:rPr>
      </w:pPr>
      <w:r w:rsidRPr="00B358ED">
        <w:rPr>
          <w:rFonts w:asciiTheme="minorHAnsi" w:hAnsiTheme="minorHAnsi" w:cstheme="minorHAnsi"/>
          <w:b/>
        </w:rPr>
        <w:lastRenderedPageBreak/>
        <w:t>Sicherung I:</w:t>
      </w:r>
    </w:p>
    <w:p w14:paraId="0C72E3A7" w14:textId="48386449" w:rsidR="00830635" w:rsidRPr="00B358ED" w:rsidRDefault="00830635" w:rsidP="00830635">
      <w:pPr>
        <w:spacing w:after="0" w:line="276" w:lineRule="auto"/>
        <w:rPr>
          <w:rFonts w:asciiTheme="minorHAnsi" w:hAnsiTheme="minorHAnsi" w:cstheme="minorHAnsi"/>
        </w:rPr>
      </w:pPr>
      <w:r w:rsidRPr="00B358ED">
        <w:rPr>
          <w:rFonts w:asciiTheme="minorHAnsi" w:hAnsiTheme="minorHAnsi" w:cstheme="minorHAnsi"/>
        </w:rPr>
        <w:t>Lassen Sie anschließend verschiedene Schülergruppe</w:t>
      </w:r>
      <w:r w:rsidR="00B358ED" w:rsidRPr="00B358ED">
        <w:rPr>
          <w:rFonts w:asciiTheme="minorHAnsi" w:hAnsiTheme="minorHAnsi" w:cstheme="minorHAnsi"/>
        </w:rPr>
        <w:t>n</w:t>
      </w:r>
      <w:r w:rsidRPr="00B358ED">
        <w:rPr>
          <w:rFonts w:asciiTheme="minorHAnsi" w:hAnsiTheme="minorHAnsi" w:cstheme="minorHAnsi"/>
        </w:rPr>
        <w:t xml:space="preserve"> ihre Lösung</w:t>
      </w:r>
      <w:r w:rsidR="00B358ED" w:rsidRPr="00B358ED">
        <w:rPr>
          <w:rFonts w:asciiTheme="minorHAnsi" w:hAnsiTheme="minorHAnsi" w:cstheme="minorHAnsi"/>
        </w:rPr>
        <w:t>en</w:t>
      </w:r>
      <w:r w:rsidRPr="00B358ED">
        <w:rPr>
          <w:rFonts w:asciiTheme="minorHAnsi" w:hAnsiTheme="minorHAnsi" w:cstheme="minorHAnsi"/>
        </w:rPr>
        <w:t xml:space="preserve"> vorstellen. Fragen Sie die Schülerinnen und Schüler, welche Probleme der Algorithmus in seiner jetzigen Form hat. Dazu können Sie Impulse geben wie:</w:t>
      </w:r>
    </w:p>
    <w:p w14:paraId="2E944839" w14:textId="77777777" w:rsidR="00830635" w:rsidRPr="00B358ED" w:rsidRDefault="00830635" w:rsidP="00830635">
      <w:pPr>
        <w:numPr>
          <w:ilvl w:val="0"/>
          <w:numId w:val="39"/>
        </w:numPr>
        <w:spacing w:after="0" w:line="276" w:lineRule="auto"/>
        <w:rPr>
          <w:rFonts w:asciiTheme="minorHAnsi" w:hAnsiTheme="minorHAnsi" w:cstheme="minorHAnsi"/>
        </w:rPr>
      </w:pPr>
      <w:r w:rsidRPr="00B358ED">
        <w:rPr>
          <w:rFonts w:asciiTheme="minorHAnsi" w:hAnsiTheme="minorHAnsi" w:cstheme="minorHAnsi"/>
        </w:rPr>
        <w:t>Wie verhält sich euer Algorithmus, wenn ein Datenpunkt ganz isoliert von den anderen liegt und dieser zufällig als letztes betrachtet wird?</w:t>
      </w:r>
    </w:p>
    <w:p w14:paraId="09A38249" w14:textId="77777777" w:rsidR="00830635" w:rsidRPr="00B358ED" w:rsidRDefault="00830635" w:rsidP="00830635">
      <w:pPr>
        <w:numPr>
          <w:ilvl w:val="0"/>
          <w:numId w:val="39"/>
        </w:numPr>
        <w:spacing w:after="0" w:line="276" w:lineRule="auto"/>
        <w:rPr>
          <w:rFonts w:asciiTheme="minorHAnsi" w:hAnsiTheme="minorHAnsi" w:cstheme="minorHAnsi"/>
        </w:rPr>
      </w:pPr>
      <w:r w:rsidRPr="00B358ED">
        <w:rPr>
          <w:rFonts w:asciiTheme="minorHAnsi" w:hAnsiTheme="minorHAnsi" w:cstheme="minorHAnsi"/>
        </w:rPr>
        <w:t>Wie verhält sich der Algorithmus bei zwei Punktwolken, wenn die Prototypen in der Mitte zwischen den beiden Punktwolken starten?</w:t>
      </w:r>
    </w:p>
    <w:p w14:paraId="60C9DA3F" w14:textId="77777777" w:rsidR="00830635" w:rsidRPr="00B358ED" w:rsidRDefault="00830635" w:rsidP="00830635">
      <w:pPr>
        <w:spacing w:after="0" w:line="276" w:lineRule="auto"/>
        <w:rPr>
          <w:rFonts w:asciiTheme="minorHAnsi" w:hAnsiTheme="minorHAnsi" w:cstheme="minorHAnsi"/>
        </w:rPr>
      </w:pPr>
    </w:p>
    <w:tbl>
      <w:tblPr>
        <w:tblStyle w:val="StGen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0635" w:rsidRPr="00B358ED" w14:paraId="396A1495" w14:textId="77777777" w:rsidTr="003C47FE">
        <w:tc>
          <w:tcPr>
            <w:tcW w:w="9026" w:type="dxa"/>
            <w:tcMar>
              <w:top w:w="100" w:type="dxa"/>
              <w:left w:w="100" w:type="dxa"/>
              <w:bottom w:w="100" w:type="dxa"/>
              <w:right w:w="100" w:type="dxa"/>
            </w:tcMar>
          </w:tcPr>
          <w:p w14:paraId="3AC697C7" w14:textId="77777777" w:rsidR="00830635" w:rsidRPr="00B358ED" w:rsidRDefault="00830635" w:rsidP="003C47FE">
            <w:pPr>
              <w:spacing w:line="276" w:lineRule="auto"/>
              <w:rPr>
                <w:rFonts w:asciiTheme="minorHAnsi" w:hAnsiTheme="minorHAnsi" w:cstheme="minorHAnsi"/>
                <w:b/>
              </w:rPr>
            </w:pPr>
            <w:r w:rsidRPr="00B358ED">
              <w:rPr>
                <w:rFonts w:asciiTheme="minorHAnsi" w:hAnsiTheme="minorHAnsi" w:cstheme="minorHAnsi"/>
                <w:b/>
              </w:rPr>
              <w:t>Einschub: Informatik im Kontext und eigene Daten</w:t>
            </w:r>
          </w:p>
          <w:p w14:paraId="6FB96E8E" w14:textId="77777777" w:rsidR="00830635" w:rsidRPr="00B358ED" w:rsidRDefault="00830635" w:rsidP="003C47FE">
            <w:pPr>
              <w:spacing w:line="276" w:lineRule="auto"/>
              <w:rPr>
                <w:rFonts w:asciiTheme="minorHAnsi" w:hAnsiTheme="minorHAnsi" w:cstheme="minorHAnsi"/>
              </w:rPr>
            </w:pPr>
          </w:p>
          <w:p w14:paraId="37D31F71" w14:textId="360B00DF" w:rsidR="00830635" w:rsidRPr="00B358ED" w:rsidRDefault="00830635" w:rsidP="003C47FE">
            <w:pPr>
              <w:spacing w:line="276" w:lineRule="auto"/>
              <w:jc w:val="both"/>
              <w:rPr>
                <w:rFonts w:asciiTheme="minorHAnsi" w:hAnsiTheme="minorHAnsi" w:cstheme="minorHAnsi"/>
              </w:rPr>
            </w:pPr>
            <w:r w:rsidRPr="00B358ED">
              <w:rPr>
                <w:rFonts w:asciiTheme="minorHAnsi" w:hAnsiTheme="minorHAnsi" w:cstheme="minorHAnsi"/>
              </w:rPr>
              <w:t xml:space="preserve">Alternativ können Sie die Implementierung des Algorithmus in Snap! auch auf eigenen Daten, die zuvor mit oder durch die Schülerinnen und Schülern erhoben wurden, durchführen. Ein einfaches Beispiel dazu wäre, Breiten- und Längengrade der Wohnorte der Schülerinnen und Schüler zu sammeln, und als </w:t>
            </w:r>
            <w:proofErr w:type="spellStart"/>
            <w:r w:rsidRPr="00B358ED">
              <w:rPr>
                <w:rFonts w:asciiTheme="minorHAnsi" w:hAnsiTheme="minorHAnsi" w:cstheme="minorHAnsi"/>
              </w:rPr>
              <w:t>csv</w:t>
            </w:r>
            <w:proofErr w:type="spellEnd"/>
            <w:r w:rsidRPr="00B358ED">
              <w:rPr>
                <w:rFonts w:asciiTheme="minorHAnsi" w:hAnsiTheme="minorHAnsi" w:cstheme="minorHAnsi"/>
              </w:rPr>
              <w:t xml:space="preserve">-Datei in Snap! zu importieren. Diese können nun mit Hilfe der </w:t>
            </w:r>
            <w:proofErr w:type="gramStart"/>
            <w:r w:rsidRPr="00B358ED">
              <w:rPr>
                <w:rFonts w:asciiTheme="minorHAnsi" w:hAnsiTheme="minorHAnsi" w:cstheme="minorHAnsi"/>
              </w:rPr>
              <w:t>Snap!-</w:t>
            </w:r>
            <w:proofErr w:type="gramEnd"/>
            <w:r w:rsidRPr="00B358ED">
              <w:rPr>
                <w:rFonts w:asciiTheme="minorHAnsi" w:hAnsiTheme="minorHAnsi" w:cstheme="minorHAnsi"/>
              </w:rPr>
              <w:t>Bibliothek “</w:t>
            </w:r>
            <w:proofErr w:type="spellStart"/>
            <w:r w:rsidRPr="00B358ED">
              <w:rPr>
                <w:rFonts w:asciiTheme="minorHAnsi" w:hAnsiTheme="minorHAnsi" w:cstheme="minorHAnsi"/>
              </w:rPr>
              <w:t>world</w:t>
            </w:r>
            <w:proofErr w:type="spellEnd"/>
            <w:r w:rsidRPr="00B358ED">
              <w:rPr>
                <w:rFonts w:asciiTheme="minorHAnsi" w:hAnsiTheme="minorHAnsi" w:cstheme="minorHAnsi"/>
              </w:rPr>
              <w:t xml:space="preserve"> </w:t>
            </w:r>
            <w:proofErr w:type="spellStart"/>
            <w:r w:rsidRPr="00B358ED">
              <w:rPr>
                <w:rFonts w:asciiTheme="minorHAnsi" w:hAnsiTheme="minorHAnsi" w:cstheme="minorHAnsi"/>
              </w:rPr>
              <w:t>map</w:t>
            </w:r>
            <w:proofErr w:type="spellEnd"/>
            <w:r w:rsidRPr="00B358ED">
              <w:rPr>
                <w:rFonts w:asciiTheme="minorHAnsi" w:hAnsiTheme="minorHAnsi" w:cstheme="minorHAnsi"/>
              </w:rPr>
              <w:t xml:space="preserve">” dargestellt werden. Der VQ-Algorithmus kann nun genutzt werden, um geeignete Bushaltestellen für den Schulbus zu identifizieren, an der Implementierung des Algorithmus ändert sich dabei nichts. Ein solches, an “Informatik im Kontext” angelehntes Vorgehen, kontextualisiert die Inhalte in der Lebenswelt der Schüler. Konzepte des Datenmanagements, wie die Erfassung, Bereinigung oder Archivierung von Daten (Data Lifecycle) sowie Methoden der Statistik und Datenanalyse, in unserem Fall Maschinelles Lernen, können hierbei aufgegriffen werden. </w:t>
            </w:r>
          </w:p>
        </w:tc>
      </w:tr>
    </w:tbl>
    <w:p w14:paraId="35A46C80" w14:textId="77777777" w:rsidR="00830635" w:rsidRPr="00B358ED" w:rsidRDefault="00830635" w:rsidP="00830635">
      <w:pPr>
        <w:spacing w:after="0" w:line="276" w:lineRule="auto"/>
        <w:rPr>
          <w:rFonts w:asciiTheme="minorHAnsi" w:hAnsiTheme="minorHAnsi" w:cstheme="minorHAnsi"/>
        </w:rPr>
      </w:pPr>
    </w:p>
    <w:p w14:paraId="7FE33234" w14:textId="77777777" w:rsidR="00830635" w:rsidRPr="00B358ED" w:rsidRDefault="00830635" w:rsidP="00830635">
      <w:pPr>
        <w:spacing w:after="0" w:line="276" w:lineRule="auto"/>
        <w:rPr>
          <w:rFonts w:asciiTheme="minorHAnsi" w:hAnsiTheme="minorHAnsi" w:cstheme="minorHAnsi"/>
        </w:rPr>
      </w:pPr>
      <w:r w:rsidRPr="00B358ED">
        <w:rPr>
          <w:rFonts w:asciiTheme="minorHAnsi" w:hAnsiTheme="minorHAnsi" w:cstheme="minorHAnsi"/>
          <w:b/>
        </w:rPr>
        <w:t>Erarbeitung II:</w:t>
      </w:r>
    </w:p>
    <w:p w14:paraId="4A09EE93" w14:textId="2E599486" w:rsidR="00830635" w:rsidRPr="00B358ED" w:rsidRDefault="00830635" w:rsidP="00830635">
      <w:pPr>
        <w:spacing w:after="0" w:line="276" w:lineRule="auto"/>
        <w:jc w:val="both"/>
        <w:rPr>
          <w:rFonts w:asciiTheme="minorHAnsi" w:hAnsiTheme="minorHAnsi" w:cstheme="minorHAnsi"/>
        </w:rPr>
      </w:pPr>
      <w:r w:rsidRPr="00B358ED">
        <w:rPr>
          <w:rFonts w:asciiTheme="minorHAnsi" w:hAnsiTheme="minorHAnsi" w:cstheme="minorHAnsi"/>
        </w:rPr>
        <w:t xml:space="preserve">Im nächsten Schritt wollen wir nun unser maschinelles Lernverfahren verbessern: Die Schülerinnen </w:t>
      </w:r>
      <w:r w:rsidR="00B358ED" w:rsidRPr="00B358ED">
        <w:rPr>
          <w:rFonts w:asciiTheme="minorHAnsi" w:hAnsiTheme="minorHAnsi" w:cstheme="minorHAnsi"/>
        </w:rPr>
        <w:t xml:space="preserve">und Schüler </w:t>
      </w:r>
      <w:r w:rsidRPr="00B358ED">
        <w:rPr>
          <w:rFonts w:asciiTheme="minorHAnsi" w:hAnsiTheme="minorHAnsi" w:cstheme="minorHAnsi"/>
        </w:rPr>
        <w:t xml:space="preserve">haben vermutlich im Rahmen der Unplugged-Aktivität und/oder der Implementierung erste Erfahrungen mit Schwächen des simplen VQ-Algorithmus gemacht. So reagiert der Algorithmus beispielsweise empfindlich darauf, wenn ein Ausreißer (ein isoliert liegender Datenpunkt) als allerletztes verarbeitet wird (das lässt sich gut in Snap! zeigen). Dieses und weitere Probleme (bspw., dass manche Prototypen gar nicht bewegt werden) dient als Anlass, die Schülerinnen und Schüler über eine Optimierung des Algorithmus nachdenken zu lassen. </w:t>
      </w:r>
    </w:p>
    <w:p w14:paraId="7A1256A4" w14:textId="77777777" w:rsidR="00830635" w:rsidRPr="00B358ED" w:rsidRDefault="00830635" w:rsidP="00830635">
      <w:pPr>
        <w:spacing w:after="0" w:line="276" w:lineRule="auto"/>
        <w:rPr>
          <w:rFonts w:asciiTheme="minorHAnsi" w:hAnsiTheme="minorHAnsi" w:cstheme="minorHAnsi"/>
        </w:rPr>
      </w:pPr>
    </w:p>
    <w:p w14:paraId="2C92B83B" w14:textId="77777777" w:rsidR="00830635" w:rsidRPr="00B358ED" w:rsidRDefault="00830635" w:rsidP="00830635">
      <w:pPr>
        <w:spacing w:after="0" w:line="276" w:lineRule="auto"/>
        <w:rPr>
          <w:rFonts w:asciiTheme="minorHAnsi" w:hAnsiTheme="minorHAnsi" w:cstheme="minorHAnsi"/>
        </w:rPr>
      </w:pPr>
      <w:r w:rsidRPr="00B358ED">
        <w:rPr>
          <w:rFonts w:asciiTheme="minorHAnsi" w:hAnsiTheme="minorHAnsi" w:cstheme="minorHAnsi"/>
        </w:rPr>
        <w:t>Mögliche Ideen zur Verbesserung des Algorithmus sind:</w:t>
      </w:r>
    </w:p>
    <w:p w14:paraId="13B28395" w14:textId="77777777" w:rsidR="00830635" w:rsidRPr="00B358ED" w:rsidRDefault="00830635" w:rsidP="00830635">
      <w:pPr>
        <w:spacing w:after="0" w:line="276" w:lineRule="auto"/>
        <w:rPr>
          <w:rFonts w:asciiTheme="minorHAnsi" w:hAnsiTheme="minorHAnsi" w:cstheme="minorHAnsi"/>
        </w:rPr>
      </w:pPr>
    </w:p>
    <w:p w14:paraId="426E9DEE" w14:textId="77777777" w:rsidR="00830635" w:rsidRPr="00B358ED" w:rsidRDefault="00830635" w:rsidP="00830635">
      <w:pPr>
        <w:numPr>
          <w:ilvl w:val="0"/>
          <w:numId w:val="37"/>
        </w:numPr>
        <w:spacing w:after="0" w:line="276" w:lineRule="auto"/>
        <w:rPr>
          <w:rFonts w:asciiTheme="minorHAnsi" w:hAnsiTheme="minorHAnsi" w:cstheme="minorHAnsi"/>
        </w:rPr>
      </w:pPr>
      <w:r w:rsidRPr="00B358ED">
        <w:rPr>
          <w:rFonts w:asciiTheme="minorHAnsi" w:hAnsiTheme="minorHAnsi" w:cstheme="minorHAnsi"/>
        </w:rPr>
        <w:t>Alle Punkte mithilfe eines “wiederhole”-Blocks mehrfach verarbeiten</w:t>
      </w:r>
    </w:p>
    <w:p w14:paraId="28AD9325" w14:textId="77777777" w:rsidR="00830635" w:rsidRPr="00B358ED" w:rsidRDefault="00830635" w:rsidP="00830635">
      <w:pPr>
        <w:numPr>
          <w:ilvl w:val="0"/>
          <w:numId w:val="37"/>
        </w:numPr>
        <w:spacing w:after="0" w:line="276" w:lineRule="auto"/>
        <w:rPr>
          <w:rFonts w:asciiTheme="minorHAnsi" w:hAnsiTheme="minorHAnsi" w:cstheme="minorHAnsi"/>
        </w:rPr>
      </w:pPr>
      <w:r w:rsidRPr="00B358ED">
        <w:rPr>
          <w:rFonts w:asciiTheme="minorHAnsi" w:hAnsiTheme="minorHAnsi" w:cstheme="minorHAnsi"/>
        </w:rPr>
        <w:t>Die Schrittweite der Prototypen mit jedem Durchgang (vgl. Idee zuvor) verringern</w:t>
      </w:r>
    </w:p>
    <w:p w14:paraId="25F2CA8F" w14:textId="77777777" w:rsidR="00830635" w:rsidRPr="00B358ED" w:rsidRDefault="00830635" w:rsidP="00830635">
      <w:pPr>
        <w:numPr>
          <w:ilvl w:val="0"/>
          <w:numId w:val="37"/>
        </w:numPr>
        <w:spacing w:after="0" w:line="276" w:lineRule="auto"/>
        <w:rPr>
          <w:rFonts w:asciiTheme="minorHAnsi" w:hAnsiTheme="minorHAnsi" w:cstheme="minorHAnsi"/>
        </w:rPr>
      </w:pPr>
      <w:r w:rsidRPr="00B358ED">
        <w:rPr>
          <w:rFonts w:asciiTheme="minorHAnsi" w:hAnsiTheme="minorHAnsi" w:cstheme="minorHAnsi"/>
        </w:rPr>
        <w:t>Die Anfangsposition der Prototypen nicht mehr zufällig wählen, sondern mit gleichen Abständen verteilen</w:t>
      </w:r>
    </w:p>
    <w:p w14:paraId="6E519ACD" w14:textId="77777777" w:rsidR="00830635" w:rsidRPr="00B358ED" w:rsidRDefault="00830635" w:rsidP="00830635">
      <w:pPr>
        <w:numPr>
          <w:ilvl w:val="0"/>
          <w:numId w:val="37"/>
        </w:numPr>
        <w:spacing w:after="0" w:line="276" w:lineRule="auto"/>
        <w:rPr>
          <w:rFonts w:asciiTheme="minorHAnsi" w:hAnsiTheme="minorHAnsi" w:cstheme="minorHAnsi"/>
        </w:rPr>
      </w:pPr>
      <w:r w:rsidRPr="00B358ED">
        <w:rPr>
          <w:rFonts w:asciiTheme="minorHAnsi" w:hAnsiTheme="minorHAnsi" w:cstheme="minorHAnsi"/>
        </w:rPr>
        <w:t>Mitzählen, wie oft ein Prototyp bewegt wurde; Prototypen, die lange nicht bewegt wurden, eher berücksichtigen als solche, die sehr oft bewegt werden</w:t>
      </w:r>
    </w:p>
    <w:p w14:paraId="4BAC95EB" w14:textId="77777777" w:rsidR="00830635" w:rsidRPr="00B358ED" w:rsidRDefault="00830635" w:rsidP="00830635">
      <w:pPr>
        <w:spacing w:after="0" w:line="276" w:lineRule="auto"/>
        <w:rPr>
          <w:rFonts w:asciiTheme="minorHAnsi" w:hAnsiTheme="minorHAnsi" w:cstheme="minorHAnsi"/>
        </w:rPr>
      </w:pPr>
    </w:p>
    <w:p w14:paraId="3700447E" w14:textId="77777777" w:rsidR="00830635" w:rsidRPr="00B358ED" w:rsidRDefault="00830635" w:rsidP="00830635">
      <w:pPr>
        <w:spacing w:after="0" w:line="276" w:lineRule="auto"/>
        <w:jc w:val="both"/>
        <w:rPr>
          <w:rFonts w:asciiTheme="minorHAnsi" w:hAnsiTheme="minorHAnsi" w:cstheme="minorHAnsi"/>
        </w:rPr>
      </w:pPr>
      <w:r w:rsidRPr="00B358ED">
        <w:rPr>
          <w:rFonts w:asciiTheme="minorHAnsi" w:hAnsiTheme="minorHAnsi" w:cstheme="minorHAnsi"/>
          <w:b/>
        </w:rPr>
        <w:t xml:space="preserve">Tipp: </w:t>
      </w:r>
      <w:r w:rsidRPr="00B358ED">
        <w:rPr>
          <w:rFonts w:asciiTheme="minorHAnsi" w:hAnsiTheme="minorHAnsi" w:cstheme="minorHAnsi"/>
        </w:rPr>
        <w:t>Da hier auch konzeptionelle Überlegungen gefragt sind, bietet es sich an, den Schülerinnen und Schülern weiterhin die Materialien der Unplugged-Aktivität zur Verfügung zu stellen, sodass diese ihre Optimierungen zunächst mithilfe des Spiels planen können, ehe diese in Snap</w:t>
      </w:r>
      <w:r w:rsidRPr="00B358ED">
        <w:rPr>
          <w:rFonts w:asciiTheme="minorHAnsi" w:hAnsiTheme="minorHAnsi" w:cstheme="minorHAnsi"/>
          <w:i/>
        </w:rPr>
        <w:t>!</w:t>
      </w:r>
      <w:r w:rsidRPr="00B358ED">
        <w:rPr>
          <w:rFonts w:asciiTheme="minorHAnsi" w:hAnsiTheme="minorHAnsi" w:cstheme="minorHAnsi"/>
        </w:rPr>
        <w:t xml:space="preserve"> umgesetzt werden.</w:t>
      </w:r>
    </w:p>
    <w:p w14:paraId="205073BC" w14:textId="42725C65" w:rsidR="00830635" w:rsidRDefault="00830635" w:rsidP="00830635">
      <w:pPr>
        <w:spacing w:after="0" w:line="276" w:lineRule="auto"/>
        <w:rPr>
          <w:rFonts w:asciiTheme="minorHAnsi" w:hAnsiTheme="minorHAnsi" w:cstheme="minorHAnsi"/>
        </w:rPr>
      </w:pPr>
    </w:p>
    <w:p w14:paraId="384F71F9" w14:textId="77777777" w:rsidR="005821AE" w:rsidRPr="00B358ED" w:rsidRDefault="005821AE" w:rsidP="00830635">
      <w:pPr>
        <w:spacing w:after="0" w:line="276" w:lineRule="auto"/>
        <w:rPr>
          <w:rFonts w:asciiTheme="minorHAnsi" w:hAnsiTheme="minorHAnsi" w:cstheme="minorHAnsi"/>
        </w:rPr>
      </w:pPr>
    </w:p>
    <w:tbl>
      <w:tblPr>
        <w:tblStyle w:val="StGen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0635" w:rsidRPr="00B358ED" w14:paraId="1FA6D822" w14:textId="77777777" w:rsidTr="003C47FE">
        <w:tc>
          <w:tcPr>
            <w:tcW w:w="9026" w:type="dxa"/>
            <w:tcMar>
              <w:top w:w="100" w:type="dxa"/>
              <w:left w:w="100" w:type="dxa"/>
              <w:bottom w:w="100" w:type="dxa"/>
              <w:right w:w="100" w:type="dxa"/>
            </w:tcMar>
          </w:tcPr>
          <w:p w14:paraId="4974C498" w14:textId="5AE62D26" w:rsidR="00830635" w:rsidRPr="00B358ED" w:rsidRDefault="00830635" w:rsidP="003C47FE">
            <w:pPr>
              <w:spacing w:line="276" w:lineRule="auto"/>
              <w:jc w:val="both"/>
              <w:rPr>
                <w:rFonts w:asciiTheme="minorHAnsi" w:hAnsiTheme="minorHAnsi" w:cstheme="minorHAnsi"/>
              </w:rPr>
            </w:pPr>
            <w:r w:rsidRPr="00B358ED">
              <w:rPr>
                <w:rFonts w:asciiTheme="minorHAnsi" w:hAnsiTheme="minorHAnsi" w:cstheme="minorHAnsi"/>
              </w:rPr>
              <w:lastRenderedPageBreak/>
              <w:t>Alternativ bietet sich zur Optimierung des Algorithmus auch ein Wettbewerb an: Den Schülerinnen und Schülern werden</w:t>
            </w:r>
            <w:r w:rsidR="005821AE">
              <w:rPr>
                <w:rFonts w:asciiTheme="minorHAnsi" w:hAnsiTheme="minorHAnsi" w:cstheme="minorHAnsi"/>
              </w:rPr>
              <w:t xml:space="preserve"> eigens erhobene</w:t>
            </w:r>
            <w:r w:rsidRPr="00B358ED">
              <w:rPr>
                <w:rFonts w:asciiTheme="minorHAnsi" w:hAnsiTheme="minorHAnsi" w:cstheme="minorHAnsi"/>
              </w:rPr>
              <w:t xml:space="preserve"> Beispieldaten via </w:t>
            </w:r>
            <w:proofErr w:type="spellStart"/>
            <w:r w:rsidRPr="00B358ED">
              <w:rPr>
                <w:rFonts w:asciiTheme="minorHAnsi" w:hAnsiTheme="minorHAnsi" w:cstheme="minorHAnsi"/>
              </w:rPr>
              <w:t>csv</w:t>
            </w:r>
            <w:proofErr w:type="spellEnd"/>
            <w:r w:rsidRPr="00B358ED">
              <w:rPr>
                <w:rFonts w:asciiTheme="minorHAnsi" w:hAnsiTheme="minorHAnsi" w:cstheme="minorHAnsi"/>
              </w:rPr>
              <w:t>-Datei zur Verfügung gestellt, die als Datenpunkte eingelesen und mit Hilfe des plotte-2D-Daten-Blocks visualisiert werden. Die Ergebnisse der Schülerinnen und Schüler können dann verglichen werden.</w:t>
            </w:r>
          </w:p>
        </w:tc>
      </w:tr>
    </w:tbl>
    <w:p w14:paraId="5EBE4CD1" w14:textId="77777777" w:rsidR="00830635" w:rsidRPr="00B358ED" w:rsidRDefault="00830635" w:rsidP="00830635">
      <w:pPr>
        <w:spacing w:after="0" w:line="276" w:lineRule="auto"/>
        <w:rPr>
          <w:rFonts w:asciiTheme="minorHAnsi" w:hAnsiTheme="minorHAnsi" w:cstheme="minorHAnsi"/>
        </w:rPr>
      </w:pPr>
    </w:p>
    <w:p w14:paraId="4595DE2B" w14:textId="77777777" w:rsidR="00830635" w:rsidRPr="00B358ED" w:rsidRDefault="00830635" w:rsidP="00830635">
      <w:pPr>
        <w:spacing w:after="0" w:line="276" w:lineRule="auto"/>
        <w:rPr>
          <w:rFonts w:asciiTheme="minorHAnsi" w:hAnsiTheme="minorHAnsi" w:cstheme="minorHAnsi"/>
          <w:b/>
        </w:rPr>
      </w:pPr>
      <w:r w:rsidRPr="00B358ED">
        <w:rPr>
          <w:rFonts w:asciiTheme="minorHAnsi" w:hAnsiTheme="minorHAnsi" w:cstheme="minorHAnsi"/>
          <w:b/>
        </w:rPr>
        <w:t>Sicherung II:</w:t>
      </w:r>
    </w:p>
    <w:p w14:paraId="2178F535" w14:textId="77777777" w:rsidR="00830635" w:rsidRPr="00B358ED" w:rsidRDefault="00830635" w:rsidP="00830635">
      <w:pPr>
        <w:spacing w:after="0" w:line="276" w:lineRule="auto"/>
        <w:jc w:val="both"/>
        <w:rPr>
          <w:rFonts w:asciiTheme="minorHAnsi" w:hAnsiTheme="minorHAnsi" w:cstheme="minorHAnsi"/>
        </w:rPr>
      </w:pPr>
      <w:r w:rsidRPr="00B358ED">
        <w:rPr>
          <w:rFonts w:asciiTheme="minorHAnsi" w:hAnsiTheme="minorHAnsi" w:cstheme="minorHAnsi"/>
        </w:rPr>
        <w:t xml:space="preserve">Lassen sie nun einzelne Schülergruppen ihre Ansätze zur Verbesserung des Algorithmus vorstellen und demonstrieren. </w:t>
      </w:r>
    </w:p>
    <w:p w14:paraId="3863C713" w14:textId="77777777" w:rsidR="00830635" w:rsidRPr="00B358ED" w:rsidRDefault="00830635" w:rsidP="00830635">
      <w:pPr>
        <w:spacing w:after="0" w:line="276" w:lineRule="auto"/>
        <w:rPr>
          <w:rFonts w:asciiTheme="minorHAnsi" w:hAnsiTheme="minorHAnsi" w:cstheme="minorHAnsi"/>
        </w:rPr>
      </w:pPr>
    </w:p>
    <w:p w14:paraId="66D8EF0E" w14:textId="77777777" w:rsidR="00830635" w:rsidRPr="00B358ED" w:rsidRDefault="00830635" w:rsidP="00830635">
      <w:pPr>
        <w:spacing w:after="0" w:line="276" w:lineRule="auto"/>
        <w:rPr>
          <w:rFonts w:asciiTheme="minorHAnsi" w:hAnsiTheme="minorHAnsi" w:cstheme="minorHAnsi"/>
          <w:b/>
        </w:rPr>
      </w:pPr>
      <w:r w:rsidRPr="00B358ED">
        <w:rPr>
          <w:rFonts w:asciiTheme="minorHAnsi" w:hAnsiTheme="minorHAnsi" w:cstheme="minorHAnsi"/>
          <w:b/>
        </w:rPr>
        <w:t>Ausblick:</w:t>
      </w:r>
    </w:p>
    <w:p w14:paraId="2B57CD0B" w14:textId="77777777" w:rsidR="00830635" w:rsidRPr="00B358ED" w:rsidRDefault="00830635" w:rsidP="00830635">
      <w:pPr>
        <w:spacing w:after="0" w:line="276" w:lineRule="auto"/>
        <w:jc w:val="both"/>
        <w:rPr>
          <w:rFonts w:asciiTheme="minorHAnsi" w:hAnsiTheme="minorHAnsi" w:cstheme="minorHAnsi"/>
        </w:rPr>
      </w:pPr>
      <w:r w:rsidRPr="00B358ED">
        <w:rPr>
          <w:rFonts w:asciiTheme="minorHAnsi" w:hAnsiTheme="minorHAnsi" w:cstheme="minorHAnsi"/>
        </w:rPr>
        <w:t xml:space="preserve">Greifen Sie zum Abschluss der Stunde auf, </w:t>
      </w:r>
      <w:proofErr w:type="gramStart"/>
      <w:r w:rsidRPr="00B358ED">
        <w:rPr>
          <w:rFonts w:asciiTheme="minorHAnsi" w:hAnsiTheme="minorHAnsi" w:cstheme="minorHAnsi"/>
        </w:rPr>
        <w:t>das</w:t>
      </w:r>
      <w:proofErr w:type="gramEnd"/>
      <w:r w:rsidRPr="00B358ED">
        <w:rPr>
          <w:rFonts w:asciiTheme="minorHAnsi" w:hAnsiTheme="minorHAnsi" w:cstheme="minorHAnsi"/>
        </w:rPr>
        <w:t xml:space="preserve"> wir bisher lediglich in zwei Dimensionen gearbeitet haben. Nur so ist eine Visualisierung des Algorithmus möglich. Natürlich ist der VQ-Algorithmus bzw. Unüberwachtes Lernen nicht auf zwei Dimensionen beschränkt. Im Gegenteil, die Suche nach Clustern oder Ausreißern wird vorwiegend für Probleme mit mehr Variablen eingesetzt. Ein mögliches Beispiel in drei Dimensionen (und damit immer noch visualisierbar) stellt die Bildkompression dar:</w:t>
      </w:r>
    </w:p>
    <w:p w14:paraId="6261FA7B" w14:textId="77777777" w:rsidR="00830635" w:rsidRPr="00B358ED" w:rsidRDefault="00830635" w:rsidP="00830635">
      <w:pPr>
        <w:spacing w:after="0" w:line="276" w:lineRule="auto"/>
        <w:rPr>
          <w:rFonts w:asciiTheme="minorHAnsi" w:hAnsiTheme="minorHAnsi" w:cstheme="minorHAnsi"/>
        </w:rPr>
      </w:pPr>
    </w:p>
    <w:p w14:paraId="63D33891" w14:textId="40E650BB" w:rsidR="00830635" w:rsidRPr="00B358ED" w:rsidRDefault="00830635" w:rsidP="00830635">
      <w:pPr>
        <w:spacing w:after="240" w:line="276" w:lineRule="auto"/>
        <w:jc w:val="both"/>
        <w:rPr>
          <w:rFonts w:asciiTheme="minorHAnsi" w:hAnsiTheme="minorHAnsi" w:cstheme="minorHAnsi"/>
        </w:rPr>
      </w:pPr>
      <w:r w:rsidRPr="00B358ED">
        <w:rPr>
          <w:rFonts w:asciiTheme="minorHAnsi" w:hAnsiTheme="minorHAnsi" w:cstheme="minorHAnsi"/>
        </w:rPr>
        <w:t xml:space="preserve">Bei der Kompression von Grafikdateien werden häufig verschiedene ähnliche Farbtöne zu einer Farbe zusammengefasst, um Speicherplatz zu sparen. Mit Hilfe des VQ-Algorithmus können “ähnlichen Farben” bestimmt werden. Die drei Farbkanäle R, G, und B stellen unsere Dimensionen dar. In der Visualisierung unter </w:t>
      </w:r>
      <w:hyperlink r:id="rId51" w:tooltip="https://www.stefanseegerer.de/vq-visualization-3d/" w:history="1">
        <w:r w:rsidRPr="00B358ED">
          <w:rPr>
            <w:rFonts w:asciiTheme="minorHAnsi" w:hAnsiTheme="minorHAnsi" w:cstheme="minorHAnsi"/>
            <w:color w:val="1155CC"/>
            <w:u w:val="single"/>
          </w:rPr>
          <w:t>https://www.stefanseegerer.de/vq-visualization-3d/</w:t>
        </w:r>
      </w:hyperlink>
      <w:r w:rsidRPr="00B358ED">
        <w:rPr>
          <w:rFonts w:asciiTheme="minorHAnsi" w:hAnsiTheme="minorHAnsi" w:cstheme="minorHAnsi"/>
        </w:rPr>
        <w:t xml:space="preserve"> wird gezeigt, wie analog zu den Goldfunden oder Kundendaten für jedes im Bild enthaltene Pixel der nächste Prototyp bestimmt und dessen Position angepasst wird. Zum Abschluss kann das Bild nun komprimiert werden, in dem für jedes Cluster alle zugehörigen Pixel in der Farbe des Prototyp</w:t>
      </w:r>
      <w:r w:rsidR="00B358ED" w:rsidRPr="00B358ED">
        <w:rPr>
          <w:rFonts w:asciiTheme="minorHAnsi" w:hAnsiTheme="minorHAnsi" w:cstheme="minorHAnsi"/>
        </w:rPr>
        <w:t>s</w:t>
      </w:r>
      <w:r w:rsidRPr="00B358ED">
        <w:rPr>
          <w:rFonts w:asciiTheme="minorHAnsi" w:hAnsiTheme="minorHAnsi" w:cstheme="minorHAnsi"/>
        </w:rPr>
        <w:t xml:space="preserve"> eingefärbt werden.</w:t>
      </w:r>
    </w:p>
    <w:p w14:paraId="392E047E" w14:textId="77777777" w:rsidR="00830635" w:rsidRPr="00B358ED" w:rsidRDefault="00830635" w:rsidP="00830635">
      <w:pPr>
        <w:spacing w:after="240" w:line="276" w:lineRule="auto"/>
        <w:jc w:val="both"/>
        <w:rPr>
          <w:rFonts w:asciiTheme="minorHAnsi" w:hAnsiTheme="minorHAnsi" w:cstheme="minorHAnsi"/>
        </w:rPr>
        <w:sectPr w:rsidR="00830635" w:rsidRPr="00B358ED" w:rsidSect="00742B65">
          <w:footerReference w:type="default" r:id="rId52"/>
          <w:pgSz w:w="11906" w:h="16838"/>
          <w:pgMar w:top="1440" w:right="1440" w:bottom="1440" w:left="1440" w:header="720" w:footer="328" w:gutter="0"/>
          <w:cols w:space="720"/>
          <w:docGrid w:linePitch="360"/>
        </w:sectPr>
      </w:pPr>
      <w:r w:rsidRPr="00B358ED">
        <w:rPr>
          <w:rFonts w:asciiTheme="minorHAnsi" w:hAnsiTheme="minorHAnsi" w:cstheme="minorHAnsi"/>
        </w:rPr>
        <w:t xml:space="preserve">In realweltlichen Kontexten wie bspw. der Analyse von Kundendaten gilt es oft noch viele weitere Merkmale (Alter, Wert des Warenkorbs, Einkommen, Kunde </w:t>
      </w:r>
      <w:proofErr w:type="spellStart"/>
      <w:r w:rsidRPr="00B358ED">
        <w:rPr>
          <w:rFonts w:asciiTheme="minorHAnsi" w:hAnsiTheme="minorHAnsi" w:cstheme="minorHAnsi"/>
        </w:rPr>
        <w:t>seit</w:t>
      </w:r>
      <w:proofErr w:type="spellEnd"/>
      <w:r w:rsidRPr="00B358ED">
        <w:rPr>
          <w:rFonts w:asciiTheme="minorHAnsi" w:hAnsiTheme="minorHAnsi" w:cstheme="minorHAnsi"/>
        </w:rPr>
        <w:t>, …) zu berücksichtigen. So viele Merkmale lassen sich dann natürlich nicht mehr graphisch visualisieren, allerdings lässt sich der Abstand zwischen zwei Punkten auch dann definieren, wenn wir nicht mehr nur zwei oder drei, sondern beispielsweise fünf, siebzehn oder zweihundert Dimensionen haben.</w:t>
      </w:r>
    </w:p>
    <w:p w14:paraId="2E2BE7C5" w14:textId="77777777" w:rsidR="008F372F" w:rsidRDefault="008F372F" w:rsidP="008F372F">
      <w:pPr>
        <w:pStyle w:val="berschrift1"/>
      </w:pPr>
      <w:bookmarkStart w:id="69" w:name="_heading=h.35nkun2"/>
      <w:bookmarkStart w:id="70" w:name="_Toc92285502"/>
      <w:bookmarkStart w:id="71" w:name="_Toc94805819"/>
      <w:bookmarkEnd w:id="69"/>
      <w:r>
        <w:lastRenderedPageBreak/>
        <w:t>Einbettung in verschiedene Fächer und Themen</w:t>
      </w:r>
      <w:bookmarkEnd w:id="70"/>
      <w:bookmarkEnd w:id="71"/>
    </w:p>
    <w:p w14:paraId="6567466F" w14:textId="6628B345" w:rsidR="008F372F" w:rsidRDefault="008F372F" w:rsidP="008F372F">
      <w:r>
        <w:t>Als Einbettung in ein spezielles Unterrichtsfach bietet sich die Informatik an. Da Informatik und insbesondere das Thema Künstliche Intelligenz nicht in allen Bundesländern fester Bestandteil der Schuldbildung</w:t>
      </w:r>
      <w:r w:rsidR="005821AE">
        <w:t xml:space="preserve"> ist es</w:t>
      </w:r>
      <w:r>
        <w:t xml:space="preserve"> eine mögliche Alternative, dieses Modul fächerübergreifend</w:t>
      </w:r>
      <w:r w:rsidR="005821AE">
        <w:t xml:space="preserve"> z.B.</w:t>
      </w:r>
      <w:r>
        <w:t xml:space="preserve"> im Rahmen einer Projekt- bzw. Themenwoche einzubinden. Künstliche Intelligenz ist ein Querschnittsthema, entsprechend lässt es sich mit vielen anderen Fächern verbinden. Die unter Abschnitt 6 genannten Ideen böten z.B. eine</w:t>
      </w:r>
      <w:r w:rsidR="005821AE">
        <w:t>n</w:t>
      </w:r>
      <w:r>
        <w:t xml:space="preserve"> fächerübergreifenden Unterricht mit Mathematik, </w:t>
      </w:r>
      <w:proofErr w:type="gramStart"/>
      <w:r>
        <w:t>Geographie</w:t>
      </w:r>
      <w:proofErr w:type="gramEnd"/>
      <w:r>
        <w:t xml:space="preserve"> / Erdkunde oder Wirtschaft an. Weitere Kombinationen sind denkbar und der Kreativität keine Grenzen gesetzt.</w:t>
      </w:r>
    </w:p>
    <w:p w14:paraId="4605F04F" w14:textId="77777777" w:rsidR="008F372F" w:rsidRDefault="008F372F" w:rsidP="008F372F">
      <w:pPr>
        <w:pStyle w:val="berschrift1"/>
      </w:pPr>
      <w:bookmarkStart w:id="72" w:name="_Toc92285503"/>
      <w:bookmarkStart w:id="73" w:name="_Toc94805820"/>
      <w:r>
        <w:t>Anschlussthemen</w:t>
      </w:r>
      <w:bookmarkEnd w:id="72"/>
      <w:bookmarkEnd w:id="73"/>
    </w:p>
    <w:p w14:paraId="6CE0D453" w14:textId="77777777" w:rsidR="008F372F" w:rsidRDefault="008F372F" w:rsidP="008F372F">
      <w:r>
        <w:t xml:space="preserve">Als Anschlussthemen im Zusammenhang mit </w:t>
      </w:r>
      <w:r>
        <w:rPr>
          <w:i/>
        </w:rPr>
        <w:t>IT2School</w:t>
      </w:r>
      <w:r>
        <w:t xml:space="preserve"> bieten sich die folgenden Module an:</w:t>
      </w:r>
    </w:p>
    <w:p w14:paraId="083E54E3" w14:textId="77777777" w:rsidR="008F372F" w:rsidRDefault="008F372F" w:rsidP="008F372F">
      <w:pPr>
        <w:rPr>
          <w:b/>
        </w:rPr>
      </w:pPr>
      <w:r>
        <w:rPr>
          <w:b/>
        </w:rPr>
        <w:t>Von Daten und Bäumen - selbst Daten mit KI auswerten</w:t>
      </w:r>
    </w:p>
    <w:p w14:paraId="5A4B4F1F" w14:textId="5EDE9E9A" w:rsidR="008F372F" w:rsidRDefault="008F372F" w:rsidP="00A0287E">
      <w:pPr>
        <w:jc w:val="both"/>
        <w:pPrChange w:id="74" w:author="Imke Endjer" w:date="2023-02-23T09:15:00Z">
          <w:pPr/>
        </w:pPrChange>
      </w:pPr>
      <w:r>
        <w:t>Möchten Sie sich aufbauend auf die Entwicklung von KI-Algorithmen maschinelles Lernen als Werkzeug zur Analyse großer Datenmengen beschäftigen, empfehlen wir das Modul</w:t>
      </w:r>
      <w:ins w:id="75" w:author="Imke Endjer" w:date="2023-02-23T09:14:00Z">
        <w:r w:rsidR="00A0287E">
          <w:t xml:space="preserve"> KI-B4</w:t>
        </w:r>
      </w:ins>
      <w:r>
        <w:t xml:space="preserve"> </w:t>
      </w:r>
      <w:r>
        <w:rPr>
          <w:i/>
        </w:rPr>
        <w:t>Von Daten und Bäumen</w:t>
      </w:r>
      <w:r>
        <w:t>.</w:t>
      </w:r>
    </w:p>
    <w:p w14:paraId="67C4A25B" w14:textId="11343013" w:rsidR="008F372F" w:rsidRDefault="008F372F" w:rsidP="008F372F">
      <w:pPr>
        <w:jc w:val="center"/>
        <w:rPr>
          <w:ins w:id="76" w:author="Imke Endjer" w:date="2023-02-23T09:15:00Z"/>
        </w:rPr>
      </w:pPr>
      <w:r>
        <w:rPr>
          <w:noProof/>
        </w:rPr>
        <w:drawing>
          <wp:inline distT="0" distB="0" distL="0" distR="0" wp14:anchorId="0E326963" wp14:editId="3F01B961">
            <wp:extent cx="2302510" cy="1666875"/>
            <wp:effectExtent l="0" t="0" r="2540"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02510" cy="1666875"/>
                    </a:xfrm>
                    <a:prstGeom prst="rect">
                      <a:avLst/>
                    </a:prstGeom>
                    <a:noFill/>
                    <a:ln>
                      <a:noFill/>
                    </a:ln>
                  </pic:spPr>
                </pic:pic>
              </a:graphicData>
            </a:graphic>
          </wp:inline>
        </w:drawing>
      </w:r>
    </w:p>
    <w:p w14:paraId="1A24F244" w14:textId="2EE31A80" w:rsidR="00A0287E" w:rsidRDefault="00A0287E" w:rsidP="00A0287E">
      <w:pPr>
        <w:pPrChange w:id="77" w:author="Imke Endjer" w:date="2023-02-23T09:15:00Z">
          <w:pPr>
            <w:jc w:val="center"/>
          </w:pPr>
        </w:pPrChange>
      </w:pPr>
      <w:ins w:id="78" w:author="Imke Endjer" w:date="2023-02-23T09:15:00Z">
        <w:r>
          <w:t>KI-A2, KI-A3?</w:t>
        </w:r>
      </w:ins>
    </w:p>
    <w:p w14:paraId="328CBAD0" w14:textId="77777777" w:rsidR="00830635" w:rsidRPr="00B358ED" w:rsidRDefault="00830635" w:rsidP="00857FAB">
      <w:pPr>
        <w:pStyle w:val="berschrift1"/>
        <w:rPr>
          <w:rFonts w:asciiTheme="minorHAnsi" w:hAnsiTheme="minorHAnsi" w:cstheme="minorHAnsi"/>
        </w:rPr>
      </w:pPr>
      <w:bookmarkStart w:id="79" w:name="_heading=h.1ksv4uv"/>
      <w:bookmarkStart w:id="80" w:name="_Toc94805821"/>
      <w:bookmarkEnd w:id="79"/>
      <w:r w:rsidRPr="00B358ED">
        <w:rPr>
          <w:rFonts w:asciiTheme="minorHAnsi" w:hAnsiTheme="minorHAnsi" w:cstheme="minorHAnsi"/>
        </w:rPr>
        <w:t>Literatur und Links</w:t>
      </w:r>
      <w:bookmarkEnd w:id="80"/>
    </w:p>
    <w:p w14:paraId="5BE79DD8" w14:textId="77777777" w:rsidR="00830635" w:rsidRPr="00B358ED" w:rsidRDefault="00830635" w:rsidP="00830635">
      <w:pPr>
        <w:numPr>
          <w:ilvl w:val="0"/>
          <w:numId w:val="38"/>
        </w:numPr>
        <w:spacing w:after="0" w:line="276" w:lineRule="auto"/>
        <w:rPr>
          <w:rFonts w:asciiTheme="minorHAnsi" w:hAnsiTheme="minorHAnsi" w:cstheme="minorHAnsi"/>
        </w:rPr>
      </w:pPr>
      <w:bookmarkStart w:id="81" w:name="_heading=h.44sinio"/>
      <w:bookmarkEnd w:id="81"/>
      <w:r w:rsidRPr="00B358ED">
        <w:rPr>
          <w:rFonts w:asciiTheme="minorHAnsi" w:eastAsia="Roboto" w:hAnsiTheme="minorHAnsi" w:cstheme="minorHAnsi"/>
        </w:rPr>
        <w:t xml:space="preserve">Lindner, A., &amp; Seegerer, S. (2019): </w:t>
      </w:r>
      <w:r w:rsidRPr="00B358ED">
        <w:rPr>
          <w:rFonts w:asciiTheme="minorHAnsi" w:eastAsia="Roboto" w:hAnsiTheme="minorHAnsi" w:cstheme="minorHAnsi"/>
          <w:b/>
        </w:rPr>
        <w:t>AI Unplugged:</w:t>
      </w:r>
      <w:r w:rsidRPr="00B358ED">
        <w:rPr>
          <w:rFonts w:asciiTheme="minorHAnsi" w:eastAsia="Roboto" w:hAnsiTheme="minorHAnsi" w:cstheme="minorHAnsi"/>
        </w:rPr>
        <w:t xml:space="preserve"> aiunplugged.org</w:t>
      </w:r>
    </w:p>
    <w:p w14:paraId="5F9F50F7" w14:textId="77777777" w:rsidR="00830635" w:rsidRPr="00B358ED" w:rsidRDefault="00830635" w:rsidP="00830635">
      <w:pPr>
        <w:numPr>
          <w:ilvl w:val="0"/>
          <w:numId w:val="38"/>
        </w:numPr>
        <w:spacing w:after="0" w:line="276" w:lineRule="auto"/>
        <w:rPr>
          <w:rFonts w:asciiTheme="minorHAnsi" w:hAnsiTheme="minorHAnsi" w:cstheme="minorHAnsi"/>
        </w:rPr>
      </w:pPr>
      <w:r w:rsidRPr="00B358ED">
        <w:rPr>
          <w:rFonts w:asciiTheme="minorHAnsi" w:eastAsia="Roboto" w:hAnsiTheme="minorHAnsi" w:cstheme="minorHAnsi"/>
        </w:rPr>
        <w:t xml:space="preserve">Seegerer, S., Michaeli, T., &amp; </w:t>
      </w:r>
      <w:proofErr w:type="spellStart"/>
      <w:r w:rsidRPr="00B358ED">
        <w:rPr>
          <w:rFonts w:asciiTheme="minorHAnsi" w:eastAsia="Roboto" w:hAnsiTheme="minorHAnsi" w:cstheme="minorHAnsi"/>
        </w:rPr>
        <w:t>Jatzlau</w:t>
      </w:r>
      <w:proofErr w:type="spellEnd"/>
      <w:r w:rsidRPr="00B358ED">
        <w:rPr>
          <w:rFonts w:asciiTheme="minorHAnsi" w:eastAsia="Roboto" w:hAnsiTheme="minorHAnsi" w:cstheme="minorHAnsi"/>
        </w:rPr>
        <w:t xml:space="preserve">, S. (2020): </w:t>
      </w:r>
      <w:r w:rsidRPr="00B358ED">
        <w:rPr>
          <w:rFonts w:asciiTheme="minorHAnsi" w:eastAsia="Roboto" w:hAnsiTheme="minorHAnsi" w:cstheme="minorHAnsi"/>
          <w:b/>
        </w:rPr>
        <w:t>Übersicht “So lernen Maschinen”:</w:t>
      </w:r>
      <w:r w:rsidRPr="00B358ED">
        <w:rPr>
          <w:rFonts w:asciiTheme="minorHAnsi" w:eastAsia="Roboto" w:hAnsiTheme="minorHAnsi" w:cstheme="minorHAnsi"/>
        </w:rPr>
        <w:t xml:space="preserve"> </w:t>
      </w:r>
      <w:hyperlink r:id="rId54" w:tooltip="https://computingeducation.de/proj-ml-uebersicht/" w:history="1">
        <w:r w:rsidRPr="00B358ED">
          <w:rPr>
            <w:rFonts w:asciiTheme="minorHAnsi" w:eastAsia="Roboto" w:hAnsiTheme="minorHAnsi" w:cstheme="minorHAnsi"/>
            <w:color w:val="1155CC"/>
            <w:u w:val="single"/>
          </w:rPr>
          <w:t>https://computingeducation.de/proj-ml-uebersicht/</w:t>
        </w:r>
      </w:hyperlink>
    </w:p>
    <w:p w14:paraId="7DF20A57" w14:textId="77777777" w:rsidR="00830635" w:rsidRPr="00B358ED" w:rsidRDefault="00830635" w:rsidP="00830635">
      <w:pPr>
        <w:numPr>
          <w:ilvl w:val="0"/>
          <w:numId w:val="38"/>
        </w:numPr>
        <w:spacing w:after="0" w:line="276" w:lineRule="auto"/>
        <w:rPr>
          <w:rFonts w:asciiTheme="minorHAnsi" w:eastAsia="Roboto" w:hAnsiTheme="minorHAnsi" w:cstheme="minorHAnsi"/>
        </w:rPr>
      </w:pPr>
      <w:r w:rsidRPr="00B358ED">
        <w:rPr>
          <w:rFonts w:asciiTheme="minorHAnsi" w:eastAsia="Roboto" w:hAnsiTheme="minorHAnsi" w:cstheme="minorHAnsi"/>
        </w:rPr>
        <w:t xml:space="preserve">Seegerer, S., &amp; Michaeli, T. (2021): </w:t>
      </w:r>
      <w:r w:rsidRPr="00B358ED">
        <w:rPr>
          <w:rFonts w:asciiTheme="minorHAnsi" w:eastAsia="Roboto" w:hAnsiTheme="minorHAnsi" w:cstheme="minorHAnsi"/>
          <w:b/>
        </w:rPr>
        <w:t>MOOC “Die Welt der KI entdecken”</w:t>
      </w:r>
      <w:r w:rsidRPr="00B358ED">
        <w:rPr>
          <w:rFonts w:asciiTheme="minorHAnsi" w:eastAsia="Roboto" w:hAnsiTheme="minorHAnsi" w:cstheme="minorHAnsi"/>
        </w:rPr>
        <w:t xml:space="preserve">: </w:t>
      </w:r>
      <w:hyperlink r:id="rId55" w:tooltip="https://open.sap.com/courses/ai1-de" w:history="1">
        <w:r w:rsidRPr="00B358ED">
          <w:rPr>
            <w:rFonts w:asciiTheme="minorHAnsi" w:eastAsia="Roboto" w:hAnsiTheme="minorHAnsi" w:cstheme="minorHAnsi"/>
            <w:color w:val="1155CC"/>
            <w:u w:val="single"/>
          </w:rPr>
          <w:t>https://open.sap.com/courses/ai1-de</w:t>
        </w:r>
      </w:hyperlink>
      <w:r w:rsidRPr="00B358ED">
        <w:rPr>
          <w:rFonts w:asciiTheme="minorHAnsi" w:eastAsia="Roboto" w:hAnsiTheme="minorHAnsi" w:cstheme="minorHAnsi"/>
        </w:rPr>
        <w:t xml:space="preserve"> </w:t>
      </w:r>
    </w:p>
    <w:p w14:paraId="49839A0D" w14:textId="5626A969" w:rsidR="00830635" w:rsidRPr="008F372F" w:rsidRDefault="00830635" w:rsidP="00830635">
      <w:pPr>
        <w:numPr>
          <w:ilvl w:val="0"/>
          <w:numId w:val="38"/>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B358ED">
        <w:rPr>
          <w:rFonts w:asciiTheme="minorHAnsi" w:eastAsia="Roboto" w:hAnsiTheme="minorHAnsi" w:cstheme="minorHAnsi"/>
        </w:rPr>
        <w:t>Lämmel, U. &amp; Cleve, J. (2012): Künstliche Intelligenz, Hanser, 4. Auflage</w:t>
      </w:r>
    </w:p>
    <w:p w14:paraId="243E03D4" w14:textId="2A58FA86" w:rsidR="008F372F" w:rsidRDefault="008F372F">
      <w:pPr>
        <w:spacing w:line="259" w:lineRule="auto"/>
        <w:rPr>
          <w:rFonts w:asciiTheme="minorHAnsi" w:eastAsia="Roboto" w:hAnsiTheme="minorHAnsi" w:cstheme="minorHAnsi"/>
        </w:rPr>
      </w:pPr>
      <w:r>
        <w:rPr>
          <w:rFonts w:asciiTheme="minorHAnsi" w:eastAsia="Roboto" w:hAnsiTheme="minorHAnsi" w:cstheme="minorHAnsi"/>
        </w:rPr>
        <w:br w:type="page"/>
      </w:r>
    </w:p>
    <w:p w14:paraId="58B9B4AC" w14:textId="2951D980" w:rsidR="00830635" w:rsidRDefault="00830635" w:rsidP="00857FAB">
      <w:pPr>
        <w:pStyle w:val="berschrift1"/>
        <w:rPr>
          <w:rFonts w:asciiTheme="minorHAnsi" w:hAnsiTheme="minorHAnsi" w:cstheme="minorHAnsi"/>
        </w:rPr>
      </w:pPr>
      <w:bookmarkStart w:id="82" w:name="_Toc94805822"/>
      <w:r w:rsidRPr="00B358ED">
        <w:rPr>
          <w:rFonts w:asciiTheme="minorHAnsi" w:hAnsiTheme="minorHAnsi" w:cstheme="minorHAnsi"/>
        </w:rPr>
        <w:lastRenderedPageBreak/>
        <w:t>Arbeitsmaterialien</w:t>
      </w:r>
      <w:bookmarkEnd w:id="82"/>
    </w:p>
    <w:p w14:paraId="566F44D8" w14:textId="77777777" w:rsidR="00181BFF" w:rsidRPr="00E3656F" w:rsidRDefault="00181BFF" w:rsidP="00181BFF">
      <w:bookmarkStart w:id="83" w:name="_Hlk94795539"/>
      <w:r>
        <w:t xml:space="preserve">Das Modul besteht </w:t>
      </w:r>
      <w:proofErr w:type="gramStart"/>
      <w:r>
        <w:t>aus folgenden</w:t>
      </w:r>
      <w:proofErr w:type="gramEnd"/>
      <w:r>
        <w:t xml:space="preserve"> Materialien. Zu allen Arbeitsblättern gibt es auch Musterlösungen. </w:t>
      </w:r>
    </w:p>
    <w:tbl>
      <w:tblPr>
        <w:tblStyle w:val="StGen11"/>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555"/>
        <w:gridCol w:w="2697"/>
        <w:gridCol w:w="4649"/>
      </w:tblGrid>
      <w:tr w:rsidR="00830635" w:rsidRPr="00B358ED" w14:paraId="7AB5C58D" w14:textId="77777777" w:rsidTr="000A6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bookmarkEnd w:id="83"/>
          <w:p w14:paraId="6754FD0E"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Nr.</w:t>
            </w:r>
          </w:p>
        </w:tc>
        <w:tc>
          <w:tcPr>
            <w:tcW w:w="2697" w:type="dxa"/>
          </w:tcPr>
          <w:p w14:paraId="427CE25E" w14:textId="77777777" w:rsidR="00830635" w:rsidRPr="00B358ED" w:rsidRDefault="0083063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Titel</w:t>
            </w:r>
          </w:p>
        </w:tc>
        <w:tc>
          <w:tcPr>
            <w:tcW w:w="4649" w:type="dxa"/>
          </w:tcPr>
          <w:p w14:paraId="4C0519A6" w14:textId="77777777" w:rsidR="00830635" w:rsidRPr="00B358ED" w:rsidRDefault="0083063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Beschreibung</w:t>
            </w:r>
          </w:p>
        </w:tc>
      </w:tr>
      <w:tr w:rsidR="00830635" w:rsidRPr="00B358ED" w14:paraId="7F6912A3" w14:textId="77777777" w:rsidTr="000A6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A68A0AB" w14:textId="77777777" w:rsidR="00830635" w:rsidRPr="00B358ED" w:rsidRDefault="00830635" w:rsidP="003C47FE">
            <w:pPr>
              <w:jc w:val="left"/>
              <w:rPr>
                <w:rFonts w:asciiTheme="minorHAnsi" w:hAnsiTheme="minorHAnsi" w:cstheme="minorHAnsi"/>
              </w:rPr>
            </w:pPr>
            <w:r w:rsidRPr="00B358ED">
              <w:rPr>
                <w:rFonts w:asciiTheme="minorHAnsi" w:eastAsia="arimo" w:hAnsiTheme="minorHAnsi" w:cstheme="minorHAnsi"/>
                <w:color w:val="FFC000"/>
                <w:sz w:val="32"/>
                <w:szCs w:val="32"/>
              </w:rPr>
              <w:t>☻</w:t>
            </w:r>
            <w:r w:rsidRPr="00B358ED">
              <w:rPr>
                <w:rFonts w:asciiTheme="minorHAnsi" w:eastAsia="arimo" w:hAnsiTheme="minorHAnsi" w:cstheme="minorHAnsi"/>
                <w:color w:val="FFE599"/>
              </w:rPr>
              <w:t xml:space="preserve"> </w:t>
            </w:r>
            <w:r w:rsidRPr="00B358ED">
              <w:rPr>
                <w:rFonts w:asciiTheme="minorHAnsi" w:eastAsia="Roboto" w:hAnsiTheme="minorHAnsi" w:cstheme="minorHAnsi"/>
              </w:rPr>
              <w:t>KI-A1.1.1</w:t>
            </w:r>
          </w:p>
        </w:tc>
        <w:tc>
          <w:tcPr>
            <w:tcW w:w="2697" w:type="dxa"/>
          </w:tcPr>
          <w:p w14:paraId="0AE89013" w14:textId="1F4DE526" w:rsidR="00830635" w:rsidRPr="00B358ED" w:rsidRDefault="00830635" w:rsidP="003C47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Verstärkendes Lernen</w:t>
            </w:r>
            <w:r w:rsidR="00B358ED" w:rsidRPr="00B358ED">
              <w:rPr>
                <w:rFonts w:asciiTheme="minorHAnsi" w:hAnsiTheme="minorHAnsi" w:cstheme="minorHAnsi"/>
              </w:rPr>
              <w:t xml:space="preserve"> </w:t>
            </w:r>
            <w:r w:rsidRPr="00B358ED">
              <w:rPr>
                <w:rFonts w:asciiTheme="minorHAnsi" w:hAnsiTheme="minorHAnsi" w:cstheme="minorHAnsi"/>
              </w:rPr>
              <w:t>-</w:t>
            </w:r>
            <w:proofErr w:type="spellStart"/>
            <w:r w:rsidR="008F372F">
              <w:rPr>
                <w:rFonts w:asciiTheme="minorHAnsi" w:hAnsiTheme="minorHAnsi" w:cstheme="minorHAnsi"/>
              </w:rPr>
              <w:t>Q</w:t>
            </w:r>
            <w:r w:rsidRPr="00B358ED">
              <w:rPr>
                <w:rFonts w:asciiTheme="minorHAnsi" w:hAnsiTheme="minorHAnsi" w:cstheme="minorHAnsi"/>
              </w:rPr>
              <w:t>Table</w:t>
            </w:r>
            <w:proofErr w:type="spellEnd"/>
          </w:p>
        </w:tc>
        <w:tc>
          <w:tcPr>
            <w:tcW w:w="4649" w:type="dxa"/>
          </w:tcPr>
          <w:p w14:paraId="16EBD51D" w14:textId="77777777" w:rsidR="00830635" w:rsidRPr="00B358ED" w:rsidRDefault="00830635" w:rsidP="003C47FE">
            <w:pPr>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rPr>
            </w:pPr>
            <w:r w:rsidRPr="00B358ED">
              <w:rPr>
                <w:rFonts w:asciiTheme="minorHAnsi" w:eastAsia="Roboto" w:hAnsiTheme="minorHAnsi" w:cstheme="minorHAnsi"/>
              </w:rPr>
              <w:t>Arbeitsblatt zu</w:t>
            </w:r>
            <w:r w:rsidRPr="00B358ED">
              <w:rPr>
                <w:rFonts w:asciiTheme="minorHAnsi" w:hAnsiTheme="minorHAnsi" w:cstheme="minorHAnsi"/>
              </w:rPr>
              <w:t xml:space="preserve"> Q-Table-Learning</w:t>
            </w:r>
            <w:r w:rsidRPr="00B358ED">
              <w:rPr>
                <w:rFonts w:asciiTheme="minorHAnsi" w:eastAsia="Roboto" w:hAnsiTheme="minorHAnsi" w:cstheme="minorHAnsi"/>
              </w:rPr>
              <w:t xml:space="preserve"> in Snap!</w:t>
            </w:r>
          </w:p>
          <w:p w14:paraId="705B7374" w14:textId="77777777" w:rsidR="00830635" w:rsidRPr="00B358ED" w:rsidRDefault="00830635" w:rsidP="003C47FE">
            <w:pPr>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rPr>
            </w:pPr>
            <w:r w:rsidRPr="00B358ED">
              <w:rPr>
                <w:rFonts w:asciiTheme="minorHAnsi" w:eastAsia="Roboto" w:hAnsiTheme="minorHAnsi" w:cstheme="minorHAnsi"/>
              </w:rPr>
              <w:t xml:space="preserve">Videoerklärung: </w:t>
            </w:r>
            <w:hyperlink r:id="rId56" w:tooltip="https://www.youtube.com/watch?v=llpbHXyNk9Q&amp;list=PL9NH5FGrzyCXEiqCIt0AE_XGV2dI4TTLi" w:history="1">
              <w:r w:rsidRPr="00B358ED">
                <w:rPr>
                  <w:rFonts w:asciiTheme="minorHAnsi" w:eastAsia="helvetica neue" w:hAnsiTheme="minorHAnsi" w:cstheme="minorHAnsi"/>
                  <w:color w:val="1155CC"/>
                  <w:szCs w:val="21"/>
                  <w:u w:val="single"/>
                </w:rPr>
                <w:t>https://www.youtube.com/watch?v=llpbHXyNk9Q&amp;list=PL9NH5FGrzyCXEiqCIt0AE_XGV2dI4TTLi</w:t>
              </w:r>
            </w:hyperlink>
          </w:p>
        </w:tc>
      </w:tr>
      <w:tr w:rsidR="00830635" w:rsidRPr="00B358ED" w14:paraId="21BBD880" w14:textId="77777777" w:rsidTr="000A6FA1">
        <w:tc>
          <w:tcPr>
            <w:cnfStyle w:val="001000000000" w:firstRow="0" w:lastRow="0" w:firstColumn="1" w:lastColumn="0" w:oddVBand="0" w:evenVBand="0" w:oddHBand="0" w:evenHBand="0" w:firstRowFirstColumn="0" w:firstRowLastColumn="0" w:lastRowFirstColumn="0" w:lastRowLastColumn="0"/>
            <w:tcW w:w="1555" w:type="dxa"/>
          </w:tcPr>
          <w:p w14:paraId="7CFCEDD3" w14:textId="77777777" w:rsidR="00830635" w:rsidRPr="00B358ED" w:rsidRDefault="00830635" w:rsidP="003C47FE">
            <w:pPr>
              <w:jc w:val="left"/>
              <w:rPr>
                <w:rFonts w:asciiTheme="minorHAnsi" w:hAnsiTheme="minorHAnsi" w:cstheme="minorHAnsi"/>
              </w:rPr>
            </w:pPr>
            <w:r w:rsidRPr="00B358ED">
              <w:rPr>
                <w:rFonts w:asciiTheme="minorHAnsi" w:eastAsia="arimo" w:hAnsiTheme="minorHAnsi" w:cstheme="minorHAnsi"/>
                <w:color w:val="FFC000"/>
                <w:sz w:val="32"/>
                <w:szCs w:val="32"/>
              </w:rPr>
              <w:t>☻</w:t>
            </w:r>
            <w:r w:rsidRPr="00B358ED">
              <w:rPr>
                <w:rFonts w:asciiTheme="minorHAnsi" w:eastAsia="arimo" w:hAnsiTheme="minorHAnsi" w:cstheme="minorHAnsi"/>
                <w:color w:val="FFE599"/>
              </w:rPr>
              <w:t xml:space="preserve"> </w:t>
            </w:r>
            <w:r w:rsidRPr="00B358ED">
              <w:rPr>
                <w:rFonts w:asciiTheme="minorHAnsi" w:eastAsia="Roboto" w:hAnsiTheme="minorHAnsi" w:cstheme="minorHAnsi"/>
              </w:rPr>
              <w:t>KI-A1.1.2</w:t>
            </w:r>
          </w:p>
        </w:tc>
        <w:tc>
          <w:tcPr>
            <w:tcW w:w="2697" w:type="dxa"/>
          </w:tcPr>
          <w:p w14:paraId="0E3CA62D" w14:textId="77777777" w:rsidR="00830635" w:rsidRPr="00B358ED" w:rsidRDefault="00830635" w:rsidP="003C47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Hilfekarten</w:t>
            </w:r>
          </w:p>
        </w:tc>
        <w:tc>
          <w:tcPr>
            <w:tcW w:w="4649" w:type="dxa"/>
          </w:tcPr>
          <w:p w14:paraId="47BFBCD3" w14:textId="77777777" w:rsidR="00830635" w:rsidRPr="00B358ED" w:rsidRDefault="0083063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Hilfekarten zu Q-Table-Learning in Snap!</w:t>
            </w:r>
          </w:p>
        </w:tc>
      </w:tr>
      <w:tr w:rsidR="00830635" w:rsidRPr="00B358ED" w14:paraId="3F2F0B16" w14:textId="77777777" w:rsidTr="000A6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E6D64EA" w14:textId="77777777" w:rsidR="00830635" w:rsidRPr="00B358ED" w:rsidRDefault="00830635" w:rsidP="003C47FE">
            <w:pPr>
              <w:jc w:val="left"/>
              <w:rPr>
                <w:rFonts w:asciiTheme="minorHAnsi" w:eastAsia="arimo" w:hAnsiTheme="minorHAnsi" w:cstheme="minorHAnsi"/>
                <w:color w:val="FFC000"/>
                <w:sz w:val="32"/>
                <w:szCs w:val="32"/>
              </w:rPr>
            </w:pPr>
            <w:r w:rsidRPr="00B358ED">
              <w:rPr>
                <w:rFonts w:asciiTheme="minorHAnsi" w:eastAsia="arimo" w:hAnsiTheme="minorHAnsi" w:cstheme="minorHAnsi"/>
                <w:color w:val="FFC000"/>
                <w:sz w:val="32"/>
                <w:szCs w:val="32"/>
              </w:rPr>
              <w:t>☻</w:t>
            </w:r>
            <w:r w:rsidRPr="00B358ED">
              <w:rPr>
                <w:rFonts w:asciiTheme="minorHAnsi" w:eastAsia="arimo" w:hAnsiTheme="minorHAnsi" w:cstheme="minorHAnsi"/>
                <w:color w:val="FFE599"/>
              </w:rPr>
              <w:t xml:space="preserve"> </w:t>
            </w:r>
            <w:r w:rsidRPr="00B358ED">
              <w:rPr>
                <w:rFonts w:asciiTheme="minorHAnsi" w:eastAsia="Roboto" w:hAnsiTheme="minorHAnsi" w:cstheme="minorHAnsi"/>
              </w:rPr>
              <w:t>KI-A1.2</w:t>
            </w:r>
          </w:p>
        </w:tc>
        <w:tc>
          <w:tcPr>
            <w:tcW w:w="2697" w:type="dxa"/>
          </w:tcPr>
          <w:p w14:paraId="15ACE397" w14:textId="39749C4B" w:rsidR="008F372F" w:rsidRDefault="00830635" w:rsidP="003C47FE">
            <w:pPr>
              <w:jc w:val="center"/>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rPr>
            </w:pPr>
            <w:r w:rsidRPr="00B358ED">
              <w:rPr>
                <w:rFonts w:asciiTheme="minorHAnsi" w:eastAsia="Roboto" w:hAnsiTheme="minorHAnsi" w:cstheme="minorHAnsi"/>
              </w:rPr>
              <w:t>Überwachtes</w:t>
            </w:r>
            <w:r w:rsidR="008F372F">
              <w:rPr>
                <w:rFonts w:asciiTheme="minorHAnsi" w:eastAsia="Roboto" w:hAnsiTheme="minorHAnsi" w:cstheme="minorHAnsi"/>
              </w:rPr>
              <w:t xml:space="preserve"> </w:t>
            </w:r>
            <w:r w:rsidRPr="00B358ED">
              <w:rPr>
                <w:rFonts w:asciiTheme="minorHAnsi" w:eastAsia="Roboto" w:hAnsiTheme="minorHAnsi" w:cstheme="minorHAnsi"/>
              </w:rPr>
              <w:t>Lernen</w:t>
            </w:r>
            <w:r w:rsidR="00B358ED" w:rsidRPr="00B358ED">
              <w:rPr>
                <w:rFonts w:asciiTheme="minorHAnsi" w:eastAsia="Roboto" w:hAnsiTheme="minorHAnsi" w:cstheme="minorHAnsi"/>
              </w:rPr>
              <w:t xml:space="preserve"> </w:t>
            </w:r>
            <w:r w:rsidR="008F372F">
              <w:rPr>
                <w:rFonts w:asciiTheme="minorHAnsi" w:eastAsia="Roboto" w:hAnsiTheme="minorHAnsi" w:cstheme="minorHAnsi"/>
              </w:rPr>
              <w:t>–</w:t>
            </w:r>
            <w:r w:rsidR="00B358ED" w:rsidRPr="00B358ED">
              <w:rPr>
                <w:rFonts w:asciiTheme="minorHAnsi" w:eastAsia="Roboto" w:hAnsiTheme="minorHAnsi" w:cstheme="minorHAnsi"/>
              </w:rPr>
              <w:t xml:space="preserve"> </w:t>
            </w:r>
          </w:p>
          <w:p w14:paraId="05C54A9D" w14:textId="51A08220" w:rsidR="00830635" w:rsidRPr="00B358ED" w:rsidRDefault="00830635" w:rsidP="003C47FE">
            <w:pPr>
              <w:jc w:val="center"/>
              <w:cnfStyle w:val="000000100000" w:firstRow="0" w:lastRow="0" w:firstColumn="0" w:lastColumn="0" w:oddVBand="0" w:evenVBand="0" w:oddHBand="1" w:evenHBand="0" w:firstRowFirstColumn="0" w:firstRowLastColumn="0" w:lastRowFirstColumn="0" w:lastRowLastColumn="0"/>
              <w:rPr>
                <w:rFonts w:asciiTheme="minorHAnsi" w:eastAsia="Roboto" w:hAnsiTheme="minorHAnsi" w:cstheme="minorHAnsi"/>
              </w:rPr>
            </w:pPr>
            <w:r w:rsidRPr="00B358ED">
              <w:rPr>
                <w:rFonts w:asciiTheme="minorHAnsi" w:eastAsia="Roboto" w:hAnsiTheme="minorHAnsi" w:cstheme="minorHAnsi"/>
              </w:rPr>
              <w:t>Regression</w:t>
            </w:r>
          </w:p>
        </w:tc>
        <w:tc>
          <w:tcPr>
            <w:tcW w:w="4649" w:type="dxa"/>
          </w:tcPr>
          <w:p w14:paraId="7CCC2832" w14:textId="77777777" w:rsidR="00830635" w:rsidRPr="00B358ED" w:rsidRDefault="0083063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Arbeitsblatt zur linearen Regression in Snap!</w:t>
            </w:r>
          </w:p>
        </w:tc>
      </w:tr>
      <w:tr w:rsidR="00830635" w:rsidRPr="00B358ED" w14:paraId="74E207DE" w14:textId="77777777" w:rsidTr="000A6FA1">
        <w:tc>
          <w:tcPr>
            <w:cnfStyle w:val="001000000000" w:firstRow="0" w:lastRow="0" w:firstColumn="1" w:lastColumn="0" w:oddVBand="0" w:evenVBand="0" w:oddHBand="0" w:evenHBand="0" w:firstRowFirstColumn="0" w:firstRowLastColumn="0" w:lastRowFirstColumn="0" w:lastRowLastColumn="0"/>
            <w:tcW w:w="1555" w:type="dxa"/>
          </w:tcPr>
          <w:p w14:paraId="0AC92DD4" w14:textId="77777777" w:rsidR="00830635" w:rsidRPr="00B358ED" w:rsidRDefault="00830635" w:rsidP="003C47FE">
            <w:pPr>
              <w:jc w:val="left"/>
              <w:rPr>
                <w:rFonts w:asciiTheme="minorHAnsi" w:eastAsia="quattrocento sans" w:hAnsiTheme="minorHAnsi" w:cstheme="minorHAnsi"/>
                <w:color w:val="00B0F0"/>
                <w:sz w:val="32"/>
                <w:szCs w:val="32"/>
              </w:rPr>
            </w:pPr>
            <w:r w:rsidRPr="00B358ED">
              <w:rPr>
                <w:rFonts w:asciiTheme="minorHAnsi" w:eastAsia="arimo" w:hAnsiTheme="minorHAnsi" w:cstheme="minorHAnsi"/>
                <w:color w:val="FFC000"/>
                <w:sz w:val="32"/>
                <w:szCs w:val="32"/>
              </w:rPr>
              <w:t>☻</w:t>
            </w:r>
            <w:r w:rsidRPr="00B358ED">
              <w:rPr>
                <w:rFonts w:asciiTheme="minorHAnsi" w:eastAsia="Roboto" w:hAnsiTheme="minorHAnsi" w:cstheme="minorHAnsi"/>
              </w:rPr>
              <w:t>KI-A1.3</w:t>
            </w:r>
          </w:p>
        </w:tc>
        <w:tc>
          <w:tcPr>
            <w:tcW w:w="2697" w:type="dxa"/>
          </w:tcPr>
          <w:p w14:paraId="62EFC188" w14:textId="4D9E6BF5" w:rsidR="00830635" w:rsidRPr="00B358ED" w:rsidRDefault="00830635" w:rsidP="003C47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eastAsia="Roboto" w:hAnsiTheme="minorHAnsi" w:cstheme="minorHAnsi"/>
              </w:rPr>
              <w:t>Unüberwachtes</w:t>
            </w:r>
            <w:r w:rsidR="008F372F">
              <w:rPr>
                <w:rFonts w:asciiTheme="minorHAnsi" w:eastAsia="Roboto" w:hAnsiTheme="minorHAnsi" w:cstheme="minorHAnsi"/>
              </w:rPr>
              <w:t xml:space="preserve"> </w:t>
            </w:r>
            <w:r w:rsidRPr="00B358ED">
              <w:rPr>
                <w:rFonts w:asciiTheme="minorHAnsi" w:eastAsia="Roboto" w:hAnsiTheme="minorHAnsi" w:cstheme="minorHAnsi"/>
              </w:rPr>
              <w:t>Lernen</w:t>
            </w:r>
            <w:r w:rsidR="00B358ED" w:rsidRPr="00B358ED">
              <w:rPr>
                <w:rFonts w:asciiTheme="minorHAnsi" w:eastAsia="Roboto" w:hAnsiTheme="minorHAnsi" w:cstheme="minorHAnsi"/>
              </w:rPr>
              <w:t xml:space="preserve"> </w:t>
            </w:r>
            <w:r w:rsidRPr="00B358ED">
              <w:rPr>
                <w:rFonts w:asciiTheme="minorHAnsi" w:eastAsia="Roboto" w:hAnsiTheme="minorHAnsi" w:cstheme="minorHAnsi"/>
              </w:rPr>
              <w:t>-</w:t>
            </w:r>
            <w:r w:rsidR="00B358ED" w:rsidRPr="00B358ED">
              <w:rPr>
                <w:rFonts w:asciiTheme="minorHAnsi" w:eastAsia="Roboto" w:hAnsiTheme="minorHAnsi" w:cstheme="minorHAnsi"/>
              </w:rPr>
              <w:t xml:space="preserve"> </w:t>
            </w:r>
            <w:r w:rsidRPr="00B358ED">
              <w:rPr>
                <w:rFonts w:asciiTheme="minorHAnsi" w:eastAsia="Roboto" w:hAnsiTheme="minorHAnsi" w:cstheme="minorHAnsi"/>
              </w:rPr>
              <w:t>VQ</w:t>
            </w:r>
          </w:p>
        </w:tc>
        <w:tc>
          <w:tcPr>
            <w:tcW w:w="4649" w:type="dxa"/>
          </w:tcPr>
          <w:p w14:paraId="22E05BFE" w14:textId="429EAE5C" w:rsidR="00830635" w:rsidRPr="00B358ED" w:rsidRDefault="00830635" w:rsidP="003C47FE">
            <w:pPr>
              <w:cnfStyle w:val="000000000000" w:firstRow="0" w:lastRow="0" w:firstColumn="0" w:lastColumn="0" w:oddVBand="0" w:evenVBand="0" w:oddHBand="0" w:evenHBand="0" w:firstRowFirstColumn="0" w:firstRowLastColumn="0" w:lastRowFirstColumn="0" w:lastRowLastColumn="0"/>
              <w:rPr>
                <w:rFonts w:asciiTheme="minorHAnsi" w:eastAsia="Roboto" w:hAnsiTheme="minorHAnsi" w:cstheme="minorHAnsi"/>
              </w:rPr>
            </w:pPr>
            <w:r w:rsidRPr="00B358ED">
              <w:rPr>
                <w:rFonts w:asciiTheme="minorHAnsi" w:eastAsia="Roboto" w:hAnsiTheme="minorHAnsi" w:cstheme="minorHAnsi"/>
              </w:rPr>
              <w:t xml:space="preserve">Arbeitsblatt zur </w:t>
            </w:r>
            <w:proofErr w:type="spellStart"/>
            <w:r w:rsidRPr="00B358ED">
              <w:rPr>
                <w:rFonts w:asciiTheme="minorHAnsi" w:eastAsia="Roboto" w:hAnsiTheme="minorHAnsi" w:cstheme="minorHAnsi"/>
              </w:rPr>
              <w:t>Vekto</w:t>
            </w:r>
            <w:r w:rsidR="00B358ED" w:rsidRPr="00B358ED">
              <w:rPr>
                <w:rFonts w:asciiTheme="minorHAnsi" w:eastAsia="Roboto" w:hAnsiTheme="minorHAnsi" w:cstheme="minorHAnsi"/>
              </w:rPr>
              <w:t>r</w:t>
            </w:r>
            <w:r w:rsidRPr="00B358ED">
              <w:rPr>
                <w:rFonts w:asciiTheme="minorHAnsi" w:eastAsia="Roboto" w:hAnsiTheme="minorHAnsi" w:cstheme="minorHAnsi"/>
              </w:rPr>
              <w:t>quantisierung</w:t>
            </w:r>
            <w:proofErr w:type="spellEnd"/>
            <w:r w:rsidRPr="00B358ED">
              <w:rPr>
                <w:rFonts w:asciiTheme="minorHAnsi" w:eastAsia="Roboto" w:hAnsiTheme="minorHAnsi" w:cstheme="minorHAnsi"/>
              </w:rPr>
              <w:t xml:space="preserve"> in Snap!</w:t>
            </w:r>
          </w:p>
          <w:p w14:paraId="1435F418" w14:textId="77777777" w:rsidR="00830635" w:rsidRPr="00B358ED" w:rsidRDefault="00830635" w:rsidP="003C47FE">
            <w:pPr>
              <w:cnfStyle w:val="000000000000" w:firstRow="0" w:lastRow="0" w:firstColumn="0" w:lastColumn="0" w:oddVBand="0" w:evenVBand="0" w:oddHBand="0" w:evenHBand="0" w:firstRowFirstColumn="0" w:firstRowLastColumn="0" w:lastRowFirstColumn="0" w:lastRowLastColumn="0"/>
              <w:rPr>
                <w:rFonts w:asciiTheme="minorHAnsi" w:eastAsia="Roboto" w:hAnsiTheme="minorHAnsi" w:cstheme="minorHAnsi"/>
              </w:rPr>
            </w:pPr>
            <w:r w:rsidRPr="00B358ED">
              <w:rPr>
                <w:rFonts w:asciiTheme="minorHAnsi" w:eastAsia="Roboto" w:hAnsiTheme="minorHAnsi" w:cstheme="minorHAnsi"/>
              </w:rPr>
              <w:t xml:space="preserve">Videoerklärung: </w:t>
            </w:r>
            <w:hyperlink r:id="rId57" w:tooltip="https://www.youtube.com/watch?v=Ym-fy_O5H38&amp;list=PL9NH5FGrzyCXEiqCIt0AE_XGV2dI4TTLi&amp;index=10" w:history="1">
              <w:r w:rsidRPr="00B358ED">
                <w:rPr>
                  <w:rFonts w:asciiTheme="minorHAnsi" w:eastAsia="Roboto" w:hAnsiTheme="minorHAnsi" w:cstheme="minorHAnsi"/>
                  <w:color w:val="1155CC"/>
                  <w:u w:val="single"/>
                </w:rPr>
                <w:t>https://www.youtube.com/watch?v=Ym-fy_O5H38&amp;list=PL9NH5FGrzyCXEiqCIt0AE_XGV2dI4TTLi&amp;index=10</w:t>
              </w:r>
            </w:hyperlink>
          </w:p>
        </w:tc>
      </w:tr>
    </w:tbl>
    <w:p w14:paraId="1E54D6F9" w14:textId="77777777" w:rsidR="00830635" w:rsidRPr="00B358ED" w:rsidRDefault="00830635" w:rsidP="00830635">
      <w:pPr>
        <w:spacing w:before="240" w:after="0"/>
        <w:rPr>
          <w:rFonts w:asciiTheme="minorHAnsi" w:hAnsiTheme="minorHAnsi" w:cstheme="minorHAnsi"/>
          <w:b/>
        </w:rPr>
      </w:pPr>
      <w:r w:rsidRPr="00B358ED">
        <w:rPr>
          <w:rFonts w:asciiTheme="minorHAnsi" w:hAnsiTheme="minorHAnsi" w:cstheme="minorHAnsi"/>
          <w:b/>
        </w:rPr>
        <w:t>Legende</w:t>
      </w:r>
    </w:p>
    <w:p w14:paraId="37C7C3BB" w14:textId="77777777" w:rsidR="00830635" w:rsidRPr="00B358ED" w:rsidRDefault="00830635" w:rsidP="00830635">
      <w:pPr>
        <w:spacing w:after="0" w:line="240" w:lineRule="auto"/>
        <w:rPr>
          <w:rFonts w:asciiTheme="minorHAnsi" w:hAnsiTheme="minorHAnsi" w:cstheme="minorHAnsi"/>
        </w:rPr>
      </w:pPr>
      <w:bookmarkStart w:id="84" w:name="_heading=h.2jxsxqh"/>
      <w:bookmarkEnd w:id="84"/>
      <w:r w:rsidRPr="00B358ED">
        <w:rPr>
          <w:rFonts w:asciiTheme="minorHAnsi" w:eastAsia="arimo" w:hAnsiTheme="minorHAnsi" w:cstheme="minorHAnsi"/>
          <w:color w:val="FFC000"/>
          <w:sz w:val="32"/>
          <w:szCs w:val="32"/>
        </w:rPr>
        <w:t xml:space="preserve">☻ </w:t>
      </w:r>
      <w:r w:rsidRPr="00B358ED">
        <w:rPr>
          <w:rFonts w:asciiTheme="minorHAnsi" w:hAnsiTheme="minorHAnsi" w:cstheme="minorHAnsi"/>
        </w:rPr>
        <w:t xml:space="preserve">Material für Schülerinnen und Schüler </w:t>
      </w:r>
    </w:p>
    <w:p w14:paraId="05ACBC65" w14:textId="77777777" w:rsidR="00830635" w:rsidRPr="00B358ED" w:rsidRDefault="00830635" w:rsidP="00830635">
      <w:pPr>
        <w:spacing w:after="0" w:line="240" w:lineRule="auto"/>
        <w:rPr>
          <w:rFonts w:asciiTheme="minorHAnsi" w:hAnsiTheme="minorHAnsi" w:cstheme="minorHAnsi"/>
        </w:rPr>
      </w:pPr>
      <w:r w:rsidRPr="00B358ED">
        <w:rPr>
          <w:rFonts w:asciiTheme="minorHAnsi" w:eastAsia="arimo" w:hAnsiTheme="minorHAnsi" w:cstheme="minorHAnsi"/>
          <w:color w:val="00B050"/>
          <w:sz w:val="32"/>
          <w:szCs w:val="32"/>
        </w:rPr>
        <w:t xml:space="preserve">☻ </w:t>
      </w:r>
      <w:r w:rsidRPr="00B358ED">
        <w:rPr>
          <w:rFonts w:asciiTheme="minorHAnsi" w:hAnsiTheme="minorHAnsi" w:cstheme="minorHAnsi"/>
        </w:rPr>
        <w:t>Material für Lehrkräfte sowie Unternehmensvertreterinnen und Unternehmensvertreter</w:t>
      </w:r>
    </w:p>
    <w:p w14:paraId="4EC431E7" w14:textId="77777777" w:rsidR="00830635" w:rsidRPr="00B358ED" w:rsidRDefault="00830635" w:rsidP="00830635">
      <w:pPr>
        <w:rPr>
          <w:rFonts w:asciiTheme="minorHAnsi" w:hAnsiTheme="minorHAnsi" w:cstheme="minorHAnsi"/>
        </w:rPr>
      </w:pPr>
      <w:r w:rsidRPr="00B358ED">
        <w:rPr>
          <w:rFonts w:asciiTheme="minorHAnsi" w:eastAsia="arimo" w:hAnsiTheme="minorHAnsi" w:cstheme="minorHAnsi"/>
          <w:color w:val="00B0F0"/>
          <w:sz w:val="32"/>
          <w:szCs w:val="32"/>
        </w:rPr>
        <w:t xml:space="preserve">☻ </w:t>
      </w:r>
      <w:r w:rsidRPr="00B358ED">
        <w:rPr>
          <w:rFonts w:asciiTheme="minorHAnsi" w:hAnsiTheme="minorHAnsi" w:cstheme="minorHAnsi"/>
        </w:rPr>
        <w:t>Zusatzmaterial</w:t>
      </w:r>
    </w:p>
    <w:p w14:paraId="57BB4222" w14:textId="77777777" w:rsidR="00830635" w:rsidRPr="00B358ED" w:rsidRDefault="00830635" w:rsidP="00792000">
      <w:pPr>
        <w:pStyle w:val="berschrift1"/>
        <w:ind w:left="426" w:hanging="426"/>
        <w:rPr>
          <w:rFonts w:asciiTheme="minorHAnsi" w:hAnsiTheme="minorHAnsi" w:cstheme="minorHAnsi"/>
        </w:rPr>
      </w:pPr>
      <w:bookmarkStart w:id="85" w:name="_heading=h.z337ya"/>
      <w:bookmarkStart w:id="86" w:name="_Toc94805823"/>
      <w:bookmarkEnd w:id="85"/>
      <w:r w:rsidRPr="00B358ED">
        <w:rPr>
          <w:rFonts w:asciiTheme="minorHAnsi" w:hAnsiTheme="minorHAnsi" w:cstheme="minorHAnsi"/>
        </w:rPr>
        <w:t>Glossar</w:t>
      </w:r>
      <w:bookmarkEnd w:id="86"/>
    </w:p>
    <w:tbl>
      <w:tblPr>
        <w:tblStyle w:val="StGen12"/>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830635" w:rsidRPr="00B358ED" w14:paraId="2B042C4B" w14:textId="77777777" w:rsidTr="003C4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5E4FCAD"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Begriff</w:t>
            </w:r>
          </w:p>
        </w:tc>
        <w:tc>
          <w:tcPr>
            <w:tcW w:w="6236" w:type="dxa"/>
          </w:tcPr>
          <w:p w14:paraId="7CBE4904" w14:textId="77777777" w:rsidR="00830635" w:rsidRPr="00B358ED" w:rsidRDefault="0083063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Erläuterung</w:t>
            </w:r>
          </w:p>
        </w:tc>
      </w:tr>
      <w:tr w:rsidR="00830635" w:rsidRPr="00B358ED" w14:paraId="503483AD"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A240D3D"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Agent</w:t>
            </w:r>
          </w:p>
        </w:tc>
        <w:tc>
          <w:tcPr>
            <w:tcW w:w="6236" w:type="dxa"/>
          </w:tcPr>
          <w:p w14:paraId="341CCEC1" w14:textId="77777777" w:rsidR="00830635" w:rsidRPr="00B358ED" w:rsidRDefault="0083063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Computerprogramm, das zu autonomem Verhalten fähig ist </w:t>
            </w:r>
          </w:p>
        </w:tc>
      </w:tr>
      <w:tr w:rsidR="00830635" w:rsidRPr="00B358ED" w14:paraId="4E9165AB" w14:textId="77777777" w:rsidTr="003C47FE">
        <w:tc>
          <w:tcPr>
            <w:cnfStyle w:val="001000000000" w:firstRow="0" w:lastRow="0" w:firstColumn="1" w:lastColumn="0" w:oddVBand="0" w:evenVBand="0" w:oddHBand="0" w:evenHBand="0" w:firstRowFirstColumn="0" w:firstRowLastColumn="0" w:lastRowFirstColumn="0" w:lastRowLastColumn="0"/>
            <w:tcW w:w="2665" w:type="dxa"/>
          </w:tcPr>
          <w:p w14:paraId="09AC5B38"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Maschinelles Lernen</w:t>
            </w:r>
          </w:p>
        </w:tc>
        <w:tc>
          <w:tcPr>
            <w:tcW w:w="6236" w:type="dxa"/>
          </w:tcPr>
          <w:p w14:paraId="34341EE1" w14:textId="77777777" w:rsidR="00830635" w:rsidRPr="00B358ED" w:rsidRDefault="0083063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Beim </w:t>
            </w:r>
            <w:r w:rsidRPr="00B358ED">
              <w:rPr>
                <w:rFonts w:asciiTheme="minorHAnsi" w:hAnsiTheme="minorHAnsi" w:cstheme="minorHAnsi"/>
                <w:u w:val="single"/>
              </w:rPr>
              <w:t>maschinellen Lernen (ML)</w:t>
            </w:r>
            <w:r w:rsidRPr="00B358ED">
              <w:rPr>
                <w:rFonts w:asciiTheme="minorHAnsi" w:hAnsiTheme="minorHAnsi" w:cstheme="minorHAnsi"/>
              </w:rPr>
              <w:t xml:space="preserve"> leiten Computer Zusammenhänge aus Daten ab. Das Gelernte wird in einem Modell gespeichert.</w:t>
            </w:r>
          </w:p>
        </w:tc>
      </w:tr>
      <w:tr w:rsidR="00830635" w:rsidRPr="00B358ED" w14:paraId="6F2D5107"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3AF63959"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Künstliche Intelligenz</w:t>
            </w:r>
          </w:p>
        </w:tc>
        <w:tc>
          <w:tcPr>
            <w:tcW w:w="6236" w:type="dxa"/>
          </w:tcPr>
          <w:p w14:paraId="1302D836" w14:textId="77777777" w:rsidR="00830635" w:rsidRPr="00B358ED" w:rsidRDefault="0083063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Künstliche Intelligenz beschreibt ein Forschungsgebiet der Informatik, das sich damit beschäftigt, menschliche kognitive Fähigkeiten durch Computersysteme nachzubilden.</w:t>
            </w:r>
          </w:p>
        </w:tc>
      </w:tr>
      <w:tr w:rsidR="00830635" w:rsidRPr="00B358ED" w14:paraId="30B490C9" w14:textId="77777777" w:rsidTr="003C47FE">
        <w:tc>
          <w:tcPr>
            <w:cnfStyle w:val="001000000000" w:firstRow="0" w:lastRow="0" w:firstColumn="1" w:lastColumn="0" w:oddVBand="0" w:evenVBand="0" w:oddHBand="0" w:evenHBand="0" w:firstRowFirstColumn="0" w:firstRowLastColumn="0" w:lastRowFirstColumn="0" w:lastRowLastColumn="0"/>
            <w:tcW w:w="2665" w:type="dxa"/>
          </w:tcPr>
          <w:p w14:paraId="388A6956"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Verstärkendes Lernen</w:t>
            </w:r>
          </w:p>
        </w:tc>
        <w:tc>
          <w:tcPr>
            <w:tcW w:w="6236" w:type="dxa"/>
          </w:tcPr>
          <w:p w14:paraId="30F7E262" w14:textId="77777777" w:rsidR="00830635" w:rsidRPr="00B358ED" w:rsidRDefault="0083063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Beim verstärkenden Lernen lernt der Agent in Interaktion mit seiner Umwelt durch wiederholte Belohnungen oder Bestrafungen die Erfolgsaussichten seiner Aktionen besser einzuschätzen und somit seine Strategie zu optimieren.</w:t>
            </w:r>
          </w:p>
        </w:tc>
      </w:tr>
    </w:tbl>
    <w:p w14:paraId="15B51A3E" w14:textId="77777777" w:rsidR="005821AE" w:rsidRDefault="005821AE">
      <w:r>
        <w:rPr>
          <w:b/>
        </w:rPr>
        <w:br w:type="page"/>
      </w:r>
    </w:p>
    <w:tbl>
      <w:tblPr>
        <w:tblStyle w:val="StGen12"/>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830635" w:rsidRPr="00B358ED" w14:paraId="364DB252" w14:textId="77777777" w:rsidTr="003C4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1A2337ED" w14:textId="4B5EFA4C" w:rsidR="00830635" w:rsidRPr="00B358ED" w:rsidRDefault="00830635" w:rsidP="003C47FE">
            <w:pPr>
              <w:rPr>
                <w:rFonts w:asciiTheme="minorHAnsi" w:hAnsiTheme="minorHAnsi" w:cstheme="minorHAnsi"/>
              </w:rPr>
            </w:pPr>
            <w:r w:rsidRPr="00B358ED">
              <w:rPr>
                <w:rFonts w:asciiTheme="minorHAnsi" w:hAnsiTheme="minorHAnsi" w:cstheme="minorHAnsi"/>
              </w:rPr>
              <w:lastRenderedPageBreak/>
              <w:t>Q-(Table-)Learning</w:t>
            </w:r>
          </w:p>
        </w:tc>
        <w:tc>
          <w:tcPr>
            <w:tcW w:w="6236" w:type="dxa"/>
          </w:tcPr>
          <w:p w14:paraId="54254ED2" w14:textId="77777777" w:rsidR="00830635" w:rsidRPr="00B358ED" w:rsidRDefault="00830635" w:rsidP="003C47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Q-Table-Learning ist ein Algorithmus für verstärkendes Lernen, dessen zentrales Prinzip es ist, pro Zustand die jeweiligen Aktionen zu bewerten. Dazu wird eine (Q-)Tabelle erzeugt, mit der ein Agent für jeden Zustand eine Bewertung für jede Aktion verwaltet. Dieser (Q-)Wert in der Tabelle gibt an, welche Qualität (daher auch der Name Q-Learning) eine Aktion in einem Zustand hat. </w:t>
            </w:r>
          </w:p>
        </w:tc>
      </w:tr>
      <w:tr w:rsidR="00830635" w:rsidRPr="00B358ED" w14:paraId="70C8E7D1"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DBEBA12"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Diskontierungsfaktor (verstärkendes Lernen)</w:t>
            </w:r>
          </w:p>
        </w:tc>
        <w:tc>
          <w:tcPr>
            <w:tcW w:w="6236" w:type="dxa"/>
          </w:tcPr>
          <w:p w14:paraId="78F52CE9" w14:textId="77777777" w:rsidR="00830635" w:rsidRPr="00B358ED" w:rsidRDefault="00830635" w:rsidP="003C47FE">
            <w:pPr>
              <w:widowControl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color w:val="000000"/>
              </w:rPr>
              <w:t xml:space="preserve">Der Diskontierungsfaktor y (typischerweise </w:t>
            </w:r>
            <m:oMath>
              <m:r>
                <w:rPr>
                  <w:rFonts w:ascii="Cambria Math" w:hAnsi="Cambria Math" w:cstheme="minorHAnsi"/>
                  <w:color w:val="000000"/>
                </w:rPr>
                <m:t>0 &lt; y &lt; 1</m:t>
              </m:r>
            </m:oMath>
            <w:r w:rsidRPr="00B358ED">
              <w:rPr>
                <w:rFonts w:asciiTheme="minorHAnsi" w:hAnsiTheme="minorHAnsi" w:cstheme="minorHAnsi"/>
                <w:color w:val="000000"/>
              </w:rPr>
              <w:t xml:space="preserve">) sagt aus, dass eine Belohnung oder Bestrafung, die der Agent bei verstärkendem Lernen </w:t>
            </w:r>
            <m:oMath>
              <m:r>
                <w:rPr>
                  <w:rFonts w:ascii="Cambria Math" w:hAnsi="Cambria Math" w:cstheme="minorHAnsi"/>
                  <w:color w:val="000000"/>
                </w:rPr>
                <m:t>n</m:t>
              </m:r>
            </m:oMath>
            <w:r w:rsidRPr="00B358ED">
              <w:rPr>
                <w:rFonts w:asciiTheme="minorHAnsi" w:hAnsiTheme="minorHAnsi" w:cstheme="minorHAnsi"/>
                <w:color w:val="000000"/>
              </w:rPr>
              <w:t xml:space="preserve">-Schritte in der Zukunft erhält, um den Faktor </w:t>
            </w:r>
            <m:oMath>
              <m:r>
                <w:rPr>
                  <w:rFonts w:ascii="Cambria Math" w:hAnsi="Cambria Math" w:cstheme="minorHAnsi"/>
                  <w:color w:val="000000"/>
                </w:rPr>
                <m:t>y</m:t>
              </m:r>
              <m:sSup>
                <m:sSupPr>
                  <m:ctrlPr>
                    <w:rPr>
                      <w:rFonts w:ascii="Cambria Math" w:hAnsi="Cambria Math" w:cstheme="minorHAnsi"/>
                      <w:color w:val="000000"/>
                    </w:rPr>
                  </m:ctrlPr>
                </m:sSupPr>
                <m:e/>
                <m:sup>
                  <m:r>
                    <w:rPr>
                      <w:rFonts w:ascii="Cambria Math" w:hAnsi="Cambria Math" w:cstheme="minorHAnsi"/>
                      <w:color w:val="000000"/>
                    </w:rPr>
                    <m:t>n</m:t>
                  </m:r>
                </m:sup>
              </m:sSup>
            </m:oMath>
            <w:r w:rsidRPr="00B358ED">
              <w:rPr>
                <w:rFonts w:asciiTheme="minorHAnsi" w:hAnsiTheme="minorHAnsi" w:cstheme="minorHAnsi"/>
                <w:color w:val="000000"/>
              </w:rPr>
              <w:t xml:space="preserve"> diskontiert wird, also weniger Wert ist. </w:t>
            </w:r>
          </w:p>
        </w:tc>
      </w:tr>
      <w:tr w:rsidR="00830635" w:rsidRPr="00B358ED" w14:paraId="1A313859" w14:textId="77777777" w:rsidTr="003C47FE">
        <w:tc>
          <w:tcPr>
            <w:cnfStyle w:val="001000000000" w:firstRow="0" w:lastRow="0" w:firstColumn="1" w:lastColumn="0" w:oddVBand="0" w:evenVBand="0" w:oddHBand="0" w:evenHBand="0" w:firstRowFirstColumn="0" w:firstRowLastColumn="0" w:lastRowFirstColumn="0" w:lastRowLastColumn="0"/>
            <w:tcW w:w="2665" w:type="dxa"/>
          </w:tcPr>
          <w:p w14:paraId="667242D2"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Explorationsrate (verstärkendes Lernen)</w:t>
            </w:r>
          </w:p>
        </w:tc>
        <w:tc>
          <w:tcPr>
            <w:tcW w:w="6236" w:type="dxa"/>
          </w:tcPr>
          <w:p w14:paraId="487A62E8" w14:textId="03436BAB" w:rsidR="00830635" w:rsidRPr="00B358ED" w:rsidRDefault="0083063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Über die sog. Explorationsrate lässt sich steuern, wie bereitwillig der Agent bei verstärkendem Lernen andere Aktionen als die zur</w:t>
            </w:r>
            <w:r w:rsidR="00B358ED" w:rsidRPr="00B358ED">
              <w:rPr>
                <w:rFonts w:asciiTheme="minorHAnsi" w:hAnsiTheme="minorHAnsi" w:cstheme="minorHAnsi"/>
              </w:rPr>
              <w:t>z</w:t>
            </w:r>
            <w:r w:rsidRPr="00B358ED">
              <w:rPr>
                <w:rFonts w:asciiTheme="minorHAnsi" w:hAnsiTheme="minorHAnsi" w:cstheme="minorHAnsi"/>
              </w:rPr>
              <w:t>eit am besten bewertete ausprobiert. Eine hohe Explorationsrate bedeutet, dass der Agent eher bereit ist,</w:t>
            </w:r>
            <w:r w:rsidR="00B358ED" w:rsidRPr="00B358ED">
              <w:rPr>
                <w:rFonts w:asciiTheme="minorHAnsi" w:hAnsiTheme="minorHAnsi" w:cstheme="minorHAnsi"/>
              </w:rPr>
              <w:t xml:space="preserve"> eine</w:t>
            </w:r>
            <w:r w:rsidRPr="00B358ED">
              <w:rPr>
                <w:rFonts w:asciiTheme="minorHAnsi" w:hAnsiTheme="minorHAnsi" w:cstheme="minorHAnsi"/>
              </w:rPr>
              <w:t xml:space="preserve"> neue Aktion auszuprobieren.</w:t>
            </w:r>
          </w:p>
        </w:tc>
      </w:tr>
      <w:tr w:rsidR="00830635" w:rsidRPr="00B358ED" w14:paraId="0C6D7CD1"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6D4B6E8B" w14:textId="77777777" w:rsidR="00830635" w:rsidRPr="00B358ED" w:rsidRDefault="00830635" w:rsidP="003C47FE">
            <w:pPr>
              <w:rPr>
                <w:rFonts w:asciiTheme="minorHAnsi" w:hAnsiTheme="minorHAnsi" w:cstheme="minorHAnsi"/>
              </w:rPr>
            </w:pPr>
            <w:proofErr w:type="spellStart"/>
            <w:r w:rsidRPr="00B358ED">
              <w:rPr>
                <w:rFonts w:asciiTheme="minorHAnsi" w:hAnsiTheme="minorHAnsi" w:cstheme="minorHAnsi"/>
              </w:rPr>
              <w:t>Lernrate</w:t>
            </w:r>
            <w:proofErr w:type="spellEnd"/>
          </w:p>
        </w:tc>
        <w:tc>
          <w:tcPr>
            <w:tcW w:w="6236" w:type="dxa"/>
          </w:tcPr>
          <w:p w14:paraId="01DCBDE4" w14:textId="77777777" w:rsidR="00830635" w:rsidRPr="00B358ED" w:rsidRDefault="0083063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 xml:space="preserve">Die </w:t>
            </w:r>
            <w:proofErr w:type="spellStart"/>
            <w:r w:rsidRPr="00B358ED">
              <w:rPr>
                <w:rFonts w:asciiTheme="minorHAnsi" w:hAnsiTheme="minorHAnsi" w:cstheme="minorHAnsi"/>
              </w:rPr>
              <w:t>Lernrate</w:t>
            </w:r>
            <w:proofErr w:type="spellEnd"/>
            <w:r w:rsidRPr="00B358ED">
              <w:rPr>
                <w:rFonts w:asciiTheme="minorHAnsi" w:hAnsiTheme="minorHAnsi" w:cstheme="minorHAnsi"/>
              </w:rPr>
              <w:t xml:space="preserve"> legt fest, wie stark neue Erfahrungen bei der Anpassung des Modells berücksichtigt werden. Bei der linearen Regression sind dies die Parameter a und b, bei Q-Learning </w:t>
            </w:r>
            <w:proofErr w:type="gramStart"/>
            <w:r w:rsidRPr="00B358ED">
              <w:rPr>
                <w:rFonts w:asciiTheme="minorHAnsi" w:hAnsiTheme="minorHAnsi" w:cstheme="minorHAnsi"/>
              </w:rPr>
              <w:t>die  Bewertungen</w:t>
            </w:r>
            <w:proofErr w:type="gramEnd"/>
            <w:r w:rsidRPr="00B358ED">
              <w:rPr>
                <w:rFonts w:asciiTheme="minorHAnsi" w:hAnsiTheme="minorHAnsi" w:cstheme="minorHAnsi"/>
              </w:rPr>
              <w:t xml:space="preserve"> der Zustände. Die </w:t>
            </w:r>
            <w:proofErr w:type="spellStart"/>
            <w:r w:rsidRPr="00B358ED">
              <w:rPr>
                <w:rFonts w:asciiTheme="minorHAnsi" w:hAnsiTheme="minorHAnsi" w:cstheme="minorHAnsi"/>
              </w:rPr>
              <w:t>Lernrate</w:t>
            </w:r>
            <w:proofErr w:type="spellEnd"/>
            <w:r w:rsidRPr="00B358ED">
              <w:rPr>
                <w:rFonts w:asciiTheme="minorHAnsi" w:hAnsiTheme="minorHAnsi" w:cstheme="minorHAnsi"/>
              </w:rPr>
              <w:t xml:space="preserve"> ist dabei ein Wert zwischen 0 und 1. Eine </w:t>
            </w:r>
            <w:proofErr w:type="spellStart"/>
            <w:r w:rsidRPr="00B358ED">
              <w:rPr>
                <w:rFonts w:asciiTheme="minorHAnsi" w:hAnsiTheme="minorHAnsi" w:cstheme="minorHAnsi"/>
              </w:rPr>
              <w:t>Lernrate</w:t>
            </w:r>
            <w:proofErr w:type="spellEnd"/>
            <w:r w:rsidRPr="00B358ED">
              <w:rPr>
                <w:rFonts w:asciiTheme="minorHAnsi" w:hAnsiTheme="minorHAnsi" w:cstheme="minorHAnsi"/>
              </w:rPr>
              <w:t xml:space="preserve"> von 0 führt dazu, dass überhaupt nichts gelernt wird, weil neu erworbenes Wissen einfach nicht genutzt wird. Eine </w:t>
            </w:r>
            <w:proofErr w:type="spellStart"/>
            <w:r w:rsidRPr="00B358ED">
              <w:rPr>
                <w:rFonts w:asciiTheme="minorHAnsi" w:hAnsiTheme="minorHAnsi" w:cstheme="minorHAnsi"/>
              </w:rPr>
              <w:t>Lernrate</w:t>
            </w:r>
            <w:proofErr w:type="spellEnd"/>
            <w:r w:rsidRPr="00B358ED">
              <w:rPr>
                <w:rFonts w:asciiTheme="minorHAnsi" w:hAnsiTheme="minorHAnsi" w:cstheme="minorHAnsi"/>
              </w:rPr>
              <w:t xml:space="preserve"> von 1 wiederum bedeutet, dass nur die </w:t>
            </w:r>
            <w:proofErr w:type="gramStart"/>
            <w:r w:rsidRPr="00B358ED">
              <w:rPr>
                <w:rFonts w:asciiTheme="minorHAnsi" w:hAnsiTheme="minorHAnsi" w:cstheme="minorHAnsi"/>
              </w:rPr>
              <w:t>aktuellste</w:t>
            </w:r>
            <w:proofErr w:type="gramEnd"/>
            <w:r w:rsidRPr="00B358ED">
              <w:rPr>
                <w:rFonts w:asciiTheme="minorHAnsi" w:hAnsiTheme="minorHAnsi" w:cstheme="minorHAnsi"/>
              </w:rPr>
              <w:t xml:space="preserve"> Information berücksichtigt wird. Normalerweise wird die </w:t>
            </w:r>
            <w:proofErr w:type="spellStart"/>
            <w:r w:rsidRPr="00B358ED">
              <w:rPr>
                <w:rFonts w:asciiTheme="minorHAnsi" w:hAnsiTheme="minorHAnsi" w:cstheme="minorHAnsi"/>
              </w:rPr>
              <w:t>Lernrate</w:t>
            </w:r>
            <w:proofErr w:type="spellEnd"/>
            <w:r w:rsidRPr="00B358ED">
              <w:rPr>
                <w:rFonts w:asciiTheme="minorHAnsi" w:hAnsiTheme="minorHAnsi" w:cstheme="minorHAnsi"/>
              </w:rPr>
              <w:t xml:space="preserve"> daher zwischen diesen beiden Extremen liegen.</w:t>
            </w:r>
          </w:p>
        </w:tc>
      </w:tr>
      <w:tr w:rsidR="00830635" w:rsidRPr="00B358ED" w14:paraId="09061006" w14:textId="77777777" w:rsidTr="003C47FE">
        <w:tc>
          <w:tcPr>
            <w:cnfStyle w:val="001000000000" w:firstRow="0" w:lastRow="0" w:firstColumn="1" w:lastColumn="0" w:oddVBand="0" w:evenVBand="0" w:oddHBand="0" w:evenHBand="0" w:firstRowFirstColumn="0" w:firstRowLastColumn="0" w:lastRowFirstColumn="0" w:lastRowLastColumn="0"/>
            <w:tcW w:w="2665" w:type="dxa"/>
          </w:tcPr>
          <w:p w14:paraId="5F5A1F1D"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Überwachtes Lernen</w:t>
            </w:r>
          </w:p>
        </w:tc>
        <w:tc>
          <w:tcPr>
            <w:tcW w:w="6236" w:type="dxa"/>
          </w:tcPr>
          <w:p w14:paraId="1F688D6B" w14:textId="77777777" w:rsidR="00830635" w:rsidRPr="00B358ED" w:rsidRDefault="0083063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Bei überwachtem Lernen wird aus beschrifteten Daten eine Zuordnung von Daten zu Beschriftung gelernt, die dann auf weitere, unbeschriftete Daten angewendet werden kann.</w:t>
            </w:r>
          </w:p>
        </w:tc>
      </w:tr>
      <w:tr w:rsidR="00830635" w:rsidRPr="00B358ED" w14:paraId="25731686"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8A17AF7"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Lineare Regression</w:t>
            </w:r>
          </w:p>
        </w:tc>
        <w:tc>
          <w:tcPr>
            <w:tcW w:w="6236" w:type="dxa"/>
          </w:tcPr>
          <w:p w14:paraId="75F725D3" w14:textId="77777777" w:rsidR="00830635" w:rsidRPr="00B358ED" w:rsidRDefault="0083063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Die lineare Regression ist ein überwachtes Lernverfahren zur Beschriftung eines unbekannten Datenpunkts bei vorhandenen beschrifteten Daten mit einer Zahl</w:t>
            </w:r>
          </w:p>
        </w:tc>
      </w:tr>
      <w:tr w:rsidR="00830635" w:rsidRPr="00B358ED" w14:paraId="70D884EC" w14:textId="77777777" w:rsidTr="003C47FE">
        <w:tc>
          <w:tcPr>
            <w:cnfStyle w:val="001000000000" w:firstRow="0" w:lastRow="0" w:firstColumn="1" w:lastColumn="0" w:oddVBand="0" w:evenVBand="0" w:oddHBand="0" w:evenHBand="0" w:firstRowFirstColumn="0" w:firstRowLastColumn="0" w:lastRowFirstColumn="0" w:lastRowLastColumn="0"/>
            <w:tcW w:w="2665" w:type="dxa"/>
          </w:tcPr>
          <w:p w14:paraId="4B33EAB8" w14:textId="77777777" w:rsidR="00830635" w:rsidRPr="00B358ED" w:rsidRDefault="00830635" w:rsidP="003C47FE">
            <w:pPr>
              <w:rPr>
                <w:rFonts w:asciiTheme="minorHAnsi" w:hAnsiTheme="minorHAnsi" w:cstheme="minorHAnsi"/>
              </w:rPr>
            </w:pPr>
            <w:r w:rsidRPr="00B358ED">
              <w:rPr>
                <w:rFonts w:asciiTheme="minorHAnsi" w:hAnsiTheme="minorHAnsi" w:cstheme="minorHAnsi"/>
              </w:rPr>
              <w:t>Unüberwachtes Lernen</w:t>
            </w:r>
          </w:p>
        </w:tc>
        <w:tc>
          <w:tcPr>
            <w:tcW w:w="6236" w:type="dxa"/>
          </w:tcPr>
          <w:p w14:paraId="21C07F18" w14:textId="77777777" w:rsidR="00830635" w:rsidRPr="00B358ED" w:rsidRDefault="00830635" w:rsidP="003C47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358ED">
              <w:rPr>
                <w:rFonts w:asciiTheme="minorHAnsi" w:hAnsiTheme="minorHAnsi" w:cstheme="minorHAnsi"/>
              </w:rPr>
              <w:t>Unüberwachtes Lernen versucht Ähnlichkeiten in unbeschrifteten Eingaben zu erkennen und so Muster (Ausgabe) zu finden.</w:t>
            </w:r>
          </w:p>
        </w:tc>
      </w:tr>
      <w:tr w:rsidR="00830635" w:rsidRPr="00B358ED" w14:paraId="5BEF5261" w14:textId="77777777" w:rsidTr="003C4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3D703D55" w14:textId="77777777" w:rsidR="00830635" w:rsidRPr="00B358ED" w:rsidRDefault="00830635" w:rsidP="003C47FE">
            <w:pPr>
              <w:rPr>
                <w:rFonts w:asciiTheme="minorHAnsi" w:hAnsiTheme="minorHAnsi" w:cstheme="minorHAnsi"/>
              </w:rPr>
            </w:pPr>
            <w:proofErr w:type="spellStart"/>
            <w:r w:rsidRPr="00B358ED">
              <w:rPr>
                <w:rFonts w:asciiTheme="minorHAnsi" w:hAnsiTheme="minorHAnsi" w:cstheme="minorHAnsi"/>
              </w:rPr>
              <w:t>Vektorquantisierung</w:t>
            </w:r>
            <w:proofErr w:type="spellEnd"/>
          </w:p>
        </w:tc>
        <w:tc>
          <w:tcPr>
            <w:tcW w:w="6236" w:type="dxa"/>
          </w:tcPr>
          <w:p w14:paraId="15EDB96D" w14:textId="77777777" w:rsidR="00830635" w:rsidRPr="00B358ED" w:rsidRDefault="00830635" w:rsidP="003C47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B358ED">
              <w:rPr>
                <w:rFonts w:asciiTheme="minorHAnsi" w:hAnsiTheme="minorHAnsi" w:cstheme="minorHAnsi"/>
              </w:rPr>
              <w:t>Vektorquantisierung</w:t>
            </w:r>
            <w:proofErr w:type="spellEnd"/>
            <w:r w:rsidRPr="00B358ED">
              <w:rPr>
                <w:rFonts w:asciiTheme="minorHAnsi" w:hAnsiTheme="minorHAnsi" w:cstheme="minorHAnsi"/>
              </w:rPr>
              <w:t xml:space="preserve"> ist ein Algorithmus für unüberwachtes Lernen, dessen Idee es ist, Punkte zu finden, die ein Cluster prototypisch beschreiben.</w:t>
            </w:r>
          </w:p>
        </w:tc>
      </w:tr>
    </w:tbl>
    <w:p w14:paraId="65ED8D26" w14:textId="42ECC48B" w:rsidR="005821AE" w:rsidRDefault="005821AE" w:rsidP="005821AE">
      <w:pPr>
        <w:rPr>
          <w:lang w:eastAsia="zh-CN"/>
        </w:rPr>
      </w:pPr>
      <w:bookmarkStart w:id="87" w:name="_heading=h.3j2qqm3"/>
      <w:bookmarkStart w:id="88" w:name="_Toc24112811"/>
      <w:bookmarkStart w:id="89" w:name="_Toc88152159"/>
      <w:bookmarkStart w:id="90" w:name="_Toc90281164"/>
      <w:bookmarkStart w:id="91" w:name="_Toc90283705"/>
      <w:bookmarkEnd w:id="87"/>
    </w:p>
    <w:p w14:paraId="103CD18E" w14:textId="77777777" w:rsidR="005821AE" w:rsidRDefault="005821AE">
      <w:pPr>
        <w:spacing w:line="259" w:lineRule="auto"/>
        <w:rPr>
          <w:lang w:eastAsia="zh-CN"/>
        </w:rPr>
      </w:pPr>
      <w:r>
        <w:rPr>
          <w:lang w:eastAsia="zh-CN"/>
        </w:rPr>
        <w:br w:type="page"/>
      </w:r>
    </w:p>
    <w:p w14:paraId="397512FA" w14:textId="0E6C25A9" w:rsidR="00B6499A" w:rsidRPr="00B358ED" w:rsidRDefault="00B6499A" w:rsidP="000418E1">
      <w:pPr>
        <w:keepNext/>
        <w:keepLines/>
        <w:numPr>
          <w:ilvl w:val="0"/>
          <w:numId w:val="41"/>
        </w:numPr>
        <w:spacing w:before="760" w:line="240" w:lineRule="auto"/>
        <w:outlineLvl w:val="0"/>
        <w:rPr>
          <w:rFonts w:asciiTheme="minorHAnsi" w:eastAsia="helvetica neue" w:hAnsiTheme="minorHAnsi" w:cstheme="minorHAnsi"/>
          <w:b/>
          <w:color w:val="000000"/>
          <w:sz w:val="28"/>
          <w:szCs w:val="28"/>
          <w:lang w:eastAsia="zh-CN"/>
        </w:rPr>
      </w:pPr>
      <w:bookmarkStart w:id="92" w:name="_Toc94805824"/>
      <w:r w:rsidRPr="00B358ED">
        <w:rPr>
          <w:rFonts w:asciiTheme="minorHAnsi" w:eastAsia="helvetica neue" w:hAnsiTheme="minorHAnsi" w:cstheme="minorHAnsi"/>
          <w:b/>
          <w:color w:val="000000"/>
          <w:sz w:val="28"/>
          <w:szCs w:val="28"/>
          <w:lang w:eastAsia="zh-CN"/>
        </w:rPr>
        <w:lastRenderedPageBreak/>
        <w:t>F</w:t>
      </w:r>
      <w:bookmarkEnd w:id="88"/>
      <w:r w:rsidRPr="00B358ED">
        <w:rPr>
          <w:rFonts w:asciiTheme="minorHAnsi" w:eastAsia="helvetica neue" w:hAnsiTheme="minorHAnsi" w:cstheme="minorHAnsi"/>
          <w:b/>
          <w:color w:val="000000"/>
          <w:sz w:val="28"/>
          <w:szCs w:val="28"/>
          <w:lang w:eastAsia="zh-CN"/>
        </w:rPr>
        <w:t>ragen, Feedback, Anregungen</w:t>
      </w:r>
      <w:bookmarkEnd w:id="89"/>
      <w:bookmarkEnd w:id="90"/>
      <w:bookmarkEnd w:id="91"/>
      <w:bookmarkEnd w:id="92"/>
    </w:p>
    <w:p w14:paraId="5B65D723" w14:textId="77777777" w:rsidR="00B6499A" w:rsidRPr="00A0287E" w:rsidRDefault="00B6499A" w:rsidP="00B6499A">
      <w:pPr>
        <w:spacing w:before="240"/>
        <w:rPr>
          <w:rFonts w:asciiTheme="minorHAnsi" w:eastAsia="helvetica neue" w:hAnsiTheme="minorHAnsi" w:cstheme="minorHAnsi"/>
          <w:bCs w:val="0"/>
          <w:szCs w:val="21"/>
          <w:lang w:eastAsia="zh-CN"/>
          <w:rPrChange w:id="93" w:author="Imke Endjer" w:date="2023-02-23T09:03:00Z">
            <w:rPr>
              <w:rFonts w:asciiTheme="minorHAnsi" w:eastAsia="helvetica neue" w:hAnsiTheme="minorHAnsi" w:cstheme="minorHAnsi"/>
              <w:bCs w:val="0"/>
              <w:szCs w:val="21"/>
              <w:lang w:val="en-US" w:eastAsia="zh-CN"/>
            </w:rPr>
          </w:rPrChange>
        </w:rPr>
      </w:pPr>
      <w:r w:rsidRPr="00A0287E">
        <w:rPr>
          <w:rFonts w:asciiTheme="minorHAnsi" w:eastAsia="helvetica neue" w:hAnsiTheme="minorHAnsi" w:cstheme="minorHAnsi"/>
          <w:bCs w:val="0"/>
          <w:szCs w:val="21"/>
          <w:lang w:eastAsia="zh-CN"/>
          <w:rPrChange w:id="94" w:author="Imke Endjer" w:date="2023-02-23T09:03:00Z">
            <w:rPr>
              <w:rFonts w:asciiTheme="minorHAnsi" w:eastAsia="helvetica neue" w:hAnsiTheme="minorHAnsi" w:cstheme="minorHAnsi"/>
              <w:bCs w:val="0"/>
              <w:szCs w:val="21"/>
              <w:lang w:val="en-US" w:eastAsia="zh-CN"/>
            </w:rPr>
          </w:rPrChange>
        </w:rPr>
        <w:t>Sie haben das Modul ausprobiert und nun Fragen, Anregungen oder Feedback für uns? Darüber freuen wir uns, denn mit Ihren Erfahrungen können wir Schritt für Schritt einen FAQ (</w:t>
      </w:r>
      <w:proofErr w:type="spellStart"/>
      <w:r w:rsidRPr="00A0287E">
        <w:rPr>
          <w:rFonts w:asciiTheme="minorHAnsi" w:eastAsia="helvetica neue" w:hAnsiTheme="minorHAnsi" w:cstheme="minorHAnsi"/>
          <w:bCs w:val="0"/>
          <w:szCs w:val="21"/>
          <w:lang w:eastAsia="zh-CN"/>
          <w:rPrChange w:id="95" w:author="Imke Endjer" w:date="2023-02-23T09:03:00Z">
            <w:rPr>
              <w:rFonts w:asciiTheme="minorHAnsi" w:eastAsia="helvetica neue" w:hAnsiTheme="minorHAnsi" w:cstheme="minorHAnsi"/>
              <w:bCs w:val="0"/>
              <w:szCs w:val="21"/>
              <w:lang w:val="en-US" w:eastAsia="zh-CN"/>
            </w:rPr>
          </w:rPrChange>
        </w:rPr>
        <w:t>Frequently</w:t>
      </w:r>
      <w:proofErr w:type="spellEnd"/>
      <w:r w:rsidRPr="00A0287E">
        <w:rPr>
          <w:rFonts w:asciiTheme="minorHAnsi" w:eastAsia="helvetica neue" w:hAnsiTheme="minorHAnsi" w:cstheme="minorHAnsi"/>
          <w:bCs w:val="0"/>
          <w:szCs w:val="21"/>
          <w:lang w:eastAsia="zh-CN"/>
          <w:rPrChange w:id="96" w:author="Imke Endjer" w:date="2023-02-23T09:03:00Z">
            <w:rPr>
              <w:rFonts w:asciiTheme="minorHAnsi" w:eastAsia="helvetica neue" w:hAnsiTheme="minorHAnsi" w:cstheme="minorHAnsi"/>
              <w:bCs w:val="0"/>
              <w:szCs w:val="21"/>
              <w:lang w:val="en-US" w:eastAsia="zh-CN"/>
            </w:rPr>
          </w:rPrChange>
        </w:rPr>
        <w:t xml:space="preserve"> </w:t>
      </w:r>
      <w:proofErr w:type="spellStart"/>
      <w:r w:rsidRPr="00A0287E">
        <w:rPr>
          <w:rFonts w:asciiTheme="minorHAnsi" w:eastAsia="helvetica neue" w:hAnsiTheme="minorHAnsi" w:cstheme="minorHAnsi"/>
          <w:bCs w:val="0"/>
          <w:szCs w:val="21"/>
          <w:lang w:eastAsia="zh-CN"/>
          <w:rPrChange w:id="97" w:author="Imke Endjer" w:date="2023-02-23T09:03:00Z">
            <w:rPr>
              <w:rFonts w:asciiTheme="minorHAnsi" w:eastAsia="helvetica neue" w:hAnsiTheme="minorHAnsi" w:cstheme="minorHAnsi"/>
              <w:bCs w:val="0"/>
              <w:szCs w:val="21"/>
              <w:lang w:val="en-US" w:eastAsia="zh-CN"/>
            </w:rPr>
          </w:rPrChange>
        </w:rPr>
        <w:t>Asked</w:t>
      </w:r>
      <w:proofErr w:type="spellEnd"/>
      <w:r w:rsidRPr="00A0287E">
        <w:rPr>
          <w:rFonts w:asciiTheme="minorHAnsi" w:eastAsia="helvetica neue" w:hAnsiTheme="minorHAnsi" w:cstheme="minorHAnsi"/>
          <w:bCs w:val="0"/>
          <w:szCs w:val="21"/>
          <w:lang w:eastAsia="zh-CN"/>
          <w:rPrChange w:id="98" w:author="Imke Endjer" w:date="2023-02-23T09:03:00Z">
            <w:rPr>
              <w:rFonts w:asciiTheme="minorHAnsi" w:eastAsia="helvetica neue" w:hAnsiTheme="minorHAnsi" w:cstheme="minorHAnsi"/>
              <w:bCs w:val="0"/>
              <w:szCs w:val="21"/>
              <w:lang w:val="en-US" w:eastAsia="zh-CN"/>
            </w:rPr>
          </w:rPrChange>
        </w:rPr>
        <w:t xml:space="preserve"> Questions) für die neuen KI-Module aufbauen oder die Module </w:t>
      </w:r>
      <w:proofErr w:type="gramStart"/>
      <w:r w:rsidRPr="00A0287E">
        <w:rPr>
          <w:rFonts w:asciiTheme="minorHAnsi" w:eastAsia="helvetica neue" w:hAnsiTheme="minorHAnsi" w:cstheme="minorHAnsi"/>
          <w:bCs w:val="0"/>
          <w:szCs w:val="21"/>
          <w:lang w:eastAsia="zh-CN"/>
          <w:rPrChange w:id="99" w:author="Imke Endjer" w:date="2023-02-23T09:03:00Z">
            <w:rPr>
              <w:rFonts w:asciiTheme="minorHAnsi" w:eastAsia="helvetica neue" w:hAnsiTheme="minorHAnsi" w:cstheme="minorHAnsi"/>
              <w:bCs w:val="0"/>
              <w:szCs w:val="21"/>
              <w:lang w:val="en-US" w:eastAsia="zh-CN"/>
            </w:rPr>
          </w:rPrChange>
        </w:rPr>
        <w:t>weiter entwickeln</w:t>
      </w:r>
      <w:proofErr w:type="gramEnd"/>
      <w:r w:rsidRPr="00A0287E">
        <w:rPr>
          <w:rFonts w:asciiTheme="minorHAnsi" w:eastAsia="helvetica neue" w:hAnsiTheme="minorHAnsi" w:cstheme="minorHAnsi"/>
          <w:bCs w:val="0"/>
          <w:szCs w:val="21"/>
          <w:lang w:eastAsia="zh-CN"/>
          <w:rPrChange w:id="100" w:author="Imke Endjer" w:date="2023-02-23T09:03:00Z">
            <w:rPr>
              <w:rFonts w:asciiTheme="minorHAnsi" w:eastAsia="helvetica neue" w:hAnsiTheme="minorHAnsi" w:cstheme="minorHAnsi"/>
              <w:bCs w:val="0"/>
              <w:szCs w:val="21"/>
              <w:lang w:val="en-US" w:eastAsia="zh-CN"/>
            </w:rPr>
          </w:rPrChange>
        </w:rPr>
        <w:t xml:space="preserve">. </w:t>
      </w:r>
    </w:p>
    <w:p w14:paraId="6CFB3D24" w14:textId="6463E576" w:rsidR="00B6499A" w:rsidRPr="00A0287E" w:rsidRDefault="00B6499A" w:rsidP="00B6499A">
      <w:pPr>
        <w:spacing w:before="240"/>
        <w:rPr>
          <w:rFonts w:asciiTheme="minorHAnsi" w:eastAsia="helvetica neue" w:hAnsiTheme="minorHAnsi" w:cstheme="minorHAnsi"/>
          <w:bCs w:val="0"/>
          <w:szCs w:val="21"/>
          <w:lang w:eastAsia="zh-CN"/>
          <w:rPrChange w:id="101" w:author="Imke Endjer" w:date="2023-02-23T09:03:00Z">
            <w:rPr>
              <w:rFonts w:asciiTheme="minorHAnsi" w:eastAsia="helvetica neue" w:hAnsiTheme="minorHAnsi" w:cstheme="minorHAnsi"/>
              <w:bCs w:val="0"/>
              <w:szCs w:val="21"/>
              <w:lang w:val="en-US" w:eastAsia="zh-CN"/>
            </w:rPr>
          </w:rPrChange>
        </w:rPr>
      </w:pPr>
      <w:r w:rsidRPr="00A0287E">
        <w:rPr>
          <w:rFonts w:asciiTheme="minorHAnsi" w:eastAsia="helvetica neue" w:hAnsiTheme="minorHAnsi" w:cstheme="minorHAnsi"/>
          <w:bCs w:val="0"/>
          <w:szCs w:val="21"/>
          <w:lang w:eastAsia="zh-CN"/>
          <w:rPrChange w:id="102" w:author="Imke Endjer" w:date="2023-02-23T09:03:00Z">
            <w:rPr>
              <w:rFonts w:asciiTheme="minorHAnsi" w:eastAsia="helvetica neue" w:hAnsiTheme="minorHAnsi" w:cstheme="minorHAnsi"/>
              <w:bCs w:val="0"/>
              <w:szCs w:val="21"/>
              <w:lang w:val="en-US" w:eastAsia="zh-CN"/>
            </w:rPr>
          </w:rPrChange>
        </w:rPr>
        <w:t xml:space="preserve">Bitte füllen Sie folgende Umfrage über </w:t>
      </w:r>
      <w:proofErr w:type="spellStart"/>
      <w:r w:rsidRPr="00A0287E">
        <w:rPr>
          <w:rFonts w:asciiTheme="minorHAnsi" w:eastAsia="helvetica neue" w:hAnsiTheme="minorHAnsi" w:cstheme="minorHAnsi"/>
          <w:bCs w:val="0"/>
          <w:szCs w:val="21"/>
          <w:lang w:eastAsia="zh-CN"/>
          <w:rPrChange w:id="103" w:author="Imke Endjer" w:date="2023-02-23T09:03:00Z">
            <w:rPr>
              <w:rFonts w:asciiTheme="minorHAnsi" w:eastAsia="helvetica neue" w:hAnsiTheme="minorHAnsi" w:cstheme="minorHAnsi"/>
              <w:bCs w:val="0"/>
              <w:szCs w:val="21"/>
              <w:lang w:val="en-US" w:eastAsia="zh-CN"/>
            </w:rPr>
          </w:rPrChange>
        </w:rPr>
        <w:t>Surveymonkey</w:t>
      </w:r>
      <w:proofErr w:type="spellEnd"/>
      <w:r w:rsidRPr="00A0287E">
        <w:rPr>
          <w:rFonts w:asciiTheme="minorHAnsi" w:eastAsia="helvetica neue" w:hAnsiTheme="minorHAnsi" w:cstheme="minorHAnsi"/>
          <w:bCs w:val="0"/>
          <w:szCs w:val="21"/>
          <w:lang w:eastAsia="zh-CN"/>
          <w:rPrChange w:id="104" w:author="Imke Endjer" w:date="2023-02-23T09:03:00Z">
            <w:rPr>
              <w:rFonts w:asciiTheme="minorHAnsi" w:eastAsia="helvetica neue" w:hAnsiTheme="minorHAnsi" w:cstheme="minorHAnsi"/>
              <w:bCs w:val="0"/>
              <w:szCs w:val="21"/>
              <w:lang w:val="en-US" w:eastAsia="zh-CN"/>
            </w:rPr>
          </w:rPrChange>
        </w:rPr>
        <w:t xml:space="preserve"> aus: </w:t>
      </w:r>
      <w:r w:rsidR="00000000">
        <w:fldChar w:fldCharType="begin"/>
      </w:r>
      <w:r w:rsidR="00000000">
        <w:instrText>HYPERLINK "https://bit.ly/3DWXMZq"</w:instrText>
      </w:r>
      <w:r w:rsidR="00000000">
        <w:fldChar w:fldCharType="separate"/>
      </w:r>
      <w:r w:rsidRPr="00A0287E">
        <w:rPr>
          <w:rStyle w:val="Hyperlink"/>
          <w:rFonts w:asciiTheme="minorHAnsi" w:eastAsia="helvetica neue" w:hAnsiTheme="minorHAnsi" w:cstheme="minorHAnsi"/>
          <w:bCs w:val="0"/>
          <w:szCs w:val="21"/>
          <w:lang w:eastAsia="zh-CN"/>
          <w:rPrChange w:id="105" w:author="Imke Endjer" w:date="2023-02-23T09:03:00Z">
            <w:rPr>
              <w:rStyle w:val="Hyperlink"/>
              <w:rFonts w:asciiTheme="minorHAnsi" w:eastAsia="helvetica neue" w:hAnsiTheme="minorHAnsi" w:cstheme="minorHAnsi"/>
              <w:bCs w:val="0"/>
              <w:szCs w:val="21"/>
              <w:lang w:val="en-US" w:eastAsia="zh-CN"/>
            </w:rPr>
          </w:rPrChange>
        </w:rPr>
        <w:t>https://bit.ly/3DWXMZq</w:t>
      </w:r>
      <w:r w:rsidR="00000000">
        <w:rPr>
          <w:rStyle w:val="Hyperlink"/>
          <w:rFonts w:asciiTheme="minorHAnsi" w:eastAsia="helvetica neue" w:hAnsiTheme="minorHAnsi" w:cstheme="minorHAnsi"/>
          <w:bCs w:val="0"/>
          <w:szCs w:val="21"/>
          <w:lang w:val="en-US" w:eastAsia="zh-CN"/>
        </w:rPr>
        <w:fldChar w:fldCharType="end"/>
      </w:r>
      <w:r w:rsidRPr="00A0287E">
        <w:rPr>
          <w:rFonts w:asciiTheme="minorHAnsi" w:eastAsia="helvetica neue" w:hAnsiTheme="minorHAnsi" w:cstheme="minorHAnsi"/>
          <w:bCs w:val="0"/>
          <w:szCs w:val="21"/>
          <w:lang w:eastAsia="zh-CN"/>
          <w:rPrChange w:id="106" w:author="Imke Endjer" w:date="2023-02-23T09:03:00Z">
            <w:rPr>
              <w:rFonts w:asciiTheme="minorHAnsi" w:eastAsia="helvetica neue" w:hAnsiTheme="minorHAnsi" w:cstheme="minorHAnsi"/>
              <w:bCs w:val="0"/>
              <w:szCs w:val="21"/>
              <w:lang w:val="en-US" w:eastAsia="zh-CN"/>
            </w:rPr>
          </w:rPrChange>
        </w:rPr>
        <w:t xml:space="preserve"> über den folgenden QR-Code kommen Sie ebenfalls zur </w:t>
      </w:r>
      <w:proofErr w:type="spellStart"/>
      <w:r w:rsidRPr="00A0287E">
        <w:rPr>
          <w:rFonts w:asciiTheme="minorHAnsi" w:eastAsia="helvetica neue" w:hAnsiTheme="minorHAnsi" w:cstheme="minorHAnsi"/>
          <w:bCs w:val="0"/>
          <w:szCs w:val="21"/>
          <w:lang w:eastAsia="zh-CN"/>
          <w:rPrChange w:id="107" w:author="Imke Endjer" w:date="2023-02-23T09:03:00Z">
            <w:rPr>
              <w:rFonts w:asciiTheme="minorHAnsi" w:eastAsia="helvetica neue" w:hAnsiTheme="minorHAnsi" w:cstheme="minorHAnsi"/>
              <w:bCs w:val="0"/>
              <w:szCs w:val="21"/>
              <w:lang w:val="en-US" w:eastAsia="zh-CN"/>
            </w:rPr>
          </w:rPrChange>
        </w:rPr>
        <w:t>Surveymonkey</w:t>
      </w:r>
      <w:proofErr w:type="spellEnd"/>
      <w:r w:rsidRPr="00A0287E">
        <w:rPr>
          <w:rFonts w:asciiTheme="minorHAnsi" w:eastAsia="helvetica neue" w:hAnsiTheme="minorHAnsi" w:cstheme="minorHAnsi"/>
          <w:bCs w:val="0"/>
          <w:szCs w:val="21"/>
          <w:lang w:eastAsia="zh-CN"/>
          <w:rPrChange w:id="108" w:author="Imke Endjer" w:date="2023-02-23T09:03:00Z">
            <w:rPr>
              <w:rFonts w:asciiTheme="minorHAnsi" w:eastAsia="helvetica neue" w:hAnsiTheme="minorHAnsi" w:cstheme="minorHAnsi"/>
              <w:bCs w:val="0"/>
              <w:szCs w:val="21"/>
              <w:lang w:val="en-US" w:eastAsia="zh-CN"/>
            </w:rPr>
          </w:rPrChange>
        </w:rPr>
        <w:t>-Umfrage:</w:t>
      </w:r>
    </w:p>
    <w:p w14:paraId="7D658FB3" w14:textId="4A9A1835" w:rsidR="00B6499A" w:rsidRPr="00B358ED" w:rsidRDefault="00B6499A" w:rsidP="00B6499A">
      <w:pPr>
        <w:spacing w:before="240"/>
        <w:jc w:val="center"/>
        <w:rPr>
          <w:rFonts w:asciiTheme="minorHAnsi" w:eastAsia="helvetica neue" w:hAnsiTheme="minorHAnsi" w:cstheme="minorHAnsi"/>
          <w:bCs w:val="0"/>
          <w:szCs w:val="21"/>
          <w:lang w:val="en-US" w:eastAsia="zh-CN"/>
        </w:rPr>
      </w:pPr>
      <w:r w:rsidRPr="00B358ED">
        <w:rPr>
          <w:rFonts w:asciiTheme="minorHAnsi" w:eastAsia="helvetica neue" w:hAnsiTheme="minorHAnsi" w:cstheme="minorHAnsi"/>
          <w:bCs w:val="0"/>
          <w:noProof/>
          <w:szCs w:val="21"/>
          <w:lang w:val="en-US" w:eastAsia="zh-CN"/>
        </w:rPr>
        <w:drawing>
          <wp:inline distT="0" distB="0" distL="0" distR="0" wp14:anchorId="149F8DD0" wp14:editId="4C33D3DB">
            <wp:extent cx="2105025" cy="2105025"/>
            <wp:effectExtent l="0" t="0" r="9525"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58">
                      <a:extLst>
                        <a:ext uri="{28A0092B-C50C-407E-A947-70E740481C1C}">
                          <a14:useLocalDpi xmlns:a14="http://schemas.microsoft.com/office/drawing/2010/main" val="0"/>
                        </a:ext>
                      </a:extLst>
                    </a:blip>
                    <a:stretch>
                      <a:fillRect/>
                    </a:stretch>
                  </pic:blipFill>
                  <pic:spPr>
                    <a:xfrm>
                      <a:off x="0" y="0"/>
                      <a:ext cx="2105025" cy="2105025"/>
                    </a:xfrm>
                    <a:prstGeom prst="rect">
                      <a:avLst/>
                    </a:prstGeom>
                  </pic:spPr>
                </pic:pic>
              </a:graphicData>
            </a:graphic>
          </wp:inline>
        </w:drawing>
      </w:r>
    </w:p>
    <w:p w14:paraId="3C46CF85" w14:textId="77777777" w:rsidR="00B6499A" w:rsidRPr="00B358ED" w:rsidRDefault="00B6499A" w:rsidP="00B6499A">
      <w:pPr>
        <w:tabs>
          <w:tab w:val="left" w:pos="5029"/>
        </w:tabs>
        <w:rPr>
          <w:rFonts w:asciiTheme="minorHAnsi" w:eastAsia="Times New Roman" w:hAnsiTheme="minorHAnsi" w:cstheme="minorHAnsi"/>
          <w:color w:val="000000"/>
          <w:sz w:val="24"/>
          <w:szCs w:val="24"/>
        </w:rPr>
      </w:pPr>
      <w:r w:rsidRPr="00A0287E">
        <w:rPr>
          <w:rFonts w:asciiTheme="minorHAnsi" w:eastAsia="helvetica neue" w:hAnsiTheme="minorHAnsi" w:cstheme="minorHAnsi"/>
          <w:bCs w:val="0"/>
          <w:szCs w:val="21"/>
          <w:lang w:eastAsia="zh-CN"/>
          <w:rPrChange w:id="109" w:author="Imke Endjer" w:date="2023-02-23T09:03:00Z">
            <w:rPr>
              <w:rFonts w:asciiTheme="minorHAnsi" w:eastAsia="helvetica neue" w:hAnsiTheme="minorHAnsi" w:cstheme="minorHAnsi"/>
              <w:bCs w:val="0"/>
              <w:szCs w:val="21"/>
              <w:lang w:val="en-US" w:eastAsia="zh-CN"/>
            </w:rPr>
          </w:rPrChange>
        </w:rPr>
        <w:t xml:space="preserve">Sie können sich auch gerne unter </w:t>
      </w:r>
      <w:r w:rsidR="00000000">
        <w:fldChar w:fldCharType="begin"/>
      </w:r>
      <w:r w:rsidR="00000000">
        <w:instrText>HYPERLINK "mailto:bildung@wissensfabrik.de"</w:instrText>
      </w:r>
      <w:r w:rsidR="00000000">
        <w:fldChar w:fldCharType="separate"/>
      </w:r>
      <w:r w:rsidRPr="00A0287E">
        <w:rPr>
          <w:rFonts w:asciiTheme="minorHAnsi" w:eastAsia="helvetica neue" w:hAnsiTheme="minorHAnsi" w:cstheme="minorHAnsi"/>
          <w:bCs w:val="0"/>
          <w:color w:val="0000FF"/>
          <w:szCs w:val="21"/>
          <w:u w:val="single"/>
          <w:lang w:eastAsia="zh-CN"/>
          <w:rPrChange w:id="110" w:author="Imke Endjer" w:date="2023-02-23T09:03:00Z">
            <w:rPr>
              <w:rFonts w:asciiTheme="minorHAnsi" w:eastAsia="helvetica neue" w:hAnsiTheme="minorHAnsi" w:cstheme="minorHAnsi"/>
              <w:bCs w:val="0"/>
              <w:color w:val="0000FF"/>
              <w:szCs w:val="21"/>
              <w:u w:val="single"/>
              <w:lang w:val="en-US" w:eastAsia="zh-CN"/>
            </w:rPr>
          </w:rPrChange>
        </w:rPr>
        <w:t>bildung@wissensfabrik.de</w:t>
      </w:r>
      <w:r w:rsidR="00000000">
        <w:rPr>
          <w:rFonts w:asciiTheme="minorHAnsi" w:eastAsia="helvetica neue" w:hAnsiTheme="minorHAnsi" w:cstheme="minorHAnsi"/>
          <w:bCs w:val="0"/>
          <w:color w:val="0000FF"/>
          <w:szCs w:val="21"/>
          <w:u w:val="single"/>
          <w:lang w:val="en-US" w:eastAsia="zh-CN"/>
        </w:rPr>
        <w:fldChar w:fldCharType="end"/>
      </w:r>
      <w:r w:rsidRPr="00A0287E">
        <w:rPr>
          <w:rFonts w:asciiTheme="minorHAnsi" w:eastAsia="helvetica neue" w:hAnsiTheme="minorHAnsi" w:cstheme="minorHAnsi"/>
          <w:bCs w:val="0"/>
          <w:szCs w:val="21"/>
          <w:lang w:eastAsia="zh-CN"/>
          <w:rPrChange w:id="111" w:author="Imke Endjer" w:date="2023-02-23T09:03:00Z">
            <w:rPr>
              <w:rFonts w:asciiTheme="minorHAnsi" w:eastAsia="helvetica neue" w:hAnsiTheme="minorHAnsi" w:cstheme="minorHAnsi"/>
              <w:bCs w:val="0"/>
              <w:szCs w:val="21"/>
              <w:lang w:val="en-US" w:eastAsia="zh-CN"/>
            </w:rPr>
          </w:rPrChange>
        </w:rPr>
        <w:t xml:space="preserve"> melden.</w:t>
      </w:r>
    </w:p>
    <w:p w14:paraId="01F148E2" w14:textId="6D313DDB" w:rsidR="00222316" w:rsidRPr="00B358ED" w:rsidRDefault="007B31E8" w:rsidP="00830635">
      <w:pPr>
        <w:tabs>
          <w:tab w:val="left" w:pos="5029"/>
        </w:tabs>
        <w:rPr>
          <w:rFonts w:asciiTheme="minorHAnsi" w:eastAsia="Times New Roman" w:hAnsiTheme="minorHAnsi" w:cstheme="minorHAnsi"/>
          <w:color w:val="000000"/>
          <w:sz w:val="24"/>
          <w:szCs w:val="24"/>
        </w:rPr>
      </w:pPr>
      <w:r w:rsidRPr="00B358ED">
        <w:rPr>
          <w:rFonts w:asciiTheme="minorHAnsi" w:hAnsiTheme="minorHAnsi" w:cstheme="minorHAnsi"/>
          <w:sz w:val="20"/>
          <w:szCs w:val="20"/>
        </w:rPr>
        <w:tab/>
      </w:r>
    </w:p>
    <w:sectPr w:rsidR="00222316" w:rsidRPr="00B358ED" w:rsidSect="00830635">
      <w:headerReference w:type="default" r:id="rId59"/>
      <w:footerReference w:type="default" r:id="rId60"/>
      <w:pgSz w:w="11906" w:h="16838"/>
      <w:pgMar w:top="1134" w:right="1134" w:bottom="1134" w:left="1531" w:header="709" w:footer="34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Imke Endjer" w:date="2023-02-23T09:06:00Z" w:initials="IE">
    <w:p w14:paraId="6FDA8EEC" w14:textId="77777777" w:rsidR="00A0287E" w:rsidRDefault="00A0287E" w:rsidP="00FB6850">
      <w:pPr>
        <w:pStyle w:val="Kommentartext"/>
      </w:pPr>
      <w:r>
        <w:rPr>
          <w:rStyle w:val="Kommentarzeichen"/>
        </w:rPr>
        <w:annotationRef/>
      </w:r>
      <w:r>
        <w:t>Erläuterung der ziele des onepager?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DA8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1AAF9" w16cex:dateUtc="2023-02-23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DA8EEC" w16cid:durableId="27A1AA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97F81" w14:textId="77777777" w:rsidR="0072507D" w:rsidRDefault="0072507D">
      <w:r>
        <w:separator/>
      </w:r>
    </w:p>
  </w:endnote>
  <w:endnote w:type="continuationSeparator" w:id="0">
    <w:p w14:paraId="38E2F496" w14:textId="77777777" w:rsidR="0072507D" w:rsidRDefault="00725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default"/>
  </w:font>
  <w:font w:name="Helvetica 65">
    <w:altName w:val="Arial"/>
    <w:charset w:val="00"/>
    <w:family w:val="auto"/>
    <w:pitch w:val="default"/>
  </w:font>
  <w:font w:name="helvetica neue">
    <w:altName w:val="Arial"/>
    <w:charset w:val="00"/>
    <w:family w:val="auto"/>
    <w:pitch w:val="default"/>
  </w:font>
  <w:font w:name="Cambria Math">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2FF" w:usb1="5000205B" w:usb2="00000020" w:usb3="00000000" w:csb0="0000019F" w:csb1="00000000"/>
  </w:font>
  <w:font w:name="arimo">
    <w:altName w:val="Calibri"/>
    <w:charset w:val="00"/>
    <w:family w:val="auto"/>
    <w:pitch w:val="default"/>
  </w:font>
  <w:font w:name="quattrocento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07454" w14:textId="77777777" w:rsidR="007F4360" w:rsidRDefault="007F436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95ED3" w14:textId="2AAC3F00" w:rsidR="0033573F" w:rsidRDefault="008D77AB" w:rsidP="00D34BC3">
    <w:pPr>
      <w:pStyle w:val="Kopfzeile"/>
      <w:tabs>
        <w:tab w:val="clear" w:pos="4536"/>
        <w:tab w:val="clear" w:pos="9072"/>
        <w:tab w:val="center" w:pos="5103"/>
        <w:tab w:val="right" w:pos="8789"/>
      </w:tabs>
      <w:ind w:right="-2637"/>
      <w:rPr>
        <w:i/>
        <w:sz w:val="18"/>
      </w:rPr>
    </w:pPr>
    <w:r w:rsidRPr="008D77AB">
      <w:rPr>
        <w:noProof/>
        <w:sz w:val="18"/>
      </w:rPr>
      <w:drawing>
        <wp:anchor distT="0" distB="0" distL="114300" distR="114300" simplePos="0" relativeHeight="251805696" behindDoc="1" locked="0" layoutInCell="1" allowOverlap="1" wp14:anchorId="09D57906" wp14:editId="2206324D">
          <wp:simplePos x="0" y="0"/>
          <wp:positionH relativeFrom="column">
            <wp:posOffset>5883910</wp:posOffset>
          </wp:positionH>
          <wp:positionV relativeFrom="paragraph">
            <wp:posOffset>-754380</wp:posOffset>
          </wp:positionV>
          <wp:extent cx="647700" cy="146050"/>
          <wp:effectExtent l="3175" t="15875" r="3175" b="3175"/>
          <wp:wrapNone/>
          <wp:docPr id="1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00" cy="146050"/>
                  </a:xfrm>
                  <a:prstGeom prst="rect">
                    <a:avLst/>
                  </a:prstGeom>
                  <a:noFill/>
                </pic:spPr>
              </pic:pic>
            </a:graphicData>
          </a:graphic>
        </wp:anchor>
      </w:drawing>
    </w:r>
    <w:r w:rsidRPr="008D77AB">
      <w:rPr>
        <w:noProof/>
        <w:sz w:val="18"/>
      </w:rPr>
      <mc:AlternateContent>
        <mc:Choice Requires="wps">
          <w:drawing>
            <wp:anchor distT="0" distB="0" distL="114300" distR="114300" simplePos="0" relativeHeight="251804672" behindDoc="0" locked="0" layoutInCell="1" allowOverlap="1" wp14:anchorId="2A2992C8" wp14:editId="1E640CC8">
              <wp:simplePos x="0" y="0"/>
              <wp:positionH relativeFrom="column">
                <wp:posOffset>3959861</wp:posOffset>
              </wp:positionH>
              <wp:positionV relativeFrom="paragraph">
                <wp:posOffset>-3487420</wp:posOffset>
              </wp:positionV>
              <wp:extent cx="4493260" cy="328930"/>
              <wp:effectExtent l="5715" t="13335" r="8255" b="8255"/>
              <wp:wrapNone/>
              <wp:docPr id="9" name="Rechteck 9"/>
              <wp:cNvGraphicFramePr/>
              <a:graphic xmlns:a="http://schemas.openxmlformats.org/drawingml/2006/main">
                <a:graphicData uri="http://schemas.microsoft.com/office/word/2010/wordprocessingShape">
                  <wps:wsp>
                    <wps:cNvSpPr/>
                    <wps:spPr bwMode="auto">
                      <a:xfrm rot="16199998">
                        <a:off x="0" y="0"/>
                        <a:ext cx="4493260" cy="328930"/>
                      </a:xfrm>
                      <a:prstGeom prst="rect">
                        <a:avLst/>
                      </a:prstGeom>
                      <a:solidFill>
                        <a:srgbClr val="FFFFFF"/>
                      </a:solidFill>
                      <a:ln w="9525">
                        <a:noFill/>
                        <a:miter lim="800000"/>
                        <a:headEnd/>
                        <a:tailEnd/>
                      </a:ln>
                    </wps:spPr>
                    <wps:txbx>
                      <w:txbxContent>
                        <w:p w14:paraId="4FB0CF0F" w14:textId="77777777" w:rsidR="008D77AB" w:rsidRPr="00CB0E93" w:rsidRDefault="008D77AB" w:rsidP="008D77AB">
                          <w:pPr>
                            <w:spacing w:line="160" w:lineRule="exact"/>
                            <w:rPr>
                              <w:rFonts w:asciiTheme="minorHAnsi" w:hAnsiTheme="minorHAnsi" w:cstheme="minorHAnsi"/>
                              <w:color w:val="A6A6A6"/>
                              <w:sz w:val="14"/>
                              <w:szCs w:val="14"/>
                            </w:rPr>
                          </w:pPr>
                          <w:r w:rsidRPr="00CB0E9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CB0E93">
                            <w:rPr>
                              <w:rFonts w:asciiTheme="minorHAnsi" w:hAnsiTheme="minorHAnsi" w:cstheme="minorHAnsi"/>
                              <w:color w:val="A6A6A6" w:themeColor="background1" w:themeShade="A6"/>
                              <w:sz w:val="14"/>
                              <w:szCs w:val="14"/>
                            </w:rPr>
                            <w:br/>
                            <w:t>und der Wissensfabrik – Unternehmen für Deutschland e.V.</w:t>
                          </w:r>
                        </w:p>
                        <w:p w14:paraId="4D044FE2" w14:textId="77777777" w:rsidR="008D77AB" w:rsidRPr="00CB0E93" w:rsidRDefault="008D77AB" w:rsidP="008D77AB">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2A2992C8" id="Rechteck 9" o:spid="_x0000_s1030" style="position:absolute;margin-left:311.8pt;margin-top:-274.6pt;width:353.8pt;height:25.9pt;rotation:-5898242fd;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" stroked="f">
              <v:textbox>
                <w:txbxContent>
                  <w:p w14:paraId="4FB0CF0F" w14:textId="77777777" w:rsidR="008D77AB" w:rsidRPr="00CB0E93" w:rsidRDefault="008D77AB" w:rsidP="008D77AB">
                    <w:pPr>
                      <w:spacing w:line="160" w:lineRule="exact"/>
                      <w:rPr>
                        <w:rFonts w:asciiTheme="minorHAnsi" w:hAnsiTheme="minorHAnsi" w:cstheme="minorHAnsi"/>
                        <w:color w:val="A6A6A6"/>
                        <w:sz w:val="14"/>
                        <w:szCs w:val="14"/>
                      </w:rPr>
                    </w:pPr>
                    <w:r w:rsidRPr="00CB0E9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CB0E93">
                      <w:rPr>
                        <w:rFonts w:asciiTheme="minorHAnsi" w:hAnsiTheme="minorHAnsi" w:cstheme="minorHAnsi"/>
                        <w:color w:val="A6A6A6" w:themeColor="background1" w:themeShade="A6"/>
                        <w:sz w:val="14"/>
                        <w:szCs w:val="14"/>
                      </w:rPr>
                      <w:br/>
                      <w:t>und der Wissensfabrik – Unternehmen für Deutschland e.V.</w:t>
                    </w:r>
                  </w:p>
                  <w:p w14:paraId="4D044FE2" w14:textId="77777777" w:rsidR="008D77AB" w:rsidRPr="00CB0E93" w:rsidRDefault="008D77AB" w:rsidP="008D77AB">
                    <w:pPr>
                      <w:spacing w:line="160" w:lineRule="exact"/>
                      <w:rPr>
                        <w:rFonts w:asciiTheme="minorHAnsi" w:hAnsiTheme="minorHAnsi" w:cstheme="minorHAnsi"/>
                        <w:color w:val="A6A6A6"/>
                        <w:sz w:val="14"/>
                        <w:szCs w:val="14"/>
                      </w:rPr>
                    </w:pPr>
                  </w:p>
                </w:txbxContent>
              </v:textbox>
            </v:rect>
          </w:pict>
        </mc:Fallback>
      </mc:AlternateContent>
    </w:r>
    <w:r w:rsidR="00440778" w:rsidRPr="00C140D3">
      <w:rPr>
        <w:noProof/>
        <w:sz w:val="8"/>
      </w:rPr>
      <mc:AlternateContent>
        <mc:Choice Requires="wps">
          <w:drawing>
            <wp:anchor distT="0" distB="0" distL="114300" distR="114300" simplePos="0" relativeHeight="251720704" behindDoc="0" locked="0" layoutInCell="1" allowOverlap="1" wp14:anchorId="7EE8DA28" wp14:editId="256F70AF">
              <wp:simplePos x="0" y="0"/>
              <wp:positionH relativeFrom="column">
                <wp:posOffset>0</wp:posOffset>
              </wp:positionH>
              <wp:positionV relativeFrom="paragraph">
                <wp:posOffset>-133350</wp:posOffset>
              </wp:positionV>
              <wp:extent cx="5605200" cy="0"/>
              <wp:effectExtent l="0" t="19050" r="33655" b="19050"/>
              <wp:wrapNone/>
              <wp:docPr id="31"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552CF99" id="Gerade Verbindung 7" o:spid="_x0000_s1026"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" strokecolor="#f5a700" strokeweight="2.5pt">
              <v:stroke joinstyle="miter"/>
            </v:line>
          </w:pict>
        </mc:Fallback>
      </mc:AlternateContent>
    </w:r>
    <w:r w:rsidR="0033573F">
      <w:rPr>
        <w:sz w:val="6"/>
      </w:rPr>
      <w:t xml:space="preserve"> </w:t>
    </w:r>
    <w:r w:rsidR="00D34BC3">
      <w:rPr>
        <w:color w:val="000000"/>
        <w:sz w:val="18"/>
        <w:szCs w:val="18"/>
      </w:rPr>
      <w:t xml:space="preserve">Modul </w:t>
    </w:r>
    <w:r w:rsidR="00D34BC3">
      <w:rPr>
        <w:sz w:val="18"/>
        <w:szCs w:val="18"/>
      </w:rPr>
      <w:t>KI-</w:t>
    </w:r>
    <w:r w:rsidR="000A6FA1">
      <w:rPr>
        <w:sz w:val="18"/>
        <w:szCs w:val="18"/>
      </w:rPr>
      <w:t>A1</w:t>
    </w:r>
    <w:r w:rsidR="00D34BC3">
      <w:rPr>
        <w:color w:val="000000"/>
        <w:sz w:val="18"/>
        <w:szCs w:val="18"/>
      </w:rPr>
      <w:t xml:space="preserve"> – </w:t>
    </w:r>
    <w:r w:rsidR="000A6FA1">
      <w:rPr>
        <w:color w:val="000000"/>
        <w:sz w:val="18"/>
        <w:szCs w:val="18"/>
      </w:rPr>
      <w:t>Die Bananenjagd</w:t>
    </w:r>
    <w:r w:rsidR="00D34BC3">
      <w:rPr>
        <w:color w:val="000000"/>
        <w:sz w:val="18"/>
        <w:szCs w:val="18"/>
      </w:rPr>
      <w:tab/>
      <w:t xml:space="preserve">zuletzt aktualisiert am </w:t>
    </w:r>
    <w:r w:rsidR="000A6FA1">
      <w:rPr>
        <w:sz w:val="18"/>
        <w:szCs w:val="18"/>
      </w:rPr>
      <w:t>13</w:t>
    </w:r>
    <w:r w:rsidR="00D34BC3">
      <w:rPr>
        <w:color w:val="000000"/>
        <w:sz w:val="18"/>
        <w:szCs w:val="18"/>
      </w:rPr>
      <w:t>.</w:t>
    </w:r>
    <w:r w:rsidR="000A6FA1">
      <w:rPr>
        <w:color w:val="000000"/>
        <w:sz w:val="18"/>
        <w:szCs w:val="18"/>
      </w:rPr>
      <w:t>12</w:t>
    </w:r>
    <w:r w:rsidR="00D34BC3">
      <w:rPr>
        <w:color w:val="000000"/>
        <w:sz w:val="18"/>
        <w:szCs w:val="18"/>
      </w:rPr>
      <w:t>.20</w:t>
    </w:r>
    <w:r w:rsidR="00D34BC3">
      <w:rPr>
        <w:sz w:val="18"/>
        <w:szCs w:val="18"/>
      </w:rPr>
      <w:t>2</w:t>
    </w:r>
    <w:r w:rsidR="00D34BC3">
      <w:rPr>
        <w:color w:val="000000"/>
        <w:sz w:val="18"/>
        <w:szCs w:val="18"/>
      </w:rPr>
      <w:t>1</w:t>
    </w:r>
    <w:r w:rsidR="0033573F">
      <w:rPr>
        <w:i/>
        <w:sz w:val="18"/>
      </w:rPr>
      <w:tab/>
    </w:r>
    <w:r w:rsidR="0033573F">
      <w:rPr>
        <w:sz w:val="18"/>
      </w:rPr>
      <w:t xml:space="preserve">Seite </w:t>
    </w:r>
    <w:r w:rsidR="0033573F">
      <w:rPr>
        <w:bCs w:val="0"/>
        <w:sz w:val="18"/>
      </w:rPr>
      <w:fldChar w:fldCharType="begin"/>
    </w:r>
    <w:r w:rsidR="0033573F">
      <w:rPr>
        <w:sz w:val="18"/>
      </w:rPr>
      <w:instrText>PAGE  \* Arabic  \* MERGEFORMAT</w:instrText>
    </w:r>
    <w:r w:rsidR="0033573F">
      <w:rPr>
        <w:bCs w:val="0"/>
        <w:sz w:val="18"/>
      </w:rPr>
      <w:fldChar w:fldCharType="separate"/>
    </w:r>
    <w:r w:rsidR="0033573F">
      <w:rPr>
        <w:sz w:val="18"/>
      </w:rPr>
      <w:t>2</w:t>
    </w:r>
    <w:r w:rsidR="0033573F">
      <w:rPr>
        <w:bCs w:val="0"/>
        <w:sz w:val="18"/>
      </w:rPr>
      <w:fldChar w:fldCharType="end"/>
    </w:r>
    <w:r w:rsidR="0033573F">
      <w:rPr>
        <w:sz w:val="18"/>
      </w:rPr>
      <w:t xml:space="preserve"> von </w:t>
    </w:r>
    <w:r w:rsidR="0033573F">
      <w:rPr>
        <w:sz w:val="18"/>
      </w:rPr>
      <w:fldChar w:fldCharType="begin"/>
    </w:r>
    <w:r w:rsidR="0033573F">
      <w:rPr>
        <w:sz w:val="18"/>
      </w:rPr>
      <w:instrText>NUMPAGES  \* Arabic  \* MERGEFORMAT</w:instrText>
    </w:r>
    <w:r w:rsidR="0033573F">
      <w:rPr>
        <w:sz w:val="18"/>
      </w:rPr>
      <w:fldChar w:fldCharType="separate"/>
    </w:r>
    <w:r w:rsidR="0033573F">
      <w:rPr>
        <w:sz w:val="18"/>
      </w:rPr>
      <w:t>16</w:t>
    </w:r>
    <w:r w:rsidR="0033573F">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7C0C" w14:textId="4F0410B9" w:rsidR="00A3179A" w:rsidRDefault="00A3179A">
    <w:pPr>
      <w:pStyle w:val="Fuzeile"/>
      <w:tabs>
        <w:tab w:val="clear" w:pos="4536"/>
        <w:tab w:val="clear" w:pos="9072"/>
        <w:tab w:val="left" w:pos="5103"/>
      </w:tabs>
      <w:rPr>
        <w:sz w:val="18"/>
        <w:szCs w:val="18"/>
      </w:rPr>
    </w:pPr>
    <w:bookmarkStart w:id="53" w:name="_Hlk58245454"/>
    <w:bookmarkStart w:id="54" w:name="_Hlk58245455"/>
    <w:r w:rsidRPr="00780D18">
      <w:rPr>
        <w:noProof/>
      </w:rPr>
      <w:drawing>
        <wp:anchor distT="0" distB="0" distL="114300" distR="114300" simplePos="0" relativeHeight="251727872" behindDoc="1" locked="0" layoutInCell="1" allowOverlap="1" wp14:anchorId="00AB99F1" wp14:editId="36DD7860">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57"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573F">
      <w:rPr>
        <w:sz w:val="18"/>
        <w:szCs w:val="18"/>
      </w:rPr>
      <w:t>Eine Entwicklung in Kooperation von:</w:t>
    </w:r>
  </w:p>
  <w:p w14:paraId="735FA5F1" w14:textId="691E3B50" w:rsidR="00A3179A" w:rsidRDefault="00763C52">
    <w:pPr>
      <w:pStyle w:val="Fuzeile"/>
      <w:tabs>
        <w:tab w:val="clear" w:pos="4536"/>
        <w:tab w:val="clear" w:pos="9072"/>
        <w:tab w:val="left" w:pos="5103"/>
      </w:tabs>
      <w:rPr>
        <w:sz w:val="18"/>
        <w:szCs w:val="18"/>
      </w:rPr>
    </w:pPr>
    <w:r>
      <w:rPr>
        <w:noProof/>
      </w:rPr>
      <w:drawing>
        <wp:anchor distT="0" distB="0" distL="114300" distR="114300" simplePos="0" relativeHeight="251802624" behindDoc="1" locked="0" layoutInCell="1" allowOverlap="1" wp14:anchorId="10BDE5B3" wp14:editId="695FCA4C">
          <wp:simplePos x="0" y="0"/>
          <wp:positionH relativeFrom="margin">
            <wp:posOffset>-13335</wp:posOffset>
          </wp:positionH>
          <wp:positionV relativeFrom="paragraph">
            <wp:posOffset>121920</wp:posOffset>
          </wp:positionV>
          <wp:extent cx="1822450" cy="486410"/>
          <wp:effectExtent l="0" t="0" r="6350" b="889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2">
                    <a:extLst>
                      <a:ext uri="{28A0092B-C50C-407E-A947-70E740481C1C}">
                        <a14:useLocalDpi xmlns:a14="http://schemas.microsoft.com/office/drawing/2010/main" val="0"/>
                      </a:ext>
                    </a:extLst>
                  </a:blip>
                  <a:stretch>
                    <a:fillRect/>
                  </a:stretch>
                </pic:blipFill>
                <pic:spPr>
                  <a:xfrm>
                    <a:off x="0" y="0"/>
                    <a:ext cx="1822450" cy="486410"/>
                  </a:xfrm>
                  <a:prstGeom prst="rect">
                    <a:avLst/>
                  </a:prstGeom>
                </pic:spPr>
              </pic:pic>
            </a:graphicData>
          </a:graphic>
        </wp:anchor>
      </w:drawing>
    </w:r>
    <w:r w:rsidR="00A3179A" w:rsidRPr="00780D18">
      <w:rPr>
        <w:noProof/>
      </w:rPr>
      <w:drawing>
        <wp:anchor distT="0" distB="0" distL="114300" distR="114300" simplePos="0" relativeHeight="251726848" behindDoc="0" locked="0" layoutInCell="1" allowOverlap="1" wp14:anchorId="4F17308B" wp14:editId="1AE0B422">
          <wp:simplePos x="0" y="0"/>
          <wp:positionH relativeFrom="margin">
            <wp:posOffset>1959610</wp:posOffset>
          </wp:positionH>
          <wp:positionV relativeFrom="page">
            <wp:posOffset>9546590</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60"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3"/>
                  <a:stretch/>
                </pic:blipFill>
                <pic:spPr bwMode="auto">
                  <a:xfrm>
                    <a:off x="0" y="0"/>
                    <a:ext cx="2167890" cy="628650"/>
                  </a:xfrm>
                  <a:prstGeom prst="rect">
                    <a:avLst/>
                  </a:prstGeom>
                  <a:noFill/>
                  <a:ln>
                    <a:noFill/>
                  </a:ln>
                </pic:spPr>
              </pic:pic>
            </a:graphicData>
          </a:graphic>
          <wp14:sizeRelH relativeFrom="margin">
            <wp14:pctWidth>0</wp14:pctWidth>
          </wp14:sizeRelH>
        </wp:anchor>
      </w:drawing>
    </w:r>
  </w:p>
  <w:p w14:paraId="1B1D64E4" w14:textId="7D6897AF" w:rsidR="0033573F" w:rsidRDefault="0033573F">
    <w:pPr>
      <w:pStyle w:val="Fuzeile"/>
      <w:tabs>
        <w:tab w:val="clear" w:pos="4536"/>
        <w:tab w:val="clear" w:pos="9072"/>
        <w:tab w:val="left" w:pos="5103"/>
      </w:tabs>
      <w:rPr>
        <w:sz w:val="18"/>
        <w:szCs w:val="18"/>
      </w:rPr>
    </w:pPr>
    <w:r>
      <w:rPr>
        <w:sz w:val="18"/>
        <w:szCs w:val="18"/>
      </w:rPr>
      <w:tab/>
    </w:r>
  </w:p>
  <w:p w14:paraId="0C6D244F" w14:textId="03B130A8" w:rsidR="0033573F" w:rsidRDefault="0033573F">
    <w:pPr>
      <w:pStyle w:val="Fuzeile"/>
      <w:tabs>
        <w:tab w:val="clear" w:pos="4536"/>
        <w:tab w:val="clear" w:pos="9072"/>
        <w:tab w:val="right" w:pos="4395"/>
        <w:tab w:val="left" w:pos="5103"/>
      </w:tabs>
    </w:pPr>
    <w:r>
      <w:t xml:space="preserve">                  </w:t>
    </w:r>
    <w:r>
      <w:tab/>
    </w:r>
    <w:r>
      <w:tab/>
      <w:t xml:space="preserve">         </w:t>
    </w:r>
  </w:p>
  <w:bookmarkEnd w:id="53"/>
  <w:bookmarkEnd w:id="54"/>
  <w:p w14:paraId="52169E8C" w14:textId="04B1A53A" w:rsidR="0033573F" w:rsidRDefault="0033573F" w:rsidP="00763C52">
    <w:pPr>
      <w:pStyle w:val="Fuzeile"/>
      <w:tabs>
        <w:tab w:val="clear" w:pos="4536"/>
        <w:tab w:val="clear" w:pos="9072"/>
        <w:tab w:val="right" w:pos="3261"/>
        <w:tab w:val="left" w:pos="5387"/>
      </w:tabs>
      <w:ind w:firstLine="709"/>
    </w:pPr>
  </w:p>
  <w:p w14:paraId="085108AA" w14:textId="754EAFAE" w:rsidR="0033573F" w:rsidRDefault="00A3179A">
    <w:pPr>
      <w:pStyle w:val="Fuzeile"/>
    </w:pPr>
    <w:r>
      <w:rPr>
        <w:noProof/>
        <w:vertAlign w:val="subscript"/>
      </w:rPr>
      <mc:AlternateContent>
        <mc:Choice Requires="wps">
          <w:drawing>
            <wp:anchor distT="0" distB="0" distL="114300" distR="114300" simplePos="0" relativeHeight="251718656" behindDoc="0" locked="0" layoutInCell="1" allowOverlap="1" wp14:anchorId="5091E553" wp14:editId="5485717D">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10"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7AD4276" id="Gerade Verbindung 26" o:spid="_x0000_s1026" style="position:absolute;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" strokecolor="#f5a700" strokeweight="2.5pt">
              <w10:wrap type="through" anchorx="page"/>
            </v:line>
          </w:pict>
        </mc:Fallback>
      </mc:AlternateContent>
    </w:r>
  </w:p>
  <w:p w14:paraId="27C60B7F" w14:textId="78A648A1" w:rsidR="0033573F" w:rsidRDefault="0033573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004DA" w14:textId="0A2A73D2" w:rsidR="00B23973" w:rsidRDefault="00B23973" w:rsidP="00792000">
    <w:pPr>
      <w:pStyle w:val="Kopfzeile"/>
      <w:tabs>
        <w:tab w:val="clear" w:pos="4536"/>
        <w:tab w:val="clear" w:pos="9072"/>
        <w:tab w:val="center" w:pos="6804"/>
        <w:tab w:val="right" w:pos="12616"/>
      </w:tabs>
      <w:ind w:right="-2637"/>
      <w:rPr>
        <w:i/>
        <w:sz w:val="18"/>
      </w:rPr>
    </w:pPr>
    <w:r>
      <w:rPr>
        <w:noProof/>
        <w:vertAlign w:val="subscript"/>
      </w:rPr>
      <mc:AlternateContent>
        <mc:Choice Requires="wps">
          <w:drawing>
            <wp:anchor distT="0" distB="0" distL="114300" distR="114300" simplePos="0" relativeHeight="251811840" behindDoc="0" locked="0" layoutInCell="1" allowOverlap="1" wp14:anchorId="15A50687" wp14:editId="0140047D">
              <wp:simplePos x="0" y="0"/>
              <wp:positionH relativeFrom="margin">
                <wp:posOffset>-209550</wp:posOffset>
              </wp:positionH>
              <wp:positionV relativeFrom="paragraph">
                <wp:posOffset>-66675</wp:posOffset>
              </wp:positionV>
              <wp:extent cx="9241155" cy="0"/>
              <wp:effectExtent l="0" t="19050" r="36195" b="19050"/>
              <wp:wrapThrough wrapText="bothSides">
                <wp:wrapPolygon edited="1">
                  <wp:start x="0" y="0"/>
                  <wp:lineTo x="0" y="49846"/>
                  <wp:lineTo x="21616" y="49846"/>
                  <wp:lineTo x="21616" y="0"/>
                  <wp:lineTo x="0" y="0"/>
                </wp:wrapPolygon>
              </wp:wrapThrough>
              <wp:docPr id="36" name="Gerade Verbindung 26"/>
              <wp:cNvGraphicFramePr/>
              <a:graphic xmlns:a="http://schemas.openxmlformats.org/drawingml/2006/main">
                <a:graphicData uri="http://schemas.microsoft.com/office/word/2010/wordprocessingShape">
                  <wps:wsp>
                    <wps:cNvCnPr/>
                    <wps:spPr bwMode="auto">
                      <a:xfrm flipV="1">
                        <a:off x="0" y="0"/>
                        <a:ext cx="9241155"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8D80899" id="Gerade Verbindung 26" o:spid="_x0000_s1026" style="position:absolute;flip:y;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5pt,-5.25pt" to="711.15pt,-5.25pt" wrapcoords="0 0 0 0 21616 0 21616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" strokecolor="#f5a700" strokeweight="2.5pt">
              <w10:wrap type="through" anchorx="margin"/>
            </v:line>
          </w:pict>
        </mc:Fallback>
      </mc:AlternateContent>
    </w:r>
    <w:r w:rsidRPr="008D77AB">
      <w:rPr>
        <w:noProof/>
        <w:sz w:val="18"/>
      </w:rPr>
      <w:drawing>
        <wp:anchor distT="0" distB="0" distL="114300" distR="114300" simplePos="0" relativeHeight="251809792" behindDoc="1" locked="0" layoutInCell="1" allowOverlap="1" wp14:anchorId="7766F835" wp14:editId="3CDE192F">
          <wp:simplePos x="0" y="0"/>
          <wp:positionH relativeFrom="column">
            <wp:posOffset>9160510</wp:posOffset>
          </wp:positionH>
          <wp:positionV relativeFrom="paragraph">
            <wp:posOffset>-754380</wp:posOffset>
          </wp:positionV>
          <wp:extent cx="647700" cy="146050"/>
          <wp:effectExtent l="3175" t="15875" r="3175" b="3175"/>
          <wp:wrapNone/>
          <wp:docPr id="48"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00" cy="146050"/>
                  </a:xfrm>
                  <a:prstGeom prst="rect">
                    <a:avLst/>
                  </a:prstGeom>
                  <a:noFill/>
                </pic:spPr>
              </pic:pic>
            </a:graphicData>
          </a:graphic>
        </wp:anchor>
      </w:drawing>
    </w:r>
    <w:r>
      <w:rPr>
        <w:sz w:val="6"/>
      </w:rPr>
      <w:t xml:space="preserve"> </w:t>
    </w:r>
    <w:r>
      <w:rPr>
        <w:color w:val="000000"/>
        <w:sz w:val="18"/>
        <w:szCs w:val="18"/>
      </w:rPr>
      <w:t xml:space="preserve">Modul </w:t>
    </w:r>
    <w:r>
      <w:rPr>
        <w:sz w:val="18"/>
        <w:szCs w:val="18"/>
      </w:rPr>
      <w:t>KI-A1</w:t>
    </w:r>
    <w:r>
      <w:rPr>
        <w:color w:val="000000"/>
        <w:sz w:val="18"/>
        <w:szCs w:val="18"/>
      </w:rPr>
      <w:t xml:space="preserve"> – Die Bananenjagd</w:t>
    </w:r>
    <w:r>
      <w:rPr>
        <w:color w:val="000000"/>
        <w:sz w:val="18"/>
        <w:szCs w:val="18"/>
      </w:rPr>
      <w:tab/>
      <w:t xml:space="preserve">zuletzt aktualisiert am </w:t>
    </w:r>
    <w:r>
      <w:rPr>
        <w:sz w:val="18"/>
        <w:szCs w:val="18"/>
      </w:rPr>
      <w:t>13</w:t>
    </w:r>
    <w:r>
      <w:rPr>
        <w:color w:val="000000"/>
        <w:sz w:val="18"/>
        <w:szCs w:val="18"/>
      </w:rPr>
      <w:t>.12.20</w:t>
    </w:r>
    <w:r>
      <w:rPr>
        <w:sz w:val="18"/>
        <w:szCs w:val="18"/>
      </w:rPr>
      <w:t>2</w:t>
    </w:r>
    <w:r>
      <w:rPr>
        <w:color w:val="000000"/>
        <w:sz w:val="18"/>
        <w:szCs w:val="18"/>
      </w:rPr>
      <w:t>1</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2</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16</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74D56" w14:textId="32ABCED2" w:rsidR="00C679E3" w:rsidRDefault="00763C52" w:rsidP="00D34BC3">
    <w:pPr>
      <w:pStyle w:val="Kopfzeile"/>
      <w:tabs>
        <w:tab w:val="clear" w:pos="4536"/>
        <w:tab w:val="clear" w:pos="9072"/>
        <w:tab w:val="center" w:pos="5103"/>
        <w:tab w:val="right" w:pos="8789"/>
      </w:tabs>
      <w:ind w:right="-2637"/>
      <w:rPr>
        <w:i/>
        <w:sz w:val="18"/>
      </w:rPr>
    </w:pPr>
    <w:r>
      <w:rPr>
        <w:noProof/>
        <w:sz w:val="8"/>
      </w:rPr>
      <mc:AlternateContent>
        <mc:Choice Requires="wps">
          <w:drawing>
            <wp:anchor distT="0" distB="0" distL="114300" distR="114300" simplePos="0" relativeHeight="251746304" behindDoc="0" locked="0" layoutInCell="1" allowOverlap="1" wp14:anchorId="447BE849" wp14:editId="7FFF98E0">
              <wp:simplePos x="0" y="0"/>
              <wp:positionH relativeFrom="column">
                <wp:posOffset>3795712</wp:posOffset>
              </wp:positionH>
              <wp:positionV relativeFrom="paragraph">
                <wp:posOffset>-3556317</wp:posOffset>
              </wp:positionV>
              <wp:extent cx="4759506" cy="328930"/>
              <wp:effectExtent l="5398" t="13652" r="8572" b="8573"/>
              <wp:wrapNone/>
              <wp:docPr id="380" name="Rechteck 380"/>
              <wp:cNvGraphicFramePr/>
              <a:graphic xmlns:a="http://schemas.openxmlformats.org/drawingml/2006/main">
                <a:graphicData uri="http://schemas.microsoft.com/office/word/2010/wordprocessingShape">
                  <wps:wsp>
                    <wps:cNvSpPr/>
                    <wps:spPr bwMode="auto">
                      <a:xfrm rot="16199998">
                        <a:off x="0" y="0"/>
                        <a:ext cx="4759506" cy="328930"/>
                      </a:xfrm>
                      <a:prstGeom prst="rect">
                        <a:avLst/>
                      </a:prstGeom>
                      <a:solidFill>
                        <a:srgbClr val="FFFFFF"/>
                      </a:solidFill>
                      <a:ln w="9525">
                        <a:noFill/>
                        <a:miter lim="800000"/>
                        <a:headEnd/>
                        <a:tailEnd/>
                      </a:ln>
                    </wps:spPr>
                    <wps:txbx>
                      <w:txbxContent>
                        <w:p w14:paraId="13BEA494" w14:textId="77777777" w:rsidR="00763C52" w:rsidRPr="00B23973" w:rsidRDefault="00763C52" w:rsidP="00763C52">
                          <w:pPr>
                            <w:spacing w:line="160" w:lineRule="exact"/>
                            <w:rPr>
                              <w:rFonts w:asciiTheme="minorHAnsi" w:hAnsiTheme="minorHAnsi" w:cstheme="minorHAnsi"/>
                              <w:color w:val="A6A6A6"/>
                              <w:sz w:val="14"/>
                              <w:szCs w:val="14"/>
                            </w:rPr>
                          </w:pPr>
                          <w:r w:rsidRPr="00B2397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B23973">
                            <w:rPr>
                              <w:rFonts w:asciiTheme="minorHAnsi" w:hAnsiTheme="minorHAnsi" w:cstheme="minorHAnsi"/>
                              <w:color w:val="A6A6A6" w:themeColor="background1" w:themeShade="A6"/>
                              <w:sz w:val="14"/>
                              <w:szCs w:val="14"/>
                            </w:rPr>
                            <w:br/>
                            <w:t>und der Wissensfabrik – Unternehmen für Deutschland e.V.</w:t>
                          </w:r>
                        </w:p>
                        <w:p w14:paraId="25538FA9" w14:textId="75D5522E" w:rsidR="00C679E3" w:rsidRPr="00B23973" w:rsidRDefault="00C679E3">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447BE849" id="Rechteck 380" o:spid="_x0000_s1031" style="position:absolute;margin-left:298.85pt;margin-top:-280pt;width:374.75pt;height:25.9pt;rotation:-5898242fd;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" stroked="f">
              <v:textbox>
                <w:txbxContent>
                  <w:p w14:paraId="13BEA494" w14:textId="77777777" w:rsidR="00763C52" w:rsidRPr="00B23973" w:rsidRDefault="00763C52" w:rsidP="00763C52">
                    <w:pPr>
                      <w:spacing w:line="160" w:lineRule="exact"/>
                      <w:rPr>
                        <w:rFonts w:asciiTheme="minorHAnsi" w:hAnsiTheme="minorHAnsi" w:cstheme="minorHAnsi"/>
                        <w:color w:val="A6A6A6"/>
                        <w:sz w:val="14"/>
                        <w:szCs w:val="14"/>
                      </w:rPr>
                    </w:pPr>
                    <w:r w:rsidRPr="00B2397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B23973">
                      <w:rPr>
                        <w:rFonts w:asciiTheme="minorHAnsi" w:hAnsiTheme="minorHAnsi" w:cstheme="minorHAnsi"/>
                        <w:color w:val="A6A6A6" w:themeColor="background1" w:themeShade="A6"/>
                        <w:sz w:val="14"/>
                        <w:szCs w:val="14"/>
                      </w:rPr>
                      <w:br/>
                      <w:t>und der Wissensfabrik – Unternehmen für Deutschland e.V.</w:t>
                    </w:r>
                  </w:p>
                  <w:p w14:paraId="25538FA9" w14:textId="75D5522E" w:rsidR="00C679E3" w:rsidRPr="00B23973" w:rsidRDefault="00C679E3">
                    <w:pPr>
                      <w:spacing w:line="160" w:lineRule="exact"/>
                      <w:rPr>
                        <w:rFonts w:asciiTheme="minorHAnsi" w:hAnsiTheme="minorHAnsi" w:cstheme="minorHAnsi"/>
                        <w:color w:val="A6A6A6"/>
                        <w:sz w:val="14"/>
                        <w:szCs w:val="14"/>
                      </w:rPr>
                    </w:pPr>
                  </w:p>
                </w:txbxContent>
              </v:textbox>
            </v:rect>
          </w:pict>
        </mc:Fallback>
      </mc:AlternateContent>
    </w:r>
    <w:r>
      <w:rPr>
        <w:noProof/>
        <w:sz w:val="8"/>
      </w:rPr>
      <w:drawing>
        <wp:anchor distT="0" distB="0" distL="114300" distR="114300" simplePos="0" relativeHeight="251747328" behindDoc="0" locked="0" layoutInCell="1" allowOverlap="1" wp14:anchorId="28B8717D" wp14:editId="7A6E351A">
          <wp:simplePos x="0" y="0"/>
          <wp:positionH relativeFrom="column">
            <wp:posOffset>5845558</wp:posOffset>
          </wp:positionH>
          <wp:positionV relativeFrom="paragraph">
            <wp:posOffset>-746785</wp:posOffset>
          </wp:positionV>
          <wp:extent cx="647750" cy="146050"/>
          <wp:effectExtent l="3175" t="15875" r="3175" b="3175"/>
          <wp:wrapNone/>
          <wp:docPr id="38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C679E3" w:rsidRPr="00C140D3">
      <w:rPr>
        <w:noProof/>
        <w:sz w:val="8"/>
      </w:rPr>
      <mc:AlternateContent>
        <mc:Choice Requires="wps">
          <w:drawing>
            <wp:anchor distT="0" distB="0" distL="114300" distR="114300" simplePos="0" relativeHeight="251751424" behindDoc="0" locked="0" layoutInCell="1" allowOverlap="1" wp14:anchorId="67471849" wp14:editId="562DDF6E">
              <wp:simplePos x="0" y="0"/>
              <wp:positionH relativeFrom="column">
                <wp:posOffset>0</wp:posOffset>
              </wp:positionH>
              <wp:positionV relativeFrom="paragraph">
                <wp:posOffset>-133350</wp:posOffset>
              </wp:positionV>
              <wp:extent cx="5605200" cy="0"/>
              <wp:effectExtent l="0" t="19050" r="33655" b="19050"/>
              <wp:wrapNone/>
              <wp:docPr id="378"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4ED111A" id="Gerade Verbindung 7" o:spid="_x0000_s1026" style="position:absolute;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" strokecolor="#f5a700" strokeweight="2.5pt">
              <v:stroke joinstyle="miter"/>
            </v:line>
          </w:pict>
        </mc:Fallback>
      </mc:AlternateContent>
    </w:r>
    <w:r w:rsidR="00D34BC3" w:rsidRPr="00D34BC3">
      <w:rPr>
        <w:color w:val="000000"/>
        <w:sz w:val="18"/>
        <w:szCs w:val="18"/>
      </w:rPr>
      <w:t xml:space="preserve"> </w:t>
    </w:r>
    <w:r w:rsidR="00D34BC3">
      <w:rPr>
        <w:color w:val="000000"/>
        <w:sz w:val="18"/>
        <w:szCs w:val="18"/>
      </w:rPr>
      <w:t xml:space="preserve">Modul </w:t>
    </w:r>
    <w:r w:rsidR="00D34BC3">
      <w:rPr>
        <w:sz w:val="18"/>
        <w:szCs w:val="18"/>
      </w:rPr>
      <w:t>KI-</w:t>
    </w:r>
    <w:r w:rsidR="000A6FA1">
      <w:rPr>
        <w:sz w:val="18"/>
        <w:szCs w:val="18"/>
      </w:rPr>
      <w:t>A1</w:t>
    </w:r>
    <w:r w:rsidR="00791927">
      <w:rPr>
        <w:sz w:val="18"/>
        <w:szCs w:val="18"/>
      </w:rPr>
      <w:t xml:space="preserve"> – </w:t>
    </w:r>
    <w:r w:rsidR="000A6FA1">
      <w:rPr>
        <w:sz w:val="18"/>
        <w:szCs w:val="18"/>
      </w:rPr>
      <w:t>Die Bananenjagd</w:t>
    </w:r>
    <w:r w:rsidR="00D34BC3">
      <w:rPr>
        <w:color w:val="000000"/>
        <w:sz w:val="18"/>
        <w:szCs w:val="18"/>
      </w:rPr>
      <w:tab/>
      <w:t xml:space="preserve">zuletzt aktualisiert am </w:t>
    </w:r>
    <w:r w:rsidR="000A6FA1">
      <w:rPr>
        <w:sz w:val="18"/>
        <w:szCs w:val="18"/>
      </w:rPr>
      <w:t>13.12</w:t>
    </w:r>
    <w:r w:rsidR="00D34BC3">
      <w:rPr>
        <w:color w:val="000000"/>
        <w:sz w:val="18"/>
        <w:szCs w:val="18"/>
      </w:rPr>
      <w:t>.20</w:t>
    </w:r>
    <w:r w:rsidR="00D34BC3">
      <w:rPr>
        <w:sz w:val="18"/>
        <w:szCs w:val="18"/>
      </w:rPr>
      <w:t>2</w:t>
    </w:r>
    <w:r w:rsidR="00D34BC3">
      <w:rPr>
        <w:color w:val="000000"/>
        <w:sz w:val="18"/>
        <w:szCs w:val="18"/>
      </w:rPr>
      <w:t>1</w:t>
    </w:r>
    <w:r w:rsidR="00C679E3">
      <w:rPr>
        <w:i/>
        <w:sz w:val="18"/>
      </w:rPr>
      <w:tab/>
    </w:r>
    <w:r w:rsidR="00C679E3">
      <w:rPr>
        <w:sz w:val="18"/>
      </w:rPr>
      <w:t xml:space="preserve">Seite </w:t>
    </w:r>
    <w:r w:rsidR="00C679E3">
      <w:rPr>
        <w:bCs w:val="0"/>
        <w:sz w:val="18"/>
      </w:rPr>
      <w:fldChar w:fldCharType="begin"/>
    </w:r>
    <w:r w:rsidR="00C679E3">
      <w:rPr>
        <w:sz w:val="18"/>
      </w:rPr>
      <w:instrText>PAGE  \* Arabic  \* MERGEFORMAT</w:instrText>
    </w:r>
    <w:r w:rsidR="00C679E3">
      <w:rPr>
        <w:bCs w:val="0"/>
        <w:sz w:val="18"/>
      </w:rPr>
      <w:fldChar w:fldCharType="separate"/>
    </w:r>
    <w:r w:rsidR="00C679E3">
      <w:rPr>
        <w:sz w:val="18"/>
      </w:rPr>
      <w:t>2</w:t>
    </w:r>
    <w:r w:rsidR="00C679E3">
      <w:rPr>
        <w:bCs w:val="0"/>
        <w:sz w:val="18"/>
      </w:rPr>
      <w:fldChar w:fldCharType="end"/>
    </w:r>
    <w:r w:rsidR="00C679E3">
      <w:rPr>
        <w:sz w:val="18"/>
      </w:rPr>
      <w:t xml:space="preserve"> von </w:t>
    </w:r>
    <w:r w:rsidR="00C679E3">
      <w:rPr>
        <w:sz w:val="18"/>
      </w:rPr>
      <w:fldChar w:fldCharType="begin"/>
    </w:r>
    <w:r w:rsidR="00C679E3">
      <w:rPr>
        <w:sz w:val="18"/>
      </w:rPr>
      <w:instrText>NUMPAGES  \* Arabic  \* MERGEFORMAT</w:instrText>
    </w:r>
    <w:r w:rsidR="00C679E3">
      <w:rPr>
        <w:sz w:val="18"/>
      </w:rPr>
      <w:fldChar w:fldCharType="separate"/>
    </w:r>
    <w:r w:rsidR="00C679E3">
      <w:rPr>
        <w:sz w:val="18"/>
      </w:rPr>
      <w:t>16</w:t>
    </w:r>
    <w:r w:rsidR="00C679E3">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E7CE9" w14:textId="77777777" w:rsidR="00C679E3" w:rsidRDefault="00C679E3">
    <w:pPr>
      <w:pStyle w:val="Fuzeile"/>
      <w:tabs>
        <w:tab w:val="clear" w:pos="4536"/>
        <w:tab w:val="clear" w:pos="9072"/>
        <w:tab w:val="left" w:pos="5103"/>
      </w:tabs>
      <w:rPr>
        <w:sz w:val="18"/>
        <w:szCs w:val="18"/>
      </w:rPr>
    </w:pPr>
    <w:r w:rsidRPr="00780D18">
      <w:rPr>
        <w:noProof/>
      </w:rPr>
      <w:drawing>
        <wp:anchor distT="0" distB="0" distL="114300" distR="114300" simplePos="0" relativeHeight="251754496" behindDoc="1" locked="0" layoutInCell="1" allowOverlap="1" wp14:anchorId="70508BB4" wp14:editId="3EC5AFA5">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62"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0D18">
      <w:rPr>
        <w:noProof/>
      </w:rPr>
      <w:drawing>
        <wp:anchor distT="0" distB="0" distL="114300" distR="114300" simplePos="0" relativeHeight="251756544" behindDoc="1" locked="0" layoutInCell="1" allowOverlap="1" wp14:anchorId="3EF77985" wp14:editId="40F02D4D">
          <wp:simplePos x="0" y="0"/>
          <wp:positionH relativeFrom="column">
            <wp:posOffset>0</wp:posOffset>
          </wp:positionH>
          <wp:positionV relativeFrom="paragraph">
            <wp:posOffset>249555</wp:posOffset>
          </wp:positionV>
          <wp:extent cx="676275" cy="464185"/>
          <wp:effectExtent l="0" t="0" r="9525" b="0"/>
          <wp:wrapNone/>
          <wp:docPr id="6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
                    <a:extLst>
                      <a:ext uri="{28A0092B-C50C-407E-A947-70E740481C1C}">
                        <a14:useLocalDpi xmlns:a14="http://schemas.microsoft.com/office/drawing/2010/main" val="0"/>
                      </a:ext>
                    </a:extLst>
                  </a:blip>
                  <a:stretch/>
                </pic:blipFill>
                <pic:spPr bwMode="auto">
                  <a:xfrm>
                    <a:off x="0" y="0"/>
                    <a:ext cx="676275" cy="464185"/>
                  </a:xfrm>
                  <a:prstGeom prst="rect">
                    <a:avLst/>
                  </a:prstGeom>
                </pic:spPr>
              </pic:pic>
            </a:graphicData>
          </a:graphic>
        </wp:anchor>
      </w:drawing>
    </w:r>
    <w:r w:rsidRPr="00780D18">
      <w:rPr>
        <w:noProof/>
      </w:rPr>
      <w:drawing>
        <wp:anchor distT="0" distB="0" distL="114300" distR="114300" simplePos="0" relativeHeight="251755520" behindDoc="1" locked="0" layoutInCell="1" allowOverlap="1" wp14:anchorId="3F291AE2" wp14:editId="5906AD13">
          <wp:simplePos x="0" y="0"/>
          <wp:positionH relativeFrom="column">
            <wp:posOffset>1031875</wp:posOffset>
          </wp:positionH>
          <wp:positionV relativeFrom="paragraph">
            <wp:posOffset>191770</wp:posOffset>
          </wp:positionV>
          <wp:extent cx="785495" cy="508000"/>
          <wp:effectExtent l="0" t="0" r="0" b="6350"/>
          <wp:wrapTight wrapText="bothSides">
            <wp:wrapPolygon edited="1">
              <wp:start x="0" y="0"/>
              <wp:lineTo x="0" y="21060"/>
              <wp:lineTo x="20954" y="21060"/>
              <wp:lineTo x="20954" y="0"/>
              <wp:lineTo x="0" y="0"/>
            </wp:wrapPolygon>
          </wp:wrapTight>
          <wp:docPr id="320" name="Grafi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
                  <a:stretch/>
                </pic:blipFill>
                <pic:spPr bwMode="auto">
                  <a:xfrm>
                    <a:off x="0" y="0"/>
                    <a:ext cx="785495" cy="508000"/>
                  </a:xfrm>
                  <a:prstGeom prst="rect">
                    <a:avLst/>
                  </a:prstGeom>
                </pic:spPr>
              </pic:pic>
            </a:graphicData>
          </a:graphic>
        </wp:anchor>
      </w:drawing>
    </w:r>
    <w:r>
      <w:rPr>
        <w:sz w:val="18"/>
        <w:szCs w:val="18"/>
      </w:rPr>
      <w:t>Eine Entwicklung in Kooperation von:</w:t>
    </w:r>
  </w:p>
  <w:p w14:paraId="4E1AC16C" w14:textId="77777777" w:rsidR="00C679E3" w:rsidRDefault="00C679E3">
    <w:pPr>
      <w:pStyle w:val="Fuzeile"/>
      <w:tabs>
        <w:tab w:val="clear" w:pos="4536"/>
        <w:tab w:val="clear" w:pos="9072"/>
        <w:tab w:val="left" w:pos="5103"/>
      </w:tabs>
      <w:rPr>
        <w:sz w:val="18"/>
        <w:szCs w:val="18"/>
      </w:rPr>
    </w:pPr>
    <w:r w:rsidRPr="00780D18">
      <w:rPr>
        <w:noProof/>
      </w:rPr>
      <w:drawing>
        <wp:anchor distT="0" distB="0" distL="114300" distR="114300" simplePos="0" relativeHeight="251753472" behindDoc="0" locked="0" layoutInCell="1" allowOverlap="1" wp14:anchorId="42011ABF" wp14:editId="702AA464">
          <wp:simplePos x="0" y="0"/>
          <wp:positionH relativeFrom="margin">
            <wp:posOffset>1959610</wp:posOffset>
          </wp:positionH>
          <wp:positionV relativeFrom="page">
            <wp:posOffset>9546590</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21"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4"/>
                  <a:stretch/>
                </pic:blipFill>
                <pic:spPr bwMode="auto">
                  <a:xfrm>
                    <a:off x="0" y="0"/>
                    <a:ext cx="2167890" cy="628650"/>
                  </a:xfrm>
                  <a:prstGeom prst="rect">
                    <a:avLst/>
                  </a:prstGeom>
                  <a:noFill/>
                  <a:ln>
                    <a:noFill/>
                  </a:ln>
                </pic:spPr>
              </pic:pic>
            </a:graphicData>
          </a:graphic>
          <wp14:sizeRelH relativeFrom="margin">
            <wp14:pctWidth>0</wp14:pctWidth>
          </wp14:sizeRelH>
        </wp:anchor>
      </w:drawing>
    </w:r>
  </w:p>
  <w:p w14:paraId="737B30B6" w14:textId="77777777" w:rsidR="00C679E3" w:rsidRDefault="00C679E3">
    <w:pPr>
      <w:pStyle w:val="Fuzeile"/>
      <w:tabs>
        <w:tab w:val="clear" w:pos="4536"/>
        <w:tab w:val="clear" w:pos="9072"/>
        <w:tab w:val="left" w:pos="5103"/>
      </w:tabs>
      <w:rPr>
        <w:sz w:val="18"/>
        <w:szCs w:val="18"/>
      </w:rPr>
    </w:pPr>
    <w:r>
      <w:rPr>
        <w:sz w:val="18"/>
        <w:szCs w:val="18"/>
      </w:rPr>
      <w:tab/>
    </w:r>
  </w:p>
  <w:p w14:paraId="5808A635" w14:textId="77777777" w:rsidR="00C679E3" w:rsidRDefault="00C679E3">
    <w:pPr>
      <w:pStyle w:val="Fuzeile"/>
      <w:tabs>
        <w:tab w:val="clear" w:pos="4536"/>
        <w:tab w:val="clear" w:pos="9072"/>
        <w:tab w:val="right" w:pos="4395"/>
        <w:tab w:val="left" w:pos="5103"/>
      </w:tabs>
    </w:pPr>
    <w:r>
      <w:t xml:space="preserve">                  </w:t>
    </w:r>
    <w:r>
      <w:tab/>
    </w:r>
    <w:r>
      <w:tab/>
      <w:t xml:space="preserve">         </w:t>
    </w:r>
  </w:p>
  <w:p w14:paraId="5EDD3544" w14:textId="77777777" w:rsidR="00C679E3" w:rsidRDefault="00C679E3">
    <w:pPr>
      <w:pStyle w:val="Fuzeile"/>
      <w:tabs>
        <w:tab w:val="clear" w:pos="4536"/>
        <w:tab w:val="clear" w:pos="9072"/>
        <w:tab w:val="right" w:pos="3261"/>
        <w:tab w:val="left" w:pos="5387"/>
      </w:tabs>
    </w:pPr>
  </w:p>
  <w:p w14:paraId="67514EC3" w14:textId="77777777" w:rsidR="00C679E3" w:rsidRDefault="00C679E3">
    <w:pPr>
      <w:pStyle w:val="Fuzeile"/>
    </w:pPr>
    <w:r>
      <w:rPr>
        <w:noProof/>
        <w:vertAlign w:val="subscript"/>
      </w:rPr>
      <mc:AlternateContent>
        <mc:Choice Requires="wps">
          <w:drawing>
            <wp:anchor distT="0" distB="0" distL="114300" distR="114300" simplePos="0" relativeHeight="251750400" behindDoc="0" locked="0" layoutInCell="1" allowOverlap="1" wp14:anchorId="292C0D41" wp14:editId="2EF17F26">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383"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694A88" id="Gerade Verbindung 26" o:spid="_x0000_s1026" style="position:absolute;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" strokecolor="#f99d1c" strokeweight="2.5pt">
              <w10:wrap type="through" anchorx="page"/>
            </v:line>
          </w:pict>
        </mc:Fallback>
      </mc:AlternateContent>
    </w:r>
  </w:p>
  <w:p w14:paraId="35477F9C" w14:textId="77777777" w:rsidR="00C679E3" w:rsidRDefault="00C679E3">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35AB" w14:textId="1209BC69" w:rsidR="00C679E3" w:rsidRDefault="003E7B5F">
    <w:pPr>
      <w:pStyle w:val="Kopfzeile"/>
      <w:tabs>
        <w:tab w:val="clear" w:pos="4536"/>
        <w:tab w:val="clear" w:pos="9072"/>
        <w:tab w:val="center" w:pos="7371"/>
        <w:tab w:val="right" w:pos="13467"/>
      </w:tabs>
      <w:ind w:right="-2637" w:firstLine="993"/>
      <w:rPr>
        <w:i/>
        <w:sz w:val="18"/>
      </w:rPr>
    </w:pPr>
    <w:r>
      <w:rPr>
        <w:noProof/>
        <w:vertAlign w:val="subscript"/>
      </w:rPr>
      <w:drawing>
        <wp:anchor distT="0" distB="0" distL="114300" distR="114300" simplePos="0" relativeHeight="251801600" behindDoc="0" locked="0" layoutInCell="1" allowOverlap="1" wp14:anchorId="4B150B59" wp14:editId="3B7F5FAF">
          <wp:simplePos x="0" y="0"/>
          <wp:positionH relativeFrom="column">
            <wp:posOffset>9378206</wp:posOffset>
          </wp:positionH>
          <wp:positionV relativeFrom="paragraph">
            <wp:posOffset>-752835</wp:posOffset>
          </wp:positionV>
          <wp:extent cx="647700" cy="146050"/>
          <wp:effectExtent l="3175" t="15875" r="3175" b="3175"/>
          <wp:wrapNone/>
          <wp:docPr id="32"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00" cy="146050"/>
                  </a:xfrm>
                  <a:prstGeom prst="rect">
                    <a:avLst/>
                  </a:prstGeom>
                  <a:noFill/>
                </pic:spPr>
              </pic:pic>
            </a:graphicData>
          </a:graphic>
        </wp:anchor>
      </w:drawing>
    </w:r>
    <w:r w:rsidR="00C679E3">
      <w:rPr>
        <w:noProof/>
        <w:vertAlign w:val="subscript"/>
      </w:rPr>
      <mc:AlternateContent>
        <mc:Choice Requires="wps">
          <w:drawing>
            <wp:anchor distT="0" distB="0" distL="114300" distR="114300" simplePos="0" relativeHeight="251752448" behindDoc="0" locked="0" layoutInCell="1" allowOverlap="1" wp14:anchorId="44E20F07" wp14:editId="38E15C2C">
              <wp:simplePos x="0" y="0"/>
              <wp:positionH relativeFrom="margin">
                <wp:posOffset>0</wp:posOffset>
              </wp:positionH>
              <wp:positionV relativeFrom="paragraph">
                <wp:posOffset>-133350</wp:posOffset>
              </wp:positionV>
              <wp:extent cx="9241200" cy="0"/>
              <wp:effectExtent l="0" t="19050" r="36195" b="19050"/>
              <wp:wrapThrough wrapText="bothSides">
                <wp:wrapPolygon edited="1">
                  <wp:start x="0" y="0"/>
                  <wp:lineTo x="0" y="49846"/>
                  <wp:lineTo x="21616" y="49846"/>
                  <wp:lineTo x="21616" y="0"/>
                  <wp:lineTo x="0" y="0"/>
                </wp:wrapPolygon>
              </wp:wrapThrough>
              <wp:docPr id="387" name="Gerade Verbindung 26"/>
              <wp:cNvGraphicFramePr/>
              <a:graphic xmlns:a="http://schemas.openxmlformats.org/drawingml/2006/main">
                <a:graphicData uri="http://schemas.microsoft.com/office/word/2010/wordprocessingShape">
                  <wps:wsp>
                    <wps:cNvCnPr/>
                    <wps:spPr bwMode="auto">
                      <a:xfrm flipV="1">
                        <a:off x="0" y="0"/>
                        <a:ext cx="9241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BB66E6" id="Gerade Verbindung 26" o:spid="_x0000_s1026" style="position:absolute;flip:y;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0.5pt" to="727.65pt,-10.5pt" wrapcoords="0 0 0 0 21616 0 21616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" strokecolor="#f5a700" strokeweight="2.5pt">
              <w10:wrap type="through" anchorx="margin"/>
            </v:line>
          </w:pict>
        </mc:Fallback>
      </mc:AlternateContent>
    </w:r>
    <w:r w:rsidR="00C679E3">
      <w:rPr>
        <w:sz w:val="6"/>
      </w:rPr>
      <w:t xml:space="preserve"> </w:t>
    </w:r>
    <w:r w:rsidR="00D34BC3">
      <w:rPr>
        <w:color w:val="000000"/>
        <w:sz w:val="18"/>
        <w:szCs w:val="18"/>
      </w:rPr>
      <w:t xml:space="preserve">Modul </w:t>
    </w:r>
    <w:r w:rsidR="00D34BC3">
      <w:rPr>
        <w:sz w:val="18"/>
        <w:szCs w:val="18"/>
      </w:rPr>
      <w:t>KI-</w:t>
    </w:r>
    <w:r w:rsidR="000A6FA1">
      <w:rPr>
        <w:sz w:val="18"/>
        <w:szCs w:val="18"/>
      </w:rPr>
      <w:t>A1</w:t>
    </w:r>
    <w:r w:rsidR="00791927">
      <w:rPr>
        <w:sz w:val="18"/>
        <w:szCs w:val="18"/>
      </w:rPr>
      <w:t xml:space="preserve"> – </w:t>
    </w:r>
    <w:r w:rsidR="000A6FA1">
      <w:rPr>
        <w:sz w:val="18"/>
        <w:szCs w:val="18"/>
      </w:rPr>
      <w:t>Die Bananenjagd</w:t>
    </w:r>
    <w:r w:rsidR="00D34BC3">
      <w:rPr>
        <w:color w:val="000000"/>
        <w:sz w:val="18"/>
        <w:szCs w:val="18"/>
      </w:rPr>
      <w:tab/>
      <w:t xml:space="preserve">zuletzt aktualisiert am </w:t>
    </w:r>
    <w:r w:rsidR="000A6FA1">
      <w:rPr>
        <w:sz w:val="18"/>
        <w:szCs w:val="18"/>
      </w:rPr>
      <w:t>13.12</w:t>
    </w:r>
    <w:r w:rsidR="00D34BC3">
      <w:rPr>
        <w:color w:val="000000"/>
        <w:sz w:val="18"/>
        <w:szCs w:val="18"/>
      </w:rPr>
      <w:t>.20</w:t>
    </w:r>
    <w:r w:rsidR="00D34BC3">
      <w:rPr>
        <w:sz w:val="18"/>
        <w:szCs w:val="18"/>
      </w:rPr>
      <w:t>2</w:t>
    </w:r>
    <w:r w:rsidR="00D34BC3">
      <w:rPr>
        <w:color w:val="000000"/>
        <w:sz w:val="18"/>
        <w:szCs w:val="18"/>
      </w:rPr>
      <w:t>1</w:t>
    </w:r>
    <w:r w:rsidR="00C679E3">
      <w:rPr>
        <w:i/>
        <w:sz w:val="18"/>
      </w:rPr>
      <w:tab/>
    </w:r>
    <w:r w:rsidR="00C679E3">
      <w:rPr>
        <w:sz w:val="18"/>
      </w:rPr>
      <w:t xml:space="preserve">Seite </w:t>
    </w:r>
    <w:r w:rsidR="00C679E3">
      <w:rPr>
        <w:bCs w:val="0"/>
        <w:sz w:val="18"/>
      </w:rPr>
      <w:fldChar w:fldCharType="begin"/>
    </w:r>
    <w:r w:rsidR="00C679E3">
      <w:rPr>
        <w:sz w:val="18"/>
      </w:rPr>
      <w:instrText>PAGE  \* Arabic  \* MERGEFORMAT</w:instrText>
    </w:r>
    <w:r w:rsidR="00C679E3">
      <w:rPr>
        <w:bCs w:val="0"/>
        <w:sz w:val="18"/>
      </w:rPr>
      <w:fldChar w:fldCharType="separate"/>
    </w:r>
    <w:r w:rsidR="00C679E3">
      <w:rPr>
        <w:sz w:val="18"/>
      </w:rPr>
      <w:t>11</w:t>
    </w:r>
    <w:r w:rsidR="00C679E3">
      <w:rPr>
        <w:bCs w:val="0"/>
        <w:sz w:val="18"/>
      </w:rPr>
      <w:fldChar w:fldCharType="end"/>
    </w:r>
    <w:r w:rsidR="00C679E3">
      <w:rPr>
        <w:sz w:val="18"/>
      </w:rPr>
      <w:t xml:space="preserve"> von </w:t>
    </w:r>
    <w:r w:rsidR="00C679E3">
      <w:rPr>
        <w:sz w:val="18"/>
      </w:rPr>
      <w:fldChar w:fldCharType="begin"/>
    </w:r>
    <w:r w:rsidR="00C679E3">
      <w:rPr>
        <w:sz w:val="18"/>
      </w:rPr>
      <w:instrText>NUMPAGES  \* Arabic  \* MERGEFORMAT</w:instrText>
    </w:r>
    <w:r w:rsidR="00C679E3">
      <w:rPr>
        <w:sz w:val="18"/>
      </w:rPr>
      <w:fldChar w:fldCharType="separate"/>
    </w:r>
    <w:r w:rsidR="00C679E3">
      <w:rPr>
        <w:sz w:val="18"/>
      </w:rPr>
      <w:t>16</w:t>
    </w:r>
    <w:r w:rsidR="00C679E3">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1F7DC" w14:textId="77777777" w:rsidR="00C679E3" w:rsidRDefault="00C679E3">
    <w:pPr>
      <w:pStyle w:val="Fuzeile"/>
      <w:pBdr>
        <w:top w:val="single" w:sz="18" w:space="6" w:color="FFC000"/>
      </w:pBdr>
      <w:tabs>
        <w:tab w:val="clear" w:pos="4536"/>
        <w:tab w:val="clear" w:pos="9072"/>
      </w:tabs>
      <w:spacing w:before="240"/>
      <w:jc w:val="center"/>
    </w:pPr>
    <w:r>
      <w:fldChar w:fldCharType="begin"/>
    </w:r>
    <w:r>
      <w:instrText>PAGE   \* MERGEFORMAT</w:instrText>
    </w:r>
    <w:r>
      <w:fldChar w:fldCharType="separate"/>
    </w:r>
    <w:r>
      <w:t>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B15A1" w14:textId="1E0DA5AD" w:rsidR="007B31E8" w:rsidRDefault="00763C52" w:rsidP="00D34BC3">
    <w:pPr>
      <w:pStyle w:val="Kopfzeile"/>
      <w:tabs>
        <w:tab w:val="clear" w:pos="4536"/>
        <w:tab w:val="clear" w:pos="9072"/>
        <w:tab w:val="center" w:pos="5103"/>
        <w:tab w:val="right" w:pos="8789"/>
      </w:tabs>
      <w:ind w:right="-2637"/>
      <w:rPr>
        <w:i/>
        <w:sz w:val="18"/>
      </w:rPr>
    </w:pPr>
    <w:r>
      <w:rPr>
        <w:noProof/>
        <w:sz w:val="8"/>
      </w:rPr>
      <mc:AlternateContent>
        <mc:Choice Requires="wps">
          <w:drawing>
            <wp:anchor distT="0" distB="0" distL="114300" distR="114300" simplePos="0" relativeHeight="251762688" behindDoc="0" locked="0" layoutInCell="1" allowOverlap="1" wp14:anchorId="46175FB4" wp14:editId="6AA723B4">
              <wp:simplePos x="0" y="0"/>
              <wp:positionH relativeFrom="column">
                <wp:posOffset>3957955</wp:posOffset>
              </wp:positionH>
              <wp:positionV relativeFrom="paragraph">
                <wp:posOffset>-3399155</wp:posOffset>
              </wp:positionV>
              <wp:extent cx="4404360" cy="328930"/>
              <wp:effectExtent l="18415" t="635" r="14605" b="14605"/>
              <wp:wrapNone/>
              <wp:docPr id="405" name="Rechteck 405"/>
              <wp:cNvGraphicFramePr/>
              <a:graphic xmlns:a="http://schemas.openxmlformats.org/drawingml/2006/main">
                <a:graphicData uri="http://schemas.microsoft.com/office/word/2010/wordprocessingShape">
                  <wps:wsp>
                    <wps:cNvSpPr/>
                    <wps:spPr bwMode="auto">
                      <a:xfrm rot="16199998">
                        <a:off x="0" y="0"/>
                        <a:ext cx="4404360" cy="328930"/>
                      </a:xfrm>
                      <a:prstGeom prst="rect">
                        <a:avLst/>
                      </a:prstGeom>
                      <a:solidFill>
                        <a:srgbClr val="FFFFFF"/>
                      </a:solidFill>
                      <a:ln w="9525">
                        <a:noFill/>
                        <a:miter lim="800000"/>
                        <a:headEnd/>
                        <a:tailEnd/>
                      </a:ln>
                    </wps:spPr>
                    <wps:txbx>
                      <w:txbxContent>
                        <w:p w14:paraId="3FA1B488" w14:textId="77777777" w:rsidR="00763C52" w:rsidRPr="00B23973" w:rsidRDefault="00763C52" w:rsidP="00763C52">
                          <w:pPr>
                            <w:spacing w:line="160" w:lineRule="exact"/>
                            <w:rPr>
                              <w:rFonts w:asciiTheme="minorHAnsi" w:hAnsiTheme="minorHAnsi" w:cstheme="minorHAnsi"/>
                              <w:color w:val="A6A6A6"/>
                              <w:sz w:val="14"/>
                              <w:szCs w:val="14"/>
                            </w:rPr>
                          </w:pPr>
                          <w:r w:rsidRPr="00B2397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B23973">
                            <w:rPr>
                              <w:rFonts w:asciiTheme="minorHAnsi" w:hAnsiTheme="minorHAnsi" w:cstheme="minorHAnsi"/>
                              <w:color w:val="A6A6A6" w:themeColor="background1" w:themeShade="A6"/>
                              <w:sz w:val="14"/>
                              <w:szCs w:val="14"/>
                            </w:rPr>
                            <w:br/>
                            <w:t>und der Wissensfabrik – Unternehmen für Deutschland e.V.</w:t>
                          </w:r>
                        </w:p>
                        <w:p w14:paraId="43CFE0DF" w14:textId="705673B4" w:rsidR="007B31E8" w:rsidRPr="00B23973" w:rsidRDefault="007B31E8">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46175FB4" id="Rechteck 405" o:spid="_x0000_s1033" style="position:absolute;margin-left:311.65pt;margin-top:-267.65pt;width:346.8pt;height:25.9pt;rotation:-5898242fd;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" stroked="f">
              <v:textbox>
                <w:txbxContent>
                  <w:p w14:paraId="3FA1B488" w14:textId="77777777" w:rsidR="00763C52" w:rsidRPr="00B23973" w:rsidRDefault="00763C52" w:rsidP="00763C52">
                    <w:pPr>
                      <w:spacing w:line="160" w:lineRule="exact"/>
                      <w:rPr>
                        <w:rFonts w:asciiTheme="minorHAnsi" w:hAnsiTheme="minorHAnsi" w:cstheme="minorHAnsi"/>
                        <w:color w:val="A6A6A6"/>
                        <w:sz w:val="14"/>
                        <w:szCs w:val="14"/>
                      </w:rPr>
                    </w:pPr>
                    <w:r w:rsidRPr="00B2397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B23973">
                      <w:rPr>
                        <w:rFonts w:asciiTheme="minorHAnsi" w:hAnsiTheme="minorHAnsi" w:cstheme="minorHAnsi"/>
                        <w:color w:val="A6A6A6" w:themeColor="background1" w:themeShade="A6"/>
                        <w:sz w:val="14"/>
                        <w:szCs w:val="14"/>
                      </w:rPr>
                      <w:br/>
                      <w:t>und der Wissensfabrik – Unternehmen für Deutschland e.V.</w:t>
                    </w:r>
                  </w:p>
                  <w:p w14:paraId="43CFE0DF" w14:textId="705673B4" w:rsidR="007B31E8" w:rsidRPr="00B23973" w:rsidRDefault="007B31E8">
                    <w:pPr>
                      <w:spacing w:line="160" w:lineRule="exact"/>
                      <w:rPr>
                        <w:rFonts w:asciiTheme="minorHAnsi" w:hAnsiTheme="minorHAnsi" w:cstheme="minorHAnsi"/>
                        <w:color w:val="A6A6A6"/>
                        <w:sz w:val="14"/>
                        <w:szCs w:val="14"/>
                      </w:rPr>
                    </w:pPr>
                  </w:p>
                </w:txbxContent>
              </v:textbox>
            </v:rect>
          </w:pict>
        </mc:Fallback>
      </mc:AlternateContent>
    </w:r>
    <w:r>
      <w:rPr>
        <w:noProof/>
        <w:sz w:val="8"/>
      </w:rPr>
      <w:drawing>
        <wp:anchor distT="0" distB="0" distL="114300" distR="114300" simplePos="0" relativeHeight="251763712" behindDoc="0" locked="0" layoutInCell="1" allowOverlap="1" wp14:anchorId="7F7F83AA" wp14:editId="6940142B">
          <wp:simplePos x="0" y="0"/>
          <wp:positionH relativeFrom="column">
            <wp:posOffset>5841022</wp:posOffset>
          </wp:positionH>
          <wp:positionV relativeFrom="paragraph">
            <wp:posOffset>-746785</wp:posOffset>
          </wp:positionV>
          <wp:extent cx="647750" cy="146050"/>
          <wp:effectExtent l="3175" t="15875" r="3175" b="3175"/>
          <wp:wrapNone/>
          <wp:docPr id="406"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7B31E8" w:rsidRPr="00C140D3">
      <w:rPr>
        <w:noProof/>
        <w:sz w:val="8"/>
      </w:rPr>
      <mc:AlternateContent>
        <mc:Choice Requires="wps">
          <w:drawing>
            <wp:anchor distT="0" distB="0" distL="114300" distR="114300" simplePos="0" relativeHeight="251767808" behindDoc="0" locked="0" layoutInCell="1" allowOverlap="1" wp14:anchorId="4619A4B5" wp14:editId="3899DC53">
              <wp:simplePos x="0" y="0"/>
              <wp:positionH relativeFrom="column">
                <wp:posOffset>0</wp:posOffset>
              </wp:positionH>
              <wp:positionV relativeFrom="paragraph">
                <wp:posOffset>-133350</wp:posOffset>
              </wp:positionV>
              <wp:extent cx="5605200" cy="0"/>
              <wp:effectExtent l="0" t="19050" r="33655" b="19050"/>
              <wp:wrapNone/>
              <wp:docPr id="403"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B1D834A" id="Gerade Verbindung 7" o:spid="_x0000_s1026" style="position:absolute;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" strokecolor="#f5a700" strokeweight="2.5pt">
              <v:stroke joinstyle="miter"/>
            </v:line>
          </w:pict>
        </mc:Fallback>
      </mc:AlternateContent>
    </w:r>
    <w:r w:rsidR="00D34BC3" w:rsidRPr="00D34BC3">
      <w:rPr>
        <w:color w:val="000000"/>
        <w:sz w:val="18"/>
        <w:szCs w:val="18"/>
      </w:rPr>
      <w:t xml:space="preserve"> </w:t>
    </w:r>
    <w:r w:rsidR="00D34BC3">
      <w:rPr>
        <w:color w:val="000000"/>
        <w:sz w:val="18"/>
        <w:szCs w:val="18"/>
      </w:rPr>
      <w:t xml:space="preserve">Modul </w:t>
    </w:r>
    <w:r w:rsidR="00D34BC3">
      <w:rPr>
        <w:sz w:val="18"/>
        <w:szCs w:val="18"/>
      </w:rPr>
      <w:t>KI-</w:t>
    </w:r>
    <w:r w:rsidR="000A6FA1">
      <w:rPr>
        <w:sz w:val="18"/>
        <w:szCs w:val="18"/>
      </w:rPr>
      <w:t>A1</w:t>
    </w:r>
    <w:r w:rsidR="00D34BC3">
      <w:rPr>
        <w:color w:val="000000"/>
        <w:sz w:val="18"/>
        <w:szCs w:val="18"/>
      </w:rPr>
      <w:t xml:space="preserve"> – </w:t>
    </w:r>
    <w:r w:rsidR="000A6FA1">
      <w:rPr>
        <w:color w:val="000000"/>
        <w:sz w:val="18"/>
        <w:szCs w:val="18"/>
      </w:rPr>
      <w:t>Die Bananenjagd</w:t>
    </w:r>
    <w:r w:rsidR="00D34BC3">
      <w:rPr>
        <w:color w:val="000000"/>
        <w:sz w:val="18"/>
        <w:szCs w:val="18"/>
      </w:rPr>
      <w:tab/>
      <w:t xml:space="preserve">zuletzt aktualisiert am </w:t>
    </w:r>
    <w:r w:rsidR="000A6FA1">
      <w:rPr>
        <w:sz w:val="18"/>
        <w:szCs w:val="18"/>
      </w:rPr>
      <w:t>13.12</w:t>
    </w:r>
    <w:r w:rsidR="00D34BC3">
      <w:rPr>
        <w:color w:val="000000"/>
        <w:sz w:val="18"/>
        <w:szCs w:val="18"/>
      </w:rPr>
      <w:t>.20</w:t>
    </w:r>
    <w:r w:rsidR="00D34BC3">
      <w:rPr>
        <w:sz w:val="18"/>
        <w:szCs w:val="18"/>
      </w:rPr>
      <w:t>2</w:t>
    </w:r>
    <w:r w:rsidR="00D34BC3">
      <w:rPr>
        <w:color w:val="000000"/>
        <w:sz w:val="18"/>
        <w:szCs w:val="18"/>
      </w:rPr>
      <w:t>1</w:t>
    </w:r>
    <w:r w:rsidR="007B31E8">
      <w:rPr>
        <w:i/>
        <w:sz w:val="18"/>
      </w:rPr>
      <w:tab/>
    </w:r>
    <w:r w:rsidR="007B31E8">
      <w:rPr>
        <w:sz w:val="18"/>
      </w:rPr>
      <w:t xml:space="preserve">Seite </w:t>
    </w:r>
    <w:r w:rsidR="007B31E8">
      <w:rPr>
        <w:bCs w:val="0"/>
        <w:sz w:val="18"/>
      </w:rPr>
      <w:fldChar w:fldCharType="begin"/>
    </w:r>
    <w:r w:rsidR="007B31E8">
      <w:rPr>
        <w:sz w:val="18"/>
      </w:rPr>
      <w:instrText>PAGE  \* Arabic  \* MERGEFORMAT</w:instrText>
    </w:r>
    <w:r w:rsidR="007B31E8">
      <w:rPr>
        <w:bCs w:val="0"/>
        <w:sz w:val="18"/>
      </w:rPr>
      <w:fldChar w:fldCharType="separate"/>
    </w:r>
    <w:r w:rsidR="007B31E8">
      <w:rPr>
        <w:sz w:val="18"/>
      </w:rPr>
      <w:t>2</w:t>
    </w:r>
    <w:r w:rsidR="007B31E8">
      <w:rPr>
        <w:bCs w:val="0"/>
        <w:sz w:val="18"/>
      </w:rPr>
      <w:fldChar w:fldCharType="end"/>
    </w:r>
    <w:r w:rsidR="007B31E8">
      <w:rPr>
        <w:sz w:val="18"/>
      </w:rPr>
      <w:t xml:space="preserve"> von </w:t>
    </w:r>
    <w:r w:rsidR="007B31E8">
      <w:rPr>
        <w:sz w:val="18"/>
      </w:rPr>
      <w:fldChar w:fldCharType="begin"/>
    </w:r>
    <w:r w:rsidR="007B31E8">
      <w:rPr>
        <w:sz w:val="18"/>
      </w:rPr>
      <w:instrText>NUMPAGES  \* Arabic  \* MERGEFORMAT</w:instrText>
    </w:r>
    <w:r w:rsidR="007B31E8">
      <w:rPr>
        <w:sz w:val="18"/>
      </w:rPr>
      <w:fldChar w:fldCharType="separate"/>
    </w:r>
    <w:r w:rsidR="007B31E8">
      <w:rPr>
        <w:sz w:val="18"/>
      </w:rPr>
      <w:t>16</w:t>
    </w:r>
    <w:r w:rsidR="007B31E8">
      <w:rPr>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BDE73" w14:textId="77777777" w:rsidR="007B31E8" w:rsidRDefault="007B31E8">
    <w:pPr>
      <w:pStyle w:val="Fuzeile"/>
      <w:tabs>
        <w:tab w:val="clear" w:pos="4536"/>
        <w:tab w:val="clear" w:pos="9072"/>
        <w:tab w:val="left" w:pos="5103"/>
      </w:tabs>
      <w:rPr>
        <w:sz w:val="18"/>
        <w:szCs w:val="18"/>
      </w:rPr>
    </w:pPr>
    <w:r w:rsidRPr="00780D18">
      <w:rPr>
        <w:noProof/>
      </w:rPr>
      <w:drawing>
        <wp:anchor distT="0" distB="0" distL="114300" distR="114300" simplePos="0" relativeHeight="251770880" behindDoc="1" locked="0" layoutInCell="1" allowOverlap="1" wp14:anchorId="34B2EB7D" wp14:editId="7187C868">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323"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0D18">
      <w:rPr>
        <w:noProof/>
      </w:rPr>
      <w:drawing>
        <wp:anchor distT="0" distB="0" distL="114300" distR="114300" simplePos="0" relativeHeight="251772928" behindDoc="1" locked="0" layoutInCell="1" allowOverlap="1" wp14:anchorId="6EBEB9ED" wp14:editId="012026E9">
          <wp:simplePos x="0" y="0"/>
          <wp:positionH relativeFrom="column">
            <wp:posOffset>0</wp:posOffset>
          </wp:positionH>
          <wp:positionV relativeFrom="paragraph">
            <wp:posOffset>249555</wp:posOffset>
          </wp:positionV>
          <wp:extent cx="676275" cy="464185"/>
          <wp:effectExtent l="0" t="0" r="9525" b="0"/>
          <wp:wrapNone/>
          <wp:docPr id="32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
                    <a:extLst>
                      <a:ext uri="{28A0092B-C50C-407E-A947-70E740481C1C}">
                        <a14:useLocalDpi xmlns:a14="http://schemas.microsoft.com/office/drawing/2010/main" val="0"/>
                      </a:ext>
                    </a:extLst>
                  </a:blip>
                  <a:stretch/>
                </pic:blipFill>
                <pic:spPr bwMode="auto">
                  <a:xfrm>
                    <a:off x="0" y="0"/>
                    <a:ext cx="676275" cy="464185"/>
                  </a:xfrm>
                  <a:prstGeom prst="rect">
                    <a:avLst/>
                  </a:prstGeom>
                </pic:spPr>
              </pic:pic>
            </a:graphicData>
          </a:graphic>
        </wp:anchor>
      </w:drawing>
    </w:r>
    <w:r w:rsidRPr="00780D18">
      <w:rPr>
        <w:noProof/>
      </w:rPr>
      <w:drawing>
        <wp:anchor distT="0" distB="0" distL="114300" distR="114300" simplePos="0" relativeHeight="251771904" behindDoc="1" locked="0" layoutInCell="1" allowOverlap="1" wp14:anchorId="7506FA5C" wp14:editId="49816620">
          <wp:simplePos x="0" y="0"/>
          <wp:positionH relativeFrom="column">
            <wp:posOffset>1031875</wp:posOffset>
          </wp:positionH>
          <wp:positionV relativeFrom="paragraph">
            <wp:posOffset>191770</wp:posOffset>
          </wp:positionV>
          <wp:extent cx="785495" cy="508000"/>
          <wp:effectExtent l="0" t="0" r="0" b="6350"/>
          <wp:wrapTight wrapText="bothSides">
            <wp:wrapPolygon edited="1">
              <wp:start x="0" y="0"/>
              <wp:lineTo x="0" y="21060"/>
              <wp:lineTo x="20954" y="21060"/>
              <wp:lineTo x="20954" y="0"/>
              <wp:lineTo x="0" y="0"/>
            </wp:wrapPolygon>
          </wp:wrapTight>
          <wp:docPr id="325" name="Grafi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
                  <a:stretch/>
                </pic:blipFill>
                <pic:spPr bwMode="auto">
                  <a:xfrm>
                    <a:off x="0" y="0"/>
                    <a:ext cx="785495" cy="508000"/>
                  </a:xfrm>
                  <a:prstGeom prst="rect">
                    <a:avLst/>
                  </a:prstGeom>
                </pic:spPr>
              </pic:pic>
            </a:graphicData>
          </a:graphic>
        </wp:anchor>
      </w:drawing>
    </w:r>
    <w:r>
      <w:rPr>
        <w:sz w:val="18"/>
        <w:szCs w:val="18"/>
      </w:rPr>
      <w:t>Eine Entwicklung in Kooperation von:</w:t>
    </w:r>
  </w:p>
  <w:p w14:paraId="3AF1964D" w14:textId="77777777" w:rsidR="007B31E8" w:rsidRDefault="007B31E8">
    <w:pPr>
      <w:pStyle w:val="Fuzeile"/>
      <w:tabs>
        <w:tab w:val="clear" w:pos="4536"/>
        <w:tab w:val="clear" w:pos="9072"/>
        <w:tab w:val="left" w:pos="5103"/>
      </w:tabs>
      <w:rPr>
        <w:sz w:val="18"/>
        <w:szCs w:val="18"/>
      </w:rPr>
    </w:pPr>
    <w:r w:rsidRPr="00780D18">
      <w:rPr>
        <w:noProof/>
      </w:rPr>
      <w:drawing>
        <wp:anchor distT="0" distB="0" distL="114300" distR="114300" simplePos="0" relativeHeight="251769856" behindDoc="0" locked="0" layoutInCell="1" allowOverlap="1" wp14:anchorId="7B608AB3" wp14:editId="0437BD49">
          <wp:simplePos x="0" y="0"/>
          <wp:positionH relativeFrom="margin">
            <wp:posOffset>1959610</wp:posOffset>
          </wp:positionH>
          <wp:positionV relativeFrom="page">
            <wp:posOffset>9546590</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26"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4"/>
                  <a:stretch/>
                </pic:blipFill>
                <pic:spPr bwMode="auto">
                  <a:xfrm>
                    <a:off x="0" y="0"/>
                    <a:ext cx="2167890" cy="628650"/>
                  </a:xfrm>
                  <a:prstGeom prst="rect">
                    <a:avLst/>
                  </a:prstGeom>
                  <a:noFill/>
                  <a:ln>
                    <a:noFill/>
                  </a:ln>
                </pic:spPr>
              </pic:pic>
            </a:graphicData>
          </a:graphic>
          <wp14:sizeRelH relativeFrom="margin">
            <wp14:pctWidth>0</wp14:pctWidth>
          </wp14:sizeRelH>
        </wp:anchor>
      </w:drawing>
    </w:r>
  </w:p>
  <w:p w14:paraId="611FEE79" w14:textId="77777777" w:rsidR="007B31E8" w:rsidRDefault="007B31E8">
    <w:pPr>
      <w:pStyle w:val="Fuzeile"/>
      <w:tabs>
        <w:tab w:val="clear" w:pos="4536"/>
        <w:tab w:val="clear" w:pos="9072"/>
        <w:tab w:val="left" w:pos="5103"/>
      </w:tabs>
      <w:rPr>
        <w:sz w:val="18"/>
        <w:szCs w:val="18"/>
      </w:rPr>
    </w:pPr>
    <w:r>
      <w:rPr>
        <w:sz w:val="18"/>
        <w:szCs w:val="18"/>
      </w:rPr>
      <w:tab/>
    </w:r>
  </w:p>
  <w:p w14:paraId="210C8461" w14:textId="77777777" w:rsidR="007B31E8" w:rsidRDefault="007B31E8">
    <w:pPr>
      <w:pStyle w:val="Fuzeile"/>
      <w:tabs>
        <w:tab w:val="clear" w:pos="4536"/>
        <w:tab w:val="clear" w:pos="9072"/>
        <w:tab w:val="right" w:pos="4395"/>
        <w:tab w:val="left" w:pos="5103"/>
      </w:tabs>
    </w:pPr>
    <w:r>
      <w:t xml:space="preserve">                  </w:t>
    </w:r>
    <w:r>
      <w:tab/>
    </w:r>
    <w:r>
      <w:tab/>
      <w:t xml:space="preserve">         </w:t>
    </w:r>
  </w:p>
  <w:p w14:paraId="783F50B5" w14:textId="77777777" w:rsidR="007B31E8" w:rsidRDefault="007B31E8">
    <w:pPr>
      <w:pStyle w:val="Fuzeile"/>
      <w:tabs>
        <w:tab w:val="clear" w:pos="4536"/>
        <w:tab w:val="clear" w:pos="9072"/>
        <w:tab w:val="right" w:pos="3261"/>
        <w:tab w:val="left" w:pos="5387"/>
      </w:tabs>
    </w:pPr>
  </w:p>
  <w:p w14:paraId="300816EE" w14:textId="77777777" w:rsidR="007B31E8" w:rsidRDefault="007B31E8">
    <w:pPr>
      <w:pStyle w:val="Fuzeile"/>
    </w:pPr>
    <w:r>
      <w:rPr>
        <w:noProof/>
        <w:vertAlign w:val="subscript"/>
      </w:rPr>
      <mc:AlternateContent>
        <mc:Choice Requires="wps">
          <w:drawing>
            <wp:anchor distT="0" distB="0" distL="114300" distR="114300" simplePos="0" relativeHeight="251766784" behindDoc="0" locked="0" layoutInCell="1" allowOverlap="1" wp14:anchorId="7DB5BCEE" wp14:editId="6965486C">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408"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DB697A1" id="Gerade Verbindung 26" o:spid="_x0000_s1026" style="position:absolute;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" strokecolor="#f99d1c" strokeweight="2.5pt">
              <w10:wrap type="through" anchorx="page"/>
            </v:line>
          </w:pict>
        </mc:Fallback>
      </mc:AlternateContent>
    </w:r>
  </w:p>
  <w:p w14:paraId="416486F2" w14:textId="77777777" w:rsidR="007B31E8" w:rsidRDefault="007B31E8">
    <w:pPr>
      <w:pStyle w:val="Fuzeil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3D371" w14:textId="7E0D5E9A" w:rsidR="007B31E8" w:rsidRDefault="002A4112" w:rsidP="00AB6E84">
    <w:pPr>
      <w:pStyle w:val="Kopfzeile"/>
      <w:tabs>
        <w:tab w:val="clear" w:pos="4536"/>
        <w:tab w:val="clear" w:pos="9072"/>
        <w:tab w:val="center" w:pos="7371"/>
        <w:tab w:val="right" w:pos="13325"/>
      </w:tabs>
      <w:ind w:right="-2637" w:firstLine="993"/>
      <w:rPr>
        <w:i/>
        <w:sz w:val="18"/>
      </w:rPr>
    </w:pPr>
    <w:r>
      <w:rPr>
        <w:noProof/>
        <w:vertAlign w:val="subscript"/>
      </w:rPr>
      <w:drawing>
        <wp:anchor distT="0" distB="0" distL="114300" distR="114300" simplePos="0" relativeHeight="251760640" behindDoc="0" locked="0" layoutInCell="1" allowOverlap="1" wp14:anchorId="28EFE6F9" wp14:editId="06B008C3">
          <wp:simplePos x="0" y="0"/>
          <wp:positionH relativeFrom="column">
            <wp:posOffset>9268401</wp:posOffset>
          </wp:positionH>
          <wp:positionV relativeFrom="paragraph">
            <wp:posOffset>-732351</wp:posOffset>
          </wp:positionV>
          <wp:extent cx="647750" cy="146050"/>
          <wp:effectExtent l="3175" t="15875" r="3175" b="3175"/>
          <wp:wrapNone/>
          <wp:docPr id="411"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Grafik 34"/>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7B31E8">
      <w:rPr>
        <w:noProof/>
        <w:vertAlign w:val="subscript"/>
      </w:rPr>
      <mc:AlternateContent>
        <mc:Choice Requires="wps">
          <w:drawing>
            <wp:anchor distT="0" distB="0" distL="114300" distR="114300" simplePos="0" relativeHeight="251768832" behindDoc="0" locked="0" layoutInCell="1" allowOverlap="1" wp14:anchorId="06F4BE83" wp14:editId="1D6E24AB">
              <wp:simplePos x="0" y="0"/>
              <wp:positionH relativeFrom="margin">
                <wp:posOffset>0</wp:posOffset>
              </wp:positionH>
              <wp:positionV relativeFrom="paragraph">
                <wp:posOffset>-133350</wp:posOffset>
              </wp:positionV>
              <wp:extent cx="9241200" cy="0"/>
              <wp:effectExtent l="0" t="19050" r="36195" b="19050"/>
              <wp:wrapThrough wrapText="bothSides">
                <wp:wrapPolygon edited="1">
                  <wp:start x="0" y="0"/>
                  <wp:lineTo x="0" y="49846"/>
                  <wp:lineTo x="21616" y="49846"/>
                  <wp:lineTo x="21616" y="0"/>
                  <wp:lineTo x="0" y="0"/>
                </wp:wrapPolygon>
              </wp:wrapThrough>
              <wp:docPr id="412" name="Gerade Verbindung 26"/>
              <wp:cNvGraphicFramePr/>
              <a:graphic xmlns:a="http://schemas.openxmlformats.org/drawingml/2006/main">
                <a:graphicData uri="http://schemas.microsoft.com/office/word/2010/wordprocessingShape">
                  <wps:wsp>
                    <wps:cNvCnPr/>
                    <wps:spPr bwMode="auto">
                      <a:xfrm flipV="1">
                        <a:off x="0" y="0"/>
                        <a:ext cx="9241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23E73B5" id="Gerade Verbindung 26" o:spid="_x0000_s1026" style="position:absolute;flip:y;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0.5pt" to="727.65pt,-10.5pt" wrapcoords="0 0 0 0 21616 0 21616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" strokecolor="#f5a700" strokeweight="2.5pt">
              <w10:wrap type="through" anchorx="margin"/>
            </v:line>
          </w:pict>
        </mc:Fallback>
      </mc:AlternateContent>
    </w:r>
    <w:r w:rsidR="00D34BC3" w:rsidRPr="00D34BC3">
      <w:rPr>
        <w:color w:val="000000"/>
        <w:sz w:val="18"/>
        <w:szCs w:val="18"/>
      </w:rPr>
      <w:t xml:space="preserve"> </w:t>
    </w:r>
    <w:r w:rsidR="00D34BC3">
      <w:rPr>
        <w:color w:val="000000"/>
        <w:sz w:val="18"/>
        <w:szCs w:val="18"/>
      </w:rPr>
      <w:t xml:space="preserve">Modul </w:t>
    </w:r>
    <w:r w:rsidR="00D34BC3">
      <w:rPr>
        <w:sz w:val="18"/>
        <w:szCs w:val="18"/>
      </w:rPr>
      <w:t>KI</w:t>
    </w:r>
    <w:r w:rsidR="000A6FA1">
      <w:rPr>
        <w:sz w:val="18"/>
        <w:szCs w:val="18"/>
      </w:rPr>
      <w:t>-A1</w:t>
    </w:r>
    <w:r w:rsidR="00D34BC3">
      <w:rPr>
        <w:color w:val="000000"/>
        <w:sz w:val="18"/>
        <w:szCs w:val="18"/>
      </w:rPr>
      <w:t xml:space="preserve"> – </w:t>
    </w:r>
    <w:r w:rsidR="000A6FA1">
      <w:rPr>
        <w:color w:val="000000"/>
        <w:sz w:val="18"/>
        <w:szCs w:val="18"/>
      </w:rPr>
      <w:t xml:space="preserve">Die Bananenjagd   </w:t>
    </w:r>
    <w:r w:rsidR="00AB6E84">
      <w:rPr>
        <w:color w:val="000000"/>
        <w:sz w:val="18"/>
        <w:szCs w:val="18"/>
      </w:rPr>
      <w:tab/>
    </w:r>
    <w:r w:rsidR="00D34BC3">
      <w:rPr>
        <w:color w:val="000000"/>
        <w:sz w:val="18"/>
        <w:szCs w:val="18"/>
      </w:rPr>
      <w:t xml:space="preserve">zuletzt aktualisiert am </w:t>
    </w:r>
    <w:r w:rsidR="000A6FA1">
      <w:rPr>
        <w:sz w:val="18"/>
        <w:szCs w:val="18"/>
      </w:rPr>
      <w:t>13</w:t>
    </w:r>
    <w:r w:rsidR="00D34BC3">
      <w:rPr>
        <w:color w:val="000000"/>
        <w:sz w:val="18"/>
        <w:szCs w:val="18"/>
      </w:rPr>
      <w:t>.</w:t>
    </w:r>
    <w:r w:rsidR="000A6FA1">
      <w:rPr>
        <w:color w:val="000000"/>
        <w:sz w:val="18"/>
        <w:szCs w:val="18"/>
      </w:rPr>
      <w:t>12</w:t>
    </w:r>
    <w:r w:rsidR="00D34BC3">
      <w:rPr>
        <w:color w:val="000000"/>
        <w:sz w:val="18"/>
        <w:szCs w:val="18"/>
      </w:rPr>
      <w:t>.20</w:t>
    </w:r>
    <w:r w:rsidR="00D34BC3">
      <w:rPr>
        <w:sz w:val="18"/>
        <w:szCs w:val="18"/>
      </w:rPr>
      <w:t>2</w:t>
    </w:r>
    <w:r w:rsidR="00D34BC3">
      <w:rPr>
        <w:color w:val="000000"/>
        <w:sz w:val="18"/>
        <w:szCs w:val="18"/>
      </w:rPr>
      <w:t>1</w:t>
    </w:r>
    <w:r w:rsidR="007B31E8">
      <w:rPr>
        <w:i/>
        <w:sz w:val="18"/>
      </w:rPr>
      <w:tab/>
    </w:r>
    <w:r w:rsidR="007B31E8">
      <w:rPr>
        <w:sz w:val="18"/>
      </w:rPr>
      <w:t xml:space="preserve">Seite </w:t>
    </w:r>
    <w:r w:rsidR="007B31E8">
      <w:rPr>
        <w:bCs w:val="0"/>
        <w:sz w:val="18"/>
      </w:rPr>
      <w:fldChar w:fldCharType="begin"/>
    </w:r>
    <w:r w:rsidR="007B31E8">
      <w:rPr>
        <w:sz w:val="18"/>
      </w:rPr>
      <w:instrText>PAGE  \* Arabic  \* MERGEFORMAT</w:instrText>
    </w:r>
    <w:r w:rsidR="007B31E8">
      <w:rPr>
        <w:bCs w:val="0"/>
        <w:sz w:val="18"/>
      </w:rPr>
      <w:fldChar w:fldCharType="separate"/>
    </w:r>
    <w:r w:rsidR="007B31E8">
      <w:rPr>
        <w:sz w:val="18"/>
      </w:rPr>
      <w:t>11</w:t>
    </w:r>
    <w:r w:rsidR="007B31E8">
      <w:rPr>
        <w:bCs w:val="0"/>
        <w:sz w:val="18"/>
      </w:rPr>
      <w:fldChar w:fldCharType="end"/>
    </w:r>
    <w:r w:rsidR="007B31E8">
      <w:rPr>
        <w:sz w:val="18"/>
      </w:rPr>
      <w:t xml:space="preserve"> von </w:t>
    </w:r>
    <w:r w:rsidR="007B31E8">
      <w:rPr>
        <w:sz w:val="18"/>
      </w:rPr>
      <w:fldChar w:fldCharType="begin"/>
    </w:r>
    <w:r w:rsidR="007B31E8">
      <w:rPr>
        <w:sz w:val="18"/>
      </w:rPr>
      <w:instrText>NUMPAGES  \* Arabic  \* MERGEFORMAT</w:instrText>
    </w:r>
    <w:r w:rsidR="007B31E8">
      <w:rPr>
        <w:sz w:val="18"/>
      </w:rPr>
      <w:fldChar w:fldCharType="separate"/>
    </w:r>
    <w:r w:rsidR="007B31E8">
      <w:rPr>
        <w:sz w:val="18"/>
      </w:rPr>
      <w:t>16</w:t>
    </w:r>
    <w:r w:rsidR="007B31E8">
      <w:rPr>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2A684" w14:textId="77777777" w:rsidR="007B31E8" w:rsidRDefault="007B31E8">
    <w:pPr>
      <w:pStyle w:val="Fuzeile"/>
      <w:pBdr>
        <w:top w:val="single" w:sz="18" w:space="6" w:color="FFC000"/>
      </w:pBdr>
      <w:tabs>
        <w:tab w:val="clear" w:pos="4536"/>
        <w:tab w:val="clear" w:pos="9072"/>
      </w:tabs>
      <w:spacing w:before="240"/>
      <w:jc w:val="center"/>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77078" w14:textId="4C6299C6" w:rsidR="00742B65" w:rsidRDefault="007F4360" w:rsidP="00742B65">
    <w:pPr>
      <w:pStyle w:val="Kopfzeile"/>
      <w:tabs>
        <w:tab w:val="clear" w:pos="4536"/>
        <w:tab w:val="clear" w:pos="9072"/>
        <w:tab w:val="left" w:pos="3686"/>
        <w:tab w:val="center" w:pos="8222"/>
        <w:tab w:val="right" w:pos="13467"/>
      </w:tabs>
      <w:ind w:right="-2637"/>
      <w:rPr>
        <w:i/>
        <w:sz w:val="18"/>
      </w:rPr>
    </w:pPr>
    <w:r w:rsidRPr="00742B65">
      <w:rPr>
        <w:noProof/>
        <w:color w:val="000000"/>
        <w:sz w:val="18"/>
        <w:szCs w:val="18"/>
      </w:rPr>
      <mc:AlternateContent>
        <mc:Choice Requires="wps">
          <w:drawing>
            <wp:anchor distT="0" distB="0" distL="114300" distR="114300" simplePos="0" relativeHeight="251815936" behindDoc="0" locked="0" layoutInCell="1" allowOverlap="1" wp14:anchorId="7E93CBCE" wp14:editId="3A12BA1E">
              <wp:simplePos x="0" y="0"/>
              <wp:positionH relativeFrom="column">
                <wp:posOffset>3924300</wp:posOffset>
              </wp:positionH>
              <wp:positionV relativeFrom="paragraph">
                <wp:posOffset>-3225165</wp:posOffset>
              </wp:positionV>
              <wp:extent cx="4493260" cy="328930"/>
              <wp:effectExtent l="5715" t="13335" r="8255" b="8255"/>
              <wp:wrapNone/>
              <wp:docPr id="51" name="Rechteck 51"/>
              <wp:cNvGraphicFramePr/>
              <a:graphic xmlns:a="http://schemas.openxmlformats.org/drawingml/2006/main">
                <a:graphicData uri="http://schemas.microsoft.com/office/word/2010/wordprocessingShape">
                  <wps:wsp>
                    <wps:cNvSpPr/>
                    <wps:spPr bwMode="auto">
                      <a:xfrm rot="16199998">
                        <a:off x="0" y="0"/>
                        <a:ext cx="4493260" cy="328930"/>
                      </a:xfrm>
                      <a:prstGeom prst="rect">
                        <a:avLst/>
                      </a:prstGeom>
                      <a:solidFill>
                        <a:srgbClr val="FFFFFF"/>
                      </a:solidFill>
                      <a:ln w="9525">
                        <a:noFill/>
                        <a:miter lim="800000"/>
                        <a:headEnd/>
                        <a:tailEnd/>
                      </a:ln>
                    </wps:spPr>
                    <wps:txbx>
                      <w:txbxContent>
                        <w:p w14:paraId="137B2D46" w14:textId="77777777" w:rsidR="00742B65" w:rsidRPr="00CB0E93" w:rsidRDefault="00742B65" w:rsidP="00742B65">
                          <w:pPr>
                            <w:spacing w:line="160" w:lineRule="exact"/>
                            <w:rPr>
                              <w:rFonts w:asciiTheme="minorHAnsi" w:hAnsiTheme="minorHAnsi" w:cstheme="minorHAnsi"/>
                              <w:color w:val="A6A6A6"/>
                              <w:sz w:val="14"/>
                              <w:szCs w:val="14"/>
                            </w:rPr>
                          </w:pPr>
                          <w:r w:rsidRPr="00CB0E9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CB0E93">
                            <w:rPr>
                              <w:rFonts w:asciiTheme="minorHAnsi" w:hAnsiTheme="minorHAnsi" w:cstheme="minorHAnsi"/>
                              <w:color w:val="A6A6A6" w:themeColor="background1" w:themeShade="A6"/>
                              <w:sz w:val="14"/>
                              <w:szCs w:val="14"/>
                            </w:rPr>
                            <w:br/>
                            <w:t>und der Wissensfabrik – Unternehmen für Deutschland e.V.</w:t>
                          </w:r>
                        </w:p>
                        <w:p w14:paraId="77848B7A" w14:textId="77777777" w:rsidR="00742B65" w:rsidRPr="00CB0E93" w:rsidRDefault="00742B65" w:rsidP="00742B65">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7E93CBCE" id="Rechteck 51" o:spid="_x0000_s1035" style="position:absolute;margin-left:309pt;margin-top:-253.95pt;width:353.8pt;height:25.9pt;rotation:-5898242fd;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" stroked="f">
              <v:textbox>
                <w:txbxContent>
                  <w:p w14:paraId="137B2D46" w14:textId="77777777" w:rsidR="00742B65" w:rsidRPr="00CB0E93" w:rsidRDefault="00742B65" w:rsidP="00742B65">
                    <w:pPr>
                      <w:spacing w:line="160" w:lineRule="exact"/>
                      <w:rPr>
                        <w:rFonts w:asciiTheme="minorHAnsi" w:hAnsiTheme="minorHAnsi" w:cstheme="minorHAnsi"/>
                        <w:color w:val="A6A6A6"/>
                        <w:sz w:val="14"/>
                        <w:szCs w:val="14"/>
                      </w:rPr>
                    </w:pPr>
                    <w:r w:rsidRPr="00CB0E9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CB0E93">
                      <w:rPr>
                        <w:rFonts w:asciiTheme="minorHAnsi" w:hAnsiTheme="minorHAnsi" w:cstheme="minorHAnsi"/>
                        <w:color w:val="A6A6A6" w:themeColor="background1" w:themeShade="A6"/>
                        <w:sz w:val="14"/>
                        <w:szCs w:val="14"/>
                      </w:rPr>
                      <w:br/>
                      <w:t>und der Wissensfabrik – Unternehmen für Deutschland e.V.</w:t>
                    </w:r>
                  </w:p>
                  <w:p w14:paraId="77848B7A" w14:textId="77777777" w:rsidR="00742B65" w:rsidRPr="00CB0E93" w:rsidRDefault="00742B65" w:rsidP="00742B65">
                    <w:pPr>
                      <w:spacing w:line="160" w:lineRule="exact"/>
                      <w:rPr>
                        <w:rFonts w:asciiTheme="minorHAnsi" w:hAnsiTheme="minorHAnsi" w:cstheme="minorHAnsi"/>
                        <w:color w:val="A6A6A6"/>
                        <w:sz w:val="14"/>
                        <w:szCs w:val="14"/>
                      </w:rPr>
                    </w:pPr>
                  </w:p>
                </w:txbxContent>
              </v:textbox>
            </v:rect>
          </w:pict>
        </mc:Fallback>
      </mc:AlternateContent>
    </w:r>
    <w:r w:rsidR="00742B65" w:rsidRPr="00742B65">
      <w:rPr>
        <w:noProof/>
        <w:color w:val="000000"/>
        <w:sz w:val="18"/>
        <w:szCs w:val="18"/>
      </w:rPr>
      <mc:AlternateContent>
        <mc:Choice Requires="wps">
          <w:drawing>
            <wp:anchor distT="0" distB="0" distL="114300" distR="114300" simplePos="0" relativeHeight="251817984" behindDoc="0" locked="0" layoutInCell="1" allowOverlap="1" wp14:anchorId="093A6E73" wp14:editId="1F29043D">
              <wp:simplePos x="0" y="0"/>
              <wp:positionH relativeFrom="column">
                <wp:posOffset>1270</wp:posOffset>
              </wp:positionH>
              <wp:positionV relativeFrom="paragraph">
                <wp:posOffset>-100965</wp:posOffset>
              </wp:positionV>
              <wp:extent cx="5605145" cy="0"/>
              <wp:effectExtent l="0" t="19050" r="33655" b="19050"/>
              <wp:wrapNone/>
              <wp:docPr id="52" name="Gerade Verbindung 7"/>
              <wp:cNvGraphicFramePr/>
              <a:graphic xmlns:a="http://schemas.openxmlformats.org/drawingml/2006/main">
                <a:graphicData uri="http://schemas.microsoft.com/office/word/2010/wordprocessingShape">
                  <wps:wsp>
                    <wps:cNvCnPr/>
                    <wps:spPr>
                      <a:xfrm>
                        <a:off x="0" y="0"/>
                        <a:ext cx="5605145"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76AE8992" id="Gerade Verbindung 7" o:spid="_x0000_s1026" style="position:absolute;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7.95pt" to="441.4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" strokecolor="#f5a700" strokeweight="2.5pt">
              <v:stroke joinstyle="miter"/>
            </v:line>
          </w:pict>
        </mc:Fallback>
      </mc:AlternateContent>
    </w:r>
    <w:r w:rsidR="00742B65" w:rsidRPr="00742B65">
      <w:rPr>
        <w:noProof/>
        <w:color w:val="000000"/>
        <w:sz w:val="18"/>
        <w:szCs w:val="18"/>
      </w:rPr>
      <w:drawing>
        <wp:anchor distT="0" distB="0" distL="114300" distR="114300" simplePos="0" relativeHeight="251816960" behindDoc="0" locked="0" layoutInCell="1" allowOverlap="1" wp14:anchorId="717D51E4" wp14:editId="734B8D9D">
          <wp:simplePos x="0" y="0"/>
          <wp:positionH relativeFrom="column">
            <wp:posOffset>5842000</wp:posOffset>
          </wp:positionH>
          <wp:positionV relativeFrom="paragraph">
            <wp:posOffset>-535940</wp:posOffset>
          </wp:positionV>
          <wp:extent cx="647700" cy="146050"/>
          <wp:effectExtent l="3175" t="15875" r="3175" b="3175"/>
          <wp:wrapNone/>
          <wp:docPr id="337"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00" cy="146050"/>
                  </a:xfrm>
                  <a:prstGeom prst="rect">
                    <a:avLst/>
                  </a:prstGeom>
                  <a:noFill/>
                </pic:spPr>
              </pic:pic>
            </a:graphicData>
          </a:graphic>
        </wp:anchor>
      </w:drawing>
    </w:r>
    <w:r w:rsidR="00742B65">
      <w:rPr>
        <w:noProof/>
        <w:vertAlign w:val="subscript"/>
      </w:rPr>
      <w:drawing>
        <wp:anchor distT="0" distB="0" distL="114300" distR="114300" simplePos="0" relativeHeight="251813888" behindDoc="0" locked="0" layoutInCell="1" allowOverlap="1" wp14:anchorId="43F26CDB" wp14:editId="63E5874C">
          <wp:simplePos x="0" y="0"/>
          <wp:positionH relativeFrom="column">
            <wp:posOffset>9268401</wp:posOffset>
          </wp:positionH>
          <wp:positionV relativeFrom="paragraph">
            <wp:posOffset>-732351</wp:posOffset>
          </wp:positionV>
          <wp:extent cx="647750" cy="146050"/>
          <wp:effectExtent l="3175" t="15875" r="3175" b="3175"/>
          <wp:wrapNone/>
          <wp:docPr id="338"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Grafik 34"/>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742B65">
      <w:rPr>
        <w:color w:val="000000"/>
        <w:sz w:val="18"/>
        <w:szCs w:val="18"/>
      </w:rPr>
      <w:t xml:space="preserve">Modul </w:t>
    </w:r>
    <w:r w:rsidR="00742B65">
      <w:rPr>
        <w:sz w:val="18"/>
        <w:szCs w:val="18"/>
      </w:rPr>
      <w:t>KI-A1</w:t>
    </w:r>
    <w:r w:rsidR="00742B65">
      <w:rPr>
        <w:color w:val="000000"/>
        <w:sz w:val="18"/>
        <w:szCs w:val="18"/>
      </w:rPr>
      <w:t xml:space="preserve"> – Die Bananenjagd </w:t>
    </w:r>
    <w:r w:rsidR="00742B65">
      <w:rPr>
        <w:color w:val="000000"/>
        <w:sz w:val="18"/>
        <w:szCs w:val="18"/>
      </w:rPr>
      <w:tab/>
      <w:t xml:space="preserve">zuletzt aktualisiert am </w:t>
    </w:r>
    <w:r w:rsidR="00742B65">
      <w:rPr>
        <w:sz w:val="18"/>
        <w:szCs w:val="18"/>
      </w:rPr>
      <w:t>13</w:t>
    </w:r>
    <w:r w:rsidR="00742B65">
      <w:rPr>
        <w:color w:val="000000"/>
        <w:sz w:val="18"/>
        <w:szCs w:val="18"/>
      </w:rPr>
      <w:t>.12.20</w:t>
    </w:r>
    <w:r w:rsidR="00742B65">
      <w:rPr>
        <w:sz w:val="18"/>
        <w:szCs w:val="18"/>
      </w:rPr>
      <w:t>2</w:t>
    </w:r>
    <w:r w:rsidR="00742B65">
      <w:rPr>
        <w:color w:val="000000"/>
        <w:sz w:val="18"/>
        <w:szCs w:val="18"/>
      </w:rPr>
      <w:t>1</w:t>
    </w:r>
    <w:r w:rsidR="00742B65">
      <w:rPr>
        <w:i/>
        <w:sz w:val="18"/>
      </w:rPr>
      <w:tab/>
    </w:r>
    <w:r w:rsidR="00742B65">
      <w:rPr>
        <w:sz w:val="18"/>
      </w:rPr>
      <w:t xml:space="preserve">Seite </w:t>
    </w:r>
    <w:r w:rsidR="00742B65">
      <w:rPr>
        <w:bCs w:val="0"/>
        <w:sz w:val="18"/>
      </w:rPr>
      <w:fldChar w:fldCharType="begin"/>
    </w:r>
    <w:r w:rsidR="00742B65">
      <w:rPr>
        <w:sz w:val="18"/>
      </w:rPr>
      <w:instrText>PAGE  \* Arabic  \* MERGEFORMAT</w:instrText>
    </w:r>
    <w:r w:rsidR="00742B65">
      <w:rPr>
        <w:bCs w:val="0"/>
        <w:sz w:val="18"/>
      </w:rPr>
      <w:fldChar w:fldCharType="separate"/>
    </w:r>
    <w:r w:rsidR="00742B65">
      <w:rPr>
        <w:sz w:val="18"/>
      </w:rPr>
      <w:t>11</w:t>
    </w:r>
    <w:r w:rsidR="00742B65">
      <w:rPr>
        <w:bCs w:val="0"/>
        <w:sz w:val="18"/>
      </w:rPr>
      <w:fldChar w:fldCharType="end"/>
    </w:r>
    <w:r w:rsidR="00742B65">
      <w:rPr>
        <w:sz w:val="18"/>
      </w:rPr>
      <w:t xml:space="preserve"> von </w:t>
    </w:r>
    <w:r w:rsidR="00742B65">
      <w:rPr>
        <w:sz w:val="18"/>
      </w:rPr>
      <w:fldChar w:fldCharType="begin"/>
    </w:r>
    <w:r w:rsidR="00742B65">
      <w:rPr>
        <w:sz w:val="18"/>
      </w:rPr>
      <w:instrText>NUMPAGES  \* Arabic  \* MERGEFORMAT</w:instrText>
    </w:r>
    <w:r w:rsidR="00742B65">
      <w:rPr>
        <w:sz w:val="18"/>
      </w:rPr>
      <w:fldChar w:fldCharType="separate"/>
    </w:r>
    <w:r w:rsidR="00742B65">
      <w:rPr>
        <w:sz w:val="18"/>
      </w:rPr>
      <w:t>16</w:t>
    </w:r>
    <w:r w:rsidR="00742B65">
      <w:rPr>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933B5" w14:textId="35A282ED" w:rsidR="00D34BC3" w:rsidRDefault="00763C52" w:rsidP="00D34BC3">
    <w:pPr>
      <w:pStyle w:val="Kopfzeile"/>
      <w:tabs>
        <w:tab w:val="clear" w:pos="4536"/>
        <w:tab w:val="clear" w:pos="9072"/>
        <w:tab w:val="center" w:pos="5103"/>
        <w:tab w:val="right" w:pos="8789"/>
      </w:tabs>
      <w:ind w:right="-2637"/>
      <w:rPr>
        <w:i/>
        <w:sz w:val="18"/>
      </w:rPr>
    </w:pPr>
    <w:r>
      <w:rPr>
        <w:noProof/>
        <w:sz w:val="8"/>
      </w:rPr>
      <mc:AlternateContent>
        <mc:Choice Requires="wps">
          <w:drawing>
            <wp:anchor distT="0" distB="0" distL="114300" distR="114300" simplePos="0" relativeHeight="251792384" behindDoc="0" locked="0" layoutInCell="1" allowOverlap="1" wp14:anchorId="6975530E" wp14:editId="70E661D6">
              <wp:simplePos x="0" y="0"/>
              <wp:positionH relativeFrom="column">
                <wp:posOffset>3923030</wp:posOffset>
              </wp:positionH>
              <wp:positionV relativeFrom="paragraph">
                <wp:posOffset>-3442335</wp:posOffset>
              </wp:positionV>
              <wp:extent cx="4493260" cy="328930"/>
              <wp:effectExtent l="5715" t="13335" r="8255" b="8255"/>
              <wp:wrapNone/>
              <wp:docPr id="38" name="Rechteck 38"/>
              <wp:cNvGraphicFramePr/>
              <a:graphic xmlns:a="http://schemas.openxmlformats.org/drawingml/2006/main">
                <a:graphicData uri="http://schemas.microsoft.com/office/word/2010/wordprocessingShape">
                  <wps:wsp>
                    <wps:cNvSpPr/>
                    <wps:spPr bwMode="auto">
                      <a:xfrm rot="16199998">
                        <a:off x="0" y="0"/>
                        <a:ext cx="4493260" cy="328930"/>
                      </a:xfrm>
                      <a:prstGeom prst="rect">
                        <a:avLst/>
                      </a:prstGeom>
                      <a:solidFill>
                        <a:srgbClr val="FFFFFF"/>
                      </a:solidFill>
                      <a:ln w="9525">
                        <a:noFill/>
                        <a:miter lim="800000"/>
                        <a:headEnd/>
                        <a:tailEnd/>
                      </a:ln>
                    </wps:spPr>
                    <wps:txbx>
                      <w:txbxContent>
                        <w:p w14:paraId="204CABB4" w14:textId="77777777" w:rsidR="00763C52" w:rsidRPr="00CB0E93" w:rsidRDefault="00763C52" w:rsidP="00763C52">
                          <w:pPr>
                            <w:spacing w:line="160" w:lineRule="exact"/>
                            <w:rPr>
                              <w:rFonts w:asciiTheme="minorHAnsi" w:hAnsiTheme="minorHAnsi" w:cstheme="minorHAnsi"/>
                              <w:color w:val="A6A6A6"/>
                              <w:sz w:val="14"/>
                              <w:szCs w:val="14"/>
                            </w:rPr>
                          </w:pPr>
                          <w:r w:rsidRPr="00CB0E9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CB0E93">
                            <w:rPr>
                              <w:rFonts w:asciiTheme="minorHAnsi" w:hAnsiTheme="minorHAnsi" w:cstheme="minorHAnsi"/>
                              <w:color w:val="A6A6A6" w:themeColor="background1" w:themeShade="A6"/>
                              <w:sz w:val="14"/>
                              <w:szCs w:val="14"/>
                            </w:rPr>
                            <w:br/>
                            <w:t>und der Wissensfabrik – Unternehmen für Deutschland e.V.</w:t>
                          </w:r>
                        </w:p>
                        <w:p w14:paraId="1A3C5F85" w14:textId="2D5E937B" w:rsidR="00D34BC3" w:rsidRPr="00CB0E93" w:rsidRDefault="00D34BC3" w:rsidP="00D34BC3">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6975530E" id="Rechteck 38" o:spid="_x0000_s1036" style="position:absolute;margin-left:308.9pt;margin-top:-271.05pt;width:353.8pt;height:25.9pt;rotation:-5898242fd;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" stroked="f">
              <v:textbox>
                <w:txbxContent>
                  <w:p w14:paraId="204CABB4" w14:textId="77777777" w:rsidR="00763C52" w:rsidRPr="00CB0E93" w:rsidRDefault="00763C52" w:rsidP="00763C52">
                    <w:pPr>
                      <w:spacing w:line="160" w:lineRule="exact"/>
                      <w:rPr>
                        <w:rFonts w:asciiTheme="minorHAnsi" w:hAnsiTheme="minorHAnsi" w:cstheme="minorHAnsi"/>
                        <w:color w:val="A6A6A6"/>
                        <w:sz w:val="14"/>
                        <w:szCs w:val="14"/>
                      </w:rPr>
                    </w:pPr>
                    <w:r w:rsidRPr="00CB0E9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CB0E93">
                      <w:rPr>
                        <w:rFonts w:asciiTheme="minorHAnsi" w:hAnsiTheme="minorHAnsi" w:cstheme="minorHAnsi"/>
                        <w:color w:val="A6A6A6" w:themeColor="background1" w:themeShade="A6"/>
                        <w:sz w:val="14"/>
                        <w:szCs w:val="14"/>
                      </w:rPr>
                      <w:br/>
                      <w:t>und der Wissensfabrik – Unternehmen für Deutschland e.V.</w:t>
                    </w:r>
                  </w:p>
                  <w:p w14:paraId="1A3C5F85" w14:textId="2D5E937B" w:rsidR="00D34BC3" w:rsidRPr="00CB0E93" w:rsidRDefault="00D34BC3" w:rsidP="00D34BC3">
                    <w:pPr>
                      <w:spacing w:line="160" w:lineRule="exact"/>
                      <w:rPr>
                        <w:rFonts w:asciiTheme="minorHAnsi" w:hAnsiTheme="minorHAnsi" w:cstheme="minorHAnsi"/>
                        <w:color w:val="A6A6A6"/>
                        <w:sz w:val="14"/>
                        <w:szCs w:val="14"/>
                      </w:rPr>
                    </w:pPr>
                  </w:p>
                </w:txbxContent>
              </v:textbox>
            </v:rect>
          </w:pict>
        </mc:Fallback>
      </mc:AlternateContent>
    </w:r>
    <w:r>
      <w:rPr>
        <w:noProof/>
        <w:sz w:val="8"/>
      </w:rPr>
      <w:drawing>
        <wp:anchor distT="0" distB="0" distL="114300" distR="114300" simplePos="0" relativeHeight="251793408" behindDoc="0" locked="0" layoutInCell="1" allowOverlap="1" wp14:anchorId="0A00EC49" wp14:editId="2897C47F">
          <wp:simplePos x="0" y="0"/>
          <wp:positionH relativeFrom="column">
            <wp:posOffset>5841022</wp:posOffset>
          </wp:positionH>
          <wp:positionV relativeFrom="paragraph">
            <wp:posOffset>-745515</wp:posOffset>
          </wp:positionV>
          <wp:extent cx="647750" cy="146050"/>
          <wp:effectExtent l="3175" t="15875" r="3175" b="3175"/>
          <wp:wrapNone/>
          <wp:docPr id="39"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D34BC3" w:rsidRPr="00C140D3">
      <w:rPr>
        <w:noProof/>
        <w:sz w:val="8"/>
      </w:rPr>
      <mc:AlternateContent>
        <mc:Choice Requires="wps">
          <w:drawing>
            <wp:anchor distT="0" distB="0" distL="114300" distR="114300" simplePos="0" relativeHeight="251794432" behindDoc="0" locked="0" layoutInCell="1" allowOverlap="1" wp14:anchorId="5CB157AE" wp14:editId="615538BA">
              <wp:simplePos x="0" y="0"/>
              <wp:positionH relativeFrom="column">
                <wp:posOffset>0</wp:posOffset>
              </wp:positionH>
              <wp:positionV relativeFrom="paragraph">
                <wp:posOffset>-133350</wp:posOffset>
              </wp:positionV>
              <wp:extent cx="5605200" cy="0"/>
              <wp:effectExtent l="0" t="19050" r="33655" b="19050"/>
              <wp:wrapNone/>
              <wp:docPr id="34"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727316C3" id="Gerade Verbindung 7" o:spid="_x0000_s1026" style="position:absolute;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" strokecolor="#f5a700" strokeweight="2.5pt">
              <v:stroke joinstyle="miter"/>
            </v:line>
          </w:pict>
        </mc:Fallback>
      </mc:AlternateContent>
    </w:r>
    <w:r w:rsidR="00D34BC3" w:rsidRPr="00D34BC3">
      <w:rPr>
        <w:color w:val="000000"/>
        <w:sz w:val="18"/>
        <w:szCs w:val="18"/>
      </w:rPr>
      <w:t xml:space="preserve"> </w:t>
    </w:r>
    <w:r w:rsidR="00D34BC3">
      <w:rPr>
        <w:color w:val="000000"/>
        <w:sz w:val="18"/>
        <w:szCs w:val="18"/>
      </w:rPr>
      <w:t xml:space="preserve">Modul </w:t>
    </w:r>
    <w:r w:rsidR="00D34BC3">
      <w:rPr>
        <w:sz w:val="18"/>
        <w:szCs w:val="18"/>
      </w:rPr>
      <w:t>KI-</w:t>
    </w:r>
    <w:r w:rsidR="000A6FA1">
      <w:rPr>
        <w:sz w:val="18"/>
        <w:szCs w:val="18"/>
      </w:rPr>
      <w:t>A1</w:t>
    </w:r>
    <w:r w:rsidR="00D34BC3">
      <w:rPr>
        <w:color w:val="000000"/>
        <w:sz w:val="18"/>
        <w:szCs w:val="18"/>
      </w:rPr>
      <w:t xml:space="preserve"> – </w:t>
    </w:r>
    <w:r w:rsidR="000A6FA1">
      <w:rPr>
        <w:color w:val="000000"/>
        <w:sz w:val="18"/>
        <w:szCs w:val="18"/>
      </w:rPr>
      <w:t>Die Bananenjagd</w:t>
    </w:r>
    <w:r w:rsidR="00D34BC3">
      <w:rPr>
        <w:color w:val="000000"/>
        <w:sz w:val="18"/>
        <w:szCs w:val="18"/>
      </w:rPr>
      <w:tab/>
      <w:t xml:space="preserve">zuletzt aktualisiert am </w:t>
    </w:r>
    <w:r w:rsidR="000A6FA1">
      <w:rPr>
        <w:sz w:val="18"/>
        <w:szCs w:val="18"/>
      </w:rPr>
      <w:t>13</w:t>
    </w:r>
    <w:r w:rsidR="00D34BC3">
      <w:rPr>
        <w:color w:val="000000"/>
        <w:sz w:val="18"/>
        <w:szCs w:val="18"/>
      </w:rPr>
      <w:t>.</w:t>
    </w:r>
    <w:r w:rsidR="000A6FA1">
      <w:rPr>
        <w:color w:val="000000"/>
        <w:sz w:val="18"/>
        <w:szCs w:val="18"/>
      </w:rPr>
      <w:t>12</w:t>
    </w:r>
    <w:r w:rsidR="00D34BC3">
      <w:rPr>
        <w:color w:val="000000"/>
        <w:sz w:val="18"/>
        <w:szCs w:val="18"/>
      </w:rPr>
      <w:t>.20</w:t>
    </w:r>
    <w:r w:rsidR="00D34BC3">
      <w:rPr>
        <w:sz w:val="18"/>
        <w:szCs w:val="18"/>
      </w:rPr>
      <w:t>2</w:t>
    </w:r>
    <w:r w:rsidR="00D34BC3">
      <w:rPr>
        <w:color w:val="000000"/>
        <w:sz w:val="18"/>
        <w:szCs w:val="18"/>
      </w:rPr>
      <w:t>1</w:t>
    </w:r>
    <w:r w:rsidR="00D34BC3">
      <w:rPr>
        <w:i/>
        <w:sz w:val="18"/>
      </w:rPr>
      <w:tab/>
    </w:r>
    <w:r w:rsidR="00D34BC3">
      <w:rPr>
        <w:sz w:val="18"/>
      </w:rPr>
      <w:t xml:space="preserve">Seite </w:t>
    </w:r>
    <w:r w:rsidR="00D34BC3">
      <w:rPr>
        <w:bCs w:val="0"/>
        <w:sz w:val="18"/>
      </w:rPr>
      <w:fldChar w:fldCharType="begin"/>
    </w:r>
    <w:r w:rsidR="00D34BC3">
      <w:rPr>
        <w:sz w:val="18"/>
      </w:rPr>
      <w:instrText>PAGE  \* Arabic  \* MERGEFORMAT</w:instrText>
    </w:r>
    <w:r w:rsidR="00D34BC3">
      <w:rPr>
        <w:bCs w:val="0"/>
        <w:sz w:val="18"/>
      </w:rPr>
      <w:fldChar w:fldCharType="separate"/>
    </w:r>
    <w:r w:rsidR="00D34BC3">
      <w:rPr>
        <w:bCs w:val="0"/>
        <w:sz w:val="18"/>
      </w:rPr>
      <w:t>23</w:t>
    </w:r>
    <w:r w:rsidR="00D34BC3">
      <w:rPr>
        <w:bCs w:val="0"/>
        <w:sz w:val="18"/>
      </w:rPr>
      <w:fldChar w:fldCharType="end"/>
    </w:r>
    <w:r w:rsidR="00D34BC3">
      <w:rPr>
        <w:sz w:val="18"/>
      </w:rPr>
      <w:t xml:space="preserve"> von </w:t>
    </w:r>
    <w:r w:rsidR="00D34BC3">
      <w:rPr>
        <w:sz w:val="18"/>
      </w:rPr>
      <w:fldChar w:fldCharType="begin"/>
    </w:r>
    <w:r w:rsidR="00D34BC3">
      <w:rPr>
        <w:sz w:val="18"/>
      </w:rPr>
      <w:instrText>NUMPAGES  \* Arabic  \* MERGEFORMAT</w:instrText>
    </w:r>
    <w:r w:rsidR="00D34BC3">
      <w:rPr>
        <w:sz w:val="18"/>
      </w:rPr>
      <w:fldChar w:fldCharType="separate"/>
    </w:r>
    <w:r w:rsidR="00D34BC3">
      <w:rPr>
        <w:sz w:val="18"/>
      </w:rPr>
      <w:t>28</w:t>
    </w:r>
    <w:r w:rsidR="00D34BC3">
      <w:rPr>
        <w:sz w:val="18"/>
      </w:rPr>
      <w:fldChar w:fldCharType="end"/>
    </w:r>
  </w:p>
  <w:p w14:paraId="1A221B51" w14:textId="21642717" w:rsidR="00F279B7" w:rsidRPr="00D34BC3" w:rsidRDefault="00F279B7" w:rsidP="00D34BC3">
    <w:pPr>
      <w:pStyle w:val="Fuzeile"/>
      <w:tabs>
        <w:tab w:val="clear" w:pos="4536"/>
        <w:tab w:val="center" w:pos="510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38978" w14:textId="77777777" w:rsidR="0072507D" w:rsidRDefault="0072507D">
      <w:r>
        <w:separator/>
      </w:r>
    </w:p>
  </w:footnote>
  <w:footnote w:type="continuationSeparator" w:id="0">
    <w:p w14:paraId="5E952488" w14:textId="77777777" w:rsidR="0072507D" w:rsidRDefault="0072507D">
      <w:r>
        <w:continuationSeparator/>
      </w:r>
    </w:p>
  </w:footnote>
  <w:footnote w:id="1">
    <w:p w14:paraId="43A870D9" w14:textId="77777777" w:rsidR="00C532C5" w:rsidRDefault="00C532C5" w:rsidP="00C532C5">
      <w:pPr>
        <w:spacing w:after="0" w:line="240" w:lineRule="auto"/>
        <w:rPr>
          <w:sz w:val="20"/>
          <w:szCs w:val="20"/>
        </w:rPr>
      </w:pPr>
      <w:r>
        <w:rPr>
          <w:vertAlign w:val="superscript"/>
        </w:rPr>
        <w:footnoteRef/>
      </w:r>
      <w:r>
        <w:rPr>
          <w:sz w:val="20"/>
          <w:szCs w:val="20"/>
        </w:rPr>
        <w:t xml:space="preserve"> </w:t>
      </w:r>
      <w:r>
        <w:t xml:space="preserve">Eine Video-Erklärung zu Q-Table-Learning und der Umsetzung in Snap! am Beispiel des Projekts der Sequenz findet sich hier: </w:t>
      </w:r>
      <w:hyperlink r:id="rId1" w:tooltip="https://www.youtube.com/watch?v=llpbHXyNk9Q&amp;list=PL9NH5FGrzyCXEiqCIt0AE_XGV2dI4TTLi" w:history="1">
        <w:r>
          <w:rPr>
            <w:color w:val="1155CC"/>
            <w:u w:val="single"/>
          </w:rPr>
          <w:t>https://www.youtube.com/watch?v=llpbHXyNk9Q&amp;list=PL9NH5FGrzyCXEiqCIt0AE_XGV2dI4TTLi</w:t>
        </w:r>
      </w:hyperlink>
    </w:p>
  </w:footnote>
  <w:footnote w:id="2">
    <w:p w14:paraId="2FFE1CAF" w14:textId="77777777" w:rsidR="00C532C5" w:rsidRDefault="00C532C5" w:rsidP="00C532C5">
      <w:pPr>
        <w:spacing w:after="0" w:line="240" w:lineRule="auto"/>
        <w:rPr>
          <w:sz w:val="20"/>
          <w:szCs w:val="20"/>
        </w:rPr>
      </w:pPr>
      <w:r>
        <w:rPr>
          <w:vertAlign w:val="superscript"/>
        </w:rPr>
        <w:footnoteRef/>
      </w:r>
      <w:r>
        <w:rPr>
          <w:sz w:val="20"/>
          <w:szCs w:val="20"/>
        </w:rPr>
        <w:t xml:space="preserve">  Ist der Zusammenhang zwischen Eingabe- und Zielmerkmal linear ist dies möglich, ansonsten benötigen wir andere Regressionsverfahren, die aber nicht Teil dieser Unterrichtseinheit sind. </w:t>
      </w:r>
    </w:p>
  </w:footnote>
  <w:footnote w:id="3">
    <w:p w14:paraId="429F35F9" w14:textId="72177FE6" w:rsidR="00C532C5" w:rsidRDefault="00C532C5" w:rsidP="00C532C5">
      <w:pPr>
        <w:spacing w:after="0" w:line="240" w:lineRule="auto"/>
        <w:rPr>
          <w:sz w:val="20"/>
          <w:szCs w:val="20"/>
        </w:rPr>
      </w:pPr>
      <w:r>
        <w:rPr>
          <w:vertAlign w:val="superscript"/>
        </w:rPr>
        <w:footnoteRef/>
      </w:r>
      <w:r>
        <w:rPr>
          <w:sz w:val="20"/>
          <w:szCs w:val="20"/>
        </w:rPr>
        <w:t xml:space="preserve"> Eine Video-Erklärung zu VQ und der Umsetzung in Snap! am Beispiel des Projekts der Sequenz findet sich hier: </w:t>
      </w:r>
      <w:hyperlink r:id="rId2" w:history="1">
        <w:r w:rsidRPr="00F430FE">
          <w:rPr>
            <w:rStyle w:val="Hyperlink"/>
            <w:sz w:val="20"/>
            <w:szCs w:val="20"/>
          </w:rPr>
          <w:t>https://www.youtube.com/watch?v=Ym-fy_O5H38&amp;list=PL9NH5FGrzyCXEiqCIt0AE_XGV2dI4TTLi&amp;index=10</w:t>
        </w:r>
      </w:hyperlink>
    </w:p>
  </w:footnote>
  <w:footnote w:id="4">
    <w:p w14:paraId="70E66779" w14:textId="77777777" w:rsidR="00C532C5" w:rsidRDefault="00C532C5" w:rsidP="00C532C5">
      <w:pPr>
        <w:spacing w:after="0" w:line="240" w:lineRule="auto"/>
        <w:rPr>
          <w:sz w:val="20"/>
          <w:szCs w:val="20"/>
        </w:rPr>
      </w:pPr>
      <w:r>
        <w:rPr>
          <w:vertAlign w:val="superscript"/>
        </w:rPr>
        <w:footnoteRef/>
      </w:r>
      <w:r>
        <w:rPr>
          <w:sz w:val="20"/>
          <w:szCs w:val="20"/>
        </w:rPr>
        <w:t xml:space="preserve">  Hierfür existieren Faustregeln und Heuristiken, die an dieser Stelle jedoch zu weit führen würden. Für diese Sequenz gilt daher, dass die Anzahl an Prototypen für die konkrete Aufgabe sinnvoll gewählt werden sollte (wenn wir bspw. Bushaltestellen positionieren wollen, dann entspricht die Anzahl an Prototypen der Anzahl an möglichen Bushaltestellen).</w:t>
      </w:r>
    </w:p>
  </w:footnote>
  <w:footnote w:id="5">
    <w:p w14:paraId="1643F442" w14:textId="0962DAF7" w:rsidR="00750405" w:rsidRDefault="00750405" w:rsidP="00750405">
      <w:pPr>
        <w:spacing w:after="0" w:line="240" w:lineRule="auto"/>
        <w:rPr>
          <w:sz w:val="20"/>
          <w:szCs w:val="20"/>
        </w:rPr>
      </w:pPr>
      <w:r>
        <w:rPr>
          <w:vertAlign w:val="superscript"/>
        </w:rPr>
        <w:footnoteRef/>
      </w:r>
      <w:r>
        <w:rPr>
          <w:sz w:val="20"/>
          <w:szCs w:val="20"/>
        </w:rPr>
        <w:t xml:space="preserve"> Beispielhaft ist dies hier umgesetzt</w:t>
      </w:r>
      <w:r w:rsidR="00B6499A">
        <w:rPr>
          <w:sz w:val="20"/>
          <w:szCs w:val="20"/>
        </w:rPr>
        <w:t xml:space="preserve">: </w:t>
      </w:r>
      <w:hyperlink r:id="rId3" w:anchor="present:Username=seegerer&amp;ProjectName=it2school-RL-Bananenjagd-Puzzle-Fass-erscheint-bei-Leertaste" w:history="1">
        <w:r w:rsidR="00B6499A" w:rsidRPr="00351592">
          <w:rPr>
            <w:rStyle w:val="Hyperlink"/>
            <w:sz w:val="20"/>
            <w:szCs w:val="20"/>
          </w:rPr>
          <w:t>https://snap.berkeley.edu/snap/snap.html#present:Username=seegerer&amp;ProjectName=it2school-RL-Bananenjagd-Puzzle-Fass-erscheint-bei-Leertaste</w:t>
        </w:r>
      </w:hyperlink>
      <w:r w:rsidR="00B6499A">
        <w:rPr>
          <w:sz w:val="20"/>
          <w:szCs w:val="20"/>
        </w:rPr>
        <w:t xml:space="preserve"> </w:t>
      </w:r>
    </w:p>
  </w:footnote>
  <w:footnote w:id="6">
    <w:p w14:paraId="47FE39BB" w14:textId="77777777" w:rsidR="00750405" w:rsidRDefault="00750405" w:rsidP="00750405">
      <w:pPr>
        <w:spacing w:after="0" w:line="240" w:lineRule="auto"/>
        <w:rPr>
          <w:sz w:val="20"/>
          <w:szCs w:val="20"/>
        </w:rPr>
      </w:pPr>
      <w:r>
        <w:rPr>
          <w:vertAlign w:val="superscript"/>
        </w:rPr>
        <w:footnoteRef/>
      </w:r>
      <w:r>
        <w:rPr>
          <w:sz w:val="20"/>
          <w:szCs w:val="20"/>
        </w:rPr>
        <w:t xml:space="preserve"> Der Schritt-für-Schritt-Debugger lässt sich in Snap</w:t>
      </w:r>
      <w:r>
        <w:rPr>
          <w:i/>
          <w:sz w:val="20"/>
          <w:szCs w:val="20"/>
        </w:rPr>
        <w:t xml:space="preserve">! </w:t>
      </w:r>
      <w:r>
        <w:rPr>
          <w:sz w:val="20"/>
          <w:szCs w:val="20"/>
        </w:rPr>
        <w:t>über einen Klick auf die Fußspuren in der oberen Leiste aktivieren.</w:t>
      </w:r>
    </w:p>
  </w:footnote>
  <w:footnote w:id="7">
    <w:p w14:paraId="24958B00" w14:textId="77777777" w:rsidR="00830635" w:rsidRDefault="00830635" w:rsidP="00830635">
      <w:pPr>
        <w:spacing w:after="0" w:line="240" w:lineRule="auto"/>
        <w:rPr>
          <w:sz w:val="20"/>
          <w:szCs w:val="20"/>
        </w:rPr>
      </w:pPr>
      <w:r>
        <w:rPr>
          <w:vertAlign w:val="superscript"/>
        </w:rPr>
        <w:footnoteRef/>
      </w:r>
      <w:r>
        <w:rPr>
          <w:sz w:val="20"/>
          <w:szCs w:val="20"/>
        </w:rPr>
        <w:t xml:space="preserve"> Das Skript hat keinen “Wenn grüne Flagge gedrückt”-Hut-Block, weshalb es nicht automatisch mit Klick auf die grüne Flagge ausgeführt wird.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D582E" w14:textId="77777777" w:rsidR="007F4360" w:rsidRDefault="007F436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72486" w14:textId="3998817C" w:rsidR="001C11ED" w:rsidRDefault="00857FAB">
    <w:pPr>
      <w:pStyle w:val="Kopfzeile"/>
    </w:pPr>
    <w:r>
      <w:rPr>
        <w:noProof/>
        <w:sz w:val="8"/>
      </w:rPr>
      <mc:AlternateContent>
        <mc:Choice Requires="wps">
          <w:drawing>
            <wp:anchor distT="0" distB="0" distL="114300" distR="114300" simplePos="0" relativeHeight="251640320" behindDoc="1" locked="0" layoutInCell="1" allowOverlap="1" wp14:anchorId="47379E9B" wp14:editId="190A0EF3">
              <wp:simplePos x="0" y="0"/>
              <wp:positionH relativeFrom="column">
                <wp:posOffset>7247890</wp:posOffset>
              </wp:positionH>
              <wp:positionV relativeFrom="paragraph">
                <wp:posOffset>3181985</wp:posOffset>
              </wp:positionV>
              <wp:extent cx="4462781" cy="328930"/>
              <wp:effectExtent l="9525" t="9525" r="4445" b="4445"/>
              <wp:wrapNone/>
              <wp:docPr id="6" name="Rechteck 6"/>
              <wp:cNvGraphicFramePr/>
              <a:graphic xmlns:a="http://schemas.openxmlformats.org/drawingml/2006/main">
                <a:graphicData uri="http://schemas.microsoft.com/office/word/2010/wordprocessingShape">
                  <wps:wsp>
                    <wps:cNvSpPr/>
                    <wps:spPr bwMode="auto">
                      <a:xfrm rot="16199998">
                        <a:off x="0" y="0"/>
                        <a:ext cx="4462781" cy="328930"/>
                      </a:xfrm>
                      <a:prstGeom prst="rect">
                        <a:avLst/>
                      </a:prstGeom>
                      <a:solidFill>
                        <a:srgbClr val="FFFFFF"/>
                      </a:solidFill>
                      <a:ln w="9525">
                        <a:noFill/>
                        <a:miter lim="800000"/>
                        <a:headEnd/>
                        <a:tailEnd/>
                      </a:ln>
                    </wps:spPr>
                    <wps:txbx>
                      <w:txbxContent>
                        <w:p w14:paraId="00AB7279" w14:textId="77777777" w:rsidR="00763C52" w:rsidRPr="00B23973" w:rsidRDefault="00763C52" w:rsidP="00763C52">
                          <w:pPr>
                            <w:spacing w:line="160" w:lineRule="exact"/>
                            <w:rPr>
                              <w:rFonts w:asciiTheme="minorHAnsi" w:hAnsiTheme="minorHAnsi" w:cstheme="minorHAnsi"/>
                              <w:color w:val="A6A6A6"/>
                              <w:sz w:val="14"/>
                              <w:szCs w:val="14"/>
                            </w:rPr>
                          </w:pPr>
                          <w:r w:rsidRPr="00B2397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B23973">
                            <w:rPr>
                              <w:rFonts w:asciiTheme="minorHAnsi" w:hAnsiTheme="minorHAnsi" w:cstheme="minorHAnsi"/>
                              <w:color w:val="A6A6A6" w:themeColor="background1" w:themeShade="A6"/>
                              <w:sz w:val="14"/>
                              <w:szCs w:val="14"/>
                            </w:rPr>
                            <w:br/>
                            <w:t>und der Wissensfabrik – Unternehmen für Deutschland e.V.</w:t>
                          </w:r>
                        </w:p>
                        <w:p w14:paraId="2772F568" w14:textId="20553A54" w:rsidR="0033573F" w:rsidRPr="00B23973" w:rsidRDefault="0033573F">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47379E9B" id="Rechteck 6" o:spid="_x0000_s1029" style="position:absolute;margin-left:570.7pt;margin-top:250.55pt;width:351.4pt;height:25.9pt;rotation:-5898242fd;z-index:-25167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" stroked="f">
              <v:textbox>
                <w:txbxContent>
                  <w:p w14:paraId="00AB7279" w14:textId="77777777" w:rsidR="00763C52" w:rsidRPr="00B23973" w:rsidRDefault="00763C52" w:rsidP="00763C52">
                    <w:pPr>
                      <w:spacing w:line="160" w:lineRule="exact"/>
                      <w:rPr>
                        <w:rFonts w:asciiTheme="minorHAnsi" w:hAnsiTheme="minorHAnsi" w:cstheme="minorHAnsi"/>
                        <w:color w:val="A6A6A6"/>
                        <w:sz w:val="14"/>
                        <w:szCs w:val="14"/>
                      </w:rPr>
                    </w:pPr>
                    <w:r w:rsidRPr="00B2397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B23973">
                      <w:rPr>
                        <w:rFonts w:asciiTheme="minorHAnsi" w:hAnsiTheme="minorHAnsi" w:cstheme="minorHAnsi"/>
                        <w:color w:val="A6A6A6" w:themeColor="background1" w:themeShade="A6"/>
                        <w:sz w:val="14"/>
                        <w:szCs w:val="14"/>
                      </w:rPr>
                      <w:br/>
                      <w:t>und der Wissensfabrik – Unternehmen für Deutschland e.V.</w:t>
                    </w:r>
                  </w:p>
                  <w:p w14:paraId="2772F568" w14:textId="20553A54" w:rsidR="0033573F" w:rsidRPr="00B23973" w:rsidRDefault="0033573F">
                    <w:pPr>
                      <w:spacing w:line="160" w:lineRule="exact"/>
                      <w:rPr>
                        <w:rFonts w:asciiTheme="minorHAnsi" w:hAnsiTheme="minorHAnsi" w:cstheme="minorHAnsi"/>
                        <w:color w:val="A6A6A6"/>
                        <w:sz w:val="14"/>
                        <w:szCs w:val="14"/>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ED832" w14:textId="4F664B12" w:rsidR="0033573F" w:rsidRDefault="00440778">
    <w:pPr>
      <w:pStyle w:val="Kopfzeile"/>
      <w:rPr>
        <w:vertAlign w:val="subscript"/>
      </w:rPr>
    </w:pPr>
    <w:bookmarkStart w:id="51" w:name="_Hlk58245611"/>
    <w:bookmarkStart w:id="52" w:name="_Hlk58245612"/>
    <w:r w:rsidRPr="00440778">
      <w:rPr>
        <w:noProof/>
        <w:vertAlign w:val="subscript"/>
      </w:rPr>
      <w:drawing>
        <wp:anchor distT="0" distB="0" distL="114300" distR="114300" simplePos="0" relativeHeight="251715584" behindDoc="0" locked="0" layoutInCell="1" allowOverlap="1" wp14:anchorId="5E586248" wp14:editId="078A26E5">
          <wp:simplePos x="0" y="0"/>
          <wp:positionH relativeFrom="page">
            <wp:posOffset>4835525</wp:posOffset>
          </wp:positionH>
          <wp:positionV relativeFrom="page">
            <wp:posOffset>265430</wp:posOffset>
          </wp:positionV>
          <wp:extent cx="2516400" cy="73080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56"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issensfabrik_Kopf"/>
                  <pic:cNvPicPr>
                    <a:picLocks noChangeAspect="1"/>
                  </pic:cNvPicPr>
                </pic:nvPicPr>
                <pic:blipFill>
                  <a:blip r:embed="rId1"/>
                  <a:stretch/>
                </pic:blipFill>
                <pic:spPr bwMode="auto">
                  <a:xfrm>
                    <a:off x="0" y="0"/>
                    <a:ext cx="25164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F8CB94" w14:textId="32443047" w:rsidR="0033573F" w:rsidRDefault="0033573F">
    <w:pPr>
      <w:pStyle w:val="Kopfzeile"/>
      <w:tabs>
        <w:tab w:val="clear" w:pos="4536"/>
        <w:tab w:val="clear" w:pos="9072"/>
        <w:tab w:val="left" w:pos="3855"/>
      </w:tabs>
    </w:pPr>
    <w:r>
      <w:tab/>
    </w:r>
  </w:p>
  <w:p w14:paraId="06A6EFAB" w14:textId="77777777" w:rsidR="0033573F" w:rsidRDefault="0033573F">
    <w:pPr>
      <w:pStyle w:val="Kopfzeile"/>
      <w:tabs>
        <w:tab w:val="clear" w:pos="4536"/>
        <w:tab w:val="clear" w:pos="9072"/>
        <w:tab w:val="left" w:pos="5010"/>
      </w:tabs>
    </w:pPr>
    <w:r>
      <w:rPr>
        <w:rFonts w:hint="eastAsia"/>
      </w:rPr>
      <w:tab/>
    </w:r>
    <w:bookmarkEnd w:id="51"/>
    <w:bookmarkEnd w:id="52"/>
  </w:p>
  <w:p w14:paraId="4D45332F" w14:textId="01C122F9" w:rsidR="0033573F" w:rsidRDefault="0033573F">
    <w:pPr>
      <w:pStyle w:val="Kopfzeile"/>
    </w:pPr>
  </w:p>
  <w:p w14:paraId="72C97786" w14:textId="6967663F" w:rsidR="0033573F" w:rsidRDefault="00440778">
    <w:pPr>
      <w:pStyle w:val="Kopfzeile"/>
    </w:pPr>
    <w:r w:rsidRPr="00440778">
      <w:rPr>
        <w:noProof/>
        <w:vertAlign w:val="subscript"/>
      </w:rPr>
      <mc:AlternateContent>
        <mc:Choice Requires="wps">
          <w:drawing>
            <wp:anchor distT="0" distB="0" distL="114300" distR="114300" simplePos="0" relativeHeight="251716608" behindDoc="0" locked="0" layoutInCell="1" allowOverlap="1" wp14:anchorId="661C186B" wp14:editId="408C2171">
              <wp:simplePos x="0" y="0"/>
              <wp:positionH relativeFrom="page">
                <wp:posOffset>0</wp:posOffset>
              </wp:positionH>
              <wp:positionV relativeFrom="paragraph">
                <wp:posOffset>197485</wp:posOffset>
              </wp:positionV>
              <wp:extent cx="7563600" cy="0"/>
              <wp:effectExtent l="0" t="19050" r="37465" b="19050"/>
              <wp:wrapThrough wrapText="bothSides">
                <wp:wrapPolygon edited="1">
                  <wp:start x="0" y="0"/>
                  <wp:lineTo x="0" y="21600"/>
                  <wp:lineTo x="21600" y="21600"/>
                  <wp:lineTo x="21600" y="0"/>
                </wp:wrapPolygon>
              </wp:wrapThrough>
              <wp:docPr id="2" name="Gerade Verbindung 26"/>
              <wp:cNvGraphicFramePr/>
              <a:graphic xmlns:a="http://schemas.openxmlformats.org/drawingml/2006/main">
                <a:graphicData uri="http://schemas.microsoft.com/office/word/2010/wordprocessingShape">
                  <wps:wsp>
                    <wps:cNvCnPr/>
                    <wps:spPr bwMode="auto">
                      <a:xfrm>
                        <a:off x="0" y="0"/>
                        <a:ext cx="75636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1C07F53" id="Gerade Verbindung 26" o:spid="_x0000_s1026" style="position:absolute;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0,15.55pt" to="595.55pt,15.5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" strokecolor="#f5a700" strokeweight="2.5pt">
              <w10:wrap type="through" anchorx="page"/>
            </v:line>
          </w:pict>
        </mc:Fallback>
      </mc:AlternateContent>
    </w:r>
  </w:p>
  <w:p w14:paraId="35FB4DA3" w14:textId="77777777" w:rsidR="0033573F" w:rsidRDefault="0033573F">
    <w:pPr>
      <w:pStyle w:val="Kopfzeile"/>
    </w:pPr>
  </w:p>
  <w:p w14:paraId="04DE26BB" w14:textId="77777777" w:rsidR="0033573F" w:rsidRDefault="0033573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7379E" w14:textId="77777777" w:rsidR="00C679E3" w:rsidRDefault="00C679E3">
    <w:pPr>
      <w:pStyle w:val="Kopfzeile"/>
      <w:rPr>
        <w:vertAlign w:val="subscript"/>
      </w:rPr>
    </w:pPr>
    <w:r w:rsidRPr="00440778">
      <w:rPr>
        <w:noProof/>
        <w:vertAlign w:val="subscript"/>
      </w:rPr>
      <w:drawing>
        <wp:anchor distT="0" distB="0" distL="114300" distR="114300" simplePos="0" relativeHeight="251748352" behindDoc="0" locked="0" layoutInCell="1" allowOverlap="1" wp14:anchorId="1B7E3951" wp14:editId="7BFAD3F2">
          <wp:simplePos x="0" y="0"/>
          <wp:positionH relativeFrom="page">
            <wp:posOffset>4835525</wp:posOffset>
          </wp:positionH>
          <wp:positionV relativeFrom="page">
            <wp:posOffset>265430</wp:posOffset>
          </wp:positionV>
          <wp:extent cx="2516400" cy="73080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61"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issensfabrik_Kopf"/>
                  <pic:cNvPicPr>
                    <a:picLocks noChangeAspect="1"/>
                  </pic:cNvPicPr>
                </pic:nvPicPr>
                <pic:blipFill>
                  <a:blip r:embed="rId1"/>
                  <a:stretch/>
                </pic:blipFill>
                <pic:spPr bwMode="auto">
                  <a:xfrm>
                    <a:off x="0" y="0"/>
                    <a:ext cx="25164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1D5248" w14:textId="77777777" w:rsidR="00C679E3" w:rsidRDefault="00C679E3">
    <w:pPr>
      <w:pStyle w:val="Kopfzeile"/>
      <w:tabs>
        <w:tab w:val="clear" w:pos="4536"/>
        <w:tab w:val="clear" w:pos="9072"/>
        <w:tab w:val="left" w:pos="3855"/>
      </w:tabs>
    </w:pPr>
    <w:r>
      <w:tab/>
    </w:r>
  </w:p>
  <w:p w14:paraId="60EA8299" w14:textId="77777777" w:rsidR="00C679E3" w:rsidRDefault="00C679E3">
    <w:pPr>
      <w:pStyle w:val="Kopfzeile"/>
      <w:tabs>
        <w:tab w:val="clear" w:pos="4536"/>
        <w:tab w:val="clear" w:pos="9072"/>
        <w:tab w:val="left" w:pos="5010"/>
      </w:tabs>
    </w:pPr>
    <w:r>
      <w:rPr>
        <w:rFonts w:hint="eastAsia"/>
      </w:rPr>
      <w:tab/>
    </w:r>
  </w:p>
  <w:p w14:paraId="1FA11DBF" w14:textId="77777777" w:rsidR="00C679E3" w:rsidRDefault="00C679E3">
    <w:pPr>
      <w:pStyle w:val="Kopfzeile"/>
    </w:pPr>
  </w:p>
  <w:p w14:paraId="02FEED06" w14:textId="77777777" w:rsidR="00C679E3" w:rsidRDefault="00C679E3">
    <w:pPr>
      <w:pStyle w:val="Kopfzeile"/>
    </w:pPr>
    <w:r w:rsidRPr="00440778">
      <w:rPr>
        <w:noProof/>
        <w:vertAlign w:val="subscript"/>
      </w:rPr>
      <mc:AlternateContent>
        <mc:Choice Requires="wps">
          <w:drawing>
            <wp:anchor distT="0" distB="0" distL="114300" distR="114300" simplePos="0" relativeHeight="251749376" behindDoc="0" locked="0" layoutInCell="1" allowOverlap="1" wp14:anchorId="74649DD5" wp14:editId="60A1EB1D">
              <wp:simplePos x="0" y="0"/>
              <wp:positionH relativeFrom="page">
                <wp:posOffset>0</wp:posOffset>
              </wp:positionH>
              <wp:positionV relativeFrom="paragraph">
                <wp:posOffset>197485</wp:posOffset>
              </wp:positionV>
              <wp:extent cx="7563600" cy="0"/>
              <wp:effectExtent l="0" t="19050" r="37465" b="19050"/>
              <wp:wrapThrough wrapText="bothSides">
                <wp:wrapPolygon edited="1">
                  <wp:start x="0" y="0"/>
                  <wp:lineTo x="0" y="21600"/>
                  <wp:lineTo x="21600" y="21600"/>
                  <wp:lineTo x="21600" y="0"/>
                </wp:wrapPolygon>
              </wp:wrapThrough>
              <wp:docPr id="382" name="Gerade Verbindung 26"/>
              <wp:cNvGraphicFramePr/>
              <a:graphic xmlns:a="http://schemas.openxmlformats.org/drawingml/2006/main">
                <a:graphicData uri="http://schemas.microsoft.com/office/word/2010/wordprocessingShape">
                  <wps:wsp>
                    <wps:cNvCnPr/>
                    <wps:spPr bwMode="auto">
                      <a:xfrm>
                        <a:off x="0" y="0"/>
                        <a:ext cx="75636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0E8CBE3" id="Gerade Verbindung 26" o:spid="_x0000_s1026" style="position:absolute;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0,15.55pt" to="595.55pt,15.5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" strokecolor="#f99d1c" strokeweight="2.5pt">
              <w10:wrap type="through" anchorx="page"/>
            </v:line>
          </w:pict>
        </mc:Fallback>
      </mc:AlternateContent>
    </w:r>
  </w:p>
  <w:p w14:paraId="08D7C158" w14:textId="77777777" w:rsidR="00C679E3" w:rsidRDefault="00C679E3">
    <w:pPr>
      <w:pStyle w:val="Kopfzeile"/>
    </w:pPr>
  </w:p>
  <w:p w14:paraId="58210F5B" w14:textId="77777777" w:rsidR="00C679E3" w:rsidRDefault="00C679E3">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C609" w14:textId="1A8DCA62" w:rsidR="00C679E3" w:rsidRDefault="007F4360">
    <w:pPr>
      <w:pStyle w:val="Kopfzeile"/>
    </w:pPr>
    <w:r>
      <w:rPr>
        <w:noProof/>
      </w:rPr>
      <mc:AlternateContent>
        <mc:Choice Requires="wps">
          <w:drawing>
            <wp:anchor distT="0" distB="0" distL="114300" distR="114300" simplePos="0" relativeHeight="251800576" behindDoc="1" locked="0" layoutInCell="1" allowOverlap="1" wp14:anchorId="63DFA63E" wp14:editId="6426E0FC">
              <wp:simplePos x="0" y="0"/>
              <wp:positionH relativeFrom="page">
                <wp:posOffset>8240394</wp:posOffset>
              </wp:positionH>
              <wp:positionV relativeFrom="paragraph">
                <wp:posOffset>3305810</wp:posOffset>
              </wp:positionV>
              <wp:extent cx="4328160" cy="328930"/>
              <wp:effectExtent l="18415" t="635" r="14605" b="14605"/>
              <wp:wrapNone/>
              <wp:docPr id="24" name="Rechteck 24"/>
              <wp:cNvGraphicFramePr/>
              <a:graphic xmlns:a="http://schemas.openxmlformats.org/drawingml/2006/main">
                <a:graphicData uri="http://schemas.microsoft.com/office/word/2010/wordprocessingShape">
                  <wps:wsp>
                    <wps:cNvSpPr/>
                    <wps:spPr bwMode="auto">
                      <a:xfrm rot="16199998">
                        <a:off x="0" y="0"/>
                        <a:ext cx="4328160" cy="328930"/>
                      </a:xfrm>
                      <a:prstGeom prst="rect">
                        <a:avLst/>
                      </a:prstGeom>
                      <a:solidFill>
                        <a:srgbClr val="FFFFFF"/>
                      </a:solidFill>
                      <a:ln w="9525">
                        <a:noFill/>
                        <a:miter lim="800000"/>
                        <a:headEnd/>
                        <a:tailEnd/>
                      </a:ln>
                    </wps:spPr>
                    <wps:txbx>
                      <w:txbxContent>
                        <w:p w14:paraId="7BB75DD4" w14:textId="2482D2B8" w:rsidR="00763C52" w:rsidRPr="00B23973" w:rsidRDefault="00763C52" w:rsidP="00763C52">
                          <w:pPr>
                            <w:spacing w:line="160" w:lineRule="exact"/>
                            <w:rPr>
                              <w:rFonts w:asciiTheme="minorHAnsi" w:hAnsiTheme="minorHAnsi" w:cstheme="minorHAnsi"/>
                              <w:color w:val="A6A6A6"/>
                              <w:sz w:val="14"/>
                              <w:szCs w:val="14"/>
                            </w:rPr>
                          </w:pPr>
                          <w:r w:rsidRPr="00B2397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B23973">
                            <w:rPr>
                              <w:rFonts w:asciiTheme="minorHAnsi" w:hAnsiTheme="minorHAnsi" w:cstheme="minorHAnsi"/>
                              <w:color w:val="A6A6A6" w:themeColor="background1" w:themeShade="A6"/>
                              <w:sz w:val="14"/>
                              <w:szCs w:val="14"/>
                            </w:rPr>
                            <w:br/>
                            <w:t>un</w:t>
                          </w:r>
                          <w:r w:rsidR="003E7B5F" w:rsidRPr="00B23973">
                            <w:rPr>
                              <w:rFonts w:asciiTheme="minorHAnsi" w:hAnsiTheme="minorHAnsi" w:cstheme="minorHAnsi"/>
                              <w:color w:val="A6A6A6" w:themeColor="background1" w:themeShade="A6"/>
                              <w:sz w:val="14"/>
                              <w:szCs w:val="14"/>
                            </w:rPr>
                            <w:t xml:space="preserve">d der </w:t>
                          </w:r>
                          <w:r w:rsidRPr="00B23973">
                            <w:rPr>
                              <w:rFonts w:asciiTheme="minorHAnsi" w:hAnsiTheme="minorHAnsi" w:cstheme="minorHAnsi"/>
                              <w:color w:val="A6A6A6" w:themeColor="background1" w:themeShade="A6"/>
                              <w:sz w:val="14"/>
                              <w:szCs w:val="14"/>
                            </w:rPr>
                            <w:t>Wissensfabrik – Unternehmen für Deutschland e.V.</w:t>
                          </w:r>
                        </w:p>
                        <w:p w14:paraId="677F42F7" w14:textId="30A9C355" w:rsidR="002A4112" w:rsidRPr="00B23973" w:rsidRDefault="002A4112" w:rsidP="002A4112">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anchor>
          </w:drawing>
        </mc:Choice>
        <mc:Fallback>
          <w:pict>
            <v:rect w14:anchorId="63DFA63E" id="Rechteck 24" o:spid="_x0000_s1032" style="position:absolute;margin-left:648.85pt;margin-top:260.3pt;width:340.8pt;height:25.9pt;rotation:-5898242fd;z-index:-2515159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" stroked="f">
              <v:textbox>
                <w:txbxContent>
                  <w:p w14:paraId="7BB75DD4" w14:textId="2482D2B8" w:rsidR="00763C52" w:rsidRPr="00B23973" w:rsidRDefault="00763C52" w:rsidP="00763C52">
                    <w:pPr>
                      <w:spacing w:line="160" w:lineRule="exact"/>
                      <w:rPr>
                        <w:rFonts w:asciiTheme="minorHAnsi" w:hAnsiTheme="minorHAnsi" w:cstheme="minorHAnsi"/>
                        <w:color w:val="A6A6A6"/>
                        <w:sz w:val="14"/>
                        <w:szCs w:val="14"/>
                      </w:rPr>
                    </w:pPr>
                    <w:r w:rsidRPr="00B23973">
                      <w:rPr>
                        <w:rFonts w:asciiTheme="minorHAnsi" w:hAnsiTheme="minorHAnsi" w:cstheme="minorHAnsi"/>
                        <w:color w:val="A6A6A6" w:themeColor="background1" w:themeShade="A6"/>
                        <w:sz w:val="14"/>
                        <w:szCs w:val="14"/>
                      </w:rPr>
                      <w:t xml:space="preserve">Eine Entwicklung in Kooperation von der Didaktik der Informatik der FU Berlin (computingeducation.de) </w:t>
                    </w:r>
                    <w:r w:rsidRPr="00B23973">
                      <w:rPr>
                        <w:rFonts w:asciiTheme="minorHAnsi" w:hAnsiTheme="minorHAnsi" w:cstheme="minorHAnsi"/>
                        <w:color w:val="A6A6A6" w:themeColor="background1" w:themeShade="A6"/>
                        <w:sz w:val="14"/>
                        <w:szCs w:val="14"/>
                      </w:rPr>
                      <w:br/>
                      <w:t>un</w:t>
                    </w:r>
                    <w:r w:rsidR="003E7B5F" w:rsidRPr="00B23973">
                      <w:rPr>
                        <w:rFonts w:asciiTheme="minorHAnsi" w:hAnsiTheme="minorHAnsi" w:cstheme="minorHAnsi"/>
                        <w:color w:val="A6A6A6" w:themeColor="background1" w:themeShade="A6"/>
                        <w:sz w:val="14"/>
                        <w:szCs w:val="14"/>
                      </w:rPr>
                      <w:t xml:space="preserve">d der </w:t>
                    </w:r>
                    <w:r w:rsidRPr="00B23973">
                      <w:rPr>
                        <w:rFonts w:asciiTheme="minorHAnsi" w:hAnsiTheme="minorHAnsi" w:cstheme="minorHAnsi"/>
                        <w:color w:val="A6A6A6" w:themeColor="background1" w:themeShade="A6"/>
                        <w:sz w:val="14"/>
                        <w:szCs w:val="14"/>
                      </w:rPr>
                      <w:t>Wissensfabrik – Unternehmen für Deutschland e.V.</w:t>
                    </w:r>
                  </w:p>
                  <w:p w14:paraId="677F42F7" w14:textId="30A9C355" w:rsidR="002A4112" w:rsidRPr="00B23973" w:rsidRDefault="002A4112" w:rsidP="002A4112">
                    <w:pPr>
                      <w:spacing w:line="160" w:lineRule="exact"/>
                      <w:rPr>
                        <w:rFonts w:asciiTheme="minorHAnsi" w:hAnsiTheme="minorHAnsi" w:cstheme="minorHAnsi"/>
                        <w:color w:val="A6A6A6"/>
                        <w:sz w:val="14"/>
                        <w:szCs w:val="14"/>
                      </w:rPr>
                    </w:pPr>
                  </w:p>
                </w:txbxContent>
              </v:textbox>
              <w10:wrap anchorx="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D5081" w14:textId="77777777" w:rsidR="00C679E3" w:rsidRDefault="00C679E3">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76D8F" w14:textId="77777777" w:rsidR="007B31E8" w:rsidRDefault="007B31E8">
    <w:pPr>
      <w:pStyle w:val="Kopfzeile"/>
      <w:rPr>
        <w:vertAlign w:val="subscript"/>
      </w:rPr>
    </w:pPr>
    <w:r w:rsidRPr="00440778">
      <w:rPr>
        <w:noProof/>
        <w:vertAlign w:val="subscript"/>
      </w:rPr>
      <w:drawing>
        <wp:anchor distT="0" distB="0" distL="114300" distR="114300" simplePos="0" relativeHeight="251764736" behindDoc="0" locked="0" layoutInCell="1" allowOverlap="1" wp14:anchorId="60435E50" wp14:editId="31A056A1">
          <wp:simplePos x="0" y="0"/>
          <wp:positionH relativeFrom="page">
            <wp:posOffset>4835525</wp:posOffset>
          </wp:positionH>
          <wp:positionV relativeFrom="page">
            <wp:posOffset>265430</wp:posOffset>
          </wp:positionV>
          <wp:extent cx="2516400" cy="73080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22"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issensfabrik_Kopf"/>
                  <pic:cNvPicPr>
                    <a:picLocks noChangeAspect="1"/>
                  </pic:cNvPicPr>
                </pic:nvPicPr>
                <pic:blipFill>
                  <a:blip r:embed="rId1"/>
                  <a:stretch/>
                </pic:blipFill>
                <pic:spPr bwMode="auto">
                  <a:xfrm>
                    <a:off x="0" y="0"/>
                    <a:ext cx="25164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E2F6BF" w14:textId="77777777" w:rsidR="007B31E8" w:rsidRDefault="007B31E8">
    <w:pPr>
      <w:pStyle w:val="Kopfzeile"/>
      <w:tabs>
        <w:tab w:val="clear" w:pos="4536"/>
        <w:tab w:val="clear" w:pos="9072"/>
        <w:tab w:val="left" w:pos="3855"/>
      </w:tabs>
    </w:pPr>
    <w:r>
      <w:tab/>
    </w:r>
  </w:p>
  <w:p w14:paraId="2820B12A" w14:textId="77777777" w:rsidR="007B31E8" w:rsidRDefault="007B31E8">
    <w:pPr>
      <w:pStyle w:val="Kopfzeile"/>
      <w:tabs>
        <w:tab w:val="clear" w:pos="4536"/>
        <w:tab w:val="clear" w:pos="9072"/>
        <w:tab w:val="left" w:pos="5010"/>
      </w:tabs>
    </w:pPr>
    <w:r>
      <w:rPr>
        <w:rFonts w:hint="eastAsia"/>
      </w:rPr>
      <w:tab/>
    </w:r>
  </w:p>
  <w:p w14:paraId="09395F72" w14:textId="77777777" w:rsidR="007B31E8" w:rsidRDefault="007B31E8">
    <w:pPr>
      <w:pStyle w:val="Kopfzeile"/>
    </w:pPr>
  </w:p>
  <w:p w14:paraId="790F3AF4" w14:textId="77777777" w:rsidR="007B31E8" w:rsidRDefault="007B31E8">
    <w:pPr>
      <w:pStyle w:val="Kopfzeile"/>
    </w:pPr>
    <w:r w:rsidRPr="00440778">
      <w:rPr>
        <w:noProof/>
        <w:vertAlign w:val="subscript"/>
      </w:rPr>
      <mc:AlternateContent>
        <mc:Choice Requires="wps">
          <w:drawing>
            <wp:anchor distT="0" distB="0" distL="114300" distR="114300" simplePos="0" relativeHeight="251765760" behindDoc="0" locked="0" layoutInCell="1" allowOverlap="1" wp14:anchorId="1A37CE12" wp14:editId="6F282106">
              <wp:simplePos x="0" y="0"/>
              <wp:positionH relativeFrom="page">
                <wp:posOffset>0</wp:posOffset>
              </wp:positionH>
              <wp:positionV relativeFrom="paragraph">
                <wp:posOffset>197485</wp:posOffset>
              </wp:positionV>
              <wp:extent cx="7563600" cy="0"/>
              <wp:effectExtent l="0" t="19050" r="37465" b="19050"/>
              <wp:wrapThrough wrapText="bothSides">
                <wp:wrapPolygon edited="1">
                  <wp:start x="0" y="0"/>
                  <wp:lineTo x="0" y="21600"/>
                  <wp:lineTo x="21600" y="21600"/>
                  <wp:lineTo x="21600" y="0"/>
                </wp:wrapPolygon>
              </wp:wrapThrough>
              <wp:docPr id="407" name="Gerade Verbindung 26"/>
              <wp:cNvGraphicFramePr/>
              <a:graphic xmlns:a="http://schemas.openxmlformats.org/drawingml/2006/main">
                <a:graphicData uri="http://schemas.microsoft.com/office/word/2010/wordprocessingShape">
                  <wps:wsp>
                    <wps:cNvCnPr/>
                    <wps:spPr bwMode="auto">
                      <a:xfrm>
                        <a:off x="0" y="0"/>
                        <a:ext cx="75636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C02AB9" id="Gerade Verbindung 26" o:spid="_x0000_s1026" style="position:absolute;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0,15.55pt" to="595.55pt,15.5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" strokecolor="#f99d1c" strokeweight="2.5pt">
              <w10:wrap type="through" anchorx="page"/>
            </v:line>
          </w:pict>
        </mc:Fallback>
      </mc:AlternateContent>
    </w:r>
  </w:p>
  <w:p w14:paraId="585598BA" w14:textId="77777777" w:rsidR="007B31E8" w:rsidRDefault="007B31E8">
    <w:pPr>
      <w:pStyle w:val="Kopfzeile"/>
    </w:pPr>
  </w:p>
  <w:p w14:paraId="66D0FB99" w14:textId="77777777" w:rsidR="007B31E8" w:rsidRDefault="007B31E8">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2598D" w14:textId="049B7A70" w:rsidR="007B31E8" w:rsidRDefault="00763C52">
    <w:pPr>
      <w:pStyle w:val="Kopfzeile"/>
    </w:pPr>
    <w:r>
      <w:rPr>
        <w:noProof/>
        <w:vertAlign w:val="subscript"/>
      </w:rPr>
      <mc:AlternateContent>
        <mc:Choice Requires="wps">
          <w:drawing>
            <wp:anchor distT="0" distB="0" distL="114300" distR="114300" simplePos="0" relativeHeight="251759616" behindDoc="1" locked="0" layoutInCell="1" allowOverlap="1" wp14:anchorId="6FC7AEA6" wp14:editId="0B393DE9">
              <wp:simplePos x="0" y="0"/>
              <wp:positionH relativeFrom="column">
                <wp:posOffset>7366635</wp:posOffset>
              </wp:positionH>
              <wp:positionV relativeFrom="paragraph">
                <wp:posOffset>3169285</wp:posOffset>
              </wp:positionV>
              <wp:extent cx="4486910" cy="328930"/>
              <wp:effectExtent l="2540" t="16510" r="11430" b="11430"/>
              <wp:wrapNone/>
              <wp:docPr id="410" name="Rechteck 410"/>
              <wp:cNvGraphicFramePr/>
              <a:graphic xmlns:a="http://schemas.openxmlformats.org/drawingml/2006/main">
                <a:graphicData uri="http://schemas.microsoft.com/office/word/2010/wordprocessingShape">
                  <wps:wsp>
                    <wps:cNvSpPr/>
                    <wps:spPr bwMode="auto">
                      <a:xfrm rot="16199998">
                        <a:off x="0" y="0"/>
                        <a:ext cx="4486910" cy="328930"/>
                      </a:xfrm>
                      <a:prstGeom prst="rect">
                        <a:avLst/>
                      </a:prstGeom>
                      <a:solidFill>
                        <a:srgbClr val="FFFFFF"/>
                      </a:solidFill>
                      <a:ln w="9525">
                        <a:noFill/>
                        <a:miter lim="800000"/>
                        <a:headEnd/>
                        <a:tailEnd/>
                      </a:ln>
                    </wps:spPr>
                    <wps:txbx>
                      <w:txbxContent>
                        <w:p w14:paraId="2D6A3E41" w14:textId="77777777" w:rsidR="00763C52" w:rsidRPr="00A7006A" w:rsidRDefault="00763C52" w:rsidP="00763C52">
                          <w:pPr>
                            <w:spacing w:line="160" w:lineRule="exact"/>
                            <w:rPr>
                              <w:rFonts w:asciiTheme="minorHAnsi" w:hAnsiTheme="minorHAnsi" w:cstheme="minorHAnsi"/>
                              <w:color w:val="A6A6A6"/>
                              <w:sz w:val="14"/>
                              <w:szCs w:val="14"/>
                            </w:rPr>
                          </w:pPr>
                          <w:r w:rsidRPr="00A7006A">
                            <w:rPr>
                              <w:rFonts w:asciiTheme="minorHAnsi" w:hAnsiTheme="minorHAnsi" w:cstheme="minorHAnsi"/>
                              <w:color w:val="A6A6A6"/>
                              <w:sz w:val="14"/>
                              <w:szCs w:val="14"/>
                            </w:rPr>
                            <w:t xml:space="preserve">Eine Entwicklung in Kooperation von der Didaktik der Informatik der FU Berlin (computingeducation.de) </w:t>
                          </w:r>
                          <w:r w:rsidRPr="00A7006A">
                            <w:rPr>
                              <w:rFonts w:asciiTheme="minorHAnsi" w:hAnsiTheme="minorHAnsi" w:cstheme="minorHAnsi"/>
                              <w:color w:val="A6A6A6"/>
                              <w:sz w:val="14"/>
                              <w:szCs w:val="14"/>
                            </w:rPr>
                            <w:br/>
                            <w:t>und der Wissensfabrik – Unternehmen für Deutschland e.V.</w:t>
                          </w:r>
                        </w:p>
                        <w:p w14:paraId="2E7A5E94" w14:textId="77777777" w:rsidR="007B31E8" w:rsidRPr="00A7006A" w:rsidRDefault="007B31E8">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6FC7AEA6" id="Rechteck 410" o:spid="_x0000_s1034" style="position:absolute;margin-left:580.05pt;margin-top:249.55pt;width:353.3pt;height:25.9pt;rotation:-5898242fd;z-index:-25155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" stroked="f">
              <v:textbox>
                <w:txbxContent>
                  <w:p w14:paraId="2D6A3E41" w14:textId="77777777" w:rsidR="00763C52" w:rsidRPr="00A7006A" w:rsidRDefault="00763C52" w:rsidP="00763C52">
                    <w:pPr>
                      <w:spacing w:line="160" w:lineRule="exact"/>
                      <w:rPr>
                        <w:rFonts w:asciiTheme="minorHAnsi" w:hAnsiTheme="minorHAnsi" w:cstheme="minorHAnsi"/>
                        <w:color w:val="A6A6A6"/>
                        <w:sz w:val="14"/>
                        <w:szCs w:val="14"/>
                      </w:rPr>
                    </w:pPr>
                    <w:r w:rsidRPr="00A7006A">
                      <w:rPr>
                        <w:rFonts w:asciiTheme="minorHAnsi" w:hAnsiTheme="minorHAnsi" w:cstheme="minorHAnsi"/>
                        <w:color w:val="A6A6A6"/>
                        <w:sz w:val="14"/>
                        <w:szCs w:val="14"/>
                      </w:rPr>
                      <w:t xml:space="preserve">Eine Entwicklung in Kooperation von der Didaktik der Informatik der FU Berlin (computingeducation.de) </w:t>
                    </w:r>
                    <w:r w:rsidRPr="00A7006A">
                      <w:rPr>
                        <w:rFonts w:asciiTheme="minorHAnsi" w:hAnsiTheme="minorHAnsi" w:cstheme="minorHAnsi"/>
                        <w:color w:val="A6A6A6"/>
                        <w:sz w:val="14"/>
                        <w:szCs w:val="14"/>
                      </w:rPr>
                      <w:br/>
                      <w:t>und der Wissensfabrik – Unternehmen für Deutschland e.V.</w:t>
                    </w:r>
                  </w:p>
                  <w:p w14:paraId="2E7A5E94" w14:textId="77777777" w:rsidR="007B31E8" w:rsidRPr="00A7006A" w:rsidRDefault="007B31E8">
                    <w:pPr>
                      <w:spacing w:line="160" w:lineRule="exact"/>
                      <w:rPr>
                        <w:rFonts w:asciiTheme="minorHAnsi" w:hAnsiTheme="minorHAnsi" w:cstheme="minorHAnsi"/>
                        <w:color w:val="A6A6A6"/>
                        <w:sz w:val="14"/>
                        <w:szCs w:val="14"/>
                      </w:rPr>
                    </w:pPr>
                  </w:p>
                </w:txbxContent>
              </v:textbox>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CBB37" w14:textId="77777777" w:rsidR="007B31E8" w:rsidRDefault="007B31E8">
    <w:pPr>
      <w:pStyle w:val="Kopfzeil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586D" w14:textId="77777777" w:rsidR="0033573F" w:rsidRDefault="0033573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093"/>
    <w:multiLevelType w:val="hybridMultilevel"/>
    <w:tmpl w:val="58FAE61C"/>
    <w:lvl w:ilvl="0" w:tplc="7758FC80">
      <w:start w:val="1"/>
      <w:numFmt w:val="bullet"/>
      <w:lvlText w:val=""/>
      <w:lvlJc w:val="left"/>
      <w:pPr>
        <w:tabs>
          <w:tab w:val="num" w:pos="720"/>
        </w:tabs>
        <w:ind w:left="720" w:hanging="360"/>
      </w:pPr>
      <w:rPr>
        <w:rFonts w:ascii="Symbol" w:hAnsi="Symbol" w:hint="default"/>
        <w:sz w:val="20"/>
      </w:rPr>
    </w:lvl>
    <w:lvl w:ilvl="1" w:tplc="5FDE26EC">
      <w:start w:val="1"/>
      <w:numFmt w:val="bullet"/>
      <w:lvlText w:val="o"/>
      <w:lvlJc w:val="left"/>
      <w:pPr>
        <w:tabs>
          <w:tab w:val="num" w:pos="1440"/>
        </w:tabs>
        <w:ind w:left="1440" w:hanging="360"/>
      </w:pPr>
      <w:rPr>
        <w:rFonts w:ascii="Courier New" w:hAnsi="Courier New" w:hint="default"/>
        <w:sz w:val="20"/>
      </w:rPr>
    </w:lvl>
    <w:lvl w:ilvl="2" w:tplc="834EE61E">
      <w:start w:val="1"/>
      <w:numFmt w:val="bullet"/>
      <w:lvlText w:val=""/>
      <w:lvlJc w:val="left"/>
      <w:pPr>
        <w:tabs>
          <w:tab w:val="num" w:pos="2160"/>
        </w:tabs>
        <w:ind w:left="2160" w:hanging="360"/>
      </w:pPr>
      <w:rPr>
        <w:rFonts w:ascii="Wingdings" w:hAnsi="Wingdings" w:hint="default"/>
        <w:sz w:val="20"/>
      </w:rPr>
    </w:lvl>
    <w:lvl w:ilvl="3" w:tplc="A084761C">
      <w:start w:val="1"/>
      <w:numFmt w:val="bullet"/>
      <w:lvlText w:val=""/>
      <w:lvlJc w:val="left"/>
      <w:pPr>
        <w:tabs>
          <w:tab w:val="num" w:pos="2880"/>
        </w:tabs>
        <w:ind w:left="2880" w:hanging="360"/>
      </w:pPr>
      <w:rPr>
        <w:rFonts w:ascii="Wingdings" w:hAnsi="Wingdings" w:hint="default"/>
        <w:sz w:val="20"/>
      </w:rPr>
    </w:lvl>
    <w:lvl w:ilvl="4" w:tplc="AD4CED9A">
      <w:start w:val="1"/>
      <w:numFmt w:val="bullet"/>
      <w:lvlText w:val=""/>
      <w:lvlJc w:val="left"/>
      <w:pPr>
        <w:tabs>
          <w:tab w:val="num" w:pos="3600"/>
        </w:tabs>
        <w:ind w:left="3600" w:hanging="360"/>
      </w:pPr>
      <w:rPr>
        <w:rFonts w:ascii="Wingdings" w:hAnsi="Wingdings" w:hint="default"/>
        <w:sz w:val="20"/>
      </w:rPr>
    </w:lvl>
    <w:lvl w:ilvl="5" w:tplc="EB106610">
      <w:start w:val="1"/>
      <w:numFmt w:val="bullet"/>
      <w:lvlText w:val=""/>
      <w:lvlJc w:val="left"/>
      <w:pPr>
        <w:tabs>
          <w:tab w:val="num" w:pos="4320"/>
        </w:tabs>
        <w:ind w:left="4320" w:hanging="360"/>
      </w:pPr>
      <w:rPr>
        <w:rFonts w:ascii="Wingdings" w:hAnsi="Wingdings" w:hint="default"/>
        <w:sz w:val="20"/>
      </w:rPr>
    </w:lvl>
    <w:lvl w:ilvl="6" w:tplc="F68CF78E">
      <w:start w:val="1"/>
      <w:numFmt w:val="bullet"/>
      <w:lvlText w:val=""/>
      <w:lvlJc w:val="left"/>
      <w:pPr>
        <w:tabs>
          <w:tab w:val="num" w:pos="5040"/>
        </w:tabs>
        <w:ind w:left="5040" w:hanging="360"/>
      </w:pPr>
      <w:rPr>
        <w:rFonts w:ascii="Wingdings" w:hAnsi="Wingdings" w:hint="default"/>
        <w:sz w:val="20"/>
      </w:rPr>
    </w:lvl>
    <w:lvl w:ilvl="7" w:tplc="833E5F6C">
      <w:start w:val="1"/>
      <w:numFmt w:val="bullet"/>
      <w:lvlText w:val=""/>
      <w:lvlJc w:val="left"/>
      <w:pPr>
        <w:tabs>
          <w:tab w:val="num" w:pos="5760"/>
        </w:tabs>
        <w:ind w:left="5760" w:hanging="360"/>
      </w:pPr>
      <w:rPr>
        <w:rFonts w:ascii="Wingdings" w:hAnsi="Wingdings" w:hint="default"/>
        <w:sz w:val="20"/>
      </w:rPr>
    </w:lvl>
    <w:lvl w:ilvl="8" w:tplc="4DF62D70">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10AF"/>
    <w:multiLevelType w:val="hybridMultilevel"/>
    <w:tmpl w:val="8086271A"/>
    <w:lvl w:ilvl="0" w:tplc="797E4B96">
      <w:start w:val="1"/>
      <w:numFmt w:val="bullet"/>
      <w:lvlText w:val=""/>
      <w:lvlJc w:val="left"/>
      <w:pPr>
        <w:ind w:left="720" w:hanging="360"/>
      </w:pPr>
      <w:rPr>
        <w:rFonts w:ascii="Symbol" w:hAnsi="Symbol" w:hint="default"/>
      </w:rPr>
    </w:lvl>
    <w:lvl w:ilvl="1" w:tplc="31B2DAD4">
      <w:start w:val="1"/>
      <w:numFmt w:val="bullet"/>
      <w:lvlText w:val="o"/>
      <w:lvlJc w:val="left"/>
      <w:pPr>
        <w:ind w:left="1440" w:hanging="360"/>
      </w:pPr>
      <w:rPr>
        <w:rFonts w:ascii="Courier New" w:hAnsi="Courier New" w:cs="Courier New" w:hint="default"/>
      </w:rPr>
    </w:lvl>
    <w:lvl w:ilvl="2" w:tplc="A99AF244">
      <w:start w:val="1"/>
      <w:numFmt w:val="bullet"/>
      <w:lvlText w:val=""/>
      <w:lvlJc w:val="left"/>
      <w:pPr>
        <w:ind w:left="2160" w:hanging="360"/>
      </w:pPr>
      <w:rPr>
        <w:rFonts w:ascii="Wingdings" w:hAnsi="Wingdings" w:hint="default"/>
      </w:rPr>
    </w:lvl>
    <w:lvl w:ilvl="3" w:tplc="C14ABFCE">
      <w:start w:val="1"/>
      <w:numFmt w:val="bullet"/>
      <w:lvlText w:val=""/>
      <w:lvlJc w:val="left"/>
      <w:pPr>
        <w:ind w:left="2880" w:hanging="360"/>
      </w:pPr>
      <w:rPr>
        <w:rFonts w:ascii="Symbol" w:hAnsi="Symbol" w:hint="default"/>
      </w:rPr>
    </w:lvl>
    <w:lvl w:ilvl="4" w:tplc="BF1294D4">
      <w:start w:val="1"/>
      <w:numFmt w:val="bullet"/>
      <w:lvlText w:val="o"/>
      <w:lvlJc w:val="left"/>
      <w:pPr>
        <w:ind w:left="3600" w:hanging="360"/>
      </w:pPr>
      <w:rPr>
        <w:rFonts w:ascii="Courier New" w:hAnsi="Courier New" w:cs="Courier New" w:hint="default"/>
      </w:rPr>
    </w:lvl>
    <w:lvl w:ilvl="5" w:tplc="2AD47BB0">
      <w:start w:val="1"/>
      <w:numFmt w:val="bullet"/>
      <w:lvlText w:val=""/>
      <w:lvlJc w:val="left"/>
      <w:pPr>
        <w:ind w:left="4320" w:hanging="360"/>
      </w:pPr>
      <w:rPr>
        <w:rFonts w:ascii="Wingdings" w:hAnsi="Wingdings" w:hint="default"/>
      </w:rPr>
    </w:lvl>
    <w:lvl w:ilvl="6" w:tplc="A772621E">
      <w:start w:val="1"/>
      <w:numFmt w:val="bullet"/>
      <w:lvlText w:val=""/>
      <w:lvlJc w:val="left"/>
      <w:pPr>
        <w:ind w:left="5040" w:hanging="360"/>
      </w:pPr>
      <w:rPr>
        <w:rFonts w:ascii="Symbol" w:hAnsi="Symbol" w:hint="default"/>
      </w:rPr>
    </w:lvl>
    <w:lvl w:ilvl="7" w:tplc="83302924">
      <w:start w:val="1"/>
      <w:numFmt w:val="bullet"/>
      <w:lvlText w:val="o"/>
      <w:lvlJc w:val="left"/>
      <w:pPr>
        <w:ind w:left="5760" w:hanging="360"/>
      </w:pPr>
      <w:rPr>
        <w:rFonts w:ascii="Courier New" w:hAnsi="Courier New" w:cs="Courier New" w:hint="default"/>
      </w:rPr>
    </w:lvl>
    <w:lvl w:ilvl="8" w:tplc="C3BEE548">
      <w:start w:val="1"/>
      <w:numFmt w:val="bullet"/>
      <w:lvlText w:val=""/>
      <w:lvlJc w:val="left"/>
      <w:pPr>
        <w:ind w:left="6480" w:hanging="360"/>
      </w:pPr>
      <w:rPr>
        <w:rFonts w:ascii="Wingdings" w:hAnsi="Wingdings" w:hint="default"/>
      </w:rPr>
    </w:lvl>
  </w:abstractNum>
  <w:abstractNum w:abstractNumId="2" w15:restartNumberingAfterBreak="0">
    <w:nsid w:val="02C9173D"/>
    <w:multiLevelType w:val="multilevel"/>
    <w:tmpl w:val="4F34D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40551B2"/>
    <w:multiLevelType w:val="hybridMultilevel"/>
    <w:tmpl w:val="E66A145C"/>
    <w:lvl w:ilvl="0" w:tplc="6D665C58">
      <w:start w:val="1"/>
      <w:numFmt w:val="bullet"/>
      <w:lvlText w:val="●"/>
      <w:lvlJc w:val="left"/>
      <w:pPr>
        <w:ind w:left="720" w:hanging="360"/>
      </w:pPr>
      <w:rPr>
        <w:u w:val="none"/>
      </w:rPr>
    </w:lvl>
    <w:lvl w:ilvl="1" w:tplc="3180864A">
      <w:start w:val="1"/>
      <w:numFmt w:val="bullet"/>
      <w:lvlText w:val="○"/>
      <w:lvlJc w:val="left"/>
      <w:pPr>
        <w:ind w:left="1440" w:hanging="360"/>
      </w:pPr>
      <w:rPr>
        <w:u w:val="none"/>
      </w:rPr>
    </w:lvl>
    <w:lvl w:ilvl="2" w:tplc="41F01EDE">
      <w:start w:val="1"/>
      <w:numFmt w:val="bullet"/>
      <w:lvlText w:val="■"/>
      <w:lvlJc w:val="left"/>
      <w:pPr>
        <w:ind w:left="2160" w:hanging="360"/>
      </w:pPr>
      <w:rPr>
        <w:u w:val="none"/>
      </w:rPr>
    </w:lvl>
    <w:lvl w:ilvl="3" w:tplc="71AEB4CC">
      <w:start w:val="1"/>
      <w:numFmt w:val="bullet"/>
      <w:lvlText w:val="●"/>
      <w:lvlJc w:val="left"/>
      <w:pPr>
        <w:ind w:left="2880" w:hanging="360"/>
      </w:pPr>
      <w:rPr>
        <w:u w:val="none"/>
      </w:rPr>
    </w:lvl>
    <w:lvl w:ilvl="4" w:tplc="7958ACCA">
      <w:start w:val="1"/>
      <w:numFmt w:val="bullet"/>
      <w:lvlText w:val="○"/>
      <w:lvlJc w:val="left"/>
      <w:pPr>
        <w:ind w:left="3600" w:hanging="360"/>
      </w:pPr>
      <w:rPr>
        <w:u w:val="none"/>
      </w:rPr>
    </w:lvl>
    <w:lvl w:ilvl="5" w:tplc="6C4C31B2">
      <w:start w:val="1"/>
      <w:numFmt w:val="bullet"/>
      <w:lvlText w:val="■"/>
      <w:lvlJc w:val="left"/>
      <w:pPr>
        <w:ind w:left="4320" w:hanging="360"/>
      </w:pPr>
      <w:rPr>
        <w:u w:val="none"/>
      </w:rPr>
    </w:lvl>
    <w:lvl w:ilvl="6" w:tplc="E65AAB82">
      <w:start w:val="1"/>
      <w:numFmt w:val="bullet"/>
      <w:lvlText w:val="●"/>
      <w:lvlJc w:val="left"/>
      <w:pPr>
        <w:ind w:left="5040" w:hanging="360"/>
      </w:pPr>
      <w:rPr>
        <w:u w:val="none"/>
      </w:rPr>
    </w:lvl>
    <w:lvl w:ilvl="7" w:tplc="04BABE92">
      <w:start w:val="1"/>
      <w:numFmt w:val="bullet"/>
      <w:lvlText w:val="○"/>
      <w:lvlJc w:val="left"/>
      <w:pPr>
        <w:ind w:left="5760" w:hanging="360"/>
      </w:pPr>
      <w:rPr>
        <w:u w:val="none"/>
      </w:rPr>
    </w:lvl>
    <w:lvl w:ilvl="8" w:tplc="9D6CC59E">
      <w:start w:val="1"/>
      <w:numFmt w:val="bullet"/>
      <w:lvlText w:val="■"/>
      <w:lvlJc w:val="left"/>
      <w:pPr>
        <w:ind w:left="6480" w:hanging="360"/>
      </w:pPr>
      <w:rPr>
        <w:u w:val="none"/>
      </w:rPr>
    </w:lvl>
  </w:abstractNum>
  <w:abstractNum w:abstractNumId="4" w15:restartNumberingAfterBreak="0">
    <w:nsid w:val="0B9C7FC8"/>
    <w:multiLevelType w:val="hybridMultilevel"/>
    <w:tmpl w:val="D7B851D6"/>
    <w:lvl w:ilvl="0" w:tplc="034E49FE">
      <w:start w:val="1"/>
      <w:numFmt w:val="bullet"/>
      <w:lvlText w:val="●"/>
      <w:lvlJc w:val="left"/>
      <w:pPr>
        <w:ind w:left="720" w:hanging="360"/>
      </w:pPr>
      <w:rPr>
        <w:u w:val="none"/>
      </w:rPr>
    </w:lvl>
    <w:lvl w:ilvl="1" w:tplc="28F2306A">
      <w:start w:val="1"/>
      <w:numFmt w:val="bullet"/>
      <w:lvlText w:val="○"/>
      <w:lvlJc w:val="left"/>
      <w:pPr>
        <w:ind w:left="1440" w:hanging="360"/>
      </w:pPr>
      <w:rPr>
        <w:u w:val="none"/>
      </w:rPr>
    </w:lvl>
    <w:lvl w:ilvl="2" w:tplc="B80644A4">
      <w:start w:val="1"/>
      <w:numFmt w:val="bullet"/>
      <w:lvlText w:val="■"/>
      <w:lvlJc w:val="left"/>
      <w:pPr>
        <w:ind w:left="2160" w:hanging="360"/>
      </w:pPr>
      <w:rPr>
        <w:u w:val="none"/>
      </w:rPr>
    </w:lvl>
    <w:lvl w:ilvl="3" w:tplc="BB3442B8">
      <w:start w:val="1"/>
      <w:numFmt w:val="bullet"/>
      <w:lvlText w:val="●"/>
      <w:lvlJc w:val="left"/>
      <w:pPr>
        <w:ind w:left="2880" w:hanging="360"/>
      </w:pPr>
      <w:rPr>
        <w:u w:val="none"/>
      </w:rPr>
    </w:lvl>
    <w:lvl w:ilvl="4" w:tplc="E2AEC9B0">
      <w:start w:val="1"/>
      <w:numFmt w:val="bullet"/>
      <w:lvlText w:val="○"/>
      <w:lvlJc w:val="left"/>
      <w:pPr>
        <w:ind w:left="3600" w:hanging="360"/>
      </w:pPr>
      <w:rPr>
        <w:u w:val="none"/>
      </w:rPr>
    </w:lvl>
    <w:lvl w:ilvl="5" w:tplc="E34A2758">
      <w:start w:val="1"/>
      <w:numFmt w:val="bullet"/>
      <w:lvlText w:val="■"/>
      <w:lvlJc w:val="left"/>
      <w:pPr>
        <w:ind w:left="4320" w:hanging="360"/>
      </w:pPr>
      <w:rPr>
        <w:u w:val="none"/>
      </w:rPr>
    </w:lvl>
    <w:lvl w:ilvl="6" w:tplc="C0DC4A6A">
      <w:start w:val="1"/>
      <w:numFmt w:val="bullet"/>
      <w:lvlText w:val="●"/>
      <w:lvlJc w:val="left"/>
      <w:pPr>
        <w:ind w:left="5040" w:hanging="360"/>
      </w:pPr>
      <w:rPr>
        <w:u w:val="none"/>
      </w:rPr>
    </w:lvl>
    <w:lvl w:ilvl="7" w:tplc="2A4285EA">
      <w:start w:val="1"/>
      <w:numFmt w:val="bullet"/>
      <w:lvlText w:val="○"/>
      <w:lvlJc w:val="left"/>
      <w:pPr>
        <w:ind w:left="5760" w:hanging="360"/>
      </w:pPr>
      <w:rPr>
        <w:u w:val="none"/>
      </w:rPr>
    </w:lvl>
    <w:lvl w:ilvl="8" w:tplc="C450CA02">
      <w:start w:val="1"/>
      <w:numFmt w:val="bullet"/>
      <w:lvlText w:val="■"/>
      <w:lvlJc w:val="left"/>
      <w:pPr>
        <w:ind w:left="6480" w:hanging="360"/>
      </w:pPr>
      <w:rPr>
        <w:u w:val="none"/>
      </w:rPr>
    </w:lvl>
  </w:abstractNum>
  <w:abstractNum w:abstractNumId="5" w15:restartNumberingAfterBreak="0">
    <w:nsid w:val="0DC14E0C"/>
    <w:multiLevelType w:val="hybridMultilevel"/>
    <w:tmpl w:val="C16AA5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36C526E"/>
    <w:multiLevelType w:val="multilevel"/>
    <w:tmpl w:val="F6D4A4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3DB6553"/>
    <w:multiLevelType w:val="hybridMultilevel"/>
    <w:tmpl w:val="D3480B5A"/>
    <w:lvl w:ilvl="0" w:tplc="04070001">
      <w:start w:val="1"/>
      <w:numFmt w:val="bullet"/>
      <w:lvlText w:val=""/>
      <w:lvlJc w:val="left"/>
      <w:pPr>
        <w:ind w:left="1079" w:hanging="360"/>
      </w:pPr>
      <w:rPr>
        <w:rFonts w:ascii="Symbol" w:hAnsi="Symbol" w:hint="default"/>
      </w:rPr>
    </w:lvl>
    <w:lvl w:ilvl="1" w:tplc="04070003" w:tentative="1">
      <w:start w:val="1"/>
      <w:numFmt w:val="bullet"/>
      <w:lvlText w:val="o"/>
      <w:lvlJc w:val="left"/>
      <w:pPr>
        <w:ind w:left="1799" w:hanging="360"/>
      </w:pPr>
      <w:rPr>
        <w:rFonts w:ascii="Courier New" w:hAnsi="Courier New" w:cs="Courier New" w:hint="default"/>
      </w:rPr>
    </w:lvl>
    <w:lvl w:ilvl="2" w:tplc="04070005" w:tentative="1">
      <w:start w:val="1"/>
      <w:numFmt w:val="bullet"/>
      <w:lvlText w:val=""/>
      <w:lvlJc w:val="left"/>
      <w:pPr>
        <w:ind w:left="2519" w:hanging="360"/>
      </w:pPr>
      <w:rPr>
        <w:rFonts w:ascii="Wingdings" w:hAnsi="Wingdings" w:hint="default"/>
      </w:rPr>
    </w:lvl>
    <w:lvl w:ilvl="3" w:tplc="04070001" w:tentative="1">
      <w:start w:val="1"/>
      <w:numFmt w:val="bullet"/>
      <w:lvlText w:val=""/>
      <w:lvlJc w:val="left"/>
      <w:pPr>
        <w:ind w:left="3239" w:hanging="360"/>
      </w:pPr>
      <w:rPr>
        <w:rFonts w:ascii="Symbol" w:hAnsi="Symbol" w:hint="default"/>
      </w:rPr>
    </w:lvl>
    <w:lvl w:ilvl="4" w:tplc="04070003" w:tentative="1">
      <w:start w:val="1"/>
      <w:numFmt w:val="bullet"/>
      <w:lvlText w:val="o"/>
      <w:lvlJc w:val="left"/>
      <w:pPr>
        <w:ind w:left="3959" w:hanging="360"/>
      </w:pPr>
      <w:rPr>
        <w:rFonts w:ascii="Courier New" w:hAnsi="Courier New" w:cs="Courier New" w:hint="default"/>
      </w:rPr>
    </w:lvl>
    <w:lvl w:ilvl="5" w:tplc="04070005" w:tentative="1">
      <w:start w:val="1"/>
      <w:numFmt w:val="bullet"/>
      <w:lvlText w:val=""/>
      <w:lvlJc w:val="left"/>
      <w:pPr>
        <w:ind w:left="4679" w:hanging="360"/>
      </w:pPr>
      <w:rPr>
        <w:rFonts w:ascii="Wingdings" w:hAnsi="Wingdings" w:hint="default"/>
      </w:rPr>
    </w:lvl>
    <w:lvl w:ilvl="6" w:tplc="04070001" w:tentative="1">
      <w:start w:val="1"/>
      <w:numFmt w:val="bullet"/>
      <w:lvlText w:val=""/>
      <w:lvlJc w:val="left"/>
      <w:pPr>
        <w:ind w:left="5399" w:hanging="360"/>
      </w:pPr>
      <w:rPr>
        <w:rFonts w:ascii="Symbol" w:hAnsi="Symbol" w:hint="default"/>
      </w:rPr>
    </w:lvl>
    <w:lvl w:ilvl="7" w:tplc="04070003" w:tentative="1">
      <w:start w:val="1"/>
      <w:numFmt w:val="bullet"/>
      <w:lvlText w:val="o"/>
      <w:lvlJc w:val="left"/>
      <w:pPr>
        <w:ind w:left="6119" w:hanging="360"/>
      </w:pPr>
      <w:rPr>
        <w:rFonts w:ascii="Courier New" w:hAnsi="Courier New" w:cs="Courier New" w:hint="default"/>
      </w:rPr>
    </w:lvl>
    <w:lvl w:ilvl="8" w:tplc="04070005" w:tentative="1">
      <w:start w:val="1"/>
      <w:numFmt w:val="bullet"/>
      <w:lvlText w:val=""/>
      <w:lvlJc w:val="left"/>
      <w:pPr>
        <w:ind w:left="6839" w:hanging="360"/>
      </w:pPr>
      <w:rPr>
        <w:rFonts w:ascii="Wingdings" w:hAnsi="Wingdings" w:hint="default"/>
      </w:rPr>
    </w:lvl>
  </w:abstractNum>
  <w:abstractNum w:abstractNumId="8" w15:restartNumberingAfterBreak="0">
    <w:nsid w:val="141341EF"/>
    <w:multiLevelType w:val="hybridMultilevel"/>
    <w:tmpl w:val="70C0102C"/>
    <w:lvl w:ilvl="0" w:tplc="CE4264F0">
      <w:start w:val="1"/>
      <w:numFmt w:val="bullet"/>
      <w:lvlText w:val="●"/>
      <w:lvlJc w:val="left"/>
      <w:pPr>
        <w:ind w:left="720" w:hanging="360"/>
      </w:pPr>
      <w:rPr>
        <w:u w:val="none"/>
      </w:rPr>
    </w:lvl>
    <w:lvl w:ilvl="1" w:tplc="B0FE9E12">
      <w:start w:val="1"/>
      <w:numFmt w:val="bullet"/>
      <w:lvlText w:val="○"/>
      <w:lvlJc w:val="left"/>
      <w:pPr>
        <w:ind w:left="1440" w:hanging="360"/>
      </w:pPr>
      <w:rPr>
        <w:u w:val="none"/>
      </w:rPr>
    </w:lvl>
    <w:lvl w:ilvl="2" w:tplc="ACD29298">
      <w:start w:val="1"/>
      <w:numFmt w:val="bullet"/>
      <w:lvlText w:val="■"/>
      <w:lvlJc w:val="left"/>
      <w:pPr>
        <w:ind w:left="2160" w:hanging="360"/>
      </w:pPr>
      <w:rPr>
        <w:u w:val="none"/>
      </w:rPr>
    </w:lvl>
    <w:lvl w:ilvl="3" w:tplc="5594A6D0">
      <w:start w:val="1"/>
      <w:numFmt w:val="bullet"/>
      <w:lvlText w:val="●"/>
      <w:lvlJc w:val="left"/>
      <w:pPr>
        <w:ind w:left="2880" w:hanging="360"/>
      </w:pPr>
      <w:rPr>
        <w:u w:val="none"/>
      </w:rPr>
    </w:lvl>
    <w:lvl w:ilvl="4" w:tplc="21ECC98A">
      <w:start w:val="1"/>
      <w:numFmt w:val="bullet"/>
      <w:lvlText w:val="○"/>
      <w:lvlJc w:val="left"/>
      <w:pPr>
        <w:ind w:left="3600" w:hanging="360"/>
      </w:pPr>
      <w:rPr>
        <w:u w:val="none"/>
      </w:rPr>
    </w:lvl>
    <w:lvl w:ilvl="5" w:tplc="71D8C922">
      <w:start w:val="1"/>
      <w:numFmt w:val="bullet"/>
      <w:lvlText w:val="■"/>
      <w:lvlJc w:val="left"/>
      <w:pPr>
        <w:ind w:left="4320" w:hanging="360"/>
      </w:pPr>
      <w:rPr>
        <w:u w:val="none"/>
      </w:rPr>
    </w:lvl>
    <w:lvl w:ilvl="6" w:tplc="942E15C8">
      <w:start w:val="1"/>
      <w:numFmt w:val="bullet"/>
      <w:lvlText w:val="●"/>
      <w:lvlJc w:val="left"/>
      <w:pPr>
        <w:ind w:left="5040" w:hanging="360"/>
      </w:pPr>
      <w:rPr>
        <w:u w:val="none"/>
      </w:rPr>
    </w:lvl>
    <w:lvl w:ilvl="7" w:tplc="D9BC86D2">
      <w:start w:val="1"/>
      <w:numFmt w:val="bullet"/>
      <w:lvlText w:val="○"/>
      <w:lvlJc w:val="left"/>
      <w:pPr>
        <w:ind w:left="5760" w:hanging="360"/>
      </w:pPr>
      <w:rPr>
        <w:u w:val="none"/>
      </w:rPr>
    </w:lvl>
    <w:lvl w:ilvl="8" w:tplc="B12C53AA">
      <w:start w:val="1"/>
      <w:numFmt w:val="bullet"/>
      <w:lvlText w:val="■"/>
      <w:lvlJc w:val="left"/>
      <w:pPr>
        <w:ind w:left="6480" w:hanging="360"/>
      </w:pPr>
      <w:rPr>
        <w:u w:val="none"/>
      </w:rPr>
    </w:lvl>
  </w:abstractNum>
  <w:abstractNum w:abstractNumId="9" w15:restartNumberingAfterBreak="0">
    <w:nsid w:val="164F7D29"/>
    <w:multiLevelType w:val="hybridMultilevel"/>
    <w:tmpl w:val="BE0C78AE"/>
    <w:lvl w:ilvl="0" w:tplc="3A44ABD2">
      <w:start w:val="1"/>
      <w:numFmt w:val="bullet"/>
      <w:lvlText w:val="●"/>
      <w:lvlJc w:val="left"/>
      <w:pPr>
        <w:ind w:left="360" w:hanging="360"/>
      </w:pPr>
      <w:rPr>
        <w:rFonts w:ascii="noto sans symbols" w:eastAsia="noto sans symbols" w:hAnsi="noto sans symbols" w:cs="noto sans symbols"/>
      </w:rPr>
    </w:lvl>
    <w:lvl w:ilvl="1" w:tplc="263077F6">
      <w:start w:val="1"/>
      <w:numFmt w:val="bullet"/>
      <w:lvlText w:val="o"/>
      <w:lvlJc w:val="left"/>
      <w:pPr>
        <w:ind w:left="1080" w:hanging="360"/>
      </w:pPr>
      <w:rPr>
        <w:rFonts w:ascii="Courier New" w:eastAsia="Courier New" w:hAnsi="Courier New" w:cs="Courier New"/>
      </w:rPr>
    </w:lvl>
    <w:lvl w:ilvl="2" w:tplc="A162B5F8">
      <w:start w:val="1"/>
      <w:numFmt w:val="bullet"/>
      <w:lvlText w:val="▪"/>
      <w:lvlJc w:val="left"/>
      <w:pPr>
        <w:ind w:left="1800" w:hanging="360"/>
      </w:pPr>
      <w:rPr>
        <w:rFonts w:ascii="noto sans symbols" w:eastAsia="noto sans symbols" w:hAnsi="noto sans symbols" w:cs="noto sans symbols"/>
      </w:rPr>
    </w:lvl>
    <w:lvl w:ilvl="3" w:tplc="779CF8F4">
      <w:start w:val="1"/>
      <w:numFmt w:val="bullet"/>
      <w:lvlText w:val="●"/>
      <w:lvlJc w:val="left"/>
      <w:pPr>
        <w:ind w:left="2520" w:hanging="360"/>
      </w:pPr>
      <w:rPr>
        <w:rFonts w:ascii="noto sans symbols" w:eastAsia="noto sans symbols" w:hAnsi="noto sans symbols" w:cs="noto sans symbols"/>
      </w:rPr>
    </w:lvl>
    <w:lvl w:ilvl="4" w:tplc="5B30D25A">
      <w:start w:val="1"/>
      <w:numFmt w:val="bullet"/>
      <w:lvlText w:val="o"/>
      <w:lvlJc w:val="left"/>
      <w:pPr>
        <w:ind w:left="3240" w:hanging="360"/>
      </w:pPr>
      <w:rPr>
        <w:rFonts w:ascii="Courier New" w:eastAsia="Courier New" w:hAnsi="Courier New" w:cs="Courier New"/>
      </w:rPr>
    </w:lvl>
    <w:lvl w:ilvl="5" w:tplc="4CD043EC">
      <w:start w:val="1"/>
      <w:numFmt w:val="bullet"/>
      <w:lvlText w:val="▪"/>
      <w:lvlJc w:val="left"/>
      <w:pPr>
        <w:ind w:left="3960" w:hanging="360"/>
      </w:pPr>
      <w:rPr>
        <w:rFonts w:ascii="noto sans symbols" w:eastAsia="noto sans symbols" w:hAnsi="noto sans symbols" w:cs="noto sans symbols"/>
      </w:rPr>
    </w:lvl>
    <w:lvl w:ilvl="6" w:tplc="3892A7C6">
      <w:start w:val="1"/>
      <w:numFmt w:val="bullet"/>
      <w:lvlText w:val="●"/>
      <w:lvlJc w:val="left"/>
      <w:pPr>
        <w:ind w:left="4680" w:hanging="360"/>
      </w:pPr>
      <w:rPr>
        <w:rFonts w:ascii="noto sans symbols" w:eastAsia="noto sans symbols" w:hAnsi="noto sans symbols" w:cs="noto sans symbols"/>
      </w:rPr>
    </w:lvl>
    <w:lvl w:ilvl="7" w:tplc="DE60B556">
      <w:start w:val="1"/>
      <w:numFmt w:val="bullet"/>
      <w:lvlText w:val="o"/>
      <w:lvlJc w:val="left"/>
      <w:pPr>
        <w:ind w:left="5400" w:hanging="360"/>
      </w:pPr>
      <w:rPr>
        <w:rFonts w:ascii="Courier New" w:eastAsia="Courier New" w:hAnsi="Courier New" w:cs="Courier New"/>
      </w:rPr>
    </w:lvl>
    <w:lvl w:ilvl="8" w:tplc="27FC3AB4">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6A43706"/>
    <w:multiLevelType w:val="hybridMultilevel"/>
    <w:tmpl w:val="4ADA0742"/>
    <w:lvl w:ilvl="0" w:tplc="C0E0EB86">
      <w:start w:val="1"/>
      <w:numFmt w:val="bullet"/>
      <w:lvlText w:val="●"/>
      <w:lvlJc w:val="left"/>
      <w:pPr>
        <w:ind w:left="720" w:hanging="360"/>
      </w:pPr>
      <w:rPr>
        <w:u w:val="none"/>
      </w:rPr>
    </w:lvl>
    <w:lvl w:ilvl="1" w:tplc="280C97FE">
      <w:start w:val="1"/>
      <w:numFmt w:val="bullet"/>
      <w:lvlText w:val="○"/>
      <w:lvlJc w:val="left"/>
      <w:pPr>
        <w:ind w:left="1440" w:hanging="360"/>
      </w:pPr>
      <w:rPr>
        <w:u w:val="none"/>
      </w:rPr>
    </w:lvl>
    <w:lvl w:ilvl="2" w:tplc="663EBFB2">
      <w:start w:val="1"/>
      <w:numFmt w:val="bullet"/>
      <w:lvlText w:val="■"/>
      <w:lvlJc w:val="left"/>
      <w:pPr>
        <w:ind w:left="2160" w:hanging="360"/>
      </w:pPr>
      <w:rPr>
        <w:u w:val="none"/>
      </w:rPr>
    </w:lvl>
    <w:lvl w:ilvl="3" w:tplc="B7B4E9A2">
      <w:start w:val="1"/>
      <w:numFmt w:val="bullet"/>
      <w:lvlText w:val="●"/>
      <w:lvlJc w:val="left"/>
      <w:pPr>
        <w:ind w:left="2880" w:hanging="360"/>
      </w:pPr>
      <w:rPr>
        <w:u w:val="none"/>
      </w:rPr>
    </w:lvl>
    <w:lvl w:ilvl="4" w:tplc="A0AA0ACC">
      <w:start w:val="1"/>
      <w:numFmt w:val="bullet"/>
      <w:lvlText w:val="○"/>
      <w:lvlJc w:val="left"/>
      <w:pPr>
        <w:ind w:left="3600" w:hanging="360"/>
      </w:pPr>
      <w:rPr>
        <w:u w:val="none"/>
      </w:rPr>
    </w:lvl>
    <w:lvl w:ilvl="5" w:tplc="9026792A">
      <w:start w:val="1"/>
      <w:numFmt w:val="bullet"/>
      <w:lvlText w:val="■"/>
      <w:lvlJc w:val="left"/>
      <w:pPr>
        <w:ind w:left="4320" w:hanging="360"/>
      </w:pPr>
      <w:rPr>
        <w:u w:val="none"/>
      </w:rPr>
    </w:lvl>
    <w:lvl w:ilvl="6" w:tplc="DCE28BA4">
      <w:start w:val="1"/>
      <w:numFmt w:val="bullet"/>
      <w:lvlText w:val="●"/>
      <w:lvlJc w:val="left"/>
      <w:pPr>
        <w:ind w:left="5040" w:hanging="360"/>
      </w:pPr>
      <w:rPr>
        <w:u w:val="none"/>
      </w:rPr>
    </w:lvl>
    <w:lvl w:ilvl="7" w:tplc="77D45B90">
      <w:start w:val="1"/>
      <w:numFmt w:val="bullet"/>
      <w:lvlText w:val="○"/>
      <w:lvlJc w:val="left"/>
      <w:pPr>
        <w:ind w:left="5760" w:hanging="360"/>
      </w:pPr>
      <w:rPr>
        <w:u w:val="none"/>
      </w:rPr>
    </w:lvl>
    <w:lvl w:ilvl="8" w:tplc="F73A31C0">
      <w:start w:val="1"/>
      <w:numFmt w:val="bullet"/>
      <w:lvlText w:val="■"/>
      <w:lvlJc w:val="left"/>
      <w:pPr>
        <w:ind w:left="6480" w:hanging="360"/>
      </w:pPr>
      <w:rPr>
        <w:u w:val="none"/>
      </w:rPr>
    </w:lvl>
  </w:abstractNum>
  <w:abstractNum w:abstractNumId="11" w15:restartNumberingAfterBreak="0">
    <w:nsid w:val="184A7B8A"/>
    <w:multiLevelType w:val="hybridMultilevel"/>
    <w:tmpl w:val="73B0947C"/>
    <w:lvl w:ilvl="0" w:tplc="41165F32">
      <w:start w:val="1"/>
      <w:numFmt w:val="bullet"/>
      <w:lvlText w:val="●"/>
      <w:lvlJc w:val="left"/>
      <w:pPr>
        <w:ind w:left="360" w:hanging="360"/>
      </w:pPr>
      <w:rPr>
        <w:u w:val="none"/>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0BE41E9"/>
    <w:multiLevelType w:val="hybridMultilevel"/>
    <w:tmpl w:val="8D2EBF04"/>
    <w:lvl w:ilvl="0" w:tplc="8196F552">
      <w:start w:val="1"/>
      <w:numFmt w:val="bullet"/>
      <w:lvlText w:val="●"/>
      <w:lvlJc w:val="left"/>
      <w:pPr>
        <w:ind w:left="720" w:hanging="360"/>
      </w:pPr>
      <w:rPr>
        <w:u w:val="none"/>
      </w:rPr>
    </w:lvl>
    <w:lvl w:ilvl="1" w:tplc="0FA47532">
      <w:start w:val="1"/>
      <w:numFmt w:val="bullet"/>
      <w:lvlText w:val="○"/>
      <w:lvlJc w:val="left"/>
      <w:pPr>
        <w:ind w:left="1440" w:hanging="360"/>
      </w:pPr>
      <w:rPr>
        <w:u w:val="none"/>
      </w:rPr>
    </w:lvl>
    <w:lvl w:ilvl="2" w:tplc="A4E8EE5E">
      <w:start w:val="1"/>
      <w:numFmt w:val="bullet"/>
      <w:lvlText w:val="■"/>
      <w:lvlJc w:val="left"/>
      <w:pPr>
        <w:ind w:left="2160" w:hanging="360"/>
      </w:pPr>
      <w:rPr>
        <w:u w:val="none"/>
      </w:rPr>
    </w:lvl>
    <w:lvl w:ilvl="3" w:tplc="3D6A8F60">
      <w:start w:val="1"/>
      <w:numFmt w:val="bullet"/>
      <w:lvlText w:val="●"/>
      <w:lvlJc w:val="left"/>
      <w:pPr>
        <w:ind w:left="2880" w:hanging="360"/>
      </w:pPr>
      <w:rPr>
        <w:u w:val="none"/>
      </w:rPr>
    </w:lvl>
    <w:lvl w:ilvl="4" w:tplc="D2BAA99C">
      <w:start w:val="1"/>
      <w:numFmt w:val="bullet"/>
      <w:lvlText w:val="○"/>
      <w:lvlJc w:val="left"/>
      <w:pPr>
        <w:ind w:left="3600" w:hanging="360"/>
      </w:pPr>
      <w:rPr>
        <w:u w:val="none"/>
      </w:rPr>
    </w:lvl>
    <w:lvl w:ilvl="5" w:tplc="6BDAE854">
      <w:start w:val="1"/>
      <w:numFmt w:val="bullet"/>
      <w:lvlText w:val="■"/>
      <w:lvlJc w:val="left"/>
      <w:pPr>
        <w:ind w:left="4320" w:hanging="360"/>
      </w:pPr>
      <w:rPr>
        <w:u w:val="none"/>
      </w:rPr>
    </w:lvl>
    <w:lvl w:ilvl="6" w:tplc="8480ACAC">
      <w:start w:val="1"/>
      <w:numFmt w:val="bullet"/>
      <w:lvlText w:val="●"/>
      <w:lvlJc w:val="left"/>
      <w:pPr>
        <w:ind w:left="5040" w:hanging="360"/>
      </w:pPr>
      <w:rPr>
        <w:u w:val="none"/>
      </w:rPr>
    </w:lvl>
    <w:lvl w:ilvl="7" w:tplc="E18C52EC">
      <w:start w:val="1"/>
      <w:numFmt w:val="bullet"/>
      <w:lvlText w:val="○"/>
      <w:lvlJc w:val="left"/>
      <w:pPr>
        <w:ind w:left="5760" w:hanging="360"/>
      </w:pPr>
      <w:rPr>
        <w:u w:val="none"/>
      </w:rPr>
    </w:lvl>
    <w:lvl w:ilvl="8" w:tplc="950A0386">
      <w:start w:val="1"/>
      <w:numFmt w:val="bullet"/>
      <w:lvlText w:val="■"/>
      <w:lvlJc w:val="left"/>
      <w:pPr>
        <w:ind w:left="6480" w:hanging="360"/>
      </w:pPr>
      <w:rPr>
        <w:u w:val="none"/>
      </w:rPr>
    </w:lvl>
  </w:abstractNum>
  <w:abstractNum w:abstractNumId="13" w15:restartNumberingAfterBreak="0">
    <w:nsid w:val="22942FB4"/>
    <w:multiLevelType w:val="hybridMultilevel"/>
    <w:tmpl w:val="99B41A80"/>
    <w:lvl w:ilvl="0" w:tplc="0BFC3FF4">
      <w:start w:val="1"/>
      <w:numFmt w:val="decimal"/>
      <w:lvlText w:val="%1."/>
      <w:lvlJc w:val="left"/>
      <w:pPr>
        <w:ind w:left="720" w:hanging="720"/>
      </w:pPr>
    </w:lvl>
    <w:lvl w:ilvl="1" w:tplc="EF60E990">
      <w:start w:val="1"/>
      <w:numFmt w:val="decimal"/>
      <w:lvlText w:val="%2."/>
      <w:lvlJc w:val="left"/>
      <w:pPr>
        <w:ind w:left="1440" w:hanging="720"/>
      </w:pPr>
    </w:lvl>
    <w:lvl w:ilvl="2" w:tplc="D83C15CC">
      <w:start w:val="1"/>
      <w:numFmt w:val="decimal"/>
      <w:lvlText w:val="%3."/>
      <w:lvlJc w:val="left"/>
      <w:pPr>
        <w:ind w:left="2160" w:hanging="720"/>
      </w:pPr>
    </w:lvl>
    <w:lvl w:ilvl="3" w:tplc="938861D2">
      <w:start w:val="1"/>
      <w:numFmt w:val="decimal"/>
      <w:lvlText w:val="%4."/>
      <w:lvlJc w:val="left"/>
      <w:pPr>
        <w:ind w:left="2880" w:hanging="720"/>
      </w:pPr>
    </w:lvl>
    <w:lvl w:ilvl="4" w:tplc="1E306028">
      <w:start w:val="1"/>
      <w:numFmt w:val="decimal"/>
      <w:lvlText w:val="%5."/>
      <w:lvlJc w:val="left"/>
      <w:pPr>
        <w:ind w:left="3600" w:hanging="720"/>
      </w:pPr>
    </w:lvl>
    <w:lvl w:ilvl="5" w:tplc="3CB697F4">
      <w:start w:val="1"/>
      <w:numFmt w:val="decimal"/>
      <w:lvlText w:val="%6."/>
      <w:lvlJc w:val="left"/>
      <w:pPr>
        <w:ind w:left="4320" w:hanging="720"/>
      </w:pPr>
    </w:lvl>
    <w:lvl w:ilvl="6" w:tplc="EBA0077C">
      <w:start w:val="1"/>
      <w:numFmt w:val="decimal"/>
      <w:lvlText w:val="%7."/>
      <w:lvlJc w:val="left"/>
      <w:pPr>
        <w:ind w:left="5040" w:hanging="720"/>
      </w:pPr>
    </w:lvl>
    <w:lvl w:ilvl="7" w:tplc="765C0536">
      <w:start w:val="1"/>
      <w:numFmt w:val="decimal"/>
      <w:lvlText w:val="%8."/>
      <w:lvlJc w:val="left"/>
      <w:pPr>
        <w:ind w:left="5760" w:hanging="720"/>
      </w:pPr>
    </w:lvl>
    <w:lvl w:ilvl="8" w:tplc="4094C414">
      <w:start w:val="1"/>
      <w:numFmt w:val="decimal"/>
      <w:lvlText w:val="%9."/>
      <w:lvlJc w:val="left"/>
      <w:pPr>
        <w:ind w:left="6480" w:hanging="720"/>
      </w:pPr>
    </w:lvl>
  </w:abstractNum>
  <w:abstractNum w:abstractNumId="14" w15:restartNumberingAfterBreak="0">
    <w:nsid w:val="31944708"/>
    <w:multiLevelType w:val="hybridMultilevel"/>
    <w:tmpl w:val="7DB29F9E"/>
    <w:lvl w:ilvl="0" w:tplc="02549524">
      <w:start w:val="1"/>
      <w:numFmt w:val="bullet"/>
      <w:lvlText w:val="●"/>
      <w:lvlJc w:val="left"/>
      <w:pPr>
        <w:ind w:left="720" w:hanging="360"/>
      </w:pPr>
      <w:rPr>
        <w:rFonts w:ascii="noto sans symbols" w:eastAsia="noto sans symbols" w:hAnsi="noto sans symbols" w:cs="noto sans symbols"/>
      </w:rPr>
    </w:lvl>
    <w:lvl w:ilvl="1" w:tplc="20D845AE">
      <w:start w:val="1"/>
      <w:numFmt w:val="bullet"/>
      <w:lvlText w:val="o"/>
      <w:lvlJc w:val="left"/>
      <w:pPr>
        <w:ind w:left="1440" w:hanging="360"/>
      </w:pPr>
      <w:rPr>
        <w:rFonts w:ascii="Courier New" w:eastAsia="Courier New" w:hAnsi="Courier New" w:cs="Courier New"/>
      </w:rPr>
    </w:lvl>
    <w:lvl w:ilvl="2" w:tplc="A30A46A6">
      <w:start w:val="1"/>
      <w:numFmt w:val="bullet"/>
      <w:lvlText w:val="▪"/>
      <w:lvlJc w:val="left"/>
      <w:pPr>
        <w:ind w:left="2160" w:hanging="360"/>
      </w:pPr>
      <w:rPr>
        <w:rFonts w:ascii="noto sans symbols" w:eastAsia="noto sans symbols" w:hAnsi="noto sans symbols" w:cs="noto sans symbols"/>
      </w:rPr>
    </w:lvl>
    <w:lvl w:ilvl="3" w:tplc="AE94EB1A">
      <w:start w:val="1"/>
      <w:numFmt w:val="bullet"/>
      <w:lvlText w:val="●"/>
      <w:lvlJc w:val="left"/>
      <w:pPr>
        <w:ind w:left="2880" w:hanging="360"/>
      </w:pPr>
      <w:rPr>
        <w:rFonts w:ascii="noto sans symbols" w:eastAsia="noto sans symbols" w:hAnsi="noto sans symbols" w:cs="noto sans symbols"/>
      </w:rPr>
    </w:lvl>
    <w:lvl w:ilvl="4" w:tplc="09729A06">
      <w:start w:val="1"/>
      <w:numFmt w:val="bullet"/>
      <w:lvlText w:val="o"/>
      <w:lvlJc w:val="left"/>
      <w:pPr>
        <w:ind w:left="3600" w:hanging="360"/>
      </w:pPr>
      <w:rPr>
        <w:rFonts w:ascii="Courier New" w:eastAsia="Courier New" w:hAnsi="Courier New" w:cs="Courier New"/>
      </w:rPr>
    </w:lvl>
    <w:lvl w:ilvl="5" w:tplc="589CC0FA">
      <w:start w:val="1"/>
      <w:numFmt w:val="bullet"/>
      <w:lvlText w:val="▪"/>
      <w:lvlJc w:val="left"/>
      <w:pPr>
        <w:ind w:left="4320" w:hanging="360"/>
      </w:pPr>
      <w:rPr>
        <w:rFonts w:ascii="noto sans symbols" w:eastAsia="noto sans symbols" w:hAnsi="noto sans symbols" w:cs="noto sans symbols"/>
      </w:rPr>
    </w:lvl>
    <w:lvl w:ilvl="6" w:tplc="CBF87D76">
      <w:start w:val="1"/>
      <w:numFmt w:val="bullet"/>
      <w:lvlText w:val="●"/>
      <w:lvlJc w:val="left"/>
      <w:pPr>
        <w:ind w:left="5040" w:hanging="360"/>
      </w:pPr>
      <w:rPr>
        <w:rFonts w:ascii="noto sans symbols" w:eastAsia="noto sans symbols" w:hAnsi="noto sans symbols" w:cs="noto sans symbols"/>
      </w:rPr>
    </w:lvl>
    <w:lvl w:ilvl="7" w:tplc="8076CDDE">
      <w:start w:val="1"/>
      <w:numFmt w:val="bullet"/>
      <w:lvlText w:val="o"/>
      <w:lvlJc w:val="left"/>
      <w:pPr>
        <w:ind w:left="5760" w:hanging="360"/>
      </w:pPr>
      <w:rPr>
        <w:rFonts w:ascii="Courier New" w:eastAsia="Courier New" w:hAnsi="Courier New" w:cs="Courier New"/>
      </w:rPr>
    </w:lvl>
    <w:lvl w:ilvl="8" w:tplc="6862D7E4">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27B4D65"/>
    <w:multiLevelType w:val="hybridMultilevel"/>
    <w:tmpl w:val="C0CC0D88"/>
    <w:lvl w:ilvl="0" w:tplc="A00EE906">
      <w:start w:val="1"/>
      <w:numFmt w:val="decimal"/>
      <w:lvlText w:val="%1."/>
      <w:lvlJc w:val="left"/>
      <w:pPr>
        <w:ind w:left="720" w:hanging="360"/>
      </w:pPr>
      <w:rPr>
        <w:u w:val="none"/>
      </w:rPr>
    </w:lvl>
    <w:lvl w:ilvl="1" w:tplc="4A6CA7AC">
      <w:start w:val="1"/>
      <w:numFmt w:val="lowerLetter"/>
      <w:lvlText w:val="%2."/>
      <w:lvlJc w:val="left"/>
      <w:pPr>
        <w:ind w:left="1440" w:hanging="360"/>
      </w:pPr>
      <w:rPr>
        <w:u w:val="none"/>
      </w:rPr>
    </w:lvl>
    <w:lvl w:ilvl="2" w:tplc="F9FCF5BC">
      <w:start w:val="1"/>
      <w:numFmt w:val="lowerRoman"/>
      <w:lvlText w:val="%3."/>
      <w:lvlJc w:val="right"/>
      <w:pPr>
        <w:ind w:left="2160" w:hanging="360"/>
      </w:pPr>
      <w:rPr>
        <w:u w:val="none"/>
      </w:rPr>
    </w:lvl>
    <w:lvl w:ilvl="3" w:tplc="CCFC666C">
      <w:start w:val="1"/>
      <w:numFmt w:val="decimal"/>
      <w:lvlText w:val="%4."/>
      <w:lvlJc w:val="left"/>
      <w:pPr>
        <w:ind w:left="2880" w:hanging="360"/>
      </w:pPr>
      <w:rPr>
        <w:u w:val="none"/>
      </w:rPr>
    </w:lvl>
    <w:lvl w:ilvl="4" w:tplc="975879A0">
      <w:start w:val="1"/>
      <w:numFmt w:val="lowerLetter"/>
      <w:lvlText w:val="%5."/>
      <w:lvlJc w:val="left"/>
      <w:pPr>
        <w:ind w:left="3600" w:hanging="360"/>
      </w:pPr>
      <w:rPr>
        <w:u w:val="none"/>
      </w:rPr>
    </w:lvl>
    <w:lvl w:ilvl="5" w:tplc="66AE76CA">
      <w:start w:val="1"/>
      <w:numFmt w:val="lowerRoman"/>
      <w:lvlText w:val="%6."/>
      <w:lvlJc w:val="right"/>
      <w:pPr>
        <w:ind w:left="4320" w:hanging="360"/>
      </w:pPr>
      <w:rPr>
        <w:u w:val="none"/>
      </w:rPr>
    </w:lvl>
    <w:lvl w:ilvl="6" w:tplc="9DD47A46">
      <w:start w:val="1"/>
      <w:numFmt w:val="decimal"/>
      <w:lvlText w:val="%7."/>
      <w:lvlJc w:val="left"/>
      <w:pPr>
        <w:ind w:left="5040" w:hanging="360"/>
      </w:pPr>
      <w:rPr>
        <w:u w:val="none"/>
      </w:rPr>
    </w:lvl>
    <w:lvl w:ilvl="7" w:tplc="57D4E74E">
      <w:start w:val="1"/>
      <w:numFmt w:val="lowerLetter"/>
      <w:lvlText w:val="%8."/>
      <w:lvlJc w:val="left"/>
      <w:pPr>
        <w:ind w:left="5760" w:hanging="360"/>
      </w:pPr>
      <w:rPr>
        <w:u w:val="none"/>
      </w:rPr>
    </w:lvl>
    <w:lvl w:ilvl="8" w:tplc="2036048A">
      <w:start w:val="1"/>
      <w:numFmt w:val="lowerRoman"/>
      <w:lvlText w:val="%9."/>
      <w:lvlJc w:val="right"/>
      <w:pPr>
        <w:ind w:left="6480" w:hanging="360"/>
      </w:pPr>
      <w:rPr>
        <w:u w:val="none"/>
      </w:rPr>
    </w:lvl>
  </w:abstractNum>
  <w:abstractNum w:abstractNumId="16" w15:restartNumberingAfterBreak="0">
    <w:nsid w:val="32F22C94"/>
    <w:multiLevelType w:val="hybridMultilevel"/>
    <w:tmpl w:val="D960C7B4"/>
    <w:lvl w:ilvl="0" w:tplc="D93EC2FA">
      <w:start w:val="1"/>
      <w:numFmt w:val="bullet"/>
      <w:lvlText w:val="-"/>
      <w:lvlJc w:val="left"/>
      <w:pPr>
        <w:ind w:left="720" w:hanging="360"/>
      </w:pPr>
      <w:rPr>
        <w:u w:val="none"/>
      </w:rPr>
    </w:lvl>
    <w:lvl w:ilvl="1" w:tplc="62E42B7C">
      <w:start w:val="1"/>
      <w:numFmt w:val="bullet"/>
      <w:lvlText w:val="-"/>
      <w:lvlJc w:val="left"/>
      <w:pPr>
        <w:ind w:left="1440" w:hanging="360"/>
      </w:pPr>
      <w:rPr>
        <w:u w:val="none"/>
      </w:rPr>
    </w:lvl>
    <w:lvl w:ilvl="2" w:tplc="A606A9F4">
      <w:start w:val="1"/>
      <w:numFmt w:val="bullet"/>
      <w:lvlText w:val="-"/>
      <w:lvlJc w:val="left"/>
      <w:pPr>
        <w:ind w:left="2160" w:hanging="360"/>
      </w:pPr>
      <w:rPr>
        <w:u w:val="none"/>
      </w:rPr>
    </w:lvl>
    <w:lvl w:ilvl="3" w:tplc="70F83BD2">
      <w:start w:val="1"/>
      <w:numFmt w:val="bullet"/>
      <w:lvlText w:val="-"/>
      <w:lvlJc w:val="left"/>
      <w:pPr>
        <w:ind w:left="2880" w:hanging="360"/>
      </w:pPr>
      <w:rPr>
        <w:u w:val="none"/>
      </w:rPr>
    </w:lvl>
    <w:lvl w:ilvl="4" w:tplc="70C6D764">
      <w:start w:val="1"/>
      <w:numFmt w:val="bullet"/>
      <w:lvlText w:val="-"/>
      <w:lvlJc w:val="left"/>
      <w:pPr>
        <w:ind w:left="3600" w:hanging="360"/>
      </w:pPr>
      <w:rPr>
        <w:u w:val="none"/>
      </w:rPr>
    </w:lvl>
    <w:lvl w:ilvl="5" w:tplc="D40672A4">
      <w:start w:val="1"/>
      <w:numFmt w:val="bullet"/>
      <w:lvlText w:val="-"/>
      <w:lvlJc w:val="left"/>
      <w:pPr>
        <w:ind w:left="4320" w:hanging="360"/>
      </w:pPr>
      <w:rPr>
        <w:u w:val="none"/>
      </w:rPr>
    </w:lvl>
    <w:lvl w:ilvl="6" w:tplc="98686F9C">
      <w:start w:val="1"/>
      <w:numFmt w:val="bullet"/>
      <w:lvlText w:val="-"/>
      <w:lvlJc w:val="left"/>
      <w:pPr>
        <w:ind w:left="5040" w:hanging="360"/>
      </w:pPr>
      <w:rPr>
        <w:u w:val="none"/>
      </w:rPr>
    </w:lvl>
    <w:lvl w:ilvl="7" w:tplc="3ADA0982">
      <w:start w:val="1"/>
      <w:numFmt w:val="bullet"/>
      <w:lvlText w:val="-"/>
      <w:lvlJc w:val="left"/>
      <w:pPr>
        <w:ind w:left="5760" w:hanging="360"/>
      </w:pPr>
      <w:rPr>
        <w:u w:val="none"/>
      </w:rPr>
    </w:lvl>
    <w:lvl w:ilvl="8" w:tplc="250804C8">
      <w:start w:val="1"/>
      <w:numFmt w:val="bullet"/>
      <w:lvlText w:val="-"/>
      <w:lvlJc w:val="left"/>
      <w:pPr>
        <w:ind w:left="6480" w:hanging="360"/>
      </w:pPr>
      <w:rPr>
        <w:u w:val="none"/>
      </w:rPr>
    </w:lvl>
  </w:abstractNum>
  <w:abstractNum w:abstractNumId="17" w15:restartNumberingAfterBreak="0">
    <w:nsid w:val="372F436F"/>
    <w:multiLevelType w:val="hybridMultilevel"/>
    <w:tmpl w:val="78141CE0"/>
    <w:lvl w:ilvl="0" w:tplc="3236CDCE">
      <w:start w:val="1"/>
      <w:numFmt w:val="bullet"/>
      <w:lvlText w:val="●"/>
      <w:lvlJc w:val="left"/>
      <w:pPr>
        <w:ind w:left="720" w:hanging="360"/>
      </w:pPr>
      <w:rPr>
        <w:u w:val="none"/>
      </w:rPr>
    </w:lvl>
    <w:lvl w:ilvl="1" w:tplc="FBEE8440">
      <w:start w:val="1"/>
      <w:numFmt w:val="bullet"/>
      <w:lvlText w:val="○"/>
      <w:lvlJc w:val="left"/>
      <w:pPr>
        <w:ind w:left="1440" w:hanging="360"/>
      </w:pPr>
      <w:rPr>
        <w:u w:val="none"/>
      </w:rPr>
    </w:lvl>
    <w:lvl w:ilvl="2" w:tplc="0A3859CC">
      <w:start w:val="1"/>
      <w:numFmt w:val="bullet"/>
      <w:lvlText w:val="■"/>
      <w:lvlJc w:val="left"/>
      <w:pPr>
        <w:ind w:left="2160" w:hanging="360"/>
      </w:pPr>
      <w:rPr>
        <w:u w:val="none"/>
      </w:rPr>
    </w:lvl>
    <w:lvl w:ilvl="3" w:tplc="4ACCDBEA">
      <w:start w:val="1"/>
      <w:numFmt w:val="bullet"/>
      <w:lvlText w:val="●"/>
      <w:lvlJc w:val="left"/>
      <w:pPr>
        <w:ind w:left="2880" w:hanging="360"/>
      </w:pPr>
      <w:rPr>
        <w:u w:val="none"/>
      </w:rPr>
    </w:lvl>
    <w:lvl w:ilvl="4" w:tplc="2796F830">
      <w:start w:val="1"/>
      <w:numFmt w:val="bullet"/>
      <w:lvlText w:val="○"/>
      <w:lvlJc w:val="left"/>
      <w:pPr>
        <w:ind w:left="3600" w:hanging="360"/>
      </w:pPr>
      <w:rPr>
        <w:u w:val="none"/>
      </w:rPr>
    </w:lvl>
    <w:lvl w:ilvl="5" w:tplc="D136B7F8">
      <w:start w:val="1"/>
      <w:numFmt w:val="bullet"/>
      <w:lvlText w:val="■"/>
      <w:lvlJc w:val="left"/>
      <w:pPr>
        <w:ind w:left="4320" w:hanging="360"/>
      </w:pPr>
      <w:rPr>
        <w:u w:val="none"/>
      </w:rPr>
    </w:lvl>
    <w:lvl w:ilvl="6" w:tplc="1D9E8FEA">
      <w:start w:val="1"/>
      <w:numFmt w:val="bullet"/>
      <w:lvlText w:val="●"/>
      <w:lvlJc w:val="left"/>
      <w:pPr>
        <w:ind w:left="5040" w:hanging="360"/>
      </w:pPr>
      <w:rPr>
        <w:u w:val="none"/>
      </w:rPr>
    </w:lvl>
    <w:lvl w:ilvl="7" w:tplc="AF6674EE">
      <w:start w:val="1"/>
      <w:numFmt w:val="bullet"/>
      <w:lvlText w:val="○"/>
      <w:lvlJc w:val="left"/>
      <w:pPr>
        <w:ind w:left="5760" w:hanging="360"/>
      </w:pPr>
      <w:rPr>
        <w:u w:val="none"/>
      </w:rPr>
    </w:lvl>
    <w:lvl w:ilvl="8" w:tplc="4978CE02">
      <w:start w:val="1"/>
      <w:numFmt w:val="bullet"/>
      <w:lvlText w:val="■"/>
      <w:lvlJc w:val="left"/>
      <w:pPr>
        <w:ind w:left="6480" w:hanging="360"/>
      </w:pPr>
      <w:rPr>
        <w:u w:val="none"/>
      </w:rPr>
    </w:lvl>
  </w:abstractNum>
  <w:abstractNum w:abstractNumId="18" w15:restartNumberingAfterBreak="0">
    <w:nsid w:val="38AA1C75"/>
    <w:multiLevelType w:val="hybridMultilevel"/>
    <w:tmpl w:val="BE14BFB8"/>
    <w:lvl w:ilvl="0" w:tplc="72246102">
      <w:start w:val="1"/>
      <w:numFmt w:val="bullet"/>
      <w:lvlText w:val="●"/>
      <w:lvlJc w:val="left"/>
      <w:pPr>
        <w:ind w:left="709" w:hanging="360"/>
      </w:pPr>
      <w:rPr>
        <w:u w:val="none"/>
      </w:rPr>
    </w:lvl>
    <w:lvl w:ilvl="1" w:tplc="27B6EE54">
      <w:start w:val="1"/>
      <w:numFmt w:val="bullet"/>
      <w:lvlText w:val="○"/>
      <w:lvlJc w:val="left"/>
      <w:pPr>
        <w:ind w:left="1429" w:hanging="360"/>
      </w:pPr>
      <w:rPr>
        <w:u w:val="none"/>
      </w:rPr>
    </w:lvl>
    <w:lvl w:ilvl="2" w:tplc="9558F98E">
      <w:start w:val="1"/>
      <w:numFmt w:val="bullet"/>
      <w:lvlText w:val="■"/>
      <w:lvlJc w:val="left"/>
      <w:pPr>
        <w:ind w:left="2149" w:hanging="360"/>
      </w:pPr>
      <w:rPr>
        <w:u w:val="none"/>
      </w:rPr>
    </w:lvl>
    <w:lvl w:ilvl="3" w:tplc="80747368">
      <w:start w:val="1"/>
      <w:numFmt w:val="bullet"/>
      <w:lvlText w:val="●"/>
      <w:lvlJc w:val="left"/>
      <w:pPr>
        <w:ind w:left="2869" w:hanging="360"/>
      </w:pPr>
      <w:rPr>
        <w:u w:val="none"/>
      </w:rPr>
    </w:lvl>
    <w:lvl w:ilvl="4" w:tplc="CE74EB8A">
      <w:start w:val="1"/>
      <w:numFmt w:val="bullet"/>
      <w:lvlText w:val="○"/>
      <w:lvlJc w:val="left"/>
      <w:pPr>
        <w:ind w:left="3589" w:hanging="360"/>
      </w:pPr>
      <w:rPr>
        <w:u w:val="none"/>
      </w:rPr>
    </w:lvl>
    <w:lvl w:ilvl="5" w:tplc="C6064FEC">
      <w:start w:val="1"/>
      <w:numFmt w:val="bullet"/>
      <w:lvlText w:val="■"/>
      <w:lvlJc w:val="left"/>
      <w:pPr>
        <w:ind w:left="4309" w:hanging="360"/>
      </w:pPr>
      <w:rPr>
        <w:u w:val="none"/>
      </w:rPr>
    </w:lvl>
    <w:lvl w:ilvl="6" w:tplc="6FC66866">
      <w:start w:val="1"/>
      <w:numFmt w:val="bullet"/>
      <w:lvlText w:val="●"/>
      <w:lvlJc w:val="left"/>
      <w:pPr>
        <w:ind w:left="5029" w:hanging="360"/>
      </w:pPr>
      <w:rPr>
        <w:u w:val="none"/>
      </w:rPr>
    </w:lvl>
    <w:lvl w:ilvl="7" w:tplc="B002C60E">
      <w:start w:val="1"/>
      <w:numFmt w:val="bullet"/>
      <w:lvlText w:val="○"/>
      <w:lvlJc w:val="left"/>
      <w:pPr>
        <w:ind w:left="5749" w:hanging="360"/>
      </w:pPr>
      <w:rPr>
        <w:u w:val="none"/>
      </w:rPr>
    </w:lvl>
    <w:lvl w:ilvl="8" w:tplc="8C644C08">
      <w:start w:val="1"/>
      <w:numFmt w:val="bullet"/>
      <w:lvlText w:val="■"/>
      <w:lvlJc w:val="left"/>
      <w:pPr>
        <w:ind w:left="6469" w:hanging="360"/>
      </w:pPr>
      <w:rPr>
        <w:u w:val="none"/>
      </w:rPr>
    </w:lvl>
  </w:abstractNum>
  <w:abstractNum w:abstractNumId="19" w15:restartNumberingAfterBreak="0">
    <w:nsid w:val="3B2F4456"/>
    <w:multiLevelType w:val="hybridMultilevel"/>
    <w:tmpl w:val="948641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B4B5BC0"/>
    <w:multiLevelType w:val="hybridMultilevel"/>
    <w:tmpl w:val="27320AA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3B625D1C"/>
    <w:multiLevelType w:val="hybridMultilevel"/>
    <w:tmpl w:val="A3F0B602"/>
    <w:lvl w:ilvl="0" w:tplc="41165F32">
      <w:start w:val="1"/>
      <w:numFmt w:val="bullet"/>
      <w:lvlText w:val="●"/>
      <w:lvlJc w:val="left"/>
      <w:rPr>
        <w:rFonts w:hint="default"/>
        <w:u w:val="none"/>
      </w:rPr>
    </w:lvl>
    <w:lvl w:ilvl="1" w:tplc="FFFFFFFF" w:tentative="1">
      <w:start w:val="1"/>
      <w:numFmt w:val="bullet"/>
      <w:lvlText w:val="o"/>
      <w:lvlJc w:val="left"/>
      <w:pPr>
        <w:ind w:left="981" w:hanging="360"/>
      </w:pPr>
      <w:rPr>
        <w:rFonts w:ascii="Courier New" w:hAnsi="Courier New" w:cs="Courier New" w:hint="default"/>
      </w:rPr>
    </w:lvl>
    <w:lvl w:ilvl="2" w:tplc="FFFFFFFF" w:tentative="1">
      <w:start w:val="1"/>
      <w:numFmt w:val="bullet"/>
      <w:lvlText w:val=""/>
      <w:lvlJc w:val="left"/>
      <w:pPr>
        <w:ind w:left="1701" w:hanging="360"/>
      </w:pPr>
      <w:rPr>
        <w:rFonts w:ascii="Wingdings" w:hAnsi="Wingdings" w:hint="default"/>
      </w:rPr>
    </w:lvl>
    <w:lvl w:ilvl="3" w:tplc="FFFFFFFF" w:tentative="1">
      <w:start w:val="1"/>
      <w:numFmt w:val="bullet"/>
      <w:lvlText w:val=""/>
      <w:lvlJc w:val="left"/>
      <w:pPr>
        <w:ind w:left="2421" w:hanging="360"/>
      </w:pPr>
      <w:rPr>
        <w:rFonts w:ascii="Symbol" w:hAnsi="Symbol" w:hint="default"/>
      </w:rPr>
    </w:lvl>
    <w:lvl w:ilvl="4" w:tplc="FFFFFFFF" w:tentative="1">
      <w:start w:val="1"/>
      <w:numFmt w:val="bullet"/>
      <w:lvlText w:val="o"/>
      <w:lvlJc w:val="left"/>
      <w:pPr>
        <w:ind w:left="3141" w:hanging="360"/>
      </w:pPr>
      <w:rPr>
        <w:rFonts w:ascii="Courier New" w:hAnsi="Courier New" w:cs="Courier New" w:hint="default"/>
      </w:rPr>
    </w:lvl>
    <w:lvl w:ilvl="5" w:tplc="FFFFFFFF" w:tentative="1">
      <w:start w:val="1"/>
      <w:numFmt w:val="bullet"/>
      <w:lvlText w:val=""/>
      <w:lvlJc w:val="left"/>
      <w:pPr>
        <w:ind w:left="3861" w:hanging="360"/>
      </w:pPr>
      <w:rPr>
        <w:rFonts w:ascii="Wingdings" w:hAnsi="Wingdings" w:hint="default"/>
      </w:rPr>
    </w:lvl>
    <w:lvl w:ilvl="6" w:tplc="FFFFFFFF" w:tentative="1">
      <w:start w:val="1"/>
      <w:numFmt w:val="bullet"/>
      <w:lvlText w:val=""/>
      <w:lvlJc w:val="left"/>
      <w:pPr>
        <w:ind w:left="4581" w:hanging="360"/>
      </w:pPr>
      <w:rPr>
        <w:rFonts w:ascii="Symbol" w:hAnsi="Symbol" w:hint="default"/>
      </w:rPr>
    </w:lvl>
    <w:lvl w:ilvl="7" w:tplc="FFFFFFFF" w:tentative="1">
      <w:start w:val="1"/>
      <w:numFmt w:val="bullet"/>
      <w:lvlText w:val="o"/>
      <w:lvlJc w:val="left"/>
      <w:pPr>
        <w:ind w:left="5301" w:hanging="360"/>
      </w:pPr>
      <w:rPr>
        <w:rFonts w:ascii="Courier New" w:hAnsi="Courier New" w:cs="Courier New" w:hint="default"/>
      </w:rPr>
    </w:lvl>
    <w:lvl w:ilvl="8" w:tplc="FFFFFFFF" w:tentative="1">
      <w:start w:val="1"/>
      <w:numFmt w:val="bullet"/>
      <w:lvlText w:val=""/>
      <w:lvlJc w:val="left"/>
      <w:pPr>
        <w:ind w:left="6021" w:hanging="360"/>
      </w:pPr>
      <w:rPr>
        <w:rFonts w:ascii="Wingdings" w:hAnsi="Wingdings" w:hint="default"/>
      </w:rPr>
    </w:lvl>
  </w:abstractNum>
  <w:abstractNum w:abstractNumId="22" w15:restartNumberingAfterBreak="0">
    <w:nsid w:val="3D4712F3"/>
    <w:multiLevelType w:val="hybridMultilevel"/>
    <w:tmpl w:val="D014104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3" w15:restartNumberingAfterBreak="0">
    <w:nsid w:val="3FD87343"/>
    <w:multiLevelType w:val="hybridMultilevel"/>
    <w:tmpl w:val="471EB7AE"/>
    <w:lvl w:ilvl="0" w:tplc="4142E7AC">
      <w:start w:val="1"/>
      <w:numFmt w:val="bullet"/>
      <w:lvlText w:val="●"/>
      <w:lvlJc w:val="left"/>
      <w:pPr>
        <w:ind w:left="720" w:hanging="360"/>
      </w:pPr>
      <w:rPr>
        <w:rFonts w:ascii="noto sans symbols" w:eastAsia="noto sans symbols" w:hAnsi="noto sans symbols" w:cs="noto sans symbols"/>
      </w:rPr>
    </w:lvl>
    <w:lvl w:ilvl="1" w:tplc="4B705E72">
      <w:start w:val="1"/>
      <w:numFmt w:val="bullet"/>
      <w:lvlText w:val="o"/>
      <w:lvlJc w:val="left"/>
      <w:pPr>
        <w:ind w:left="1440" w:hanging="360"/>
      </w:pPr>
      <w:rPr>
        <w:rFonts w:ascii="Courier New" w:eastAsia="Courier New" w:hAnsi="Courier New" w:cs="Courier New"/>
      </w:rPr>
    </w:lvl>
    <w:lvl w:ilvl="2" w:tplc="D5C8EB92">
      <w:start w:val="1"/>
      <w:numFmt w:val="bullet"/>
      <w:lvlText w:val="▪"/>
      <w:lvlJc w:val="left"/>
      <w:pPr>
        <w:ind w:left="2160" w:hanging="360"/>
      </w:pPr>
      <w:rPr>
        <w:rFonts w:ascii="noto sans symbols" w:eastAsia="noto sans symbols" w:hAnsi="noto sans symbols" w:cs="noto sans symbols"/>
      </w:rPr>
    </w:lvl>
    <w:lvl w:ilvl="3" w:tplc="D5EA3318">
      <w:start w:val="1"/>
      <w:numFmt w:val="bullet"/>
      <w:lvlText w:val="●"/>
      <w:lvlJc w:val="left"/>
      <w:pPr>
        <w:ind w:left="2880" w:hanging="360"/>
      </w:pPr>
      <w:rPr>
        <w:rFonts w:ascii="noto sans symbols" w:eastAsia="noto sans symbols" w:hAnsi="noto sans symbols" w:cs="noto sans symbols"/>
      </w:rPr>
    </w:lvl>
    <w:lvl w:ilvl="4" w:tplc="69C403C8">
      <w:start w:val="1"/>
      <w:numFmt w:val="bullet"/>
      <w:lvlText w:val="o"/>
      <w:lvlJc w:val="left"/>
      <w:pPr>
        <w:ind w:left="3600" w:hanging="360"/>
      </w:pPr>
      <w:rPr>
        <w:rFonts w:ascii="Courier New" w:eastAsia="Courier New" w:hAnsi="Courier New" w:cs="Courier New"/>
      </w:rPr>
    </w:lvl>
    <w:lvl w:ilvl="5" w:tplc="58785644">
      <w:start w:val="1"/>
      <w:numFmt w:val="bullet"/>
      <w:lvlText w:val="▪"/>
      <w:lvlJc w:val="left"/>
      <w:pPr>
        <w:ind w:left="4320" w:hanging="360"/>
      </w:pPr>
      <w:rPr>
        <w:rFonts w:ascii="noto sans symbols" w:eastAsia="noto sans symbols" w:hAnsi="noto sans symbols" w:cs="noto sans symbols"/>
      </w:rPr>
    </w:lvl>
    <w:lvl w:ilvl="6" w:tplc="BFC2185E">
      <w:start w:val="1"/>
      <w:numFmt w:val="bullet"/>
      <w:lvlText w:val="●"/>
      <w:lvlJc w:val="left"/>
      <w:pPr>
        <w:ind w:left="5040" w:hanging="360"/>
      </w:pPr>
      <w:rPr>
        <w:rFonts w:ascii="noto sans symbols" w:eastAsia="noto sans symbols" w:hAnsi="noto sans symbols" w:cs="noto sans symbols"/>
      </w:rPr>
    </w:lvl>
    <w:lvl w:ilvl="7" w:tplc="1F9E4DCE">
      <w:start w:val="1"/>
      <w:numFmt w:val="bullet"/>
      <w:lvlText w:val="o"/>
      <w:lvlJc w:val="left"/>
      <w:pPr>
        <w:ind w:left="5760" w:hanging="360"/>
      </w:pPr>
      <w:rPr>
        <w:rFonts w:ascii="Courier New" w:eastAsia="Courier New" w:hAnsi="Courier New" w:cs="Courier New"/>
      </w:rPr>
    </w:lvl>
    <w:lvl w:ilvl="8" w:tplc="696249DC">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30266BA"/>
    <w:multiLevelType w:val="hybridMultilevel"/>
    <w:tmpl w:val="6966F7CE"/>
    <w:lvl w:ilvl="0" w:tplc="41165F32">
      <w:start w:val="1"/>
      <w:numFmt w:val="bullet"/>
      <w:lvlText w:val="●"/>
      <w:lvlJc w:val="left"/>
      <w:pPr>
        <w:ind w:left="360" w:hanging="360"/>
      </w:pPr>
      <w:rPr>
        <w:u w:val="none"/>
      </w:rPr>
    </w:lvl>
    <w:lvl w:ilvl="1" w:tplc="93CC8E50">
      <w:start w:val="1"/>
      <w:numFmt w:val="bullet"/>
      <w:lvlText w:val="○"/>
      <w:lvlJc w:val="left"/>
      <w:pPr>
        <w:ind w:left="1080" w:hanging="360"/>
      </w:pPr>
      <w:rPr>
        <w:u w:val="none"/>
      </w:rPr>
    </w:lvl>
    <w:lvl w:ilvl="2" w:tplc="0EF8AFD8">
      <w:start w:val="1"/>
      <w:numFmt w:val="bullet"/>
      <w:lvlText w:val="■"/>
      <w:lvlJc w:val="left"/>
      <w:pPr>
        <w:ind w:left="1800" w:hanging="360"/>
      </w:pPr>
      <w:rPr>
        <w:u w:val="none"/>
      </w:rPr>
    </w:lvl>
    <w:lvl w:ilvl="3" w:tplc="94B8DC92">
      <w:start w:val="1"/>
      <w:numFmt w:val="bullet"/>
      <w:lvlText w:val="●"/>
      <w:lvlJc w:val="left"/>
      <w:pPr>
        <w:ind w:left="2520" w:hanging="360"/>
      </w:pPr>
      <w:rPr>
        <w:u w:val="none"/>
      </w:rPr>
    </w:lvl>
    <w:lvl w:ilvl="4" w:tplc="7B46C77E">
      <w:start w:val="1"/>
      <w:numFmt w:val="bullet"/>
      <w:lvlText w:val="○"/>
      <w:lvlJc w:val="left"/>
      <w:pPr>
        <w:ind w:left="3240" w:hanging="360"/>
      </w:pPr>
      <w:rPr>
        <w:u w:val="none"/>
      </w:rPr>
    </w:lvl>
    <w:lvl w:ilvl="5" w:tplc="B63CADF6">
      <w:start w:val="1"/>
      <w:numFmt w:val="bullet"/>
      <w:lvlText w:val="■"/>
      <w:lvlJc w:val="left"/>
      <w:pPr>
        <w:ind w:left="3960" w:hanging="360"/>
      </w:pPr>
      <w:rPr>
        <w:u w:val="none"/>
      </w:rPr>
    </w:lvl>
    <w:lvl w:ilvl="6" w:tplc="4FF49FCC">
      <w:start w:val="1"/>
      <w:numFmt w:val="bullet"/>
      <w:lvlText w:val="●"/>
      <w:lvlJc w:val="left"/>
      <w:pPr>
        <w:ind w:left="4680" w:hanging="360"/>
      </w:pPr>
      <w:rPr>
        <w:u w:val="none"/>
      </w:rPr>
    </w:lvl>
    <w:lvl w:ilvl="7" w:tplc="C92631AA">
      <w:start w:val="1"/>
      <w:numFmt w:val="bullet"/>
      <w:lvlText w:val="○"/>
      <w:lvlJc w:val="left"/>
      <w:pPr>
        <w:ind w:left="5400" w:hanging="360"/>
      </w:pPr>
      <w:rPr>
        <w:u w:val="none"/>
      </w:rPr>
    </w:lvl>
    <w:lvl w:ilvl="8" w:tplc="C9960DF8">
      <w:start w:val="1"/>
      <w:numFmt w:val="bullet"/>
      <w:lvlText w:val="■"/>
      <w:lvlJc w:val="left"/>
      <w:pPr>
        <w:ind w:left="6120" w:hanging="360"/>
      </w:pPr>
      <w:rPr>
        <w:u w:val="none"/>
      </w:rPr>
    </w:lvl>
  </w:abstractNum>
  <w:abstractNum w:abstractNumId="25" w15:restartNumberingAfterBreak="0">
    <w:nsid w:val="443C6F9D"/>
    <w:multiLevelType w:val="hybridMultilevel"/>
    <w:tmpl w:val="2DC67CE8"/>
    <w:lvl w:ilvl="0" w:tplc="6D78ED50">
      <w:start w:val="1"/>
      <w:numFmt w:val="bullet"/>
      <w:lvlText w:val="●"/>
      <w:lvlJc w:val="left"/>
      <w:pPr>
        <w:ind w:left="720" w:hanging="360"/>
      </w:pPr>
      <w:rPr>
        <w:u w:val="none"/>
      </w:rPr>
    </w:lvl>
    <w:lvl w:ilvl="1" w:tplc="CEA402D4">
      <w:start w:val="1"/>
      <w:numFmt w:val="bullet"/>
      <w:lvlText w:val="○"/>
      <w:lvlJc w:val="left"/>
      <w:pPr>
        <w:ind w:left="1440" w:hanging="360"/>
      </w:pPr>
      <w:rPr>
        <w:u w:val="none"/>
      </w:rPr>
    </w:lvl>
    <w:lvl w:ilvl="2" w:tplc="E7C2C2CE">
      <w:start w:val="1"/>
      <w:numFmt w:val="bullet"/>
      <w:lvlText w:val="■"/>
      <w:lvlJc w:val="left"/>
      <w:pPr>
        <w:ind w:left="2160" w:hanging="360"/>
      </w:pPr>
      <w:rPr>
        <w:u w:val="none"/>
      </w:rPr>
    </w:lvl>
    <w:lvl w:ilvl="3" w:tplc="E4682AFE">
      <w:start w:val="1"/>
      <w:numFmt w:val="bullet"/>
      <w:lvlText w:val="●"/>
      <w:lvlJc w:val="left"/>
      <w:pPr>
        <w:ind w:left="2880" w:hanging="360"/>
      </w:pPr>
      <w:rPr>
        <w:u w:val="none"/>
      </w:rPr>
    </w:lvl>
    <w:lvl w:ilvl="4" w:tplc="DC5A00BE">
      <w:start w:val="1"/>
      <w:numFmt w:val="bullet"/>
      <w:lvlText w:val="○"/>
      <w:lvlJc w:val="left"/>
      <w:pPr>
        <w:ind w:left="3600" w:hanging="360"/>
      </w:pPr>
      <w:rPr>
        <w:u w:val="none"/>
      </w:rPr>
    </w:lvl>
    <w:lvl w:ilvl="5" w:tplc="BD60BDD4">
      <w:start w:val="1"/>
      <w:numFmt w:val="bullet"/>
      <w:lvlText w:val="■"/>
      <w:lvlJc w:val="left"/>
      <w:pPr>
        <w:ind w:left="4320" w:hanging="360"/>
      </w:pPr>
      <w:rPr>
        <w:u w:val="none"/>
      </w:rPr>
    </w:lvl>
    <w:lvl w:ilvl="6" w:tplc="1FBA706C">
      <w:start w:val="1"/>
      <w:numFmt w:val="bullet"/>
      <w:lvlText w:val="●"/>
      <w:lvlJc w:val="left"/>
      <w:pPr>
        <w:ind w:left="5040" w:hanging="360"/>
      </w:pPr>
      <w:rPr>
        <w:u w:val="none"/>
      </w:rPr>
    </w:lvl>
    <w:lvl w:ilvl="7" w:tplc="6C127230">
      <w:start w:val="1"/>
      <w:numFmt w:val="bullet"/>
      <w:lvlText w:val="○"/>
      <w:lvlJc w:val="left"/>
      <w:pPr>
        <w:ind w:left="5760" w:hanging="360"/>
      </w:pPr>
      <w:rPr>
        <w:u w:val="none"/>
      </w:rPr>
    </w:lvl>
    <w:lvl w:ilvl="8" w:tplc="3A821B52">
      <w:start w:val="1"/>
      <w:numFmt w:val="bullet"/>
      <w:lvlText w:val="■"/>
      <w:lvlJc w:val="left"/>
      <w:pPr>
        <w:ind w:left="6480" w:hanging="360"/>
      </w:pPr>
      <w:rPr>
        <w:u w:val="none"/>
      </w:rPr>
    </w:lvl>
  </w:abstractNum>
  <w:abstractNum w:abstractNumId="26" w15:restartNumberingAfterBreak="0">
    <w:nsid w:val="44413856"/>
    <w:multiLevelType w:val="hybridMultilevel"/>
    <w:tmpl w:val="F668AC4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4674057A"/>
    <w:multiLevelType w:val="multilevel"/>
    <w:tmpl w:val="0AA020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9FF0942"/>
    <w:multiLevelType w:val="hybridMultilevel"/>
    <w:tmpl w:val="9E34AA70"/>
    <w:lvl w:ilvl="0" w:tplc="0F56B8B4">
      <w:start w:val="1"/>
      <w:numFmt w:val="bullet"/>
      <w:lvlText w:val="●"/>
      <w:lvlJc w:val="left"/>
      <w:pPr>
        <w:ind w:left="720" w:hanging="360"/>
      </w:pPr>
      <w:rPr>
        <w:u w:val="none"/>
      </w:rPr>
    </w:lvl>
    <w:lvl w:ilvl="1" w:tplc="6DC0EA14">
      <w:start w:val="1"/>
      <w:numFmt w:val="bullet"/>
      <w:lvlText w:val="○"/>
      <w:lvlJc w:val="left"/>
      <w:pPr>
        <w:ind w:left="1440" w:hanging="360"/>
      </w:pPr>
      <w:rPr>
        <w:u w:val="none"/>
      </w:rPr>
    </w:lvl>
    <w:lvl w:ilvl="2" w:tplc="BEFC6D48">
      <w:start w:val="1"/>
      <w:numFmt w:val="bullet"/>
      <w:lvlText w:val="■"/>
      <w:lvlJc w:val="left"/>
      <w:pPr>
        <w:ind w:left="2160" w:hanging="360"/>
      </w:pPr>
      <w:rPr>
        <w:u w:val="none"/>
      </w:rPr>
    </w:lvl>
    <w:lvl w:ilvl="3" w:tplc="E39451AC">
      <w:start w:val="1"/>
      <w:numFmt w:val="bullet"/>
      <w:lvlText w:val="●"/>
      <w:lvlJc w:val="left"/>
      <w:pPr>
        <w:ind w:left="2880" w:hanging="360"/>
      </w:pPr>
      <w:rPr>
        <w:u w:val="none"/>
      </w:rPr>
    </w:lvl>
    <w:lvl w:ilvl="4" w:tplc="9D1E308A">
      <w:start w:val="1"/>
      <w:numFmt w:val="bullet"/>
      <w:lvlText w:val="○"/>
      <w:lvlJc w:val="left"/>
      <w:pPr>
        <w:ind w:left="3600" w:hanging="360"/>
      </w:pPr>
      <w:rPr>
        <w:u w:val="none"/>
      </w:rPr>
    </w:lvl>
    <w:lvl w:ilvl="5" w:tplc="AA3C54B4">
      <w:start w:val="1"/>
      <w:numFmt w:val="bullet"/>
      <w:lvlText w:val="■"/>
      <w:lvlJc w:val="left"/>
      <w:pPr>
        <w:ind w:left="4320" w:hanging="360"/>
      </w:pPr>
      <w:rPr>
        <w:u w:val="none"/>
      </w:rPr>
    </w:lvl>
    <w:lvl w:ilvl="6" w:tplc="115EACDE">
      <w:start w:val="1"/>
      <w:numFmt w:val="bullet"/>
      <w:lvlText w:val="●"/>
      <w:lvlJc w:val="left"/>
      <w:pPr>
        <w:ind w:left="5040" w:hanging="360"/>
      </w:pPr>
      <w:rPr>
        <w:u w:val="none"/>
      </w:rPr>
    </w:lvl>
    <w:lvl w:ilvl="7" w:tplc="4E5A4B3E">
      <w:start w:val="1"/>
      <w:numFmt w:val="bullet"/>
      <w:lvlText w:val="○"/>
      <w:lvlJc w:val="left"/>
      <w:pPr>
        <w:ind w:left="5760" w:hanging="360"/>
      </w:pPr>
      <w:rPr>
        <w:u w:val="none"/>
      </w:rPr>
    </w:lvl>
    <w:lvl w:ilvl="8" w:tplc="E87A4B08">
      <w:start w:val="1"/>
      <w:numFmt w:val="bullet"/>
      <w:lvlText w:val="■"/>
      <w:lvlJc w:val="left"/>
      <w:pPr>
        <w:ind w:left="6480" w:hanging="360"/>
      </w:pPr>
      <w:rPr>
        <w:u w:val="none"/>
      </w:rPr>
    </w:lvl>
  </w:abstractNum>
  <w:abstractNum w:abstractNumId="29" w15:restartNumberingAfterBreak="0">
    <w:nsid w:val="4AF2760E"/>
    <w:multiLevelType w:val="hybridMultilevel"/>
    <w:tmpl w:val="860E264C"/>
    <w:lvl w:ilvl="0" w:tplc="84EE4906">
      <w:start w:val="1"/>
      <w:numFmt w:val="bullet"/>
      <w:lvlText w:val="●"/>
      <w:lvlJc w:val="left"/>
      <w:pPr>
        <w:ind w:left="720" w:hanging="360"/>
      </w:pPr>
      <w:rPr>
        <w:u w:val="none"/>
      </w:rPr>
    </w:lvl>
    <w:lvl w:ilvl="1" w:tplc="F926E128">
      <w:start w:val="1"/>
      <w:numFmt w:val="bullet"/>
      <w:lvlText w:val="○"/>
      <w:lvlJc w:val="left"/>
      <w:pPr>
        <w:ind w:left="1440" w:hanging="360"/>
      </w:pPr>
      <w:rPr>
        <w:u w:val="none"/>
      </w:rPr>
    </w:lvl>
    <w:lvl w:ilvl="2" w:tplc="643485DE">
      <w:start w:val="1"/>
      <w:numFmt w:val="bullet"/>
      <w:lvlText w:val="■"/>
      <w:lvlJc w:val="left"/>
      <w:pPr>
        <w:ind w:left="2160" w:hanging="360"/>
      </w:pPr>
      <w:rPr>
        <w:u w:val="none"/>
      </w:rPr>
    </w:lvl>
    <w:lvl w:ilvl="3" w:tplc="F55A0834">
      <w:start w:val="1"/>
      <w:numFmt w:val="bullet"/>
      <w:lvlText w:val="●"/>
      <w:lvlJc w:val="left"/>
      <w:pPr>
        <w:ind w:left="2880" w:hanging="360"/>
      </w:pPr>
      <w:rPr>
        <w:u w:val="none"/>
      </w:rPr>
    </w:lvl>
    <w:lvl w:ilvl="4" w:tplc="1BEEEDFE">
      <w:start w:val="1"/>
      <w:numFmt w:val="bullet"/>
      <w:lvlText w:val="○"/>
      <w:lvlJc w:val="left"/>
      <w:pPr>
        <w:ind w:left="3600" w:hanging="360"/>
      </w:pPr>
      <w:rPr>
        <w:u w:val="none"/>
      </w:rPr>
    </w:lvl>
    <w:lvl w:ilvl="5" w:tplc="BCE2BCB2">
      <w:start w:val="1"/>
      <w:numFmt w:val="bullet"/>
      <w:lvlText w:val="■"/>
      <w:lvlJc w:val="left"/>
      <w:pPr>
        <w:ind w:left="4320" w:hanging="360"/>
      </w:pPr>
      <w:rPr>
        <w:u w:val="none"/>
      </w:rPr>
    </w:lvl>
    <w:lvl w:ilvl="6" w:tplc="95E866E0">
      <w:start w:val="1"/>
      <w:numFmt w:val="bullet"/>
      <w:lvlText w:val="●"/>
      <w:lvlJc w:val="left"/>
      <w:pPr>
        <w:ind w:left="5040" w:hanging="360"/>
      </w:pPr>
      <w:rPr>
        <w:u w:val="none"/>
      </w:rPr>
    </w:lvl>
    <w:lvl w:ilvl="7" w:tplc="0B227C7C">
      <w:start w:val="1"/>
      <w:numFmt w:val="bullet"/>
      <w:lvlText w:val="○"/>
      <w:lvlJc w:val="left"/>
      <w:pPr>
        <w:ind w:left="5760" w:hanging="360"/>
      </w:pPr>
      <w:rPr>
        <w:u w:val="none"/>
      </w:rPr>
    </w:lvl>
    <w:lvl w:ilvl="8" w:tplc="00E2355C">
      <w:start w:val="1"/>
      <w:numFmt w:val="bullet"/>
      <w:lvlText w:val="■"/>
      <w:lvlJc w:val="left"/>
      <w:pPr>
        <w:ind w:left="6480" w:hanging="360"/>
      </w:pPr>
      <w:rPr>
        <w:u w:val="none"/>
      </w:rPr>
    </w:lvl>
  </w:abstractNum>
  <w:abstractNum w:abstractNumId="30" w15:restartNumberingAfterBreak="0">
    <w:nsid w:val="508B3674"/>
    <w:multiLevelType w:val="hybridMultilevel"/>
    <w:tmpl w:val="8F785612"/>
    <w:lvl w:ilvl="0" w:tplc="5E74E022">
      <w:start w:val="1"/>
      <w:numFmt w:val="decimal"/>
      <w:lvlText w:val="%1."/>
      <w:lvlJc w:val="left"/>
      <w:pPr>
        <w:ind w:left="720" w:hanging="360"/>
      </w:pPr>
      <w:rPr>
        <w:u w:val="none"/>
      </w:rPr>
    </w:lvl>
    <w:lvl w:ilvl="1" w:tplc="3B98C800">
      <w:start w:val="1"/>
      <w:numFmt w:val="lowerLetter"/>
      <w:lvlText w:val="%2."/>
      <w:lvlJc w:val="left"/>
      <w:pPr>
        <w:ind w:left="1440" w:hanging="360"/>
      </w:pPr>
      <w:rPr>
        <w:u w:val="none"/>
      </w:rPr>
    </w:lvl>
    <w:lvl w:ilvl="2" w:tplc="2876C40A">
      <w:start w:val="1"/>
      <w:numFmt w:val="lowerRoman"/>
      <w:lvlText w:val="%3."/>
      <w:lvlJc w:val="left"/>
      <w:pPr>
        <w:ind w:left="2160" w:hanging="360"/>
      </w:pPr>
      <w:rPr>
        <w:u w:val="none"/>
      </w:rPr>
    </w:lvl>
    <w:lvl w:ilvl="3" w:tplc="36E20B28">
      <w:start w:val="1"/>
      <w:numFmt w:val="decimal"/>
      <w:lvlText w:val="%4."/>
      <w:lvlJc w:val="left"/>
      <w:pPr>
        <w:ind w:left="2880" w:hanging="360"/>
      </w:pPr>
      <w:rPr>
        <w:u w:val="none"/>
      </w:rPr>
    </w:lvl>
    <w:lvl w:ilvl="4" w:tplc="5C86F11A">
      <w:start w:val="1"/>
      <w:numFmt w:val="lowerLetter"/>
      <w:lvlText w:val="%5."/>
      <w:lvlJc w:val="left"/>
      <w:pPr>
        <w:ind w:left="3600" w:hanging="360"/>
      </w:pPr>
      <w:rPr>
        <w:u w:val="none"/>
      </w:rPr>
    </w:lvl>
    <w:lvl w:ilvl="5" w:tplc="0D888CD0">
      <w:start w:val="1"/>
      <w:numFmt w:val="lowerRoman"/>
      <w:lvlText w:val="%6."/>
      <w:lvlJc w:val="left"/>
      <w:pPr>
        <w:ind w:left="4320" w:hanging="360"/>
      </w:pPr>
      <w:rPr>
        <w:u w:val="none"/>
      </w:rPr>
    </w:lvl>
    <w:lvl w:ilvl="6" w:tplc="70C82BDC">
      <w:start w:val="1"/>
      <w:numFmt w:val="decimal"/>
      <w:lvlText w:val="%7."/>
      <w:lvlJc w:val="left"/>
      <w:pPr>
        <w:ind w:left="5040" w:hanging="360"/>
      </w:pPr>
      <w:rPr>
        <w:u w:val="none"/>
      </w:rPr>
    </w:lvl>
    <w:lvl w:ilvl="7" w:tplc="0BA05DC6">
      <w:start w:val="1"/>
      <w:numFmt w:val="lowerLetter"/>
      <w:lvlText w:val="%8."/>
      <w:lvlJc w:val="left"/>
      <w:pPr>
        <w:ind w:left="5760" w:hanging="360"/>
      </w:pPr>
      <w:rPr>
        <w:u w:val="none"/>
      </w:rPr>
    </w:lvl>
    <w:lvl w:ilvl="8" w:tplc="FAD433BC">
      <w:start w:val="1"/>
      <w:numFmt w:val="lowerRoman"/>
      <w:lvlText w:val="%9."/>
      <w:lvlJc w:val="left"/>
      <w:pPr>
        <w:ind w:left="6480" w:hanging="360"/>
      </w:pPr>
      <w:rPr>
        <w:u w:val="none"/>
      </w:rPr>
    </w:lvl>
  </w:abstractNum>
  <w:abstractNum w:abstractNumId="31" w15:restartNumberingAfterBreak="0">
    <w:nsid w:val="533D1B85"/>
    <w:multiLevelType w:val="multilevel"/>
    <w:tmpl w:val="79F63832"/>
    <w:lvl w:ilvl="0">
      <w:start w:val="1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58234C1"/>
    <w:multiLevelType w:val="hybridMultilevel"/>
    <w:tmpl w:val="1F7401E0"/>
    <w:lvl w:ilvl="0" w:tplc="3BB0551E">
      <w:start w:val="1"/>
      <w:numFmt w:val="bullet"/>
      <w:pStyle w:val="WF-Listenabsatz-1-facherZeilenabstand"/>
      <w:lvlText w:val=""/>
      <w:lvlJc w:val="left"/>
      <w:pPr>
        <w:ind w:left="720" w:hanging="360"/>
      </w:pPr>
      <w:rPr>
        <w:rFonts w:ascii="Symbol" w:hAnsi="Symbol" w:hint="default"/>
      </w:rPr>
    </w:lvl>
    <w:lvl w:ilvl="1" w:tplc="BCB03550">
      <w:start w:val="1"/>
      <w:numFmt w:val="bullet"/>
      <w:lvlText w:val="o"/>
      <w:lvlJc w:val="left"/>
      <w:pPr>
        <w:ind w:left="1440" w:hanging="360"/>
      </w:pPr>
      <w:rPr>
        <w:rFonts w:ascii="Courier New" w:hAnsi="Courier New" w:cs="Courier New" w:hint="default"/>
      </w:rPr>
    </w:lvl>
    <w:lvl w:ilvl="2" w:tplc="8B0A96AE">
      <w:start w:val="1"/>
      <w:numFmt w:val="bullet"/>
      <w:lvlText w:val=""/>
      <w:lvlJc w:val="left"/>
      <w:pPr>
        <w:ind w:left="2160" w:hanging="360"/>
      </w:pPr>
      <w:rPr>
        <w:rFonts w:ascii="Wingdings" w:hAnsi="Wingdings" w:hint="default"/>
      </w:rPr>
    </w:lvl>
    <w:lvl w:ilvl="3" w:tplc="196A511A">
      <w:start w:val="1"/>
      <w:numFmt w:val="bullet"/>
      <w:lvlText w:val=""/>
      <w:lvlJc w:val="left"/>
      <w:pPr>
        <w:ind w:left="2880" w:hanging="360"/>
      </w:pPr>
      <w:rPr>
        <w:rFonts w:ascii="Symbol" w:hAnsi="Symbol" w:hint="default"/>
      </w:rPr>
    </w:lvl>
    <w:lvl w:ilvl="4" w:tplc="AB6CC7F6">
      <w:start w:val="1"/>
      <w:numFmt w:val="bullet"/>
      <w:lvlText w:val="o"/>
      <w:lvlJc w:val="left"/>
      <w:pPr>
        <w:ind w:left="3600" w:hanging="360"/>
      </w:pPr>
      <w:rPr>
        <w:rFonts w:ascii="Courier New" w:hAnsi="Courier New" w:cs="Courier New" w:hint="default"/>
      </w:rPr>
    </w:lvl>
    <w:lvl w:ilvl="5" w:tplc="B4A6EA4E">
      <w:start w:val="1"/>
      <w:numFmt w:val="bullet"/>
      <w:lvlText w:val=""/>
      <w:lvlJc w:val="left"/>
      <w:pPr>
        <w:ind w:left="4320" w:hanging="360"/>
      </w:pPr>
      <w:rPr>
        <w:rFonts w:ascii="Wingdings" w:hAnsi="Wingdings" w:hint="default"/>
      </w:rPr>
    </w:lvl>
    <w:lvl w:ilvl="6" w:tplc="49942226">
      <w:start w:val="1"/>
      <w:numFmt w:val="bullet"/>
      <w:lvlText w:val=""/>
      <w:lvlJc w:val="left"/>
      <w:pPr>
        <w:ind w:left="5040" w:hanging="360"/>
      </w:pPr>
      <w:rPr>
        <w:rFonts w:ascii="Symbol" w:hAnsi="Symbol" w:hint="default"/>
      </w:rPr>
    </w:lvl>
    <w:lvl w:ilvl="7" w:tplc="7592E13E">
      <w:start w:val="1"/>
      <w:numFmt w:val="bullet"/>
      <w:lvlText w:val="o"/>
      <w:lvlJc w:val="left"/>
      <w:pPr>
        <w:ind w:left="5760" w:hanging="360"/>
      </w:pPr>
      <w:rPr>
        <w:rFonts w:ascii="Courier New" w:hAnsi="Courier New" w:cs="Courier New" w:hint="default"/>
      </w:rPr>
    </w:lvl>
    <w:lvl w:ilvl="8" w:tplc="90F6A4AC">
      <w:start w:val="1"/>
      <w:numFmt w:val="bullet"/>
      <w:lvlText w:val=""/>
      <w:lvlJc w:val="left"/>
      <w:pPr>
        <w:ind w:left="6480" w:hanging="360"/>
      </w:pPr>
      <w:rPr>
        <w:rFonts w:ascii="Wingdings" w:hAnsi="Wingdings" w:hint="default"/>
      </w:rPr>
    </w:lvl>
  </w:abstractNum>
  <w:abstractNum w:abstractNumId="33" w15:restartNumberingAfterBreak="0">
    <w:nsid w:val="5AEB2BC6"/>
    <w:multiLevelType w:val="multilevel"/>
    <w:tmpl w:val="6A54A98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5BF33D19"/>
    <w:multiLevelType w:val="hybridMultilevel"/>
    <w:tmpl w:val="3514BE34"/>
    <w:lvl w:ilvl="0" w:tplc="806C1D48">
      <w:start w:val="1"/>
      <w:numFmt w:val="bullet"/>
      <w:lvlText w:val="●"/>
      <w:lvlJc w:val="left"/>
      <w:pPr>
        <w:ind w:left="720" w:hanging="360"/>
      </w:pPr>
      <w:rPr>
        <w:u w:val="none"/>
      </w:rPr>
    </w:lvl>
    <w:lvl w:ilvl="1" w:tplc="BFA6F8E2">
      <w:start w:val="1"/>
      <w:numFmt w:val="bullet"/>
      <w:lvlText w:val="○"/>
      <w:lvlJc w:val="left"/>
      <w:pPr>
        <w:ind w:left="1440" w:hanging="360"/>
      </w:pPr>
      <w:rPr>
        <w:u w:val="none"/>
      </w:rPr>
    </w:lvl>
    <w:lvl w:ilvl="2" w:tplc="A8266D42">
      <w:start w:val="1"/>
      <w:numFmt w:val="bullet"/>
      <w:lvlText w:val="■"/>
      <w:lvlJc w:val="left"/>
      <w:pPr>
        <w:ind w:left="2160" w:hanging="360"/>
      </w:pPr>
      <w:rPr>
        <w:u w:val="none"/>
      </w:rPr>
    </w:lvl>
    <w:lvl w:ilvl="3" w:tplc="F6662A24">
      <w:start w:val="1"/>
      <w:numFmt w:val="bullet"/>
      <w:lvlText w:val="●"/>
      <w:lvlJc w:val="left"/>
      <w:pPr>
        <w:ind w:left="2880" w:hanging="360"/>
      </w:pPr>
      <w:rPr>
        <w:u w:val="none"/>
      </w:rPr>
    </w:lvl>
    <w:lvl w:ilvl="4" w:tplc="31E6C754">
      <w:start w:val="1"/>
      <w:numFmt w:val="bullet"/>
      <w:lvlText w:val="○"/>
      <w:lvlJc w:val="left"/>
      <w:pPr>
        <w:ind w:left="3600" w:hanging="360"/>
      </w:pPr>
      <w:rPr>
        <w:u w:val="none"/>
      </w:rPr>
    </w:lvl>
    <w:lvl w:ilvl="5" w:tplc="601A1D3E">
      <w:start w:val="1"/>
      <w:numFmt w:val="bullet"/>
      <w:lvlText w:val="■"/>
      <w:lvlJc w:val="left"/>
      <w:pPr>
        <w:ind w:left="4320" w:hanging="360"/>
      </w:pPr>
      <w:rPr>
        <w:u w:val="none"/>
      </w:rPr>
    </w:lvl>
    <w:lvl w:ilvl="6" w:tplc="35600316">
      <w:start w:val="1"/>
      <w:numFmt w:val="bullet"/>
      <w:lvlText w:val="●"/>
      <w:lvlJc w:val="left"/>
      <w:pPr>
        <w:ind w:left="5040" w:hanging="360"/>
      </w:pPr>
      <w:rPr>
        <w:u w:val="none"/>
      </w:rPr>
    </w:lvl>
    <w:lvl w:ilvl="7" w:tplc="B508AA44">
      <w:start w:val="1"/>
      <w:numFmt w:val="bullet"/>
      <w:lvlText w:val="○"/>
      <w:lvlJc w:val="left"/>
      <w:pPr>
        <w:ind w:left="5760" w:hanging="360"/>
      </w:pPr>
      <w:rPr>
        <w:u w:val="none"/>
      </w:rPr>
    </w:lvl>
    <w:lvl w:ilvl="8" w:tplc="A11E77E2">
      <w:start w:val="1"/>
      <w:numFmt w:val="bullet"/>
      <w:lvlText w:val="■"/>
      <w:lvlJc w:val="left"/>
      <w:pPr>
        <w:ind w:left="6480" w:hanging="360"/>
      </w:pPr>
      <w:rPr>
        <w:u w:val="none"/>
      </w:rPr>
    </w:lvl>
  </w:abstractNum>
  <w:abstractNum w:abstractNumId="35" w15:restartNumberingAfterBreak="0">
    <w:nsid w:val="61BC21F7"/>
    <w:multiLevelType w:val="hybridMultilevel"/>
    <w:tmpl w:val="5E0668BA"/>
    <w:lvl w:ilvl="0" w:tplc="07B85752">
      <w:start w:val="1"/>
      <w:numFmt w:val="bullet"/>
      <w:lvlText w:val=""/>
      <w:lvlJc w:val="left"/>
      <w:pPr>
        <w:tabs>
          <w:tab w:val="num" w:pos="720"/>
        </w:tabs>
        <w:ind w:left="720" w:hanging="360"/>
      </w:pPr>
      <w:rPr>
        <w:rFonts w:ascii="Symbol" w:hAnsi="Symbol" w:hint="default"/>
        <w:sz w:val="20"/>
      </w:rPr>
    </w:lvl>
    <w:lvl w:ilvl="1" w:tplc="5C7C9798">
      <w:start w:val="1"/>
      <w:numFmt w:val="bullet"/>
      <w:lvlText w:val="o"/>
      <w:lvlJc w:val="left"/>
      <w:pPr>
        <w:tabs>
          <w:tab w:val="num" w:pos="1440"/>
        </w:tabs>
        <w:ind w:left="1440" w:hanging="360"/>
      </w:pPr>
      <w:rPr>
        <w:rFonts w:ascii="Courier New" w:hAnsi="Courier New" w:hint="default"/>
        <w:sz w:val="20"/>
      </w:rPr>
    </w:lvl>
    <w:lvl w:ilvl="2" w:tplc="40C63CF4">
      <w:start w:val="1"/>
      <w:numFmt w:val="bullet"/>
      <w:lvlText w:val=""/>
      <w:lvlJc w:val="left"/>
      <w:pPr>
        <w:tabs>
          <w:tab w:val="num" w:pos="2160"/>
        </w:tabs>
        <w:ind w:left="2160" w:hanging="360"/>
      </w:pPr>
      <w:rPr>
        <w:rFonts w:ascii="Wingdings" w:hAnsi="Wingdings" w:hint="default"/>
        <w:sz w:val="20"/>
      </w:rPr>
    </w:lvl>
    <w:lvl w:ilvl="3" w:tplc="BED6A18A">
      <w:start w:val="1"/>
      <w:numFmt w:val="bullet"/>
      <w:lvlText w:val=""/>
      <w:lvlJc w:val="left"/>
      <w:pPr>
        <w:tabs>
          <w:tab w:val="num" w:pos="2880"/>
        </w:tabs>
        <w:ind w:left="2880" w:hanging="360"/>
      </w:pPr>
      <w:rPr>
        <w:rFonts w:ascii="Wingdings" w:hAnsi="Wingdings" w:hint="default"/>
        <w:sz w:val="20"/>
      </w:rPr>
    </w:lvl>
    <w:lvl w:ilvl="4" w:tplc="B4A81F3A">
      <w:start w:val="1"/>
      <w:numFmt w:val="bullet"/>
      <w:lvlText w:val=""/>
      <w:lvlJc w:val="left"/>
      <w:pPr>
        <w:tabs>
          <w:tab w:val="num" w:pos="3600"/>
        </w:tabs>
        <w:ind w:left="3600" w:hanging="360"/>
      </w:pPr>
      <w:rPr>
        <w:rFonts w:ascii="Wingdings" w:hAnsi="Wingdings" w:hint="default"/>
        <w:sz w:val="20"/>
      </w:rPr>
    </w:lvl>
    <w:lvl w:ilvl="5" w:tplc="7CE02DF0">
      <w:start w:val="1"/>
      <w:numFmt w:val="bullet"/>
      <w:lvlText w:val=""/>
      <w:lvlJc w:val="left"/>
      <w:pPr>
        <w:tabs>
          <w:tab w:val="num" w:pos="4320"/>
        </w:tabs>
        <w:ind w:left="4320" w:hanging="360"/>
      </w:pPr>
      <w:rPr>
        <w:rFonts w:ascii="Wingdings" w:hAnsi="Wingdings" w:hint="default"/>
        <w:sz w:val="20"/>
      </w:rPr>
    </w:lvl>
    <w:lvl w:ilvl="6" w:tplc="B1BE3C3A">
      <w:start w:val="1"/>
      <w:numFmt w:val="bullet"/>
      <w:lvlText w:val=""/>
      <w:lvlJc w:val="left"/>
      <w:pPr>
        <w:tabs>
          <w:tab w:val="num" w:pos="5040"/>
        </w:tabs>
        <w:ind w:left="5040" w:hanging="360"/>
      </w:pPr>
      <w:rPr>
        <w:rFonts w:ascii="Wingdings" w:hAnsi="Wingdings" w:hint="default"/>
        <w:sz w:val="20"/>
      </w:rPr>
    </w:lvl>
    <w:lvl w:ilvl="7" w:tplc="CAF0052C">
      <w:start w:val="1"/>
      <w:numFmt w:val="bullet"/>
      <w:lvlText w:val=""/>
      <w:lvlJc w:val="left"/>
      <w:pPr>
        <w:tabs>
          <w:tab w:val="num" w:pos="5760"/>
        </w:tabs>
        <w:ind w:left="5760" w:hanging="360"/>
      </w:pPr>
      <w:rPr>
        <w:rFonts w:ascii="Wingdings" w:hAnsi="Wingdings" w:hint="default"/>
        <w:sz w:val="20"/>
      </w:rPr>
    </w:lvl>
    <w:lvl w:ilvl="8" w:tplc="BA90CBC0">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35503"/>
    <w:multiLevelType w:val="multilevel"/>
    <w:tmpl w:val="0AA020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63713B4A"/>
    <w:multiLevelType w:val="hybridMultilevel"/>
    <w:tmpl w:val="A39659C6"/>
    <w:lvl w:ilvl="0" w:tplc="573E529A">
      <w:start w:val="1"/>
      <w:numFmt w:val="bullet"/>
      <w:lvlText w:val="●"/>
      <w:lvlJc w:val="left"/>
      <w:pPr>
        <w:ind w:left="720" w:hanging="360"/>
      </w:pPr>
      <w:rPr>
        <w:u w:val="none"/>
      </w:rPr>
    </w:lvl>
    <w:lvl w:ilvl="1" w:tplc="5EA44482">
      <w:start w:val="1"/>
      <w:numFmt w:val="bullet"/>
      <w:lvlText w:val="○"/>
      <w:lvlJc w:val="left"/>
      <w:pPr>
        <w:ind w:left="1440" w:hanging="360"/>
      </w:pPr>
      <w:rPr>
        <w:u w:val="none"/>
      </w:rPr>
    </w:lvl>
    <w:lvl w:ilvl="2" w:tplc="8DB49652">
      <w:start w:val="1"/>
      <w:numFmt w:val="bullet"/>
      <w:lvlText w:val="■"/>
      <w:lvlJc w:val="left"/>
      <w:pPr>
        <w:ind w:left="2160" w:hanging="360"/>
      </w:pPr>
      <w:rPr>
        <w:u w:val="none"/>
      </w:rPr>
    </w:lvl>
    <w:lvl w:ilvl="3" w:tplc="4B9C09A2">
      <w:start w:val="1"/>
      <w:numFmt w:val="bullet"/>
      <w:lvlText w:val="●"/>
      <w:lvlJc w:val="left"/>
      <w:pPr>
        <w:ind w:left="2880" w:hanging="360"/>
      </w:pPr>
      <w:rPr>
        <w:u w:val="none"/>
      </w:rPr>
    </w:lvl>
    <w:lvl w:ilvl="4" w:tplc="DE5277CE">
      <w:start w:val="1"/>
      <w:numFmt w:val="bullet"/>
      <w:lvlText w:val="○"/>
      <w:lvlJc w:val="left"/>
      <w:pPr>
        <w:ind w:left="3600" w:hanging="360"/>
      </w:pPr>
      <w:rPr>
        <w:u w:val="none"/>
      </w:rPr>
    </w:lvl>
    <w:lvl w:ilvl="5" w:tplc="7A9AC97E">
      <w:start w:val="1"/>
      <w:numFmt w:val="bullet"/>
      <w:lvlText w:val="■"/>
      <w:lvlJc w:val="left"/>
      <w:pPr>
        <w:ind w:left="4320" w:hanging="360"/>
      </w:pPr>
      <w:rPr>
        <w:u w:val="none"/>
      </w:rPr>
    </w:lvl>
    <w:lvl w:ilvl="6" w:tplc="8A94DE7C">
      <w:start w:val="1"/>
      <w:numFmt w:val="bullet"/>
      <w:lvlText w:val="●"/>
      <w:lvlJc w:val="left"/>
      <w:pPr>
        <w:ind w:left="5040" w:hanging="360"/>
      </w:pPr>
      <w:rPr>
        <w:u w:val="none"/>
      </w:rPr>
    </w:lvl>
    <w:lvl w:ilvl="7" w:tplc="DFDA3384">
      <w:start w:val="1"/>
      <w:numFmt w:val="bullet"/>
      <w:lvlText w:val="○"/>
      <w:lvlJc w:val="left"/>
      <w:pPr>
        <w:ind w:left="5760" w:hanging="360"/>
      </w:pPr>
      <w:rPr>
        <w:u w:val="none"/>
      </w:rPr>
    </w:lvl>
    <w:lvl w:ilvl="8" w:tplc="A9AEE3C2">
      <w:start w:val="1"/>
      <w:numFmt w:val="bullet"/>
      <w:lvlText w:val="■"/>
      <w:lvlJc w:val="left"/>
      <w:pPr>
        <w:ind w:left="6480" w:hanging="360"/>
      </w:pPr>
      <w:rPr>
        <w:u w:val="none"/>
      </w:rPr>
    </w:lvl>
  </w:abstractNum>
  <w:abstractNum w:abstractNumId="38" w15:restartNumberingAfterBreak="0">
    <w:nsid w:val="6636731E"/>
    <w:multiLevelType w:val="hybridMultilevel"/>
    <w:tmpl w:val="1792A84E"/>
    <w:lvl w:ilvl="0" w:tplc="3B849782">
      <w:start w:val="1"/>
      <w:numFmt w:val="bullet"/>
      <w:lvlText w:val="●"/>
      <w:lvlJc w:val="left"/>
      <w:pPr>
        <w:ind w:left="720" w:hanging="360"/>
      </w:pPr>
      <w:rPr>
        <w:rFonts w:ascii="noto sans symbols" w:eastAsia="noto sans symbols" w:hAnsi="noto sans symbols" w:cs="noto sans symbols"/>
      </w:rPr>
    </w:lvl>
    <w:lvl w:ilvl="1" w:tplc="BB5A016C">
      <w:start w:val="1"/>
      <w:numFmt w:val="bullet"/>
      <w:lvlText w:val="o"/>
      <w:lvlJc w:val="left"/>
      <w:pPr>
        <w:ind w:left="1440" w:hanging="360"/>
      </w:pPr>
      <w:rPr>
        <w:rFonts w:ascii="Courier New" w:eastAsia="Courier New" w:hAnsi="Courier New" w:cs="Courier New"/>
      </w:rPr>
    </w:lvl>
    <w:lvl w:ilvl="2" w:tplc="C7C66B00">
      <w:start w:val="1"/>
      <w:numFmt w:val="bullet"/>
      <w:lvlText w:val="▪"/>
      <w:lvlJc w:val="left"/>
      <w:pPr>
        <w:ind w:left="2160" w:hanging="360"/>
      </w:pPr>
      <w:rPr>
        <w:rFonts w:ascii="noto sans symbols" w:eastAsia="noto sans symbols" w:hAnsi="noto sans symbols" w:cs="noto sans symbols"/>
      </w:rPr>
    </w:lvl>
    <w:lvl w:ilvl="3" w:tplc="65BC39AC">
      <w:start w:val="1"/>
      <w:numFmt w:val="bullet"/>
      <w:lvlText w:val="●"/>
      <w:lvlJc w:val="left"/>
      <w:pPr>
        <w:ind w:left="2880" w:hanging="360"/>
      </w:pPr>
      <w:rPr>
        <w:rFonts w:ascii="noto sans symbols" w:eastAsia="noto sans symbols" w:hAnsi="noto sans symbols" w:cs="noto sans symbols"/>
      </w:rPr>
    </w:lvl>
    <w:lvl w:ilvl="4" w:tplc="D842029A">
      <w:start w:val="1"/>
      <w:numFmt w:val="bullet"/>
      <w:lvlText w:val="o"/>
      <w:lvlJc w:val="left"/>
      <w:pPr>
        <w:ind w:left="3600" w:hanging="360"/>
      </w:pPr>
      <w:rPr>
        <w:rFonts w:ascii="Courier New" w:eastAsia="Courier New" w:hAnsi="Courier New" w:cs="Courier New"/>
      </w:rPr>
    </w:lvl>
    <w:lvl w:ilvl="5" w:tplc="49745060">
      <w:start w:val="1"/>
      <w:numFmt w:val="bullet"/>
      <w:lvlText w:val="▪"/>
      <w:lvlJc w:val="left"/>
      <w:pPr>
        <w:ind w:left="4320" w:hanging="360"/>
      </w:pPr>
      <w:rPr>
        <w:rFonts w:ascii="noto sans symbols" w:eastAsia="noto sans symbols" w:hAnsi="noto sans symbols" w:cs="noto sans symbols"/>
      </w:rPr>
    </w:lvl>
    <w:lvl w:ilvl="6" w:tplc="E03865E6">
      <w:start w:val="1"/>
      <w:numFmt w:val="bullet"/>
      <w:lvlText w:val="●"/>
      <w:lvlJc w:val="left"/>
      <w:pPr>
        <w:ind w:left="5040" w:hanging="360"/>
      </w:pPr>
      <w:rPr>
        <w:rFonts w:ascii="noto sans symbols" w:eastAsia="noto sans symbols" w:hAnsi="noto sans symbols" w:cs="noto sans symbols"/>
      </w:rPr>
    </w:lvl>
    <w:lvl w:ilvl="7" w:tplc="97D2F6B2">
      <w:start w:val="1"/>
      <w:numFmt w:val="bullet"/>
      <w:lvlText w:val="o"/>
      <w:lvlJc w:val="left"/>
      <w:pPr>
        <w:ind w:left="5760" w:hanging="360"/>
      </w:pPr>
      <w:rPr>
        <w:rFonts w:ascii="Courier New" w:eastAsia="Courier New" w:hAnsi="Courier New" w:cs="Courier New"/>
      </w:rPr>
    </w:lvl>
    <w:lvl w:ilvl="8" w:tplc="CA8E51D0">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8305258"/>
    <w:multiLevelType w:val="hybridMultilevel"/>
    <w:tmpl w:val="A03A4F8A"/>
    <w:lvl w:ilvl="0" w:tplc="B436F9EE">
      <w:start w:val="1"/>
      <w:numFmt w:val="bullet"/>
      <w:pStyle w:val="Listenabsatz-1-facherZeilenabstand"/>
      <w:lvlText w:val=""/>
      <w:lvlJc w:val="left"/>
      <w:pPr>
        <w:ind w:left="720" w:hanging="360"/>
      </w:pPr>
      <w:rPr>
        <w:rFonts w:ascii="Symbol" w:hAnsi="Symbol" w:hint="default"/>
      </w:rPr>
    </w:lvl>
    <w:lvl w:ilvl="1" w:tplc="B71EB000">
      <w:start w:val="1"/>
      <w:numFmt w:val="bullet"/>
      <w:lvlText w:val="o"/>
      <w:lvlJc w:val="left"/>
      <w:pPr>
        <w:ind w:left="1440" w:hanging="360"/>
      </w:pPr>
      <w:rPr>
        <w:rFonts w:ascii="Courier New" w:hAnsi="Courier New" w:cs="Courier New" w:hint="default"/>
      </w:rPr>
    </w:lvl>
    <w:lvl w:ilvl="2" w:tplc="714CCA4E">
      <w:start w:val="1"/>
      <w:numFmt w:val="bullet"/>
      <w:lvlText w:val=""/>
      <w:lvlJc w:val="left"/>
      <w:pPr>
        <w:ind w:left="2160" w:hanging="360"/>
      </w:pPr>
      <w:rPr>
        <w:rFonts w:ascii="Wingdings" w:hAnsi="Wingdings" w:hint="default"/>
      </w:rPr>
    </w:lvl>
    <w:lvl w:ilvl="3" w:tplc="93C8F832">
      <w:start w:val="1"/>
      <w:numFmt w:val="bullet"/>
      <w:lvlText w:val=""/>
      <w:lvlJc w:val="left"/>
      <w:pPr>
        <w:ind w:left="2880" w:hanging="360"/>
      </w:pPr>
      <w:rPr>
        <w:rFonts w:ascii="Symbol" w:hAnsi="Symbol" w:hint="default"/>
      </w:rPr>
    </w:lvl>
    <w:lvl w:ilvl="4" w:tplc="413892CE">
      <w:start w:val="1"/>
      <w:numFmt w:val="bullet"/>
      <w:lvlText w:val="o"/>
      <w:lvlJc w:val="left"/>
      <w:pPr>
        <w:ind w:left="3600" w:hanging="360"/>
      </w:pPr>
      <w:rPr>
        <w:rFonts w:ascii="Courier New" w:hAnsi="Courier New" w:cs="Courier New" w:hint="default"/>
      </w:rPr>
    </w:lvl>
    <w:lvl w:ilvl="5" w:tplc="5AFCF646">
      <w:start w:val="1"/>
      <w:numFmt w:val="bullet"/>
      <w:lvlText w:val=""/>
      <w:lvlJc w:val="left"/>
      <w:pPr>
        <w:ind w:left="4320" w:hanging="360"/>
      </w:pPr>
      <w:rPr>
        <w:rFonts w:ascii="Wingdings" w:hAnsi="Wingdings" w:hint="default"/>
      </w:rPr>
    </w:lvl>
    <w:lvl w:ilvl="6" w:tplc="62C6E1E6">
      <w:start w:val="1"/>
      <w:numFmt w:val="bullet"/>
      <w:lvlText w:val=""/>
      <w:lvlJc w:val="left"/>
      <w:pPr>
        <w:ind w:left="5040" w:hanging="360"/>
      </w:pPr>
      <w:rPr>
        <w:rFonts w:ascii="Symbol" w:hAnsi="Symbol" w:hint="default"/>
      </w:rPr>
    </w:lvl>
    <w:lvl w:ilvl="7" w:tplc="E32A76DC">
      <w:start w:val="1"/>
      <w:numFmt w:val="bullet"/>
      <w:lvlText w:val="o"/>
      <w:lvlJc w:val="left"/>
      <w:pPr>
        <w:ind w:left="5760" w:hanging="360"/>
      </w:pPr>
      <w:rPr>
        <w:rFonts w:ascii="Courier New" w:hAnsi="Courier New" w:cs="Courier New" w:hint="default"/>
      </w:rPr>
    </w:lvl>
    <w:lvl w:ilvl="8" w:tplc="52367528">
      <w:start w:val="1"/>
      <w:numFmt w:val="bullet"/>
      <w:lvlText w:val=""/>
      <w:lvlJc w:val="left"/>
      <w:pPr>
        <w:ind w:left="6480" w:hanging="360"/>
      </w:pPr>
      <w:rPr>
        <w:rFonts w:ascii="Wingdings" w:hAnsi="Wingdings" w:hint="default"/>
      </w:rPr>
    </w:lvl>
  </w:abstractNum>
  <w:abstractNum w:abstractNumId="40" w15:restartNumberingAfterBreak="0">
    <w:nsid w:val="6C3B5E0C"/>
    <w:multiLevelType w:val="hybridMultilevel"/>
    <w:tmpl w:val="8B62CD2E"/>
    <w:lvl w:ilvl="0" w:tplc="1040ACF0">
      <w:start w:val="1"/>
      <w:numFmt w:val="bullet"/>
      <w:lvlText w:val="●"/>
      <w:lvlJc w:val="left"/>
      <w:pPr>
        <w:ind w:left="720" w:hanging="360"/>
      </w:pPr>
      <w:rPr>
        <w:u w:val="none"/>
      </w:rPr>
    </w:lvl>
    <w:lvl w:ilvl="1" w:tplc="EB2A5E92">
      <w:start w:val="1"/>
      <w:numFmt w:val="bullet"/>
      <w:lvlText w:val="○"/>
      <w:lvlJc w:val="left"/>
      <w:pPr>
        <w:ind w:left="1440" w:hanging="360"/>
      </w:pPr>
      <w:rPr>
        <w:u w:val="none"/>
      </w:rPr>
    </w:lvl>
    <w:lvl w:ilvl="2" w:tplc="97C01010">
      <w:start w:val="1"/>
      <w:numFmt w:val="bullet"/>
      <w:lvlText w:val="■"/>
      <w:lvlJc w:val="left"/>
      <w:pPr>
        <w:ind w:left="2160" w:hanging="360"/>
      </w:pPr>
      <w:rPr>
        <w:u w:val="none"/>
      </w:rPr>
    </w:lvl>
    <w:lvl w:ilvl="3" w:tplc="A41416E6">
      <w:start w:val="1"/>
      <w:numFmt w:val="bullet"/>
      <w:lvlText w:val="●"/>
      <w:lvlJc w:val="left"/>
      <w:pPr>
        <w:ind w:left="2880" w:hanging="360"/>
      </w:pPr>
      <w:rPr>
        <w:u w:val="none"/>
      </w:rPr>
    </w:lvl>
    <w:lvl w:ilvl="4" w:tplc="F3A46460">
      <w:start w:val="1"/>
      <w:numFmt w:val="bullet"/>
      <w:lvlText w:val="○"/>
      <w:lvlJc w:val="left"/>
      <w:pPr>
        <w:ind w:left="3600" w:hanging="360"/>
      </w:pPr>
      <w:rPr>
        <w:u w:val="none"/>
      </w:rPr>
    </w:lvl>
    <w:lvl w:ilvl="5" w:tplc="0C5EF0B2">
      <w:start w:val="1"/>
      <w:numFmt w:val="bullet"/>
      <w:lvlText w:val="■"/>
      <w:lvlJc w:val="left"/>
      <w:pPr>
        <w:ind w:left="4320" w:hanging="360"/>
      </w:pPr>
      <w:rPr>
        <w:u w:val="none"/>
      </w:rPr>
    </w:lvl>
    <w:lvl w:ilvl="6" w:tplc="80C46A5C">
      <w:start w:val="1"/>
      <w:numFmt w:val="bullet"/>
      <w:lvlText w:val="●"/>
      <w:lvlJc w:val="left"/>
      <w:pPr>
        <w:ind w:left="5040" w:hanging="360"/>
      </w:pPr>
      <w:rPr>
        <w:u w:val="none"/>
      </w:rPr>
    </w:lvl>
    <w:lvl w:ilvl="7" w:tplc="C94E2BA6">
      <w:start w:val="1"/>
      <w:numFmt w:val="bullet"/>
      <w:lvlText w:val="○"/>
      <w:lvlJc w:val="left"/>
      <w:pPr>
        <w:ind w:left="5760" w:hanging="360"/>
      </w:pPr>
      <w:rPr>
        <w:u w:val="none"/>
      </w:rPr>
    </w:lvl>
    <w:lvl w:ilvl="8" w:tplc="09AC55AA">
      <w:start w:val="1"/>
      <w:numFmt w:val="bullet"/>
      <w:lvlText w:val="■"/>
      <w:lvlJc w:val="left"/>
      <w:pPr>
        <w:ind w:left="6480" w:hanging="360"/>
      </w:pPr>
      <w:rPr>
        <w:u w:val="none"/>
      </w:rPr>
    </w:lvl>
  </w:abstractNum>
  <w:abstractNum w:abstractNumId="41" w15:restartNumberingAfterBreak="0">
    <w:nsid w:val="6D64703A"/>
    <w:multiLevelType w:val="hybridMultilevel"/>
    <w:tmpl w:val="6122C3D2"/>
    <w:lvl w:ilvl="0" w:tplc="DC3A27CE">
      <w:start w:val="1"/>
      <w:numFmt w:val="bullet"/>
      <w:lvlText w:val="●"/>
      <w:lvlJc w:val="left"/>
      <w:pPr>
        <w:ind w:left="720" w:hanging="360"/>
      </w:pPr>
      <w:rPr>
        <w:rFonts w:ascii="noto sans symbols" w:eastAsia="noto sans symbols" w:hAnsi="noto sans symbols" w:cs="noto sans symbols"/>
      </w:rPr>
    </w:lvl>
    <w:lvl w:ilvl="1" w:tplc="5E52CA20">
      <w:start w:val="1"/>
      <w:numFmt w:val="bullet"/>
      <w:lvlText w:val="o"/>
      <w:lvlJc w:val="left"/>
      <w:pPr>
        <w:ind w:left="1440" w:hanging="360"/>
      </w:pPr>
      <w:rPr>
        <w:rFonts w:ascii="Courier New" w:eastAsia="Courier New" w:hAnsi="Courier New" w:cs="Courier New"/>
      </w:rPr>
    </w:lvl>
    <w:lvl w:ilvl="2" w:tplc="BC185AC6">
      <w:start w:val="1"/>
      <w:numFmt w:val="bullet"/>
      <w:lvlText w:val="▪"/>
      <w:lvlJc w:val="left"/>
      <w:pPr>
        <w:ind w:left="2160" w:hanging="360"/>
      </w:pPr>
      <w:rPr>
        <w:rFonts w:ascii="noto sans symbols" w:eastAsia="noto sans symbols" w:hAnsi="noto sans symbols" w:cs="noto sans symbols"/>
      </w:rPr>
    </w:lvl>
    <w:lvl w:ilvl="3" w:tplc="DC3A28CA">
      <w:start w:val="1"/>
      <w:numFmt w:val="bullet"/>
      <w:lvlText w:val="●"/>
      <w:lvlJc w:val="left"/>
      <w:pPr>
        <w:ind w:left="2880" w:hanging="360"/>
      </w:pPr>
      <w:rPr>
        <w:rFonts w:ascii="noto sans symbols" w:eastAsia="noto sans symbols" w:hAnsi="noto sans symbols" w:cs="noto sans symbols"/>
      </w:rPr>
    </w:lvl>
    <w:lvl w:ilvl="4" w:tplc="514897D6">
      <w:start w:val="1"/>
      <w:numFmt w:val="bullet"/>
      <w:lvlText w:val="o"/>
      <w:lvlJc w:val="left"/>
      <w:pPr>
        <w:ind w:left="3600" w:hanging="360"/>
      </w:pPr>
      <w:rPr>
        <w:rFonts w:ascii="Courier New" w:eastAsia="Courier New" w:hAnsi="Courier New" w:cs="Courier New"/>
      </w:rPr>
    </w:lvl>
    <w:lvl w:ilvl="5" w:tplc="7E6A053C">
      <w:start w:val="1"/>
      <w:numFmt w:val="bullet"/>
      <w:lvlText w:val="▪"/>
      <w:lvlJc w:val="left"/>
      <w:pPr>
        <w:ind w:left="4320" w:hanging="360"/>
      </w:pPr>
      <w:rPr>
        <w:rFonts w:ascii="noto sans symbols" w:eastAsia="noto sans symbols" w:hAnsi="noto sans symbols" w:cs="noto sans symbols"/>
      </w:rPr>
    </w:lvl>
    <w:lvl w:ilvl="6" w:tplc="0CCAFD08">
      <w:start w:val="1"/>
      <w:numFmt w:val="bullet"/>
      <w:lvlText w:val="●"/>
      <w:lvlJc w:val="left"/>
      <w:pPr>
        <w:ind w:left="5040" w:hanging="360"/>
      </w:pPr>
      <w:rPr>
        <w:rFonts w:ascii="noto sans symbols" w:eastAsia="noto sans symbols" w:hAnsi="noto sans symbols" w:cs="noto sans symbols"/>
      </w:rPr>
    </w:lvl>
    <w:lvl w:ilvl="7" w:tplc="9FB687CE">
      <w:start w:val="1"/>
      <w:numFmt w:val="bullet"/>
      <w:lvlText w:val="o"/>
      <w:lvlJc w:val="left"/>
      <w:pPr>
        <w:ind w:left="5760" w:hanging="360"/>
      </w:pPr>
      <w:rPr>
        <w:rFonts w:ascii="Courier New" w:eastAsia="Courier New" w:hAnsi="Courier New" w:cs="Courier New"/>
      </w:rPr>
    </w:lvl>
    <w:lvl w:ilvl="8" w:tplc="59380A6E">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DD2502E"/>
    <w:multiLevelType w:val="multilevel"/>
    <w:tmpl w:val="0AA020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0A23AD3"/>
    <w:multiLevelType w:val="hybridMultilevel"/>
    <w:tmpl w:val="E2705DB4"/>
    <w:lvl w:ilvl="0" w:tplc="26CCA4F2">
      <w:start w:val="1"/>
      <w:numFmt w:val="bullet"/>
      <w:lvlText w:val=""/>
      <w:lvlJc w:val="left"/>
      <w:pPr>
        <w:tabs>
          <w:tab w:val="num" w:pos="720"/>
        </w:tabs>
        <w:ind w:left="720" w:hanging="360"/>
      </w:pPr>
      <w:rPr>
        <w:rFonts w:ascii="Symbol" w:hAnsi="Symbol" w:hint="default"/>
        <w:sz w:val="20"/>
      </w:rPr>
    </w:lvl>
    <w:lvl w:ilvl="1" w:tplc="4BEE7550">
      <w:start w:val="1"/>
      <w:numFmt w:val="bullet"/>
      <w:lvlText w:val="o"/>
      <w:lvlJc w:val="left"/>
      <w:pPr>
        <w:tabs>
          <w:tab w:val="num" w:pos="1440"/>
        </w:tabs>
        <w:ind w:left="1440" w:hanging="360"/>
      </w:pPr>
      <w:rPr>
        <w:rFonts w:ascii="Courier New" w:hAnsi="Courier New" w:hint="default"/>
        <w:sz w:val="20"/>
      </w:rPr>
    </w:lvl>
    <w:lvl w:ilvl="2" w:tplc="212CF248">
      <w:start w:val="1"/>
      <w:numFmt w:val="bullet"/>
      <w:lvlText w:val=""/>
      <w:lvlJc w:val="left"/>
      <w:pPr>
        <w:tabs>
          <w:tab w:val="num" w:pos="2160"/>
        </w:tabs>
        <w:ind w:left="2160" w:hanging="360"/>
      </w:pPr>
      <w:rPr>
        <w:rFonts w:ascii="Wingdings" w:hAnsi="Wingdings" w:hint="default"/>
        <w:sz w:val="20"/>
      </w:rPr>
    </w:lvl>
    <w:lvl w:ilvl="3" w:tplc="7D6E49C0">
      <w:start w:val="1"/>
      <w:numFmt w:val="bullet"/>
      <w:lvlText w:val=""/>
      <w:lvlJc w:val="left"/>
      <w:pPr>
        <w:tabs>
          <w:tab w:val="num" w:pos="2880"/>
        </w:tabs>
        <w:ind w:left="2880" w:hanging="360"/>
      </w:pPr>
      <w:rPr>
        <w:rFonts w:ascii="Wingdings" w:hAnsi="Wingdings" w:hint="default"/>
        <w:sz w:val="20"/>
      </w:rPr>
    </w:lvl>
    <w:lvl w:ilvl="4" w:tplc="CE90189A">
      <w:start w:val="1"/>
      <w:numFmt w:val="bullet"/>
      <w:lvlText w:val=""/>
      <w:lvlJc w:val="left"/>
      <w:pPr>
        <w:tabs>
          <w:tab w:val="num" w:pos="3600"/>
        </w:tabs>
        <w:ind w:left="3600" w:hanging="360"/>
      </w:pPr>
      <w:rPr>
        <w:rFonts w:ascii="Wingdings" w:hAnsi="Wingdings" w:hint="default"/>
        <w:sz w:val="20"/>
      </w:rPr>
    </w:lvl>
    <w:lvl w:ilvl="5" w:tplc="19BC93A0">
      <w:start w:val="1"/>
      <w:numFmt w:val="bullet"/>
      <w:lvlText w:val=""/>
      <w:lvlJc w:val="left"/>
      <w:pPr>
        <w:tabs>
          <w:tab w:val="num" w:pos="4320"/>
        </w:tabs>
        <w:ind w:left="4320" w:hanging="360"/>
      </w:pPr>
      <w:rPr>
        <w:rFonts w:ascii="Wingdings" w:hAnsi="Wingdings" w:hint="default"/>
        <w:sz w:val="20"/>
      </w:rPr>
    </w:lvl>
    <w:lvl w:ilvl="6" w:tplc="017A246C">
      <w:start w:val="1"/>
      <w:numFmt w:val="bullet"/>
      <w:lvlText w:val=""/>
      <w:lvlJc w:val="left"/>
      <w:pPr>
        <w:tabs>
          <w:tab w:val="num" w:pos="5040"/>
        </w:tabs>
        <w:ind w:left="5040" w:hanging="360"/>
      </w:pPr>
      <w:rPr>
        <w:rFonts w:ascii="Wingdings" w:hAnsi="Wingdings" w:hint="default"/>
        <w:sz w:val="20"/>
      </w:rPr>
    </w:lvl>
    <w:lvl w:ilvl="7" w:tplc="B76C2E46">
      <w:start w:val="1"/>
      <w:numFmt w:val="bullet"/>
      <w:lvlText w:val=""/>
      <w:lvlJc w:val="left"/>
      <w:pPr>
        <w:tabs>
          <w:tab w:val="num" w:pos="5760"/>
        </w:tabs>
        <w:ind w:left="5760" w:hanging="360"/>
      </w:pPr>
      <w:rPr>
        <w:rFonts w:ascii="Wingdings" w:hAnsi="Wingdings" w:hint="default"/>
        <w:sz w:val="20"/>
      </w:rPr>
    </w:lvl>
    <w:lvl w:ilvl="8" w:tplc="93521D10">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FD4B81"/>
    <w:multiLevelType w:val="hybridMultilevel"/>
    <w:tmpl w:val="8E98F380"/>
    <w:lvl w:ilvl="0" w:tplc="0E4A9F8C">
      <w:start w:val="1"/>
      <w:numFmt w:val="bullet"/>
      <w:lvlText w:val="-"/>
      <w:lvlJc w:val="left"/>
      <w:pPr>
        <w:ind w:left="720" w:hanging="360"/>
      </w:pPr>
      <w:rPr>
        <w:u w:val="none"/>
      </w:rPr>
    </w:lvl>
    <w:lvl w:ilvl="1" w:tplc="2BCEC294">
      <w:start w:val="1"/>
      <w:numFmt w:val="bullet"/>
      <w:lvlText w:val="-"/>
      <w:lvlJc w:val="left"/>
      <w:pPr>
        <w:ind w:left="1440" w:hanging="360"/>
      </w:pPr>
      <w:rPr>
        <w:u w:val="none"/>
      </w:rPr>
    </w:lvl>
    <w:lvl w:ilvl="2" w:tplc="3D4CE54C">
      <w:start w:val="1"/>
      <w:numFmt w:val="bullet"/>
      <w:lvlText w:val="-"/>
      <w:lvlJc w:val="left"/>
      <w:pPr>
        <w:ind w:left="2160" w:hanging="360"/>
      </w:pPr>
      <w:rPr>
        <w:u w:val="none"/>
      </w:rPr>
    </w:lvl>
    <w:lvl w:ilvl="3" w:tplc="11D43DBC">
      <w:start w:val="1"/>
      <w:numFmt w:val="bullet"/>
      <w:lvlText w:val="-"/>
      <w:lvlJc w:val="left"/>
      <w:pPr>
        <w:ind w:left="2880" w:hanging="360"/>
      </w:pPr>
      <w:rPr>
        <w:u w:val="none"/>
      </w:rPr>
    </w:lvl>
    <w:lvl w:ilvl="4" w:tplc="9FD08A46">
      <w:start w:val="1"/>
      <w:numFmt w:val="bullet"/>
      <w:lvlText w:val="-"/>
      <w:lvlJc w:val="left"/>
      <w:pPr>
        <w:ind w:left="3600" w:hanging="360"/>
      </w:pPr>
      <w:rPr>
        <w:u w:val="none"/>
      </w:rPr>
    </w:lvl>
    <w:lvl w:ilvl="5" w:tplc="1C984D50">
      <w:start w:val="1"/>
      <w:numFmt w:val="bullet"/>
      <w:lvlText w:val="-"/>
      <w:lvlJc w:val="left"/>
      <w:pPr>
        <w:ind w:left="4320" w:hanging="360"/>
      </w:pPr>
      <w:rPr>
        <w:u w:val="none"/>
      </w:rPr>
    </w:lvl>
    <w:lvl w:ilvl="6" w:tplc="546C1348">
      <w:start w:val="1"/>
      <w:numFmt w:val="bullet"/>
      <w:lvlText w:val="-"/>
      <w:lvlJc w:val="left"/>
      <w:pPr>
        <w:ind w:left="5040" w:hanging="360"/>
      </w:pPr>
      <w:rPr>
        <w:u w:val="none"/>
      </w:rPr>
    </w:lvl>
    <w:lvl w:ilvl="7" w:tplc="200E2624">
      <w:start w:val="1"/>
      <w:numFmt w:val="bullet"/>
      <w:lvlText w:val="-"/>
      <w:lvlJc w:val="left"/>
      <w:pPr>
        <w:ind w:left="5760" w:hanging="360"/>
      </w:pPr>
      <w:rPr>
        <w:u w:val="none"/>
      </w:rPr>
    </w:lvl>
    <w:lvl w:ilvl="8" w:tplc="7D905A04">
      <w:start w:val="1"/>
      <w:numFmt w:val="bullet"/>
      <w:lvlText w:val="-"/>
      <w:lvlJc w:val="left"/>
      <w:pPr>
        <w:ind w:left="6480" w:hanging="360"/>
      </w:pPr>
      <w:rPr>
        <w:u w:val="none"/>
      </w:rPr>
    </w:lvl>
  </w:abstractNum>
  <w:abstractNum w:abstractNumId="45" w15:restartNumberingAfterBreak="0">
    <w:nsid w:val="77E27934"/>
    <w:multiLevelType w:val="hybridMultilevel"/>
    <w:tmpl w:val="03F2C5C8"/>
    <w:lvl w:ilvl="0" w:tplc="0ED8E124">
      <w:start w:val="1"/>
      <w:numFmt w:val="bullet"/>
      <w:lvlText w:val="●"/>
      <w:lvlJc w:val="left"/>
      <w:pPr>
        <w:ind w:left="720" w:hanging="360"/>
      </w:pPr>
      <w:rPr>
        <w:rFonts w:ascii="noto sans symbols" w:eastAsia="noto sans symbols" w:hAnsi="noto sans symbols" w:cs="noto sans symbols"/>
      </w:rPr>
    </w:lvl>
    <w:lvl w:ilvl="1" w:tplc="AC8627B0">
      <w:start w:val="1"/>
      <w:numFmt w:val="bullet"/>
      <w:lvlText w:val="o"/>
      <w:lvlJc w:val="left"/>
      <w:pPr>
        <w:ind w:left="1440" w:hanging="360"/>
      </w:pPr>
      <w:rPr>
        <w:rFonts w:ascii="Courier New" w:eastAsia="Courier New" w:hAnsi="Courier New" w:cs="Courier New"/>
      </w:rPr>
    </w:lvl>
    <w:lvl w:ilvl="2" w:tplc="DAF2FB58">
      <w:start w:val="1"/>
      <w:numFmt w:val="bullet"/>
      <w:lvlText w:val="▪"/>
      <w:lvlJc w:val="left"/>
      <w:pPr>
        <w:ind w:left="2160" w:hanging="360"/>
      </w:pPr>
      <w:rPr>
        <w:rFonts w:ascii="noto sans symbols" w:eastAsia="noto sans symbols" w:hAnsi="noto sans symbols" w:cs="noto sans symbols"/>
      </w:rPr>
    </w:lvl>
    <w:lvl w:ilvl="3" w:tplc="F9027338">
      <w:start w:val="1"/>
      <w:numFmt w:val="bullet"/>
      <w:lvlText w:val="●"/>
      <w:lvlJc w:val="left"/>
      <w:pPr>
        <w:ind w:left="2880" w:hanging="360"/>
      </w:pPr>
      <w:rPr>
        <w:rFonts w:ascii="noto sans symbols" w:eastAsia="noto sans symbols" w:hAnsi="noto sans symbols" w:cs="noto sans symbols"/>
      </w:rPr>
    </w:lvl>
    <w:lvl w:ilvl="4" w:tplc="CD40851A">
      <w:start w:val="1"/>
      <w:numFmt w:val="bullet"/>
      <w:lvlText w:val="o"/>
      <w:lvlJc w:val="left"/>
      <w:pPr>
        <w:ind w:left="3600" w:hanging="360"/>
      </w:pPr>
      <w:rPr>
        <w:rFonts w:ascii="Courier New" w:eastAsia="Courier New" w:hAnsi="Courier New" w:cs="Courier New"/>
      </w:rPr>
    </w:lvl>
    <w:lvl w:ilvl="5" w:tplc="A19EC808">
      <w:start w:val="1"/>
      <w:numFmt w:val="bullet"/>
      <w:lvlText w:val="▪"/>
      <w:lvlJc w:val="left"/>
      <w:pPr>
        <w:ind w:left="4320" w:hanging="360"/>
      </w:pPr>
      <w:rPr>
        <w:rFonts w:ascii="noto sans symbols" w:eastAsia="noto sans symbols" w:hAnsi="noto sans symbols" w:cs="noto sans symbols"/>
      </w:rPr>
    </w:lvl>
    <w:lvl w:ilvl="6" w:tplc="52088A16">
      <w:start w:val="1"/>
      <w:numFmt w:val="bullet"/>
      <w:lvlText w:val="●"/>
      <w:lvlJc w:val="left"/>
      <w:pPr>
        <w:ind w:left="5040" w:hanging="360"/>
      </w:pPr>
      <w:rPr>
        <w:rFonts w:ascii="noto sans symbols" w:eastAsia="noto sans symbols" w:hAnsi="noto sans symbols" w:cs="noto sans symbols"/>
      </w:rPr>
    </w:lvl>
    <w:lvl w:ilvl="7" w:tplc="FFC24A16">
      <w:start w:val="1"/>
      <w:numFmt w:val="bullet"/>
      <w:lvlText w:val="o"/>
      <w:lvlJc w:val="left"/>
      <w:pPr>
        <w:ind w:left="5760" w:hanging="360"/>
      </w:pPr>
      <w:rPr>
        <w:rFonts w:ascii="Courier New" w:eastAsia="Courier New" w:hAnsi="Courier New" w:cs="Courier New"/>
      </w:rPr>
    </w:lvl>
    <w:lvl w:ilvl="8" w:tplc="BB100ABA">
      <w:start w:val="1"/>
      <w:numFmt w:val="bullet"/>
      <w:lvlText w:val="▪"/>
      <w:lvlJc w:val="left"/>
      <w:pPr>
        <w:ind w:left="6480" w:hanging="360"/>
      </w:pPr>
      <w:rPr>
        <w:rFonts w:ascii="noto sans symbols" w:eastAsia="noto sans symbols" w:hAnsi="noto sans symbols" w:cs="noto sans symbols"/>
      </w:rPr>
    </w:lvl>
  </w:abstractNum>
  <w:num w:numId="1" w16cid:durableId="1672027475">
    <w:abstractNumId w:val="39"/>
  </w:num>
  <w:num w:numId="2" w16cid:durableId="1337534786">
    <w:abstractNumId w:val="32"/>
  </w:num>
  <w:num w:numId="3" w16cid:durableId="478615182">
    <w:abstractNumId w:val="2"/>
  </w:num>
  <w:num w:numId="4" w16cid:durableId="513884171">
    <w:abstractNumId w:val="28"/>
  </w:num>
  <w:num w:numId="5" w16cid:durableId="2068793737">
    <w:abstractNumId w:val="40"/>
  </w:num>
  <w:num w:numId="6" w16cid:durableId="338584214">
    <w:abstractNumId w:val="13"/>
  </w:num>
  <w:num w:numId="7" w16cid:durableId="1805392910">
    <w:abstractNumId w:val="41"/>
  </w:num>
  <w:num w:numId="8" w16cid:durableId="191920510">
    <w:abstractNumId w:val="14"/>
  </w:num>
  <w:num w:numId="9" w16cid:durableId="1464079294">
    <w:abstractNumId w:val="10"/>
  </w:num>
  <w:num w:numId="10" w16cid:durableId="1636132332">
    <w:abstractNumId w:val="45"/>
  </w:num>
  <w:num w:numId="11" w16cid:durableId="1014498097">
    <w:abstractNumId w:val="6"/>
  </w:num>
  <w:num w:numId="12" w16cid:durableId="1157920358">
    <w:abstractNumId w:val="35"/>
  </w:num>
  <w:num w:numId="13" w16cid:durableId="1948388203">
    <w:abstractNumId w:val="43"/>
  </w:num>
  <w:num w:numId="14" w16cid:durableId="1372609201">
    <w:abstractNumId w:val="29"/>
  </w:num>
  <w:num w:numId="15" w16cid:durableId="1456291112">
    <w:abstractNumId w:val="18"/>
  </w:num>
  <w:num w:numId="16" w16cid:durableId="1471095792">
    <w:abstractNumId w:val="22"/>
  </w:num>
  <w:num w:numId="17" w16cid:durableId="1422990845">
    <w:abstractNumId w:val="44"/>
  </w:num>
  <w:num w:numId="18" w16cid:durableId="1381630184">
    <w:abstractNumId w:val="15"/>
  </w:num>
  <w:num w:numId="19" w16cid:durableId="41559502">
    <w:abstractNumId w:val="0"/>
  </w:num>
  <w:num w:numId="20" w16cid:durableId="1655253119">
    <w:abstractNumId w:val="23"/>
  </w:num>
  <w:num w:numId="21" w16cid:durableId="506797519">
    <w:abstractNumId w:val="2"/>
  </w:num>
  <w:num w:numId="22" w16cid:durableId="1072584879">
    <w:abstractNumId w:val="5"/>
  </w:num>
  <w:num w:numId="23" w16cid:durableId="1752266266">
    <w:abstractNumId w:val="1"/>
  </w:num>
  <w:num w:numId="24" w16cid:durableId="1756320299">
    <w:abstractNumId w:val="33"/>
  </w:num>
  <w:num w:numId="25" w16cid:durableId="439959977">
    <w:abstractNumId w:val="24"/>
  </w:num>
  <w:num w:numId="26" w16cid:durableId="1451506815">
    <w:abstractNumId w:val="9"/>
  </w:num>
  <w:num w:numId="27" w16cid:durableId="900095024">
    <w:abstractNumId w:val="38"/>
  </w:num>
  <w:num w:numId="28" w16cid:durableId="1628317257">
    <w:abstractNumId w:val="34"/>
  </w:num>
  <w:num w:numId="29" w16cid:durableId="533929430">
    <w:abstractNumId w:val="4"/>
  </w:num>
  <w:num w:numId="30" w16cid:durableId="415788293">
    <w:abstractNumId w:val="27"/>
  </w:num>
  <w:num w:numId="31" w16cid:durableId="1167092159">
    <w:abstractNumId w:val="3"/>
  </w:num>
  <w:num w:numId="32" w16cid:durableId="125633678">
    <w:abstractNumId w:val="17"/>
  </w:num>
  <w:num w:numId="33" w16cid:durableId="840314975">
    <w:abstractNumId w:val="12"/>
  </w:num>
  <w:num w:numId="34" w16cid:durableId="1039158898">
    <w:abstractNumId w:val="36"/>
  </w:num>
  <w:num w:numId="35" w16cid:durableId="1807039338">
    <w:abstractNumId w:val="37"/>
  </w:num>
  <w:num w:numId="36" w16cid:durableId="1296567837">
    <w:abstractNumId w:val="42"/>
  </w:num>
  <w:num w:numId="37" w16cid:durableId="322513506">
    <w:abstractNumId w:val="25"/>
  </w:num>
  <w:num w:numId="38" w16cid:durableId="1409110292">
    <w:abstractNumId w:val="8"/>
  </w:num>
  <w:num w:numId="39" w16cid:durableId="140579360">
    <w:abstractNumId w:val="16"/>
  </w:num>
  <w:num w:numId="40" w16cid:durableId="333800839">
    <w:abstractNumId w:val="30"/>
  </w:num>
  <w:num w:numId="41" w16cid:durableId="1505825129">
    <w:abstractNumId w:val="31"/>
  </w:num>
  <w:num w:numId="42" w16cid:durableId="352608419">
    <w:abstractNumId w:val="20"/>
  </w:num>
  <w:num w:numId="43" w16cid:durableId="1504736786">
    <w:abstractNumId w:val="19"/>
  </w:num>
  <w:num w:numId="44" w16cid:durableId="2082212432">
    <w:abstractNumId w:val="7"/>
  </w:num>
  <w:num w:numId="45" w16cid:durableId="164441199">
    <w:abstractNumId w:val="26"/>
  </w:num>
  <w:num w:numId="46" w16cid:durableId="309791916">
    <w:abstractNumId w:val="21"/>
  </w:num>
  <w:num w:numId="47" w16cid:durableId="931206504">
    <w:abstractNumId w:val="11"/>
  </w:num>
  <w:num w:numId="48" w16cid:durableId="824972939">
    <w:abstractNumId w:val="4"/>
  </w:num>
  <w:num w:numId="49" w16cid:durableId="43498535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mke Endjer">
    <w15:presenceInfo w15:providerId="AD" w15:userId="S::imke.endjer@uni-oldenburg.de::1afa6594-d4a8-48a2-b73b-6dd640e31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0C"/>
    <w:rsid w:val="0004018E"/>
    <w:rsid w:val="000418E1"/>
    <w:rsid w:val="00043F42"/>
    <w:rsid w:val="0004541D"/>
    <w:rsid w:val="000945E3"/>
    <w:rsid w:val="000A1E4B"/>
    <w:rsid w:val="000A6FA1"/>
    <w:rsid w:val="000B5D9B"/>
    <w:rsid w:val="000D41FE"/>
    <w:rsid w:val="000D54E8"/>
    <w:rsid w:val="000D687E"/>
    <w:rsid w:val="000D7176"/>
    <w:rsid w:val="000D7BA6"/>
    <w:rsid w:val="000E2C71"/>
    <w:rsid w:val="001016AC"/>
    <w:rsid w:val="0010363A"/>
    <w:rsid w:val="001044F8"/>
    <w:rsid w:val="00106656"/>
    <w:rsid w:val="001224DD"/>
    <w:rsid w:val="00126258"/>
    <w:rsid w:val="00132380"/>
    <w:rsid w:val="001324BF"/>
    <w:rsid w:val="001403AD"/>
    <w:rsid w:val="001714CB"/>
    <w:rsid w:val="001741C3"/>
    <w:rsid w:val="0017628B"/>
    <w:rsid w:val="00181BFF"/>
    <w:rsid w:val="001840A2"/>
    <w:rsid w:val="00190362"/>
    <w:rsid w:val="00194F48"/>
    <w:rsid w:val="001A0697"/>
    <w:rsid w:val="001A3C77"/>
    <w:rsid w:val="001B0D63"/>
    <w:rsid w:val="001B4424"/>
    <w:rsid w:val="001C11ED"/>
    <w:rsid w:val="001C478E"/>
    <w:rsid w:val="001F745B"/>
    <w:rsid w:val="00222316"/>
    <w:rsid w:val="00237A8C"/>
    <w:rsid w:val="00237E54"/>
    <w:rsid w:val="00254AB6"/>
    <w:rsid w:val="002610D6"/>
    <w:rsid w:val="00261E38"/>
    <w:rsid w:val="00265D9F"/>
    <w:rsid w:val="002A4112"/>
    <w:rsid w:val="002B4E61"/>
    <w:rsid w:val="002B7723"/>
    <w:rsid w:val="002C3C11"/>
    <w:rsid w:val="002E31E5"/>
    <w:rsid w:val="002E4D80"/>
    <w:rsid w:val="002F18A5"/>
    <w:rsid w:val="002F7111"/>
    <w:rsid w:val="00320CE1"/>
    <w:rsid w:val="0033573F"/>
    <w:rsid w:val="003358E6"/>
    <w:rsid w:val="0035300A"/>
    <w:rsid w:val="00360322"/>
    <w:rsid w:val="003622C1"/>
    <w:rsid w:val="0037632C"/>
    <w:rsid w:val="00376A80"/>
    <w:rsid w:val="00397249"/>
    <w:rsid w:val="003A59FC"/>
    <w:rsid w:val="003B3AFB"/>
    <w:rsid w:val="003E565D"/>
    <w:rsid w:val="003E7B5F"/>
    <w:rsid w:val="003F520C"/>
    <w:rsid w:val="004037AE"/>
    <w:rsid w:val="00403B0C"/>
    <w:rsid w:val="00413F36"/>
    <w:rsid w:val="004263E5"/>
    <w:rsid w:val="00427A95"/>
    <w:rsid w:val="00430FDB"/>
    <w:rsid w:val="00440778"/>
    <w:rsid w:val="004675B8"/>
    <w:rsid w:val="004676B9"/>
    <w:rsid w:val="0048405B"/>
    <w:rsid w:val="00486003"/>
    <w:rsid w:val="00486D80"/>
    <w:rsid w:val="004B0863"/>
    <w:rsid w:val="004B40DB"/>
    <w:rsid w:val="004B7F45"/>
    <w:rsid w:val="004C5161"/>
    <w:rsid w:val="004E3427"/>
    <w:rsid w:val="004E5FA2"/>
    <w:rsid w:val="004F2A2D"/>
    <w:rsid w:val="004F3563"/>
    <w:rsid w:val="004F5734"/>
    <w:rsid w:val="00510A66"/>
    <w:rsid w:val="00511DE1"/>
    <w:rsid w:val="00524257"/>
    <w:rsid w:val="005246E9"/>
    <w:rsid w:val="00534BCC"/>
    <w:rsid w:val="00537CF8"/>
    <w:rsid w:val="00562866"/>
    <w:rsid w:val="005821AE"/>
    <w:rsid w:val="005842FA"/>
    <w:rsid w:val="00590717"/>
    <w:rsid w:val="005930B6"/>
    <w:rsid w:val="005A7EAE"/>
    <w:rsid w:val="005A7FCF"/>
    <w:rsid w:val="005C5F90"/>
    <w:rsid w:val="005E139A"/>
    <w:rsid w:val="00601755"/>
    <w:rsid w:val="00606C84"/>
    <w:rsid w:val="006140A5"/>
    <w:rsid w:val="00620A56"/>
    <w:rsid w:val="006239B1"/>
    <w:rsid w:val="00626AD7"/>
    <w:rsid w:val="00640AF0"/>
    <w:rsid w:val="006422DF"/>
    <w:rsid w:val="0065434D"/>
    <w:rsid w:val="0067548D"/>
    <w:rsid w:val="00676396"/>
    <w:rsid w:val="0069114D"/>
    <w:rsid w:val="00695560"/>
    <w:rsid w:val="006B5BF3"/>
    <w:rsid w:val="006B6875"/>
    <w:rsid w:val="006D0F37"/>
    <w:rsid w:val="006D6452"/>
    <w:rsid w:val="0071382D"/>
    <w:rsid w:val="0072507D"/>
    <w:rsid w:val="00742B65"/>
    <w:rsid w:val="00750405"/>
    <w:rsid w:val="00752E58"/>
    <w:rsid w:val="00753785"/>
    <w:rsid w:val="0075413A"/>
    <w:rsid w:val="00756C05"/>
    <w:rsid w:val="00760C26"/>
    <w:rsid w:val="00763C52"/>
    <w:rsid w:val="00766155"/>
    <w:rsid w:val="0077382D"/>
    <w:rsid w:val="00777D8F"/>
    <w:rsid w:val="00780D18"/>
    <w:rsid w:val="00786D2A"/>
    <w:rsid w:val="00791927"/>
    <w:rsid w:val="00792000"/>
    <w:rsid w:val="007B0F6B"/>
    <w:rsid w:val="007B2FFF"/>
    <w:rsid w:val="007B31E8"/>
    <w:rsid w:val="007D4A2C"/>
    <w:rsid w:val="007F4360"/>
    <w:rsid w:val="00810BD5"/>
    <w:rsid w:val="00827EE1"/>
    <w:rsid w:val="00830635"/>
    <w:rsid w:val="0084244C"/>
    <w:rsid w:val="00857FAB"/>
    <w:rsid w:val="0086447D"/>
    <w:rsid w:val="00866625"/>
    <w:rsid w:val="0087503B"/>
    <w:rsid w:val="008832FA"/>
    <w:rsid w:val="008874B9"/>
    <w:rsid w:val="008B4B03"/>
    <w:rsid w:val="008C2E28"/>
    <w:rsid w:val="008D77AB"/>
    <w:rsid w:val="008E12D5"/>
    <w:rsid w:val="008F372F"/>
    <w:rsid w:val="00901EA5"/>
    <w:rsid w:val="00936C51"/>
    <w:rsid w:val="009407B2"/>
    <w:rsid w:val="00944929"/>
    <w:rsid w:val="009540C6"/>
    <w:rsid w:val="00995E16"/>
    <w:rsid w:val="00997474"/>
    <w:rsid w:val="00997F8E"/>
    <w:rsid w:val="009B5A72"/>
    <w:rsid w:val="009B72AA"/>
    <w:rsid w:val="009D7FF6"/>
    <w:rsid w:val="00A0287E"/>
    <w:rsid w:val="00A044BD"/>
    <w:rsid w:val="00A1550E"/>
    <w:rsid w:val="00A24B86"/>
    <w:rsid w:val="00A3179A"/>
    <w:rsid w:val="00A7006A"/>
    <w:rsid w:val="00A8251E"/>
    <w:rsid w:val="00AA734F"/>
    <w:rsid w:val="00AB6E84"/>
    <w:rsid w:val="00AB788F"/>
    <w:rsid w:val="00AD65D7"/>
    <w:rsid w:val="00AE2985"/>
    <w:rsid w:val="00AE77EC"/>
    <w:rsid w:val="00AF2AC8"/>
    <w:rsid w:val="00B01939"/>
    <w:rsid w:val="00B115A1"/>
    <w:rsid w:val="00B132BA"/>
    <w:rsid w:val="00B23973"/>
    <w:rsid w:val="00B25173"/>
    <w:rsid w:val="00B358ED"/>
    <w:rsid w:val="00B36028"/>
    <w:rsid w:val="00B4028D"/>
    <w:rsid w:val="00B417E0"/>
    <w:rsid w:val="00B63878"/>
    <w:rsid w:val="00B6499A"/>
    <w:rsid w:val="00B67BC7"/>
    <w:rsid w:val="00B67E60"/>
    <w:rsid w:val="00B96867"/>
    <w:rsid w:val="00B9695F"/>
    <w:rsid w:val="00B9745E"/>
    <w:rsid w:val="00BA0CCD"/>
    <w:rsid w:val="00BC0350"/>
    <w:rsid w:val="00BC379E"/>
    <w:rsid w:val="00BD7291"/>
    <w:rsid w:val="00C02F1D"/>
    <w:rsid w:val="00C24C6F"/>
    <w:rsid w:val="00C33098"/>
    <w:rsid w:val="00C532C5"/>
    <w:rsid w:val="00C5650A"/>
    <w:rsid w:val="00C609C4"/>
    <w:rsid w:val="00C679E3"/>
    <w:rsid w:val="00C73941"/>
    <w:rsid w:val="00C805C2"/>
    <w:rsid w:val="00CB0E93"/>
    <w:rsid w:val="00CD3332"/>
    <w:rsid w:val="00D13F47"/>
    <w:rsid w:val="00D15343"/>
    <w:rsid w:val="00D17AF3"/>
    <w:rsid w:val="00D34BC3"/>
    <w:rsid w:val="00D360C4"/>
    <w:rsid w:val="00D417E1"/>
    <w:rsid w:val="00D513FE"/>
    <w:rsid w:val="00D542DD"/>
    <w:rsid w:val="00D65E1B"/>
    <w:rsid w:val="00D96484"/>
    <w:rsid w:val="00DB06AC"/>
    <w:rsid w:val="00DB59D6"/>
    <w:rsid w:val="00DC45A4"/>
    <w:rsid w:val="00DF1C34"/>
    <w:rsid w:val="00DF538A"/>
    <w:rsid w:val="00E011A1"/>
    <w:rsid w:val="00E24092"/>
    <w:rsid w:val="00E334BC"/>
    <w:rsid w:val="00E360EC"/>
    <w:rsid w:val="00E64118"/>
    <w:rsid w:val="00E824F8"/>
    <w:rsid w:val="00EA0E43"/>
    <w:rsid w:val="00EA191D"/>
    <w:rsid w:val="00EB1AAE"/>
    <w:rsid w:val="00EC538D"/>
    <w:rsid w:val="00ED2BFB"/>
    <w:rsid w:val="00ED638B"/>
    <w:rsid w:val="00F279B7"/>
    <w:rsid w:val="00F430FE"/>
    <w:rsid w:val="00F51BA4"/>
    <w:rsid w:val="00F56273"/>
    <w:rsid w:val="00F6062B"/>
    <w:rsid w:val="00F67486"/>
    <w:rsid w:val="00F84869"/>
    <w:rsid w:val="00FC1962"/>
    <w:rsid w:val="00FD05BD"/>
    <w:rsid w:val="00FD703A"/>
    <w:rsid w:val="00FE5368"/>
    <w:rsid w:val="00FE7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5C448"/>
  <w15:docId w15:val="{CC148297-B282-054F-82C5-95C3B8F89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B4B03"/>
    <w:pPr>
      <w:spacing w:line="288" w:lineRule="auto"/>
    </w:pPr>
    <w:rPr>
      <w:bCs/>
      <w:sz w:val="21"/>
      <w:lang w:eastAsia="de-DE"/>
    </w:rPr>
  </w:style>
  <w:style w:type="paragraph" w:styleId="berschrift1">
    <w:name w:val="heading 1"/>
    <w:basedOn w:val="Standard"/>
    <w:next w:val="Standard"/>
    <w:link w:val="berschrift1Zchn"/>
    <w:uiPriority w:val="9"/>
    <w:qFormat/>
    <w:rsid w:val="00857FAB"/>
    <w:pPr>
      <w:keepNext/>
      <w:keepLines/>
      <w:numPr>
        <w:numId w:val="24"/>
      </w:numPr>
      <w:spacing w:before="760" w:line="240" w:lineRule="auto"/>
      <w:ind w:left="284" w:hanging="284"/>
      <w:outlineLvl w:val="0"/>
    </w:pPr>
    <w:rPr>
      <w:b/>
      <w:bCs w:val="0"/>
      <w:color w:val="000000" w:themeColor="text1"/>
      <w:sz w:val="28"/>
      <w:szCs w:val="36"/>
    </w:rPr>
  </w:style>
  <w:style w:type="paragraph" w:styleId="berschrift2">
    <w:name w:val="heading 2"/>
    <w:basedOn w:val="Standard"/>
    <w:next w:val="Standard"/>
    <w:link w:val="berschrift2Zchn"/>
    <w:uiPriority w:val="9"/>
    <w:unhideWhenUsed/>
    <w:qFormat/>
    <w:rsid w:val="00857FAB"/>
    <w:pPr>
      <w:keepNext/>
      <w:keepLines/>
      <w:numPr>
        <w:ilvl w:val="1"/>
        <w:numId w:val="24"/>
      </w:numPr>
      <w:spacing w:before="520" w:after="120"/>
      <w:ind w:left="426" w:hanging="426"/>
      <w:outlineLvl w:val="1"/>
    </w:pPr>
    <w:rPr>
      <w:b/>
      <w:bCs w:val="0"/>
      <w:color w:val="000000" w:themeColor="text1"/>
      <w:sz w:val="24"/>
      <w:szCs w:val="28"/>
    </w:rPr>
  </w:style>
  <w:style w:type="paragraph" w:styleId="berschrift3">
    <w:name w:val="heading 3"/>
    <w:basedOn w:val="Standard"/>
    <w:next w:val="Standard"/>
    <w:link w:val="berschrift3Zchn"/>
    <w:uiPriority w:val="9"/>
    <w:unhideWhenUsed/>
    <w:qFormat/>
    <w:rsid w:val="004C5161"/>
    <w:pPr>
      <w:keepNext/>
      <w:keepLines/>
      <w:numPr>
        <w:ilvl w:val="2"/>
        <w:numId w:val="24"/>
      </w:numPr>
      <w:spacing w:before="200" w:after="0"/>
      <w:ind w:left="426" w:hanging="426"/>
      <w:jc w:val="both"/>
      <w:outlineLvl w:val="2"/>
    </w:pPr>
    <w:rPr>
      <w:b/>
      <w:bCs w:val="0"/>
      <w:color w:val="000000" w:themeColor="text1"/>
      <w:sz w:val="22"/>
    </w:rPr>
  </w:style>
  <w:style w:type="paragraph" w:styleId="berschrift4">
    <w:name w:val="heading 4"/>
    <w:basedOn w:val="Standard"/>
    <w:next w:val="Standard"/>
    <w:link w:val="berschrift4Zchn"/>
    <w:uiPriority w:val="9"/>
    <w:unhideWhenUsed/>
    <w:qFormat/>
    <w:pPr>
      <w:keepNext/>
      <w:keepLines/>
      <w:numPr>
        <w:ilvl w:val="3"/>
        <w:numId w:val="3"/>
      </w:numPr>
      <w:spacing w:before="200" w:after="0"/>
      <w:outlineLvl w:val="3"/>
    </w:pPr>
    <w:rPr>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3"/>
      </w:numPr>
      <w:spacing w:before="200" w:after="0"/>
      <w:outlineLvl w:val="4"/>
    </w:pPr>
    <w:rPr>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3"/>
      </w:numPr>
      <w:spacing w:before="200" w:after="0"/>
      <w:outlineLvl w:val="5"/>
    </w:pPr>
    <w:rPr>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3"/>
      </w:numPr>
      <w:spacing w:before="200" w:after="0"/>
      <w:outlineLvl w:val="6"/>
    </w:pPr>
    <w:rPr>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3"/>
      </w:numPr>
      <w:spacing w:before="200" w:after="0"/>
      <w:outlineLvl w:val="7"/>
    </w:pPr>
    <w:rPr>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3"/>
      </w:numPr>
      <w:spacing w:before="200" w:after="0"/>
      <w:outlineLvl w:val="8"/>
    </w:pPr>
    <w:rPr>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EndnoteTextChar">
    <w:name w:val="Endnote Text Char"/>
    <w:uiPriority w:val="99"/>
    <w:rPr>
      <w:sz w:val="20"/>
    </w:rPr>
  </w:style>
  <w:style w:type="paragraph" w:styleId="Abbildungsverzeichnis">
    <w:name w:val="table of figures"/>
    <w:basedOn w:val="Standard"/>
    <w:next w:val="Standard"/>
    <w:uiPriority w:val="99"/>
    <w:unhideWhenUsed/>
    <w:pPr>
      <w:spacing w:after="0"/>
    </w:p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hemeFill="accent1" w:themeFillTint="32"/>
      </w:tcPr>
    </w:tblStylePr>
    <w:tblStylePr w:type="band1Horz">
      <w:rPr>
        <w:rFonts w:ascii="Arial" w:hAnsi="Arial"/>
        <w:color w:val="404040"/>
        <w:sz w:val="22"/>
      </w:rPr>
      <w:tblPr/>
      <w:tcPr>
        <w:shd w:val="clear" w:color="DEEBF6"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Fill="text1" w:themeFillTint="40"/>
    </w:tblPr>
    <w:tblStylePr w:type="firstRow">
      <w:rPr>
        <w:rFonts w:ascii="Arial" w:hAnsi="Arial"/>
        <w:b/>
        <w:color w:val="FFFFFF"/>
        <w:sz w:val="22"/>
      </w:rPr>
      <w:tblPr/>
      <w:tcPr>
        <w:shd w:val="clear" w:color="000000" w:fill="000000" w:themeFill="text1"/>
      </w:tcPr>
    </w:tblStylePr>
    <w:tblStylePr w:type="lastRow">
      <w:rPr>
        <w:rFonts w:ascii="Arial" w:hAnsi="Arial"/>
        <w:b/>
        <w:color w:val="FFFFFF"/>
        <w:sz w:val="22"/>
      </w:rPr>
      <w:tblPr/>
      <w:tcPr>
        <w:tcBorders>
          <w:top w:val="single" w:sz="4" w:space="0" w:color="FFFFFF" w:themeColor="light1"/>
        </w:tcBorders>
        <w:shd w:val="clear" w:color="000000" w:fill="000000" w:themeFill="text1"/>
      </w:tcPr>
    </w:tblStylePr>
    <w:tblStylePr w:type="firstCol">
      <w:rPr>
        <w:rFonts w:ascii="Arial" w:hAnsi="Arial"/>
        <w:b/>
        <w:color w:val="FFFFFF"/>
        <w:sz w:val="22"/>
      </w:rPr>
      <w:tblPr/>
      <w:tcPr>
        <w:shd w:val="clear" w:color="000000" w:fill="000000" w:themeFill="text1"/>
      </w:tcPr>
    </w:tblStylePr>
    <w:tblStylePr w:type="lastCol">
      <w:rPr>
        <w:rFonts w:ascii="Arial" w:hAnsi="Arial"/>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fill="DDEAF6" w:themeFill="accent1" w:themeFillTint="34"/>
    </w:tblPr>
    <w:tblStylePr w:type="firstRow">
      <w:rPr>
        <w:rFonts w:ascii="Arial" w:hAnsi="Arial"/>
        <w:b/>
        <w:color w:val="FFFFFF"/>
        <w:sz w:val="22"/>
      </w:rPr>
      <w:tblPr/>
      <w:tcPr>
        <w:shd w:val="clear" w:color="5B9BD5" w:fill="5B9BD5" w:themeFill="accent1"/>
      </w:tcPr>
    </w:tblStylePr>
    <w:tblStylePr w:type="lastRow">
      <w:rPr>
        <w:rFonts w:ascii="Arial" w:hAnsi="Arial"/>
        <w:b/>
        <w:color w:val="FFFFFF"/>
        <w:sz w:val="22"/>
      </w:rPr>
      <w:tblPr/>
      <w:tcPr>
        <w:tcBorders>
          <w:top w:val="single" w:sz="4" w:space="0" w:color="FFFFFF" w:themeColor="light1"/>
        </w:tcBorders>
        <w:shd w:val="clear" w:color="5B9BD5" w:fill="5B9BD5" w:themeFill="accent1"/>
      </w:tcPr>
    </w:tblStylePr>
    <w:tblStylePr w:type="firstCol">
      <w:rPr>
        <w:rFonts w:ascii="Arial" w:hAnsi="Arial"/>
        <w:b/>
        <w:color w:val="FFFFFF"/>
        <w:sz w:val="22"/>
      </w:rPr>
      <w:tblPr/>
      <w:tcPr>
        <w:shd w:val="clear" w:color="5B9BD5" w:fill="5B9BD5" w:themeFill="accent1"/>
      </w:tcPr>
    </w:tblStylePr>
    <w:tblStylePr w:type="lastCol">
      <w:rPr>
        <w:rFonts w:ascii="Arial" w:hAnsi="Arial"/>
        <w:b/>
        <w:color w:val="FFFFFF"/>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fill="FBE5D6" w:themeFill="accent2" w:themeFillTint="32"/>
    </w:tblPr>
    <w:tblStylePr w:type="firstRow">
      <w:rPr>
        <w:rFonts w:ascii="Arial" w:hAnsi="Arial"/>
        <w:b/>
        <w:color w:val="FFFFFF"/>
        <w:sz w:val="22"/>
      </w:rPr>
      <w:tblPr/>
      <w:tcPr>
        <w:shd w:val="clear" w:color="ED7D31" w:fill="ED7D31" w:themeFill="accent2"/>
      </w:tcPr>
    </w:tblStylePr>
    <w:tblStylePr w:type="lastRow">
      <w:rPr>
        <w:rFonts w:ascii="Arial" w:hAnsi="Arial"/>
        <w:b/>
        <w:color w:val="FFFFFF"/>
        <w:sz w:val="22"/>
      </w:rPr>
      <w:tblPr/>
      <w:tcPr>
        <w:tcBorders>
          <w:top w:val="single" w:sz="4" w:space="0" w:color="FFFFFF" w:themeColor="light1"/>
        </w:tcBorders>
        <w:shd w:val="clear" w:color="ED7D31" w:fill="ED7D31" w:themeFill="accent2"/>
      </w:tcPr>
    </w:tblStylePr>
    <w:tblStylePr w:type="firstCol">
      <w:rPr>
        <w:rFonts w:ascii="Arial" w:hAnsi="Arial"/>
        <w:b/>
        <w:color w:val="FFFFFF"/>
        <w:sz w:val="22"/>
      </w:rPr>
      <w:tblPr/>
      <w:tcPr>
        <w:shd w:val="clear" w:color="ED7D31" w:fill="ED7D31" w:themeFill="accent2"/>
      </w:tcPr>
    </w:tblStylePr>
    <w:tblStylePr w:type="lastCol">
      <w:rPr>
        <w:rFonts w:ascii="Arial" w:hAnsi="Arial"/>
        <w:b/>
        <w:color w:val="FFFFFF"/>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fill="ECECEC" w:themeFill="accent3" w:themeFillTint="34"/>
    </w:tblPr>
    <w:tblStylePr w:type="firstRow">
      <w:rPr>
        <w:rFonts w:ascii="Arial" w:hAnsi="Arial"/>
        <w:b/>
        <w:color w:val="FFFFFF"/>
        <w:sz w:val="22"/>
      </w:rPr>
      <w:tblPr/>
      <w:tcPr>
        <w:shd w:val="clear" w:color="A5A5A5" w:fill="A5A5A5" w:themeFill="accent3"/>
      </w:tcPr>
    </w:tblStylePr>
    <w:tblStylePr w:type="lastRow">
      <w:rPr>
        <w:rFonts w:ascii="Arial" w:hAnsi="Arial"/>
        <w:b/>
        <w:color w:val="FFFFFF"/>
        <w:sz w:val="22"/>
      </w:rPr>
      <w:tblPr/>
      <w:tcPr>
        <w:tcBorders>
          <w:top w:val="single" w:sz="4" w:space="0" w:color="FFFFFF" w:themeColor="light1"/>
        </w:tcBorders>
        <w:shd w:val="clear" w:color="A5A5A5" w:fill="A5A5A5" w:themeFill="accent3"/>
      </w:tcPr>
    </w:tblStylePr>
    <w:tblStylePr w:type="firstCol">
      <w:rPr>
        <w:rFonts w:ascii="Arial" w:hAnsi="Arial"/>
        <w:b/>
        <w:color w:val="FFFFFF"/>
        <w:sz w:val="22"/>
      </w:rPr>
      <w:tblPr/>
      <w:tcPr>
        <w:shd w:val="clear" w:color="A5A5A5" w:fill="A5A5A5" w:themeFill="accent3"/>
      </w:tcPr>
    </w:tblStylePr>
    <w:tblStylePr w:type="lastCol">
      <w:rPr>
        <w:rFonts w:ascii="Arial" w:hAnsi="Arial"/>
        <w:b/>
        <w:color w:val="FFFFFF"/>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fill="FFF2CB" w:themeFill="accent4" w:themeFillTint="34"/>
    </w:tblPr>
    <w:tblStylePr w:type="firstRow">
      <w:rPr>
        <w:rFonts w:ascii="Arial" w:hAnsi="Arial"/>
        <w:b/>
        <w:color w:val="FFFFFF"/>
        <w:sz w:val="22"/>
      </w:rPr>
      <w:tblPr/>
      <w:tcPr>
        <w:shd w:val="clear" w:color="FFC000" w:fill="FFC000" w:themeFill="accent4"/>
      </w:tcPr>
    </w:tblStylePr>
    <w:tblStylePr w:type="lastRow">
      <w:rPr>
        <w:rFonts w:ascii="Arial" w:hAnsi="Arial"/>
        <w:b/>
        <w:color w:val="FFFFFF"/>
        <w:sz w:val="22"/>
      </w:rPr>
      <w:tblPr/>
      <w:tcPr>
        <w:tcBorders>
          <w:top w:val="single" w:sz="4" w:space="0" w:color="FFFFFF" w:themeColor="light1"/>
        </w:tcBorders>
        <w:shd w:val="clear" w:color="FFC000" w:fill="FFC000" w:themeFill="accent4"/>
      </w:tcPr>
    </w:tblStylePr>
    <w:tblStylePr w:type="firstCol">
      <w:rPr>
        <w:rFonts w:ascii="Arial" w:hAnsi="Arial"/>
        <w:b/>
        <w:color w:val="FFFFFF"/>
        <w:sz w:val="22"/>
      </w:rPr>
      <w:tblPr/>
      <w:tcPr>
        <w:shd w:val="clear" w:color="FFC000" w:fill="FFC000" w:themeFill="accent4"/>
      </w:tcPr>
    </w:tblStylePr>
    <w:tblStylePr w:type="lastCol">
      <w:rPr>
        <w:rFonts w:ascii="Arial" w:hAnsi="Arial"/>
        <w:b/>
        <w:color w:val="FFFFFF"/>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fill="D8E2F3" w:themeFill="accent5" w:themeFillTint="34"/>
    </w:tblPr>
    <w:tblStylePr w:type="firstRow">
      <w:rPr>
        <w:rFonts w:ascii="Arial" w:hAnsi="Arial"/>
        <w:b/>
        <w:color w:val="FFFFFF"/>
        <w:sz w:val="22"/>
      </w:rPr>
      <w:tblPr/>
      <w:tcPr>
        <w:shd w:val="clear" w:color="4472C4" w:fill="4472C4" w:themeFill="accent5"/>
      </w:tcPr>
    </w:tblStylePr>
    <w:tblStylePr w:type="lastRow">
      <w:rPr>
        <w:rFonts w:ascii="Arial" w:hAnsi="Arial"/>
        <w:b/>
        <w:color w:val="FFFFFF"/>
        <w:sz w:val="22"/>
      </w:rPr>
      <w:tblPr/>
      <w:tcPr>
        <w:tcBorders>
          <w:top w:val="single" w:sz="4" w:space="0" w:color="FFFFFF" w:themeColor="light1"/>
        </w:tcBorders>
        <w:shd w:val="clear" w:color="4472C4" w:fill="4472C4" w:themeFill="accent5"/>
      </w:tcPr>
    </w:tblStylePr>
    <w:tblStylePr w:type="firstCol">
      <w:rPr>
        <w:rFonts w:ascii="Arial" w:hAnsi="Arial"/>
        <w:b/>
        <w:color w:val="FFFFFF"/>
        <w:sz w:val="22"/>
      </w:rPr>
      <w:tblPr/>
      <w:tcPr>
        <w:shd w:val="clear" w:color="4472C4" w:fill="4472C4" w:themeFill="accent5"/>
      </w:tcPr>
    </w:tblStylePr>
    <w:tblStylePr w:type="lastCol">
      <w:rPr>
        <w:rFonts w:ascii="Arial" w:hAnsi="Arial"/>
        <w:b/>
        <w:color w:val="FFFFFF"/>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fill="E1EFD8" w:themeFill="accent6" w:themeFillTint="34"/>
    </w:tblPr>
    <w:tblStylePr w:type="firstRow">
      <w:rPr>
        <w:rFonts w:ascii="Arial" w:hAnsi="Arial"/>
        <w:b/>
        <w:color w:val="FFFFFF"/>
        <w:sz w:val="22"/>
      </w:rPr>
      <w:tblPr/>
      <w:tcPr>
        <w:shd w:val="clear" w:color="70AD47" w:fill="70AD47" w:themeFill="accent6"/>
      </w:tcPr>
    </w:tblStylePr>
    <w:tblStylePr w:type="lastRow">
      <w:rPr>
        <w:rFonts w:ascii="Arial" w:hAnsi="Arial"/>
        <w:b/>
        <w:color w:val="FFFFFF"/>
        <w:sz w:val="22"/>
      </w:rPr>
      <w:tblPr/>
      <w:tcPr>
        <w:tcBorders>
          <w:top w:val="single" w:sz="4" w:space="0" w:color="FFFFFF" w:themeColor="light1"/>
        </w:tcBorders>
        <w:shd w:val="clear" w:color="70AD47" w:fill="70AD47" w:themeFill="accent6"/>
      </w:tcPr>
    </w:tblStylePr>
    <w:tblStylePr w:type="firstCol">
      <w:rPr>
        <w:rFonts w:ascii="Arial" w:hAnsi="Arial"/>
        <w:b/>
        <w:color w:val="FFFFFF"/>
        <w:sz w:val="22"/>
      </w:rPr>
      <w:tblPr/>
      <w:tcPr>
        <w:shd w:val="clear" w:color="70AD47" w:fill="70AD47" w:themeFill="accent6"/>
      </w:tcPr>
    </w:tblStylePr>
    <w:tblStylePr w:type="lastCol">
      <w:rPr>
        <w:rFonts w:ascii="Arial" w:hAnsi="Arial"/>
        <w:b/>
        <w:color w:val="FFFFFF"/>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rFonts w:ascii="Arial" w:hAnsi="Arial"/>
        <w:color w:val="7F7F7F" w:themeColor="text1" w:themeTint="80" w:themeShade="95"/>
        <w:sz w:val="22"/>
      </w:rPr>
      <w:tblPr/>
      <w:tcPr>
        <w:shd w:val="clear" w:color="CBCBCB"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rFonts w:ascii="Arial" w:hAnsi="Arial"/>
        <w:color w:val="254175" w:themeColor="accent5" w:themeShade="95"/>
        <w:sz w:val="22"/>
      </w:rPr>
      <w:tblPr/>
      <w:tcPr>
        <w:shd w:val="clear" w:color="E1EFD8"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2F2F2" w:fill="F2F2F2" w:themeFill="text1" w:themeFillTint="0D"/>
      </w:tcPr>
    </w:tblStylePr>
    <w:tblStylePr w:type="band1Horz">
      <w:rPr>
        <w:rFonts w:ascii="Arial" w:hAnsi="Arial"/>
        <w:color w:val="7F7F7F" w:themeColor="text1" w:themeTint="80" w:themeShade="95"/>
        <w:sz w:val="22"/>
      </w:rPr>
      <w:tblPr/>
      <w:tcPr>
        <w:shd w:val="clear" w:color="F2F2F2"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FFFFFF"/>
      </w:tc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FFFFFF"/>
      </w:tc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FFFFFF"/>
      </w:tc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FFFFFF"/>
      </w:tcPr>
    </w:tblStylePr>
    <w:tblStylePr w:type="band1Vert">
      <w:tblPr/>
      <w:tcPr>
        <w:shd w:val="clear" w:color="E1EFD8" w:fill="E1EFD8" w:themeFill="accent6" w:themeFillTint="34"/>
      </w:tcPr>
    </w:tblStylePr>
    <w:tblStylePr w:type="band1Horz">
      <w:rPr>
        <w:rFonts w:ascii="Arial" w:hAnsi="Arial"/>
        <w:color w:val="416429" w:themeColor="accent6" w:themeShade="95"/>
        <w:sz w:val="22"/>
      </w:rPr>
      <w:tblPr/>
      <w:tcPr>
        <w:shd w:val="clear" w:color="E1EFD8"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rFonts w:ascii="Arial" w:hAnsi="Arial"/>
        <w:color w:val="000000" w:themeColor="text1"/>
        <w:sz w:val="22"/>
      </w:rPr>
      <w:tblPr/>
      <w:tcPr>
        <w:shd w:val="clear" w:color="BFBFB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BFBFBF" w:fill="BFBFBF" w:themeFill="text1" w:themeFillTint="40"/>
      </w:tcPr>
    </w:tblStylePr>
    <w:tblStylePr w:type="band1Horz">
      <w:rPr>
        <w:rFonts w:ascii="Arial" w:hAnsi="Arial"/>
        <w:color w:val="7F7F7F" w:themeColor="text1" w:themeTint="80" w:themeShade="95"/>
        <w:sz w:val="22"/>
      </w:rPr>
      <w:tblPr/>
      <w:tcPr>
        <w:shd w:val="clear" w:color="BFBFB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FFFFFF"/>
      </w:tc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FFFFFF"/>
      </w:tc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FFFFFF"/>
      </w:tc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FFFFFF"/>
      </w:tc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Kopfzeile">
    <w:name w:val="header"/>
    <w:basedOn w:val="Standard"/>
    <w:link w:val="KopfzeileZchn"/>
    <w:uiPriority w:val="99"/>
    <w:unhideWhenUsed/>
    <w:rsid w:val="008B4B0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B4B03"/>
    <w:rPr>
      <w:bCs/>
      <w:sz w:val="21"/>
      <w:lang w:eastAsia="de-DE"/>
    </w:rPr>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qFormat/>
    <w:rsid w:val="008B4B03"/>
    <w:pPr>
      <w:spacing w:after="240" w:line="240" w:lineRule="auto"/>
      <w:contextualSpacing/>
    </w:pPr>
    <w:rPr>
      <w:color w:val="000000" w:themeColor="text1"/>
      <w:sz w:val="56"/>
      <w:szCs w:val="56"/>
    </w:rPr>
  </w:style>
  <w:style w:type="character" w:customStyle="1" w:styleId="TitelZchn">
    <w:name w:val="Titel Zchn"/>
    <w:basedOn w:val="Absatz-Standardschriftart"/>
    <w:link w:val="Titel"/>
    <w:uiPriority w:val="10"/>
    <w:rsid w:val="008B4B03"/>
    <w:rPr>
      <w:bCs/>
      <w:color w:val="000000" w:themeColor="text1"/>
      <w:sz w:val="56"/>
      <w:szCs w:val="56"/>
      <w:lang w:eastAsia="de-DE"/>
    </w:rPr>
  </w:style>
  <w:style w:type="paragraph" w:styleId="Untertitel">
    <w:name w:val="Subtitle"/>
    <w:basedOn w:val="Standard"/>
    <w:next w:val="Standard"/>
    <w:link w:val="UntertitelZchn"/>
    <w:uiPriority w:val="11"/>
    <w:qFormat/>
    <w:rsid w:val="008B4B03"/>
    <w:pPr>
      <w:numPr>
        <w:ilvl w:val="1"/>
      </w:numPr>
      <w:spacing w:line="192" w:lineRule="auto"/>
      <w:jc w:val="center"/>
    </w:pPr>
    <w:rPr>
      <w:spacing w:val="10"/>
      <w:sz w:val="44"/>
    </w:rPr>
  </w:style>
  <w:style w:type="character" w:customStyle="1" w:styleId="UntertitelZchn">
    <w:name w:val="Untertitel Zchn"/>
    <w:basedOn w:val="Absatz-Standardschriftart"/>
    <w:link w:val="Untertitel"/>
    <w:uiPriority w:val="11"/>
    <w:rsid w:val="008B4B03"/>
    <w:rPr>
      <w:bCs/>
      <w:spacing w:val="10"/>
      <w:sz w:val="44"/>
      <w:lang w:eastAsia="de-DE"/>
    </w:rPr>
  </w:style>
  <w:style w:type="character" w:customStyle="1" w:styleId="berschrift1Zchn">
    <w:name w:val="Überschrift 1 Zchn"/>
    <w:basedOn w:val="Absatz-Standardschriftart"/>
    <w:link w:val="berschrift1"/>
    <w:uiPriority w:val="9"/>
    <w:rsid w:val="00857FAB"/>
    <w:rPr>
      <w:b/>
      <w:color w:val="000000" w:themeColor="text1"/>
      <w:sz w:val="28"/>
      <w:szCs w:val="36"/>
      <w:lang w:eastAsia="de-DE"/>
    </w:rPr>
  </w:style>
  <w:style w:type="paragraph" w:styleId="Inhaltsverzeichnisberschrift">
    <w:name w:val="TOC Heading"/>
    <w:basedOn w:val="berschrift1"/>
    <w:next w:val="Standard"/>
    <w:uiPriority w:val="39"/>
    <w:unhideWhenUsed/>
    <w:qFormat/>
    <w:pPr>
      <w:numPr>
        <w:numId w:val="0"/>
      </w:numPr>
      <w:outlineLvl w:val="9"/>
    </w:pPr>
    <w:rPr>
      <w:b w:val="0"/>
      <w:bCs/>
      <w:smallCaps/>
    </w:rPr>
  </w:style>
  <w:style w:type="character" w:customStyle="1" w:styleId="berschrift2Zchn">
    <w:name w:val="Überschrift 2 Zchn"/>
    <w:basedOn w:val="Absatz-Standardschriftart"/>
    <w:link w:val="berschrift2"/>
    <w:uiPriority w:val="9"/>
    <w:rsid w:val="00857FAB"/>
    <w:rPr>
      <w:b/>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5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hemeFill="accent4" w:themeFillTint="66"/>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sid w:val="004C5161"/>
    <w:rPr>
      <w:b/>
      <w:color w:val="000000" w:themeColor="text1"/>
      <w:lang w:eastAsia="de-DE"/>
    </w:rPr>
  </w:style>
  <w:style w:type="character" w:customStyle="1" w:styleId="berschrift4Zchn">
    <w:name w:val="Überschrift 4 Zchn"/>
    <w:basedOn w:val="Absatz-Standardschriftart"/>
    <w:link w:val="berschrift4"/>
    <w:uiPriority w:val="9"/>
    <w:rPr>
      <w:b/>
      <w:i/>
      <w:iCs/>
      <w:color w:val="000000" w:themeColor="text1"/>
      <w:sz w:val="21"/>
      <w:lang w:eastAsia="de-DE"/>
    </w:rPr>
  </w:style>
  <w:style w:type="character" w:customStyle="1" w:styleId="berschrift5Zchn">
    <w:name w:val="Überschrift 5 Zchn"/>
    <w:basedOn w:val="Absatz-Standardschriftart"/>
    <w:link w:val="berschrift5"/>
    <w:uiPriority w:val="9"/>
    <w:semiHidden/>
    <w:rPr>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bCs/>
      <w:i/>
      <w:iCs/>
      <w:color w:val="404040" w:themeColor="text1" w:themeTint="BF"/>
      <w:sz w:val="20"/>
      <w:szCs w:val="20"/>
      <w:lang w:eastAsia="de-DE"/>
    </w:r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themeFill="background1" w:themeFillShade="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hemeFill="accent4" w:themeFillTint="66"/>
        <w:vAlign w:val="center"/>
      </w:tcPr>
    </w:tblStylePr>
    <w:tblStylePr w:type="firstCol">
      <w:pPr>
        <w:jc w:val="center"/>
      </w:pPr>
    </w:tblStylePr>
    <w:tblStylePr w:type="band1Horz">
      <w:tblPr/>
      <w:tcPr>
        <w:shd w:val="clear" w:color="FFF2CC" w:fill="FFF2CC" w:themeFill="accent4" w:themeFillTint="33"/>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hemeFill="accent4" w:themeFillTint="66"/>
        <w:vAlign w:val="center"/>
      </w:tcPr>
    </w:tblStylePr>
    <w:tblStylePr w:type="firstCol">
      <w:pPr>
        <w:jc w:val="center"/>
      </w:pPr>
    </w:tblStylePr>
    <w:tblStylePr w:type="band1Horz">
      <w:tblPr/>
      <w:tcPr>
        <w:shd w:val="clear" w:color="FFF2CC" w:fill="FFF2CC" w:themeFill="accent4" w:themeFillTint="33"/>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hemeFill="accent4" w:themeFillTint="66"/>
      </w:tcPr>
    </w:tblStylePr>
    <w:tblStylePr w:type="firstCol">
      <w:rPr>
        <w:b/>
      </w:rPr>
    </w:tblStylePr>
    <w:tblStylePr w:type="band1Horz">
      <w:tblPr/>
      <w:tcPr>
        <w:shd w:val="clear" w:color="FFF2CC" w:fill="FFF2CC" w:themeFill="accent4" w:themeFillTint="33"/>
      </w:tcPr>
    </w:tblStylePr>
  </w:style>
  <w:style w:type="paragraph" w:styleId="Verzeichnis1">
    <w:name w:val="toc 1"/>
    <w:basedOn w:val="Standard"/>
    <w:next w:val="Standard"/>
    <w:uiPriority w:val="39"/>
    <w:unhideWhenUsed/>
    <w:pPr>
      <w:tabs>
        <w:tab w:val="left" w:pos="440"/>
        <w:tab w:val="right" w:leader="dot" w:pos="8834"/>
      </w:tabs>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val="0"/>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Pr>
      <w:b/>
      <w:bCs w:val="0"/>
    </w:rPr>
  </w:style>
  <w:style w:type="character" w:customStyle="1" w:styleId="KommentarthemaZchn">
    <w:name w:val="Kommentarthema Zchn"/>
    <w:basedOn w:val="KommentartextZchn"/>
    <w:link w:val="Kommentarthema"/>
    <w:uiPriority w:val="99"/>
    <w:semiHidden/>
    <w:rPr>
      <w:b/>
      <w:bCs/>
      <w:sz w:val="20"/>
      <w:szCs w:val="20"/>
    </w:rPr>
  </w:style>
  <w:style w:type="paragraph" w:styleId="Funotentext">
    <w:name w:val="footnote text"/>
    <w:basedOn w:val="Standard"/>
    <w:link w:val="FunotentextZchn"/>
    <w:uiPriority w:val="99"/>
    <w:unhideWhenUsed/>
    <w:pPr>
      <w:spacing w:after="0" w:line="240" w:lineRule="auto"/>
    </w:pPr>
    <w:rPr>
      <w:sz w:val="20"/>
      <w:szCs w:val="20"/>
    </w:rPr>
  </w:style>
  <w:style w:type="character" w:customStyle="1" w:styleId="FunotentextZchn">
    <w:name w:val="Fußnotentext Zchn"/>
    <w:basedOn w:val="Absatz-Standardschriftart"/>
    <w:link w:val="Funotentext"/>
    <w:uiPriority w:val="99"/>
    <w:rPr>
      <w:sz w:val="20"/>
      <w:szCs w:val="20"/>
    </w:rPr>
  </w:style>
  <w:style w:type="character" w:styleId="Funotenzeichen">
    <w:name w:val="footnote reference"/>
    <w:basedOn w:val="Absatz-Standardschriftart"/>
    <w:uiPriority w:val="99"/>
    <w:unhideWhenUsed/>
    <w:rPr>
      <w:vertAlign w:val="superscript"/>
    </w:rPr>
  </w:style>
  <w:style w:type="character" w:customStyle="1" w:styleId="watch-title">
    <w:name w:val="watch-title"/>
    <w:basedOn w:val="Absatz-Standardschriftart"/>
  </w:style>
  <w:style w:type="character" w:styleId="HTMLZitat">
    <w:name w:val="HTML Cite"/>
    <w:basedOn w:val="Absatz-Standardschriftart"/>
    <w:uiPriority w:val="99"/>
    <w:semiHidden/>
    <w:unhideWhenUsed/>
    <w:rPr>
      <w:i/>
      <w:iCs/>
    </w:rPr>
  </w:style>
  <w:style w:type="character" w:customStyle="1" w:styleId="dpfsent">
    <w:name w:val="dpf_sent"/>
    <w:basedOn w:val="Absatz-Standardschriftart"/>
  </w:style>
  <w:style w:type="paragraph" w:customStyle="1" w:styleId="Listenabsatz-1-facherZeilenabstand">
    <w:name w:val="Listenabsatz - 1-facher Zeilenabstand"/>
    <w:basedOn w:val="Listenabsatz"/>
    <w:link w:val="Listenabsatz-1-facherZeilenabstandZchn"/>
    <w:qFormat/>
    <w:pPr>
      <w:numPr>
        <w:numId w:val="1"/>
      </w:numPr>
      <w:spacing w:line="276" w:lineRule="auto"/>
      <w:ind w:left="714" w:hanging="357"/>
    </w:p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character" w:customStyle="1" w:styleId="Listenabsatz-1-facherZeilenabstandZchn">
    <w:name w:val="Listenabsatz - 1-facher Zeilenabstand Zchn"/>
    <w:basedOn w:val="ListenabsatzZchn"/>
    <w:link w:val="Listenabsatz-1-facherZeilenabstand"/>
    <w:rPr>
      <w:rFonts w:ascii="Helvetica 45" w:eastAsia="Arial" w:hAnsi="Helvetica 45"/>
      <w:bCs/>
      <w:sz w:val="21"/>
      <w:lang w:eastAsia="de-DE"/>
    </w:rPr>
  </w:style>
  <w:style w:type="character" w:customStyle="1" w:styleId="apple-converted-space">
    <w:name w:val="apple-converted-space"/>
    <w:basedOn w:val="Absatz-Standardschriftart"/>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styleId="StandardWeb">
    <w:name w:val="Normal (Web)"/>
    <w:basedOn w:val="Standard"/>
    <w:uiPriority w:val="99"/>
    <w:unhideWhenUsed/>
    <w:pPr>
      <w:spacing w:before="100" w:beforeAutospacing="1" w:after="100" w:afterAutospacing="1" w:line="240" w:lineRule="auto"/>
    </w:pPr>
    <w:rPr>
      <w:rFonts w:ascii="Times New Roman" w:eastAsia="Times New Roman" w:hAnsi="Times New Roman" w:cs="Times New Roman"/>
      <w:bCs w:val="0"/>
      <w:sz w:val="24"/>
      <w:szCs w:val="24"/>
    </w:rPr>
  </w:style>
  <w:style w:type="character" w:styleId="NichtaufgelsteErwhnung">
    <w:name w:val="Unresolved Mention"/>
    <w:basedOn w:val="Absatz-Standardschriftart"/>
    <w:uiPriority w:val="99"/>
    <w:semiHidden/>
    <w:unhideWhenUsed/>
    <w:rsid w:val="002B4E61"/>
    <w:rPr>
      <w:color w:val="605E5C"/>
      <w:shd w:val="clear" w:color="auto" w:fill="E1DFDD"/>
    </w:rPr>
  </w:style>
  <w:style w:type="table" w:customStyle="1" w:styleId="StGen0">
    <w:name w:val="StGen0"/>
    <w:basedOn w:val="NormaleTabelle"/>
    <w:rsid w:val="00752E5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Col">
      <w:rPr>
        <w:rFonts w:ascii="Arial" w:eastAsia="Arial" w:hAnsi="Arial" w:cs="Arial"/>
        <w:b/>
        <w:sz w:val="20"/>
        <w:szCs w:val="20"/>
      </w:rPr>
      <w:tblPr/>
      <w:tcPr>
        <w:shd w:val="clear" w:color="auto" w:fill="FFE599"/>
      </w:tcPr>
    </w:tblStylePr>
  </w:style>
  <w:style w:type="character" w:customStyle="1" w:styleId="docdata">
    <w:name w:val="docdata"/>
    <w:basedOn w:val="Absatz-Standardschriftart"/>
    <w:rsid w:val="00752E58"/>
  </w:style>
  <w:style w:type="table" w:customStyle="1" w:styleId="StGen4">
    <w:name w:val="StGen4"/>
    <w:basedOn w:val="NormaleTabelle"/>
    <w:rsid w:val="00752E5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5">
    <w:name w:val="StGen5"/>
    <w:basedOn w:val="NormaleTabelle"/>
    <w:rsid w:val="00FD05BD"/>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3">
    <w:name w:val="StGen3"/>
    <w:basedOn w:val="NormaleTabelle"/>
    <w:rsid w:val="007B31E8"/>
    <w:pPr>
      <w:spacing w:line="288" w:lineRule="auto"/>
    </w:pPr>
    <w:rPr>
      <w:rFonts w:ascii="helvetica neue" w:eastAsia="helvetica neue" w:hAnsi="helvetica neue" w:cs="helvetica neue"/>
      <w:sz w:val="21"/>
      <w:szCs w:val="21"/>
      <w:lang w:eastAsia="zh-CN"/>
    </w:rPr>
    <w:tblPr>
      <w:tblStyleRowBandSize w:val="1"/>
      <w:tblStyleColBandSize w:val="1"/>
      <w:tblInd w:w="0" w:type="nil"/>
      <w:tblCellMar>
        <w:left w:w="115" w:type="dxa"/>
        <w:right w:w="115" w:type="dxa"/>
      </w:tblCellMar>
    </w:tblPr>
  </w:style>
  <w:style w:type="table" w:customStyle="1" w:styleId="StGen7">
    <w:name w:val="StGen7"/>
    <w:basedOn w:val="NormaleTabelle"/>
    <w:rsid w:val="007B31E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style>
  <w:style w:type="table" w:customStyle="1" w:styleId="StGen8">
    <w:name w:val="StGen8"/>
    <w:basedOn w:val="NormaleTabelle"/>
    <w:rsid w:val="007B31E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9">
    <w:name w:val="StGen9"/>
    <w:basedOn w:val="NormaleTabelle"/>
    <w:rsid w:val="007B31E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paragraph" w:customStyle="1" w:styleId="docy">
    <w:name w:val="docy"/>
    <w:aliases w:val="v5,14761,bqiaagaaeqeiaaagayqaaaplmqaabdkxaaaaaaaaaaaaaaaaaaaaaaaaaaaaaaaaaaaaaaaaaaaaaaaaaaaaaaaaaaaaaaaaaaaaaaaaaaaaaaaaaaaaaaaaaaaaaaaaaaaaaaaaaaaaaaaaaaaaaaaaaaaaaaaaaaaaaaaaaaaaaaaaaaaaaaaaaaaaaaaaaaaaaaaaaaaaaaaaaaaaaaaaaaaaaaaaaaaaaaa"/>
    <w:basedOn w:val="Standard"/>
    <w:rsid w:val="000E2C71"/>
    <w:pPr>
      <w:spacing w:before="100" w:beforeAutospacing="1" w:after="100" w:afterAutospacing="1" w:line="240" w:lineRule="auto"/>
    </w:pPr>
    <w:rPr>
      <w:rFonts w:ascii="Times New Roman" w:eastAsia="Times New Roman" w:hAnsi="Times New Roman" w:cs="Times New Roman"/>
      <w:bCs w:val="0"/>
      <w:sz w:val="24"/>
      <w:szCs w:val="24"/>
    </w:rPr>
  </w:style>
  <w:style w:type="table" w:customStyle="1" w:styleId="StGen1">
    <w:name w:val="StGen1"/>
    <w:basedOn w:val="NormaleTabelle"/>
    <w:rsid w:val="00C532C5"/>
    <w:pPr>
      <w:spacing w:line="288" w:lineRule="auto"/>
    </w:pPr>
    <w:rPr>
      <w:rFonts w:ascii="helvetica neue" w:eastAsia="helvetica neue" w:hAnsi="helvetica neue" w:cs="helvetica neue"/>
      <w:sz w:val="21"/>
      <w:szCs w:val="21"/>
      <w:lang w:eastAsia="de-DE"/>
    </w:rPr>
    <w:tblPr>
      <w:tblStyleRowBandSize w:val="1"/>
      <w:tblStyleColBandSize w:val="1"/>
      <w:tblInd w:w="0" w:type="nil"/>
      <w:tblCellMar>
        <w:top w:w="100" w:type="dxa"/>
        <w:left w:w="100" w:type="dxa"/>
        <w:bottom w:w="100" w:type="dxa"/>
        <w:right w:w="100" w:type="dxa"/>
      </w:tblCellMar>
    </w:tblPr>
  </w:style>
  <w:style w:type="table" w:customStyle="1" w:styleId="StGen2">
    <w:name w:val="StGen2"/>
    <w:basedOn w:val="NormaleTabelle"/>
    <w:rsid w:val="00C532C5"/>
    <w:pPr>
      <w:spacing w:after="0" w:line="240" w:lineRule="auto"/>
    </w:pPr>
    <w:rPr>
      <w:color w:val="404040"/>
      <w:sz w:val="20"/>
      <w:szCs w:val="20"/>
      <w:lang w:eastAsia="de-DE"/>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31">
    <w:name w:val="StGen31"/>
    <w:basedOn w:val="NormaleTabelle"/>
    <w:rsid w:val="00C532C5"/>
    <w:pPr>
      <w:spacing w:after="0" w:line="240" w:lineRule="auto"/>
    </w:pPr>
    <w:rPr>
      <w:color w:val="404040"/>
      <w:sz w:val="20"/>
      <w:szCs w:val="20"/>
      <w:lang w:eastAsia="de-DE"/>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6">
    <w:name w:val="StGen6"/>
    <w:basedOn w:val="NormaleTabelle"/>
    <w:rsid w:val="00750405"/>
    <w:pPr>
      <w:spacing w:after="0" w:line="240" w:lineRule="auto"/>
    </w:pPr>
    <w:rPr>
      <w:color w:val="404040"/>
      <w:sz w:val="20"/>
      <w:szCs w:val="20"/>
      <w:lang w:eastAsia="de-DE"/>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71">
    <w:name w:val="StGen71"/>
    <w:basedOn w:val="NormaleTabelle"/>
    <w:rsid w:val="005C5F90"/>
    <w:pPr>
      <w:spacing w:after="0" w:line="240" w:lineRule="auto"/>
    </w:pPr>
    <w:rPr>
      <w:color w:val="404040"/>
      <w:sz w:val="20"/>
      <w:szCs w:val="20"/>
      <w:lang w:eastAsia="de-DE"/>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10">
    <w:name w:val="StGen10"/>
    <w:basedOn w:val="NormaleTabelle"/>
    <w:rsid w:val="00830635"/>
    <w:pPr>
      <w:spacing w:after="0" w:line="240" w:lineRule="auto"/>
    </w:pPr>
    <w:rPr>
      <w:color w:val="404040"/>
      <w:sz w:val="20"/>
      <w:szCs w:val="20"/>
      <w:lang w:eastAsia="de-DE"/>
    </w:rPr>
    <w:tblPr>
      <w:tblStyleRowBandSize w:val="1"/>
      <w:tblStyleColBandSize w:val="1"/>
      <w:tblInd w:w="0" w:type="nil"/>
      <w:tblCellMar>
        <w:left w:w="115" w:type="dxa"/>
        <w:right w:w="115" w:type="dxa"/>
      </w:tblCellMar>
    </w:tblPr>
    <w:tcPr>
      <w:shd w:val="clear" w:color="auto" w:fill="auto"/>
    </w:tcPr>
  </w:style>
  <w:style w:type="table" w:customStyle="1" w:styleId="StGen11">
    <w:name w:val="StGen11"/>
    <w:basedOn w:val="NormaleTabelle"/>
    <w:rsid w:val="00830635"/>
    <w:pPr>
      <w:spacing w:after="0" w:line="240" w:lineRule="auto"/>
    </w:pPr>
    <w:rPr>
      <w:color w:val="404040"/>
      <w:sz w:val="20"/>
      <w:szCs w:val="20"/>
      <w:lang w:eastAsia="de-DE"/>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12">
    <w:name w:val="StGen12"/>
    <w:basedOn w:val="NormaleTabelle"/>
    <w:rsid w:val="00830635"/>
    <w:pPr>
      <w:spacing w:after="0" w:line="240" w:lineRule="auto"/>
    </w:pPr>
    <w:rPr>
      <w:color w:val="404040"/>
      <w:sz w:val="20"/>
      <w:szCs w:val="20"/>
      <w:lang w:eastAsia="de-DE"/>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character" w:styleId="BesuchterLink">
    <w:name w:val="FollowedHyperlink"/>
    <w:basedOn w:val="Absatz-Standardschriftart"/>
    <w:uiPriority w:val="99"/>
    <w:semiHidden/>
    <w:unhideWhenUsed/>
    <w:rsid w:val="00B6499A"/>
    <w:rPr>
      <w:color w:val="954F72" w:themeColor="followedHyperlink"/>
      <w:u w:val="single"/>
    </w:rPr>
  </w:style>
  <w:style w:type="paragraph" w:styleId="berarbeitung">
    <w:name w:val="Revision"/>
    <w:hidden/>
    <w:uiPriority w:val="99"/>
    <w:semiHidden/>
    <w:rsid w:val="00A0287E"/>
    <w:pPr>
      <w:spacing w:after="0" w:line="240" w:lineRule="auto"/>
    </w:pPr>
    <w:rPr>
      <w:bCs/>
      <w:sz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781578">
      <w:bodyDiv w:val="1"/>
      <w:marLeft w:val="0"/>
      <w:marRight w:val="0"/>
      <w:marTop w:val="0"/>
      <w:marBottom w:val="0"/>
      <w:divBdr>
        <w:top w:val="none" w:sz="0" w:space="0" w:color="auto"/>
        <w:left w:val="none" w:sz="0" w:space="0" w:color="auto"/>
        <w:bottom w:val="none" w:sz="0" w:space="0" w:color="auto"/>
        <w:right w:val="none" w:sz="0" w:space="0" w:color="auto"/>
      </w:divBdr>
      <w:divsChild>
        <w:div w:id="167251399">
          <w:marLeft w:val="0"/>
          <w:marRight w:val="0"/>
          <w:marTop w:val="0"/>
          <w:marBottom w:val="0"/>
          <w:divBdr>
            <w:top w:val="none" w:sz="0" w:space="0" w:color="auto"/>
            <w:left w:val="none" w:sz="0" w:space="0" w:color="auto"/>
            <w:bottom w:val="none" w:sz="0" w:space="0" w:color="auto"/>
            <w:right w:val="none" w:sz="0" w:space="0" w:color="auto"/>
          </w:divBdr>
          <w:divsChild>
            <w:div w:id="795832238">
              <w:marLeft w:val="0"/>
              <w:marRight w:val="0"/>
              <w:marTop w:val="0"/>
              <w:marBottom w:val="0"/>
              <w:divBdr>
                <w:top w:val="none" w:sz="0" w:space="0" w:color="auto"/>
                <w:left w:val="none" w:sz="0" w:space="0" w:color="auto"/>
                <w:bottom w:val="none" w:sz="0" w:space="0" w:color="auto"/>
                <w:right w:val="none" w:sz="0" w:space="0" w:color="auto"/>
              </w:divBdr>
              <w:divsChild>
                <w:div w:id="543755780">
                  <w:marLeft w:val="0"/>
                  <w:marRight w:val="0"/>
                  <w:marTop w:val="0"/>
                  <w:marBottom w:val="0"/>
                  <w:divBdr>
                    <w:top w:val="none" w:sz="0" w:space="0" w:color="auto"/>
                    <w:left w:val="none" w:sz="0" w:space="0" w:color="auto"/>
                    <w:bottom w:val="none" w:sz="0" w:space="0" w:color="auto"/>
                    <w:right w:val="none" w:sz="0" w:space="0" w:color="auto"/>
                  </w:divBdr>
                  <w:divsChild>
                    <w:div w:id="2225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058204">
      <w:bodyDiv w:val="1"/>
      <w:marLeft w:val="0"/>
      <w:marRight w:val="0"/>
      <w:marTop w:val="0"/>
      <w:marBottom w:val="0"/>
      <w:divBdr>
        <w:top w:val="none" w:sz="0" w:space="0" w:color="auto"/>
        <w:left w:val="none" w:sz="0" w:space="0" w:color="auto"/>
        <w:bottom w:val="none" w:sz="0" w:space="0" w:color="auto"/>
        <w:right w:val="none" w:sz="0" w:space="0" w:color="auto"/>
      </w:divBdr>
    </w:div>
    <w:div w:id="887031204">
      <w:bodyDiv w:val="1"/>
      <w:marLeft w:val="0"/>
      <w:marRight w:val="0"/>
      <w:marTop w:val="0"/>
      <w:marBottom w:val="0"/>
      <w:divBdr>
        <w:top w:val="none" w:sz="0" w:space="0" w:color="auto"/>
        <w:left w:val="none" w:sz="0" w:space="0" w:color="auto"/>
        <w:bottom w:val="none" w:sz="0" w:space="0" w:color="auto"/>
        <w:right w:val="none" w:sz="0" w:space="0" w:color="auto"/>
      </w:divBdr>
    </w:div>
    <w:div w:id="1053429077">
      <w:bodyDiv w:val="1"/>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8784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0843">
      <w:bodyDiv w:val="1"/>
      <w:marLeft w:val="0"/>
      <w:marRight w:val="0"/>
      <w:marTop w:val="0"/>
      <w:marBottom w:val="0"/>
      <w:divBdr>
        <w:top w:val="none" w:sz="0" w:space="0" w:color="auto"/>
        <w:left w:val="none" w:sz="0" w:space="0" w:color="auto"/>
        <w:bottom w:val="none" w:sz="0" w:space="0" w:color="auto"/>
        <w:right w:val="none" w:sz="0" w:space="0" w:color="auto"/>
      </w:divBdr>
      <w:divsChild>
        <w:div w:id="902451331">
          <w:marLeft w:val="0"/>
          <w:marRight w:val="0"/>
          <w:marTop w:val="0"/>
          <w:marBottom w:val="0"/>
          <w:divBdr>
            <w:top w:val="none" w:sz="0" w:space="0" w:color="auto"/>
            <w:left w:val="none" w:sz="0" w:space="0" w:color="auto"/>
            <w:bottom w:val="none" w:sz="0" w:space="0" w:color="auto"/>
            <w:right w:val="none" w:sz="0" w:space="0" w:color="auto"/>
          </w:divBdr>
          <w:divsChild>
            <w:div w:id="2120180097">
              <w:marLeft w:val="0"/>
              <w:marRight w:val="0"/>
              <w:marTop w:val="0"/>
              <w:marBottom w:val="0"/>
              <w:divBdr>
                <w:top w:val="none" w:sz="0" w:space="0" w:color="auto"/>
                <w:left w:val="none" w:sz="0" w:space="0" w:color="auto"/>
                <w:bottom w:val="none" w:sz="0" w:space="0" w:color="auto"/>
                <w:right w:val="none" w:sz="0" w:space="0" w:color="auto"/>
              </w:divBdr>
              <w:divsChild>
                <w:div w:id="942422640">
                  <w:marLeft w:val="0"/>
                  <w:marRight w:val="0"/>
                  <w:marTop w:val="0"/>
                  <w:marBottom w:val="0"/>
                  <w:divBdr>
                    <w:top w:val="none" w:sz="0" w:space="0" w:color="auto"/>
                    <w:left w:val="none" w:sz="0" w:space="0" w:color="auto"/>
                    <w:bottom w:val="none" w:sz="0" w:space="0" w:color="auto"/>
                    <w:right w:val="none" w:sz="0" w:space="0" w:color="auto"/>
                  </w:divBdr>
                  <w:divsChild>
                    <w:div w:id="29730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329553">
      <w:bodyDiv w:val="1"/>
      <w:marLeft w:val="0"/>
      <w:marRight w:val="0"/>
      <w:marTop w:val="0"/>
      <w:marBottom w:val="0"/>
      <w:divBdr>
        <w:top w:val="none" w:sz="0" w:space="0" w:color="auto"/>
        <w:left w:val="none" w:sz="0" w:space="0" w:color="auto"/>
        <w:bottom w:val="none" w:sz="0" w:space="0" w:color="auto"/>
        <w:right w:val="none" w:sz="0" w:space="0" w:color="auto"/>
      </w:divBdr>
    </w:div>
    <w:div w:id="1538201875">
      <w:bodyDiv w:val="1"/>
      <w:marLeft w:val="0"/>
      <w:marRight w:val="0"/>
      <w:marTop w:val="0"/>
      <w:marBottom w:val="0"/>
      <w:divBdr>
        <w:top w:val="none" w:sz="0" w:space="0" w:color="auto"/>
        <w:left w:val="none" w:sz="0" w:space="0" w:color="auto"/>
        <w:bottom w:val="none" w:sz="0" w:space="0" w:color="auto"/>
        <w:right w:val="none" w:sz="0" w:space="0" w:color="auto"/>
      </w:divBdr>
    </w:div>
    <w:div w:id="1717703426">
      <w:bodyDiv w:val="1"/>
      <w:marLeft w:val="0"/>
      <w:marRight w:val="0"/>
      <w:marTop w:val="0"/>
      <w:marBottom w:val="0"/>
      <w:divBdr>
        <w:top w:val="none" w:sz="0" w:space="0" w:color="auto"/>
        <w:left w:val="none" w:sz="0" w:space="0" w:color="auto"/>
        <w:bottom w:val="none" w:sz="0" w:space="0" w:color="auto"/>
        <w:right w:val="none" w:sz="0" w:space="0" w:color="auto"/>
      </w:divBdr>
    </w:div>
    <w:div w:id="1874536552">
      <w:bodyDiv w:val="1"/>
      <w:marLeft w:val="0"/>
      <w:marRight w:val="0"/>
      <w:marTop w:val="0"/>
      <w:marBottom w:val="0"/>
      <w:divBdr>
        <w:top w:val="none" w:sz="0" w:space="0" w:color="auto"/>
        <w:left w:val="none" w:sz="0" w:space="0" w:color="auto"/>
        <w:bottom w:val="none" w:sz="0" w:space="0" w:color="auto"/>
        <w:right w:val="none" w:sz="0" w:space="0" w:color="auto"/>
      </w:divBdr>
    </w:div>
    <w:div w:id="1923172906">
      <w:bodyDiv w:val="1"/>
      <w:marLeft w:val="0"/>
      <w:marRight w:val="0"/>
      <w:marTop w:val="0"/>
      <w:marBottom w:val="0"/>
      <w:divBdr>
        <w:top w:val="none" w:sz="0" w:space="0" w:color="auto"/>
        <w:left w:val="none" w:sz="0" w:space="0" w:color="auto"/>
        <w:bottom w:val="none" w:sz="0" w:space="0" w:color="auto"/>
        <w:right w:val="none" w:sz="0" w:space="0" w:color="auto"/>
      </w:divBdr>
    </w:div>
    <w:div w:id="196942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footer" Target="footer4.xml"/><Relationship Id="rId39" Type="http://schemas.openxmlformats.org/officeDocument/2006/relationships/footer" Target="footer8.xml"/><Relationship Id="rId21" Type="http://schemas.openxmlformats.org/officeDocument/2006/relationships/header" Target="header2.xml"/><Relationship Id="rId34" Type="http://schemas.openxmlformats.org/officeDocument/2006/relationships/header" Target="header4.xml"/><Relationship Id="rId42" Type="http://schemas.openxmlformats.org/officeDocument/2006/relationships/footer" Target="footer10.xml"/><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yperlink" Target="https://open.sap.com/courses/ai1-de"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comments" Target="comments.xml"/><Relationship Id="rId24" Type="http://schemas.openxmlformats.org/officeDocument/2006/relationships/header" Target="header3.xml"/><Relationship Id="rId32" Type="http://schemas.openxmlformats.org/officeDocument/2006/relationships/image" Target="media/image17.png"/><Relationship Id="rId37" Type="http://schemas.openxmlformats.org/officeDocument/2006/relationships/footer" Target="footer7.xml"/><Relationship Id="rId40" Type="http://schemas.openxmlformats.org/officeDocument/2006/relationships/footer" Target="footer9.xml"/><Relationship Id="rId45" Type="http://schemas.openxmlformats.org/officeDocument/2006/relationships/header" Target="header9.xml"/><Relationship Id="rId53" Type="http://schemas.openxmlformats.org/officeDocument/2006/relationships/image" Target="media/image24.jpeg"/><Relationship Id="rId58" Type="http://schemas.openxmlformats.org/officeDocument/2006/relationships/image" Target="media/image25.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7.png"/><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6.xml"/><Relationship Id="rId43" Type="http://schemas.openxmlformats.org/officeDocument/2006/relationships/header" Target="header8.xml"/><Relationship Id="rId48" Type="http://schemas.openxmlformats.org/officeDocument/2006/relationships/image" Target="media/image21.png"/><Relationship Id="rId56" Type="http://schemas.openxmlformats.org/officeDocument/2006/relationships/hyperlink" Target="https://www.youtube.com/watch?v=llpbHXyNk9Q&amp;list=PL9NH5FGrzyCXEiqCIt0AE_XGV2dI4TTLi" TargetMode="External"/><Relationship Id="rId8" Type="http://schemas.openxmlformats.org/officeDocument/2006/relationships/endnotes" Target="endnotes.xml"/><Relationship Id="rId51" Type="http://schemas.openxmlformats.org/officeDocument/2006/relationships/hyperlink" Target="https://www.stefanseegerer.de/vq-visualization-3d/" TargetMode="Externa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footer" Target="footer3.xml"/><Relationship Id="rId33" Type="http://schemas.openxmlformats.org/officeDocument/2006/relationships/footer" Target="footer5.xml"/><Relationship Id="rId38" Type="http://schemas.openxmlformats.org/officeDocument/2006/relationships/header" Target="header6.xml"/><Relationship Id="rId46" Type="http://schemas.openxmlformats.org/officeDocument/2006/relationships/footer" Target="footer12.xml"/><Relationship Id="rId59" Type="http://schemas.openxmlformats.org/officeDocument/2006/relationships/header" Target="header10.xml"/><Relationship Id="rId20" Type="http://schemas.openxmlformats.org/officeDocument/2006/relationships/header" Target="header1.xml"/><Relationship Id="rId41" Type="http://schemas.openxmlformats.org/officeDocument/2006/relationships/header" Target="header7.xml"/><Relationship Id="rId54" Type="http://schemas.openxmlformats.org/officeDocument/2006/relationships/hyperlink" Target="https://computingeducation.de/proj-ml-uebersicht/"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2.xml"/><Relationship Id="rId28" Type="http://schemas.openxmlformats.org/officeDocument/2006/relationships/image" Target="media/image13.png"/><Relationship Id="rId36" Type="http://schemas.openxmlformats.org/officeDocument/2006/relationships/header" Target="header5.xml"/><Relationship Id="rId49" Type="http://schemas.openxmlformats.org/officeDocument/2006/relationships/image" Target="media/image22.png"/><Relationship Id="rId57" Type="http://schemas.openxmlformats.org/officeDocument/2006/relationships/hyperlink" Target="https://www.youtube.com/watch?v=Ym-fy_O5H38&amp;list=PL9NH5FGrzyCXEiqCIt0AE_XGV2dI4TTLi&amp;index=10" TargetMode="Externa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footer" Target="footer11.xml"/><Relationship Id="rId52" Type="http://schemas.openxmlformats.org/officeDocument/2006/relationships/footer" Target="footer13.xml"/><Relationship Id="rId60" Type="http://schemas.openxmlformats.org/officeDocument/2006/relationships/footer" Target="footer14.xml"/><Relationship Id="rId4" Type="http://schemas.openxmlformats.org/officeDocument/2006/relationships/styles" Target="styles.xml"/><Relationship Id="rId9"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foot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11.jpg"/><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8.jpeg"/></Relationships>
</file>

<file path=word/_rels/footer5.xml.rels><?xml version="1.0" encoding="UTF-8" standalone="yes"?>
<Relationships xmlns="http://schemas.openxmlformats.org/package/2006/relationships"><Relationship Id="rId1" Type="http://schemas.openxmlformats.org/officeDocument/2006/relationships/image" Target="media/image8.jpeg"/></Relationships>
</file>

<file path=word/_rels/footer6.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0.png"/><Relationship Id="rId4" Type="http://schemas.openxmlformats.org/officeDocument/2006/relationships/image" Target="media/image9.png"/></Relationships>
</file>

<file path=word/_rels/footer7.xml.rels><?xml version="1.0" encoding="UTF-8" standalone="yes"?>
<Relationships xmlns="http://schemas.openxmlformats.org/package/2006/relationships"><Relationship Id="rId1" Type="http://schemas.openxmlformats.org/officeDocument/2006/relationships/image" Target="media/image8.jpeg"/></Relationships>
</file>

<file path=word/_rels/footer9.xml.rels><?xml version="1.0" encoding="UTF-8" standalone="yes"?>
<Relationships xmlns="http://schemas.openxmlformats.org/package/2006/relationships"><Relationship Id="rId1" Type="http://schemas.openxmlformats.org/officeDocument/2006/relationships/image" Target="media/image8.jpeg"/></Relationships>
</file>

<file path=word/_rels/footer10.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0.png"/><Relationship Id="rId4" Type="http://schemas.openxmlformats.org/officeDocument/2006/relationships/image" Target="media/image9.png"/></Relationships>
</file>

<file path=word/_rels/footer11.xml.rels><?xml version="1.0" encoding="UTF-8" standalone="yes"?>
<Relationships xmlns="http://schemas.openxmlformats.org/package/2006/relationships"><Relationship Id="rId1" Type="http://schemas.openxmlformats.org/officeDocument/2006/relationships/image" Target="media/image8.jpeg"/></Relationships>
</file>

<file path=word/_rels/footer13.xml.rels><?xml version="1.0" encoding="UTF-8" standalone="yes"?>
<Relationships xmlns="http://schemas.openxmlformats.org/package/2006/relationships"><Relationship Id="rId1" Type="http://schemas.openxmlformats.org/officeDocument/2006/relationships/image" Target="media/image8.jpeg"/></Relationships>
</file>

<file path=word/_rels/footer14.xml.rels><?xml version="1.0" encoding="UTF-8" standalone="yes"?>
<Relationships xmlns="http://schemas.openxmlformats.org/package/2006/relationships"><Relationship Id="rId1" Type="http://schemas.openxmlformats.org/officeDocument/2006/relationships/image" Target="media/image8.jpeg"/></Relationships>
</file>

<file path=word/_rels/footnotes.xml.rels><?xml version="1.0" encoding="UTF-8" standalone="yes"?>
<Relationships xmlns="http://schemas.openxmlformats.org/package/2006/relationships"><Relationship Id="rId3" Type="http://schemas.openxmlformats.org/officeDocument/2006/relationships/hyperlink" Target="https://snap.berkeley.edu/snap/snap.html" TargetMode="External"/><Relationship Id="rId2" Type="http://schemas.openxmlformats.org/officeDocument/2006/relationships/hyperlink" Target="https://www.youtube.com/watch?v=Ym-fy_O5H38&amp;list=PL9NH5FGrzyCXEiqCIt0AE_XGV2dI4TTLi&amp;index=10" TargetMode="External"/><Relationship Id="rId1" Type="http://schemas.openxmlformats.org/officeDocument/2006/relationships/hyperlink" Target="https://www.youtube.com/watch?v=llpbHXyNk9Q&amp;list=PL9NH5FGrzyCXEiqCIt0AE_XGV2dI4TTLi"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9C860D40-E240-455F-A689-7AD4F0BFC951}">
  <ds:schemaRefs>
    <ds:schemaRef ds:uri="http://schemas.openxmlformats.org/officeDocument/2006/bibliography"/>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6160</Words>
  <Characters>38809</Characters>
  <Application>Microsoft Office Word</Application>
  <DocSecurity>0</DocSecurity>
  <Lines>323</Lines>
  <Paragraphs>89</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44880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Anatolij Fandrich und Nils Pancratz</dc:creator>
  <cp:keywords/>
  <dc:description/>
  <cp:lastModifiedBy>Imke Endjer</cp:lastModifiedBy>
  <cp:revision>16</cp:revision>
  <dcterms:created xsi:type="dcterms:W3CDTF">2022-01-09T22:43:00Z</dcterms:created>
  <dcterms:modified xsi:type="dcterms:W3CDTF">2023-02-23T09:14:00Z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fficeID">
    <vt:lpwstr>{F6FAE87B-04CE-46AD-9942-6E99781F431D}</vt:lpwstr>
  </property>
</Properties>
</file>