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7D2F6" w14:textId="700C01C2" w:rsidR="00403B0C" w:rsidRPr="005A6220" w:rsidRDefault="00A502F6">
      <w:pPr>
        <w:pStyle w:val="Titel"/>
        <w:rPr>
          <w:rFonts w:asciiTheme="minorHAnsi" w:hAnsiTheme="minorHAnsi" w:cstheme="minorHAnsi"/>
        </w:rPr>
      </w:pPr>
      <w:r w:rsidRPr="005A6220">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32B6769A" wp14:editId="17AC5E99">
                <wp:simplePos x="0" y="0"/>
                <wp:positionH relativeFrom="column">
                  <wp:posOffset>737</wp:posOffset>
                </wp:positionH>
                <wp:positionV relativeFrom="paragraph">
                  <wp:posOffset>407010</wp:posOffset>
                </wp:positionV>
                <wp:extent cx="4229100" cy="1095132"/>
                <wp:effectExtent l="0" t="0" r="0" b="0"/>
                <wp:wrapTight wrapText="bothSides">
                  <wp:wrapPolygon edited="0">
                    <wp:start x="292" y="0"/>
                    <wp:lineTo x="292" y="21049"/>
                    <wp:lineTo x="21211" y="21049"/>
                    <wp:lineTo x="21211" y="0"/>
                    <wp:lineTo x="292" y="0"/>
                  </wp:wrapPolygon>
                </wp:wrapTight>
                <wp:docPr id="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095132"/>
                        </a:xfrm>
                        <a:prstGeom prst="rect">
                          <a:avLst/>
                        </a:prstGeom>
                        <a:noFill/>
                        <a:ln w="9525">
                          <a:noFill/>
                          <a:miter lim="800000"/>
                          <a:headEnd/>
                          <a:tailEnd/>
                        </a:ln>
                      </wps:spPr>
                      <wps:txbx>
                        <w:txbxContent>
                          <w:p w14:paraId="1ADD8585" w14:textId="77777777" w:rsidR="00376A80" w:rsidRPr="00E616A8" w:rsidRDefault="00376A80" w:rsidP="00376A80">
                            <w:pPr>
                              <w:pStyle w:val="Kopfzeile"/>
                              <w:rPr>
                                <w:rFonts w:ascii="Helvetica 55" w:hAnsi="Helvetica 55"/>
                                <w:b/>
                                <w:sz w:val="88"/>
                                <w:szCs w:val="88"/>
                              </w:rPr>
                            </w:pPr>
                            <w:r w:rsidRPr="00C86910">
                              <w:rPr>
                                <w:rFonts w:ascii="Helvetica 55" w:hAnsi="Helvetica 55"/>
                                <w:b/>
                                <w:sz w:val="88"/>
                                <w:szCs w:val="88"/>
                              </w:rPr>
                              <w:t>IT2School</w:t>
                            </w:r>
                          </w:p>
                          <w:p w14:paraId="3F57FE1B" w14:textId="77777777" w:rsidR="00376A80" w:rsidRPr="00043BC2" w:rsidRDefault="00376A80" w:rsidP="00376A80">
                            <w:pPr>
                              <w:spacing w:line="240" w:lineRule="auto"/>
                              <w:jc w:val="both"/>
                              <w:rPr>
                                <w:sz w:val="18"/>
                                <w:szCs w:val="15"/>
                              </w:rPr>
                            </w:pPr>
                          </w:p>
                        </w:txbxContent>
                      </wps:txbx>
                      <wps:bodyPr rot="0" vert="horz" wrap="square" lIns="91440" tIns="45720" rIns="91440" bIns="45720" anchor="t" anchorCtr="0">
                        <a:noAutofit/>
                      </wps:bodyPr>
                    </wps:wsp>
                  </a:graphicData>
                </a:graphic>
              </wp:anchor>
            </w:drawing>
          </mc:Choice>
          <mc:Fallback>
            <w:pict>
              <v:shapetype w14:anchorId="32B6769A" id="_x0000_t202" coordsize="21600,21600" o:spt="202" path="m,l,21600r21600,l21600,xe">
                <v:stroke joinstyle="miter"/>
                <v:path gradientshapeok="t" o:connecttype="rect"/>
              </v:shapetype>
              <v:shape id="Textfeld 2" o:spid="_x0000_s1026" type="#_x0000_t202" style="position:absolute;margin-left:.05pt;margin-top:32.05pt;width:333pt;height:8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" filled="f" stroked="f">
                <v:textbox>
                  <w:txbxContent>
                    <w:p w14:paraId="1ADD8585" w14:textId="77777777" w:rsidR="00376A80" w:rsidRPr="00E616A8" w:rsidRDefault="00376A80" w:rsidP="00376A80">
                      <w:pPr>
                        <w:pStyle w:val="Kopfzeile"/>
                        <w:rPr>
                          <w:rFonts w:ascii="Helvetica 55" w:hAnsi="Helvetica 55"/>
                          <w:b/>
                          <w:sz w:val="88"/>
                          <w:szCs w:val="88"/>
                        </w:rPr>
                      </w:pPr>
                      <w:r w:rsidRPr="00C86910">
                        <w:rPr>
                          <w:rFonts w:ascii="Helvetica 55" w:hAnsi="Helvetica 55"/>
                          <w:b/>
                          <w:sz w:val="88"/>
                          <w:szCs w:val="88"/>
                        </w:rPr>
                        <w:t>IT2School</w:t>
                      </w:r>
                    </w:p>
                    <w:p w14:paraId="3F57FE1B" w14:textId="77777777" w:rsidR="00376A80" w:rsidRPr="00043BC2" w:rsidRDefault="00376A80" w:rsidP="00376A80">
                      <w:pPr>
                        <w:spacing w:line="240" w:lineRule="auto"/>
                        <w:jc w:val="both"/>
                        <w:rPr>
                          <w:sz w:val="18"/>
                          <w:szCs w:val="15"/>
                        </w:rPr>
                      </w:pPr>
                    </w:p>
                  </w:txbxContent>
                </v:textbox>
                <w10:wrap type="tight"/>
              </v:shape>
            </w:pict>
          </mc:Fallback>
        </mc:AlternateContent>
      </w:r>
    </w:p>
    <w:p w14:paraId="6363C559" w14:textId="77777777" w:rsidR="00403B0C" w:rsidRPr="005A6220" w:rsidRDefault="00403B0C">
      <w:pPr>
        <w:pStyle w:val="Titel"/>
        <w:rPr>
          <w:rFonts w:asciiTheme="minorHAnsi" w:hAnsiTheme="minorHAnsi" w:cstheme="minorHAnsi"/>
        </w:rPr>
      </w:pPr>
    </w:p>
    <w:p w14:paraId="0596D182" w14:textId="365F1D1A" w:rsidR="00403B0C" w:rsidRPr="005A6220" w:rsidRDefault="00A502F6">
      <w:pPr>
        <w:pStyle w:val="Titel"/>
        <w:rPr>
          <w:rFonts w:asciiTheme="minorHAnsi" w:hAnsiTheme="minorHAnsi" w:cstheme="minorHAnsi"/>
        </w:rPr>
      </w:pPr>
      <w:r w:rsidRPr="005A6220">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79EC41C3" wp14:editId="28052719">
                <wp:simplePos x="0" y="0"/>
                <wp:positionH relativeFrom="column">
                  <wp:posOffset>915137</wp:posOffset>
                </wp:positionH>
                <wp:positionV relativeFrom="paragraph">
                  <wp:posOffset>280740</wp:posOffset>
                </wp:positionV>
                <wp:extent cx="3467100" cy="428530"/>
                <wp:effectExtent l="0" t="0" r="0" b="0"/>
                <wp:wrapTight wrapText="bothSides">
                  <wp:wrapPolygon edited="0">
                    <wp:start x="0" y="0"/>
                    <wp:lineTo x="0" y="20190"/>
                    <wp:lineTo x="21481" y="20190"/>
                    <wp:lineTo x="21481" y="0"/>
                    <wp:lineTo x="0" y="0"/>
                  </wp:wrapPolygon>
                </wp:wrapTight>
                <wp:docPr id="5" name="Rechteck 5"/>
                <wp:cNvGraphicFramePr/>
                <a:graphic xmlns:a="http://schemas.openxmlformats.org/drawingml/2006/main">
                  <a:graphicData uri="http://schemas.microsoft.com/office/word/2010/wordprocessingShape">
                    <wps:wsp>
                      <wps:cNvSpPr/>
                      <wps:spPr>
                        <a:xfrm>
                          <a:off x="0" y="0"/>
                          <a:ext cx="3467100" cy="42853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8E5848" w14:textId="77777777" w:rsidR="00376A80" w:rsidRDefault="00376A80" w:rsidP="00376A80">
                            <w:pPr>
                              <w:spacing w:line="240" w:lineRule="auto"/>
                              <w:jc w:val="center"/>
                            </w:pPr>
                            <w:r w:rsidRPr="00532527">
                              <w:rPr>
                                <w:b/>
                                <w:color w:val="FFFFFF" w:themeColor="background1"/>
                                <w:sz w:val="40"/>
                              </w:rPr>
                              <w:t>Gemeinsam IT entdecken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EC41C3" id="Rechteck 5" o:spid="_x0000_s1027" style="position:absolute;margin-left:72.05pt;margin-top:22.1pt;width:273pt;height:3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" fillcolor="#f5a700" stroked="f" strokeweight="1pt">
                <v:textbox>
                  <w:txbxContent>
                    <w:p w14:paraId="278E5848" w14:textId="77777777" w:rsidR="00376A80" w:rsidRDefault="00376A80" w:rsidP="00376A80">
                      <w:pPr>
                        <w:spacing w:line="240" w:lineRule="auto"/>
                        <w:jc w:val="center"/>
                      </w:pPr>
                      <w:r w:rsidRPr="00532527">
                        <w:rPr>
                          <w:b/>
                          <w:color w:val="FFFFFF" w:themeColor="background1"/>
                          <w:sz w:val="40"/>
                        </w:rPr>
                        <w:t>Gemeinsam IT entdecken</w:t>
                      </w:r>
                    </w:p>
                  </w:txbxContent>
                </v:textbox>
                <w10:wrap type="tight"/>
              </v:rect>
            </w:pict>
          </mc:Fallback>
        </mc:AlternateContent>
      </w:r>
    </w:p>
    <w:p w14:paraId="05F02A78" w14:textId="01891D09" w:rsidR="00403B0C" w:rsidRPr="005A6220" w:rsidRDefault="00397249">
      <w:pPr>
        <w:pStyle w:val="Titel"/>
        <w:rPr>
          <w:rFonts w:asciiTheme="minorHAnsi" w:hAnsiTheme="minorHAnsi" w:cstheme="minorHAnsi"/>
        </w:rPr>
      </w:pPr>
      <w:r w:rsidRPr="005A6220">
        <w:rPr>
          <w:rFonts w:asciiTheme="minorHAnsi" w:hAnsiTheme="minorHAnsi" w:cstheme="minorHAnsi"/>
          <w:noProof/>
        </w:rPr>
        <w:drawing>
          <wp:anchor distT="0" distB="0" distL="114300" distR="114300" simplePos="0" relativeHeight="251659264" behindDoc="1" locked="0" layoutInCell="1" allowOverlap="1" wp14:anchorId="16DF5009" wp14:editId="3D9EF6B1">
            <wp:simplePos x="0" y="0"/>
            <wp:positionH relativeFrom="margin">
              <wp:posOffset>233763</wp:posOffset>
            </wp:positionH>
            <wp:positionV relativeFrom="paragraph">
              <wp:posOffset>559795</wp:posOffset>
            </wp:positionV>
            <wp:extent cx="5270808" cy="3816626"/>
            <wp:effectExtent l="0" t="0" r="635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6744" cy="3820924"/>
                    </a:xfrm>
                    <a:prstGeom prst="rect">
                      <a:avLst/>
                    </a:prstGeom>
                  </pic:spPr>
                </pic:pic>
              </a:graphicData>
            </a:graphic>
            <wp14:sizeRelH relativeFrom="margin">
              <wp14:pctWidth>0</wp14:pctWidth>
            </wp14:sizeRelH>
            <wp14:sizeRelV relativeFrom="margin">
              <wp14:pctHeight>0</wp14:pctHeight>
            </wp14:sizeRelV>
          </wp:anchor>
        </w:drawing>
      </w:r>
    </w:p>
    <w:p w14:paraId="6999E095" w14:textId="33C401E2" w:rsidR="00403B0C" w:rsidRPr="005A6220" w:rsidRDefault="00403B0C">
      <w:pPr>
        <w:rPr>
          <w:rFonts w:asciiTheme="minorHAnsi" w:hAnsiTheme="minorHAnsi" w:cstheme="minorHAnsi"/>
        </w:rPr>
      </w:pPr>
    </w:p>
    <w:p w14:paraId="4F49ADA9" w14:textId="77777777" w:rsidR="00403B0C" w:rsidRPr="005A6220" w:rsidRDefault="00403B0C">
      <w:pPr>
        <w:rPr>
          <w:rFonts w:asciiTheme="minorHAnsi" w:hAnsiTheme="minorHAnsi" w:cstheme="minorHAnsi"/>
        </w:rPr>
      </w:pPr>
    </w:p>
    <w:p w14:paraId="58981E0F" w14:textId="2CDC488A" w:rsidR="00403B0C" w:rsidRPr="005A6220" w:rsidRDefault="00403B0C">
      <w:pPr>
        <w:rPr>
          <w:rFonts w:asciiTheme="minorHAnsi" w:hAnsiTheme="minorHAnsi" w:cstheme="minorHAnsi"/>
        </w:rPr>
      </w:pPr>
    </w:p>
    <w:p w14:paraId="603F112C" w14:textId="6D9D2E34" w:rsidR="00403B0C" w:rsidRPr="005A6220" w:rsidRDefault="00403B0C">
      <w:pPr>
        <w:pStyle w:val="Titel"/>
        <w:rPr>
          <w:rFonts w:asciiTheme="minorHAnsi" w:hAnsiTheme="minorHAnsi" w:cstheme="minorHAnsi"/>
          <w:b/>
        </w:rPr>
      </w:pPr>
    </w:p>
    <w:p w14:paraId="6E82A68A" w14:textId="25ED88A9" w:rsidR="00403B0C" w:rsidRPr="005A6220" w:rsidRDefault="00403B0C">
      <w:pPr>
        <w:pStyle w:val="Titel"/>
        <w:rPr>
          <w:rFonts w:asciiTheme="minorHAnsi" w:hAnsiTheme="minorHAnsi" w:cstheme="minorHAnsi"/>
          <w:b/>
        </w:rPr>
      </w:pPr>
    </w:p>
    <w:p w14:paraId="253BE901" w14:textId="77777777" w:rsidR="00403B0C" w:rsidRPr="005A6220" w:rsidRDefault="00403B0C">
      <w:pPr>
        <w:pStyle w:val="Titel"/>
        <w:rPr>
          <w:rFonts w:asciiTheme="minorHAnsi" w:hAnsiTheme="minorHAnsi" w:cstheme="minorHAnsi"/>
          <w:b/>
        </w:rPr>
      </w:pPr>
    </w:p>
    <w:p w14:paraId="0666A25C" w14:textId="77777777" w:rsidR="00403B0C" w:rsidRPr="005A6220" w:rsidRDefault="00403B0C">
      <w:pPr>
        <w:pStyle w:val="Titel"/>
        <w:rPr>
          <w:rFonts w:asciiTheme="minorHAnsi" w:hAnsiTheme="minorHAnsi" w:cstheme="minorHAnsi"/>
          <w:b/>
        </w:rPr>
      </w:pPr>
    </w:p>
    <w:p w14:paraId="2A6F527A" w14:textId="77777777" w:rsidR="00403B0C" w:rsidRPr="005A6220" w:rsidRDefault="00403B0C">
      <w:pPr>
        <w:pStyle w:val="Titel"/>
        <w:rPr>
          <w:rFonts w:asciiTheme="minorHAnsi" w:hAnsiTheme="minorHAnsi" w:cstheme="minorHAnsi"/>
          <w:b/>
        </w:rPr>
      </w:pPr>
    </w:p>
    <w:p w14:paraId="0BBBEEDC" w14:textId="77777777" w:rsidR="00403B0C" w:rsidRPr="005A6220" w:rsidRDefault="00C5650A">
      <w:pPr>
        <w:pStyle w:val="Titel"/>
        <w:rPr>
          <w:rFonts w:asciiTheme="minorHAnsi" w:hAnsiTheme="minorHAnsi" w:cstheme="minorHAnsi"/>
          <w:b/>
        </w:rPr>
      </w:pPr>
      <w:r w:rsidRPr="005A6220">
        <w:rPr>
          <w:rFonts w:asciiTheme="minorHAnsi" w:hAnsiTheme="minorHAnsi" w:cstheme="minorHAnsi"/>
          <w:b/>
        </w:rPr>
        <w:br/>
      </w:r>
    </w:p>
    <w:p w14:paraId="43C72DE9" w14:textId="2A08290F" w:rsidR="00403B0C" w:rsidRPr="005A6220" w:rsidRDefault="00403B0C">
      <w:pPr>
        <w:pStyle w:val="Titel"/>
        <w:rPr>
          <w:rFonts w:asciiTheme="minorHAnsi" w:hAnsiTheme="minorHAnsi" w:cstheme="minorHAnsi"/>
          <w:b/>
        </w:rPr>
      </w:pPr>
    </w:p>
    <w:p w14:paraId="62582DA5" w14:textId="77777777" w:rsidR="00397249" w:rsidRPr="005A6220" w:rsidRDefault="00397249" w:rsidP="00397249">
      <w:pPr>
        <w:pStyle w:val="Titel"/>
        <w:rPr>
          <w:rFonts w:asciiTheme="minorHAnsi" w:hAnsiTheme="minorHAnsi" w:cstheme="minorHAnsi"/>
          <w:sz w:val="44"/>
          <w:szCs w:val="44"/>
        </w:rPr>
      </w:pPr>
      <w:r w:rsidRPr="005A6220">
        <w:rPr>
          <w:rFonts w:asciiTheme="minorHAnsi" w:hAnsiTheme="minorHAnsi" w:cstheme="minorHAnsi"/>
          <w:b/>
        </w:rPr>
        <w:t>KI-B4 Von Daten und Bäumen</w:t>
      </w:r>
      <w:r w:rsidRPr="005A6220">
        <w:rPr>
          <w:rFonts w:asciiTheme="minorHAnsi" w:hAnsiTheme="minorHAnsi" w:cstheme="minorHAnsi"/>
        </w:rPr>
        <w:br/>
      </w:r>
      <w:r w:rsidRPr="005A6220">
        <w:rPr>
          <w:rFonts w:asciiTheme="minorHAnsi" w:hAnsiTheme="minorHAnsi" w:cstheme="minorHAnsi"/>
          <w:sz w:val="44"/>
          <w:szCs w:val="44"/>
        </w:rPr>
        <w:t>Daten mit KI selbst auswerten</w:t>
      </w:r>
    </w:p>
    <w:p w14:paraId="5EDC6D47" w14:textId="77777777" w:rsidR="00320CE1" w:rsidRPr="005A6220" w:rsidRDefault="00320CE1">
      <w:pPr>
        <w:spacing w:line="259" w:lineRule="auto"/>
        <w:rPr>
          <w:rStyle w:val="UntertitelZchn"/>
          <w:rFonts w:asciiTheme="minorHAnsi" w:hAnsiTheme="minorHAnsi" w:cstheme="minorHAnsi"/>
          <w:color w:val="000000" w:themeColor="text1"/>
          <w:szCs w:val="56"/>
        </w:rPr>
      </w:pPr>
      <w:r w:rsidRPr="005A6220">
        <w:rPr>
          <w:rStyle w:val="UntertitelZchn"/>
          <w:rFonts w:asciiTheme="minorHAnsi" w:hAnsiTheme="minorHAnsi" w:cstheme="minorHAnsi"/>
        </w:rPr>
        <w:br w:type="page"/>
      </w:r>
    </w:p>
    <w:p w14:paraId="0EC43DEF" w14:textId="77777777" w:rsidR="00777D8F" w:rsidRPr="005A6220" w:rsidRDefault="00777D8F" w:rsidP="00777D8F">
      <w:pPr>
        <w:rPr>
          <w:rFonts w:asciiTheme="minorHAnsi" w:hAnsiTheme="minorHAnsi" w:cstheme="minorHAnsi"/>
          <w:color w:val="000000"/>
          <w:sz w:val="28"/>
          <w:szCs w:val="28"/>
        </w:rPr>
      </w:pPr>
      <w:r w:rsidRPr="005A6220">
        <w:rPr>
          <w:rFonts w:asciiTheme="minorHAnsi" w:hAnsiTheme="minorHAnsi" w:cstheme="minorHAnsi"/>
          <w:color w:val="000000"/>
          <w:sz w:val="28"/>
          <w:szCs w:val="28"/>
        </w:rPr>
        <w:lastRenderedPageBreak/>
        <w:t>Inhalt</w:t>
      </w:r>
    </w:p>
    <w:bookmarkStart w:id="0" w:name="_Hlk83890508" w:displacedByCustomXml="next"/>
    <w:sdt>
      <w:sdtPr>
        <w:rPr>
          <w:rFonts w:asciiTheme="minorHAnsi" w:hAnsiTheme="minorHAnsi" w:cstheme="minorHAnsi"/>
        </w:rPr>
        <w:id w:val="-1785031981"/>
        <w:docPartObj>
          <w:docPartGallery w:val="Table of Contents"/>
          <w:docPartUnique/>
        </w:docPartObj>
      </w:sdtPr>
      <w:sdtContent>
        <w:p w14:paraId="66770893" w14:textId="69A518A6" w:rsidR="00F93050" w:rsidRPr="005A6220" w:rsidRDefault="00777D8F">
          <w:pPr>
            <w:pStyle w:val="Verzeichnis1"/>
            <w:rPr>
              <w:rFonts w:asciiTheme="minorHAnsi" w:eastAsiaTheme="minorEastAsia" w:hAnsiTheme="minorHAnsi" w:cstheme="minorHAnsi"/>
              <w:noProof/>
              <w:sz w:val="22"/>
            </w:rPr>
          </w:pPr>
          <w:r w:rsidRPr="005A6220">
            <w:rPr>
              <w:rFonts w:asciiTheme="minorHAnsi" w:hAnsiTheme="minorHAnsi" w:cstheme="minorHAnsi"/>
            </w:rPr>
            <w:fldChar w:fldCharType="begin"/>
          </w:r>
          <w:r w:rsidRPr="005A6220">
            <w:rPr>
              <w:rFonts w:asciiTheme="minorHAnsi" w:hAnsiTheme="minorHAnsi" w:cstheme="minorHAnsi"/>
            </w:rPr>
            <w:instrText xml:space="preserve"> TOC \h \u \z </w:instrText>
          </w:r>
          <w:r w:rsidRPr="005A6220">
            <w:rPr>
              <w:rFonts w:asciiTheme="minorHAnsi" w:hAnsiTheme="minorHAnsi" w:cstheme="minorHAnsi"/>
            </w:rPr>
            <w:fldChar w:fldCharType="separate"/>
          </w:r>
          <w:hyperlink w:anchor="_Toc90635431" w:history="1">
            <w:r w:rsidR="00F93050" w:rsidRPr="005A6220">
              <w:rPr>
                <w:rStyle w:val="Hyperlink"/>
                <w:rFonts w:asciiTheme="minorHAnsi" w:hAnsiTheme="minorHAnsi" w:cstheme="minorHAnsi"/>
                <w:noProof/>
              </w:rPr>
              <w:t>1</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Von Daten und Bäumen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_Toc90635431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3</w:t>
            </w:r>
            <w:r w:rsidR="00F93050" w:rsidRPr="005A6220">
              <w:rPr>
                <w:rFonts w:asciiTheme="minorHAnsi" w:hAnsiTheme="minorHAnsi" w:cstheme="minorHAnsi"/>
                <w:noProof/>
                <w:webHidden/>
              </w:rPr>
              <w:fldChar w:fldCharType="end"/>
            </w:r>
          </w:hyperlink>
        </w:p>
        <w:p w14:paraId="7F90E51C" w14:textId="39B2BA8A" w:rsidR="00F93050" w:rsidRPr="005A6220" w:rsidRDefault="00000000">
          <w:pPr>
            <w:pStyle w:val="Verzeichnis1"/>
            <w:rPr>
              <w:rFonts w:asciiTheme="minorHAnsi" w:eastAsiaTheme="minorEastAsia" w:hAnsiTheme="minorHAnsi" w:cstheme="minorHAnsi"/>
              <w:noProof/>
              <w:sz w:val="22"/>
            </w:rPr>
          </w:pPr>
          <w:hyperlink w:anchor="_Toc90635432" w:history="1">
            <w:r w:rsidR="00F93050" w:rsidRPr="005A6220">
              <w:rPr>
                <w:rStyle w:val="Hyperlink"/>
                <w:rFonts w:asciiTheme="minorHAnsi" w:hAnsiTheme="minorHAnsi" w:cstheme="minorHAnsi"/>
                <w:noProof/>
              </w:rPr>
              <w:t>2</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Warum gibt es das Modul?</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_Toc90635432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3</w:t>
            </w:r>
            <w:r w:rsidR="00F93050" w:rsidRPr="005A6220">
              <w:rPr>
                <w:rFonts w:asciiTheme="minorHAnsi" w:hAnsiTheme="minorHAnsi" w:cstheme="minorHAnsi"/>
                <w:noProof/>
                <w:webHidden/>
              </w:rPr>
              <w:fldChar w:fldCharType="end"/>
            </w:r>
          </w:hyperlink>
        </w:p>
        <w:p w14:paraId="74B27115" w14:textId="7452EDAF" w:rsidR="00F93050" w:rsidRPr="005A6220" w:rsidRDefault="00000000">
          <w:pPr>
            <w:pStyle w:val="Verzeichnis1"/>
            <w:rPr>
              <w:rFonts w:asciiTheme="minorHAnsi" w:eastAsiaTheme="minorEastAsia" w:hAnsiTheme="minorHAnsi" w:cstheme="minorHAnsi"/>
              <w:noProof/>
              <w:sz w:val="22"/>
            </w:rPr>
          </w:pPr>
          <w:hyperlink w:anchor="_Toc90635433" w:history="1">
            <w:r w:rsidR="00F93050" w:rsidRPr="005A6220">
              <w:rPr>
                <w:rStyle w:val="Hyperlink"/>
                <w:rFonts w:asciiTheme="minorHAnsi" w:hAnsiTheme="minorHAnsi" w:cstheme="minorHAnsi"/>
                <w:noProof/>
              </w:rPr>
              <w:t>3</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Ziele des Moduls</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_Toc90635433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4</w:t>
            </w:r>
            <w:r w:rsidR="00F93050" w:rsidRPr="005A6220">
              <w:rPr>
                <w:rFonts w:asciiTheme="minorHAnsi" w:hAnsiTheme="minorHAnsi" w:cstheme="minorHAnsi"/>
                <w:noProof/>
                <w:webHidden/>
              </w:rPr>
              <w:fldChar w:fldCharType="end"/>
            </w:r>
          </w:hyperlink>
        </w:p>
        <w:p w14:paraId="7CA93407" w14:textId="2BBED06C" w:rsidR="00F93050" w:rsidRPr="005A6220" w:rsidRDefault="00000000">
          <w:pPr>
            <w:pStyle w:val="Verzeichnis1"/>
            <w:rPr>
              <w:rFonts w:asciiTheme="minorHAnsi" w:eastAsiaTheme="minorEastAsia" w:hAnsiTheme="minorHAnsi" w:cstheme="minorHAnsi"/>
              <w:noProof/>
              <w:sz w:val="22"/>
            </w:rPr>
          </w:pPr>
          <w:hyperlink w:anchor="_Toc90635434" w:history="1">
            <w:r w:rsidR="00F93050" w:rsidRPr="005A6220">
              <w:rPr>
                <w:rStyle w:val="Hyperlink"/>
                <w:rFonts w:asciiTheme="minorHAnsi" w:hAnsiTheme="minorHAnsi" w:cstheme="minorHAnsi"/>
                <w:noProof/>
              </w:rPr>
              <w:t>4</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Die Rolle der Unternehmensvertreterin/des Unternehmensvertreters</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_Toc90635434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4</w:t>
            </w:r>
            <w:r w:rsidR="00F93050" w:rsidRPr="005A6220">
              <w:rPr>
                <w:rFonts w:asciiTheme="minorHAnsi" w:hAnsiTheme="minorHAnsi" w:cstheme="minorHAnsi"/>
                <w:noProof/>
                <w:webHidden/>
              </w:rPr>
              <w:fldChar w:fldCharType="end"/>
            </w:r>
          </w:hyperlink>
        </w:p>
        <w:p w14:paraId="023DE510" w14:textId="2C7E5DA3" w:rsidR="00F93050" w:rsidRPr="005A6220" w:rsidRDefault="00000000">
          <w:pPr>
            <w:pStyle w:val="Verzeichnis1"/>
            <w:rPr>
              <w:rFonts w:asciiTheme="minorHAnsi" w:eastAsiaTheme="minorEastAsia" w:hAnsiTheme="minorHAnsi" w:cstheme="minorHAnsi"/>
              <w:noProof/>
              <w:sz w:val="22"/>
            </w:rPr>
          </w:pPr>
          <w:hyperlink w:anchor="_Toc90635435" w:history="1">
            <w:r w:rsidR="00F93050" w:rsidRPr="005A6220">
              <w:rPr>
                <w:rStyle w:val="Hyperlink"/>
                <w:rFonts w:asciiTheme="minorHAnsi" w:hAnsiTheme="minorHAnsi" w:cstheme="minorHAnsi"/>
                <w:noProof/>
              </w:rPr>
              <w:t>5</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Inhalte des Moduls</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_Toc90635435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5</w:t>
            </w:r>
            <w:r w:rsidR="00F93050" w:rsidRPr="005A6220">
              <w:rPr>
                <w:rFonts w:asciiTheme="minorHAnsi" w:hAnsiTheme="minorHAnsi" w:cstheme="minorHAnsi"/>
                <w:noProof/>
                <w:webHidden/>
              </w:rPr>
              <w:fldChar w:fldCharType="end"/>
            </w:r>
          </w:hyperlink>
        </w:p>
        <w:p w14:paraId="1B893550" w14:textId="196EC404"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36" w:history="1">
            <w:r w:rsidR="00F93050" w:rsidRPr="005A6220">
              <w:rPr>
                <w:rStyle w:val="Hyperlink"/>
                <w:rFonts w:asciiTheme="minorHAnsi" w:hAnsiTheme="minorHAnsi" w:cstheme="minorHAnsi"/>
                <w:noProof/>
              </w:rPr>
              <w:t>1.</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Klassifikation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_Toc90635436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5</w:t>
            </w:r>
            <w:r w:rsidR="00F93050" w:rsidRPr="005A6220">
              <w:rPr>
                <w:rFonts w:asciiTheme="minorHAnsi" w:hAnsiTheme="minorHAnsi" w:cstheme="minorHAnsi"/>
                <w:noProof/>
                <w:webHidden/>
              </w:rPr>
              <w:fldChar w:fldCharType="end"/>
            </w:r>
          </w:hyperlink>
        </w:p>
        <w:p w14:paraId="79CEEEC4" w14:textId="64718B30"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37" w:history="1">
            <w:r w:rsidR="00F93050" w:rsidRPr="005A6220">
              <w:rPr>
                <w:rStyle w:val="Hyperlink"/>
                <w:rFonts w:asciiTheme="minorHAnsi" w:hAnsiTheme="minorHAnsi" w:cstheme="minorHAnsi"/>
                <w:noProof/>
              </w:rPr>
              <w:t>2.</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Over- und Underfitting</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_Toc90635437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8</w:t>
            </w:r>
            <w:r w:rsidR="00F93050" w:rsidRPr="005A6220">
              <w:rPr>
                <w:rFonts w:asciiTheme="minorHAnsi" w:hAnsiTheme="minorHAnsi" w:cstheme="minorHAnsi"/>
                <w:noProof/>
                <w:webHidden/>
              </w:rPr>
              <w:fldChar w:fldCharType="end"/>
            </w:r>
          </w:hyperlink>
        </w:p>
        <w:p w14:paraId="12AAC899" w14:textId="560ABACF"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38" w:history="1">
            <w:r w:rsidR="00F93050" w:rsidRPr="005A6220">
              <w:rPr>
                <w:rStyle w:val="Hyperlink"/>
                <w:rFonts w:asciiTheme="minorHAnsi" w:hAnsiTheme="minorHAnsi" w:cstheme="minorHAnsi"/>
                <w:noProof/>
              </w:rPr>
              <w:t>3.</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Bewertung der Güte eines Modells</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_Toc90635438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9</w:t>
            </w:r>
            <w:r w:rsidR="00F93050" w:rsidRPr="005A6220">
              <w:rPr>
                <w:rFonts w:asciiTheme="minorHAnsi" w:hAnsiTheme="minorHAnsi" w:cstheme="minorHAnsi"/>
                <w:noProof/>
                <w:webHidden/>
              </w:rPr>
              <w:fldChar w:fldCharType="end"/>
            </w:r>
          </w:hyperlink>
        </w:p>
        <w:p w14:paraId="3CDE3E91" w14:textId="405735F5"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39" w:history="1">
            <w:r w:rsidR="00F93050" w:rsidRPr="005A6220">
              <w:rPr>
                <w:rStyle w:val="Hyperlink"/>
                <w:rFonts w:asciiTheme="minorHAnsi" w:hAnsiTheme="minorHAnsi" w:cstheme="minorHAnsi"/>
                <w:noProof/>
              </w:rPr>
              <w:t>4.</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Bias</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_Toc90635439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11</w:t>
            </w:r>
            <w:r w:rsidR="00F93050" w:rsidRPr="005A6220">
              <w:rPr>
                <w:rFonts w:asciiTheme="minorHAnsi" w:hAnsiTheme="minorHAnsi" w:cstheme="minorHAnsi"/>
                <w:noProof/>
                <w:webHidden/>
              </w:rPr>
              <w:fldChar w:fldCharType="end"/>
            </w:r>
          </w:hyperlink>
        </w:p>
        <w:p w14:paraId="3513283A" w14:textId="4625BFCD"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40" w:history="1">
            <w:r w:rsidR="00F93050" w:rsidRPr="005A6220">
              <w:rPr>
                <w:rStyle w:val="Hyperlink"/>
                <w:rFonts w:asciiTheme="minorHAnsi" w:hAnsiTheme="minorHAnsi" w:cstheme="minorHAnsi"/>
                <w:noProof/>
              </w:rPr>
              <w:t>5.</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Orange3</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_Toc90635440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12</w:t>
            </w:r>
            <w:r w:rsidR="00F93050" w:rsidRPr="005A6220">
              <w:rPr>
                <w:rFonts w:asciiTheme="minorHAnsi" w:hAnsiTheme="minorHAnsi" w:cstheme="minorHAnsi"/>
                <w:noProof/>
                <w:webHidden/>
              </w:rPr>
              <w:fldChar w:fldCharType="end"/>
            </w:r>
          </w:hyperlink>
        </w:p>
        <w:p w14:paraId="3AFB13F5" w14:textId="62FCDE38" w:rsidR="00F93050" w:rsidRPr="005A6220" w:rsidRDefault="00000000">
          <w:pPr>
            <w:pStyle w:val="Verzeichnis1"/>
            <w:rPr>
              <w:rFonts w:asciiTheme="minorHAnsi" w:eastAsiaTheme="minorEastAsia" w:hAnsiTheme="minorHAnsi" w:cstheme="minorHAnsi"/>
              <w:noProof/>
              <w:sz w:val="22"/>
            </w:rPr>
          </w:pPr>
          <w:hyperlink w:anchor="_Toc90635441" w:history="1">
            <w:r w:rsidR="00F93050" w:rsidRPr="005A6220">
              <w:rPr>
                <w:rStyle w:val="Hyperlink"/>
                <w:rFonts w:asciiTheme="minorHAnsi" w:hAnsiTheme="minorHAnsi" w:cstheme="minorHAnsi"/>
                <w:noProof/>
              </w:rPr>
              <w:t>6</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Unterrichtliche Umsetzung</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_Toc90635441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13</w:t>
            </w:r>
            <w:r w:rsidR="00F93050" w:rsidRPr="005A6220">
              <w:rPr>
                <w:rFonts w:asciiTheme="minorHAnsi" w:hAnsiTheme="minorHAnsi" w:cstheme="minorHAnsi"/>
                <w:noProof/>
                <w:webHidden/>
              </w:rPr>
              <w:fldChar w:fldCharType="end"/>
            </w:r>
          </w:hyperlink>
        </w:p>
        <w:p w14:paraId="4D398481" w14:textId="238C6F74"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42" w:history="1">
            <w:r w:rsidR="00F93050" w:rsidRPr="005A6220">
              <w:rPr>
                <w:rStyle w:val="Hyperlink"/>
                <w:rFonts w:asciiTheme="minorHAnsi" w:hAnsiTheme="minorHAnsi" w:cstheme="minorHAnsi"/>
                <w:noProof/>
              </w:rPr>
              <w:t>6.1</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Grober Unterrichtsplan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_Toc90635442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14</w:t>
            </w:r>
            <w:r w:rsidR="00F93050" w:rsidRPr="005A6220">
              <w:rPr>
                <w:rFonts w:asciiTheme="minorHAnsi" w:hAnsiTheme="minorHAnsi" w:cstheme="minorHAnsi"/>
                <w:noProof/>
                <w:webHidden/>
              </w:rPr>
              <w:fldChar w:fldCharType="end"/>
            </w:r>
          </w:hyperlink>
        </w:p>
        <w:p w14:paraId="329D3549" w14:textId="59A78A8B" w:rsidR="00F93050" w:rsidRPr="005A6220" w:rsidRDefault="00000000">
          <w:pPr>
            <w:pStyle w:val="Verzeichnis2"/>
            <w:tabs>
              <w:tab w:val="left" w:pos="850"/>
              <w:tab w:val="right" w:leader="dot" w:pos="8834"/>
            </w:tabs>
            <w:rPr>
              <w:rFonts w:asciiTheme="minorHAnsi" w:eastAsiaTheme="minorEastAsia" w:hAnsiTheme="minorHAnsi" w:cstheme="minorHAnsi"/>
              <w:noProof/>
              <w:sz w:val="22"/>
            </w:rPr>
          </w:pPr>
          <w:hyperlink w:anchor="_Toc90635443" w:history="1">
            <w:r w:rsidR="00F93050" w:rsidRPr="005A6220">
              <w:rPr>
                <w:rStyle w:val="Hyperlink"/>
                <w:rFonts w:asciiTheme="minorHAnsi" w:hAnsiTheme="minorHAnsi" w:cstheme="minorHAnsi"/>
                <w:noProof/>
              </w:rPr>
              <w:t>6.2</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Stundenverlaufsskizzen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_Toc90635443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16</w:t>
            </w:r>
            <w:r w:rsidR="00F93050" w:rsidRPr="005A6220">
              <w:rPr>
                <w:rFonts w:asciiTheme="minorHAnsi" w:hAnsiTheme="minorHAnsi" w:cstheme="minorHAnsi"/>
                <w:noProof/>
                <w:webHidden/>
              </w:rPr>
              <w:fldChar w:fldCharType="end"/>
            </w:r>
          </w:hyperlink>
        </w:p>
        <w:p w14:paraId="541204FD" w14:textId="05B35596" w:rsidR="00F93050" w:rsidRPr="005A6220" w:rsidRDefault="00000000">
          <w:pPr>
            <w:pStyle w:val="Verzeichnis3"/>
            <w:tabs>
              <w:tab w:val="left" w:pos="1134"/>
              <w:tab w:val="right" w:leader="dot" w:pos="8834"/>
            </w:tabs>
            <w:rPr>
              <w:rFonts w:asciiTheme="minorHAnsi" w:eastAsiaTheme="minorEastAsia" w:hAnsiTheme="minorHAnsi" w:cstheme="minorHAnsi"/>
              <w:noProof/>
              <w:sz w:val="22"/>
            </w:rPr>
          </w:pPr>
          <w:hyperlink w:anchor="_Toc90635444" w:history="1">
            <w:r w:rsidR="00F93050" w:rsidRPr="005A6220">
              <w:rPr>
                <w:rStyle w:val="Hyperlink"/>
                <w:rFonts w:asciiTheme="minorHAnsi" w:hAnsiTheme="minorHAnsi" w:cstheme="minorHAnsi"/>
                <w:noProof/>
              </w:rPr>
              <w:t>6.2.1</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Stunde 1: Datenanalyse und Entscheidungsbaum</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_Toc90635444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16</w:t>
            </w:r>
            <w:r w:rsidR="00F93050" w:rsidRPr="005A6220">
              <w:rPr>
                <w:rFonts w:asciiTheme="minorHAnsi" w:hAnsiTheme="minorHAnsi" w:cstheme="minorHAnsi"/>
                <w:noProof/>
                <w:webHidden/>
              </w:rPr>
              <w:fldChar w:fldCharType="end"/>
            </w:r>
          </w:hyperlink>
        </w:p>
        <w:p w14:paraId="52564516" w14:textId="7853277D" w:rsidR="00F93050" w:rsidRPr="005A6220" w:rsidRDefault="00000000">
          <w:pPr>
            <w:pStyle w:val="Verzeichnis3"/>
            <w:tabs>
              <w:tab w:val="left" w:pos="1134"/>
              <w:tab w:val="right" w:leader="dot" w:pos="8834"/>
            </w:tabs>
            <w:rPr>
              <w:rFonts w:asciiTheme="minorHAnsi" w:eastAsiaTheme="minorEastAsia" w:hAnsiTheme="minorHAnsi" w:cstheme="minorHAnsi"/>
              <w:noProof/>
              <w:sz w:val="22"/>
            </w:rPr>
          </w:pPr>
          <w:hyperlink w:anchor="_Toc90635445" w:history="1">
            <w:r w:rsidR="00F93050" w:rsidRPr="005A6220">
              <w:rPr>
                <w:rStyle w:val="Hyperlink"/>
                <w:rFonts w:asciiTheme="minorHAnsi" w:hAnsiTheme="minorHAnsi" w:cstheme="minorHAnsi"/>
                <w:noProof/>
              </w:rPr>
              <w:t>6.2.2</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Stunde 2-3: Datenanalyse mit Orange3</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_Toc90635445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19</w:t>
            </w:r>
            <w:r w:rsidR="00F93050" w:rsidRPr="005A6220">
              <w:rPr>
                <w:rFonts w:asciiTheme="minorHAnsi" w:hAnsiTheme="minorHAnsi" w:cstheme="minorHAnsi"/>
                <w:noProof/>
                <w:webHidden/>
              </w:rPr>
              <w:fldChar w:fldCharType="end"/>
            </w:r>
          </w:hyperlink>
        </w:p>
        <w:p w14:paraId="52A53B67" w14:textId="21B5A475" w:rsidR="00F93050" w:rsidRPr="005A6220" w:rsidRDefault="00000000">
          <w:pPr>
            <w:pStyle w:val="Verzeichnis3"/>
            <w:tabs>
              <w:tab w:val="left" w:pos="1134"/>
              <w:tab w:val="right" w:leader="dot" w:pos="8834"/>
            </w:tabs>
            <w:rPr>
              <w:rFonts w:asciiTheme="minorHAnsi" w:eastAsiaTheme="minorEastAsia" w:hAnsiTheme="minorHAnsi" w:cstheme="minorHAnsi"/>
              <w:noProof/>
              <w:sz w:val="22"/>
            </w:rPr>
          </w:pPr>
          <w:hyperlink w:anchor="_Toc90635446" w:history="1">
            <w:r w:rsidR="00F93050" w:rsidRPr="005A6220">
              <w:rPr>
                <w:rStyle w:val="Hyperlink"/>
                <w:rFonts w:asciiTheme="minorHAnsi" w:hAnsiTheme="minorHAnsi" w:cstheme="minorHAnsi"/>
                <w:noProof/>
              </w:rPr>
              <w:t>6.2.3</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Stunde 4-6: Projektarbeit (nur Variante II)</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_Toc90635446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22</w:t>
            </w:r>
            <w:r w:rsidR="00F93050" w:rsidRPr="005A6220">
              <w:rPr>
                <w:rFonts w:asciiTheme="minorHAnsi" w:hAnsiTheme="minorHAnsi" w:cstheme="minorHAnsi"/>
                <w:noProof/>
                <w:webHidden/>
              </w:rPr>
              <w:fldChar w:fldCharType="end"/>
            </w:r>
          </w:hyperlink>
        </w:p>
        <w:p w14:paraId="27E4B32A" w14:textId="60FD7235" w:rsidR="00F93050" w:rsidRPr="005A6220" w:rsidRDefault="00000000">
          <w:pPr>
            <w:pStyle w:val="Verzeichnis3"/>
            <w:tabs>
              <w:tab w:val="left" w:pos="1134"/>
              <w:tab w:val="right" w:leader="dot" w:pos="8834"/>
            </w:tabs>
            <w:rPr>
              <w:rFonts w:asciiTheme="minorHAnsi" w:eastAsiaTheme="minorEastAsia" w:hAnsiTheme="minorHAnsi" w:cstheme="minorHAnsi"/>
              <w:noProof/>
              <w:sz w:val="22"/>
            </w:rPr>
          </w:pPr>
          <w:hyperlink w:anchor="_Toc90635447" w:history="1">
            <w:r w:rsidR="00F93050" w:rsidRPr="005A6220">
              <w:rPr>
                <w:rStyle w:val="Hyperlink"/>
                <w:rFonts w:asciiTheme="minorHAnsi" w:hAnsiTheme="minorHAnsi" w:cstheme="minorHAnsi"/>
                <w:noProof/>
              </w:rPr>
              <w:t>6.2.4</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Stunde 7: KI und unsere Gesellschaft</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_Toc90635447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24</w:t>
            </w:r>
            <w:r w:rsidR="00F93050" w:rsidRPr="005A6220">
              <w:rPr>
                <w:rFonts w:asciiTheme="minorHAnsi" w:hAnsiTheme="minorHAnsi" w:cstheme="minorHAnsi"/>
                <w:noProof/>
                <w:webHidden/>
              </w:rPr>
              <w:fldChar w:fldCharType="end"/>
            </w:r>
          </w:hyperlink>
        </w:p>
        <w:p w14:paraId="0BBA1672" w14:textId="59DA4C09" w:rsidR="00F93050" w:rsidRPr="005A6220" w:rsidRDefault="00000000">
          <w:pPr>
            <w:pStyle w:val="Verzeichnis1"/>
            <w:rPr>
              <w:rFonts w:asciiTheme="minorHAnsi" w:eastAsiaTheme="minorEastAsia" w:hAnsiTheme="minorHAnsi" w:cstheme="minorHAnsi"/>
              <w:noProof/>
              <w:sz w:val="22"/>
            </w:rPr>
          </w:pPr>
          <w:hyperlink w:anchor="_Toc90635448" w:history="1">
            <w:r w:rsidR="00F93050" w:rsidRPr="005A6220">
              <w:rPr>
                <w:rStyle w:val="Hyperlink"/>
                <w:rFonts w:asciiTheme="minorHAnsi" w:hAnsiTheme="minorHAnsi" w:cstheme="minorHAnsi"/>
                <w:noProof/>
              </w:rPr>
              <w:t>7</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Einbettung in verschiedene Fächer und Themen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_Toc90635448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25</w:t>
            </w:r>
            <w:r w:rsidR="00F93050" w:rsidRPr="005A6220">
              <w:rPr>
                <w:rFonts w:asciiTheme="minorHAnsi" w:hAnsiTheme="minorHAnsi" w:cstheme="minorHAnsi"/>
                <w:noProof/>
                <w:webHidden/>
              </w:rPr>
              <w:fldChar w:fldCharType="end"/>
            </w:r>
          </w:hyperlink>
        </w:p>
        <w:p w14:paraId="7CFBD220" w14:textId="785553EC" w:rsidR="00F93050" w:rsidRPr="005A6220" w:rsidRDefault="00000000">
          <w:pPr>
            <w:pStyle w:val="Verzeichnis1"/>
            <w:rPr>
              <w:rFonts w:asciiTheme="minorHAnsi" w:eastAsiaTheme="minorEastAsia" w:hAnsiTheme="minorHAnsi" w:cstheme="minorHAnsi"/>
              <w:noProof/>
              <w:sz w:val="22"/>
            </w:rPr>
          </w:pPr>
          <w:hyperlink w:anchor="_Toc90635449" w:history="1">
            <w:r w:rsidR="00F93050" w:rsidRPr="005A6220">
              <w:rPr>
                <w:rStyle w:val="Hyperlink"/>
                <w:rFonts w:asciiTheme="minorHAnsi" w:hAnsiTheme="minorHAnsi" w:cstheme="minorHAnsi"/>
                <w:noProof/>
              </w:rPr>
              <w:t>8</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Anschlussthemen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_Toc90635449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25</w:t>
            </w:r>
            <w:r w:rsidR="00F93050" w:rsidRPr="005A6220">
              <w:rPr>
                <w:rFonts w:asciiTheme="minorHAnsi" w:hAnsiTheme="minorHAnsi" w:cstheme="minorHAnsi"/>
                <w:noProof/>
                <w:webHidden/>
              </w:rPr>
              <w:fldChar w:fldCharType="end"/>
            </w:r>
          </w:hyperlink>
        </w:p>
        <w:p w14:paraId="63B91719" w14:textId="0FBEBDF9" w:rsidR="00F93050" w:rsidRPr="005A6220" w:rsidRDefault="00000000">
          <w:pPr>
            <w:pStyle w:val="Verzeichnis1"/>
            <w:rPr>
              <w:rFonts w:asciiTheme="minorHAnsi" w:eastAsiaTheme="minorEastAsia" w:hAnsiTheme="minorHAnsi" w:cstheme="minorHAnsi"/>
              <w:noProof/>
              <w:sz w:val="22"/>
            </w:rPr>
          </w:pPr>
          <w:hyperlink w:anchor="_Toc90635450" w:history="1">
            <w:r w:rsidR="00F93050" w:rsidRPr="005A6220">
              <w:rPr>
                <w:rStyle w:val="Hyperlink"/>
                <w:rFonts w:asciiTheme="minorHAnsi" w:hAnsiTheme="minorHAnsi" w:cstheme="minorHAnsi"/>
                <w:noProof/>
              </w:rPr>
              <w:t>9</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Literatur und Links</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_Toc90635450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25</w:t>
            </w:r>
            <w:r w:rsidR="00F93050" w:rsidRPr="005A6220">
              <w:rPr>
                <w:rFonts w:asciiTheme="minorHAnsi" w:hAnsiTheme="minorHAnsi" w:cstheme="minorHAnsi"/>
                <w:noProof/>
                <w:webHidden/>
              </w:rPr>
              <w:fldChar w:fldCharType="end"/>
            </w:r>
          </w:hyperlink>
        </w:p>
        <w:p w14:paraId="4EB8157D" w14:textId="1A471C6E" w:rsidR="00F93050" w:rsidRPr="005A6220" w:rsidRDefault="00000000">
          <w:pPr>
            <w:pStyle w:val="Verzeichnis1"/>
            <w:rPr>
              <w:rFonts w:asciiTheme="minorHAnsi" w:eastAsiaTheme="minorEastAsia" w:hAnsiTheme="minorHAnsi" w:cstheme="minorHAnsi"/>
              <w:noProof/>
              <w:sz w:val="22"/>
            </w:rPr>
          </w:pPr>
          <w:hyperlink w:anchor="_Toc90635451" w:history="1">
            <w:r w:rsidR="00F93050" w:rsidRPr="005A6220">
              <w:rPr>
                <w:rStyle w:val="Hyperlink"/>
                <w:rFonts w:asciiTheme="minorHAnsi" w:hAnsiTheme="minorHAnsi" w:cstheme="minorHAnsi"/>
                <w:noProof/>
              </w:rPr>
              <w:t>10</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Arbeitsmaterialien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_Toc90635451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26</w:t>
            </w:r>
            <w:r w:rsidR="00F93050" w:rsidRPr="005A6220">
              <w:rPr>
                <w:rFonts w:asciiTheme="minorHAnsi" w:hAnsiTheme="minorHAnsi" w:cstheme="minorHAnsi"/>
                <w:noProof/>
                <w:webHidden/>
              </w:rPr>
              <w:fldChar w:fldCharType="end"/>
            </w:r>
          </w:hyperlink>
        </w:p>
        <w:p w14:paraId="071D3C79" w14:textId="50BF5783" w:rsidR="00F93050" w:rsidRPr="005A6220" w:rsidRDefault="00000000">
          <w:pPr>
            <w:pStyle w:val="Verzeichnis1"/>
            <w:rPr>
              <w:rFonts w:asciiTheme="minorHAnsi" w:eastAsiaTheme="minorEastAsia" w:hAnsiTheme="minorHAnsi" w:cstheme="minorHAnsi"/>
              <w:noProof/>
              <w:sz w:val="22"/>
            </w:rPr>
          </w:pPr>
          <w:hyperlink w:anchor="_Toc90635452" w:history="1">
            <w:r w:rsidR="00F93050" w:rsidRPr="005A6220">
              <w:rPr>
                <w:rStyle w:val="Hyperlink"/>
                <w:rFonts w:asciiTheme="minorHAnsi" w:hAnsiTheme="minorHAnsi" w:cstheme="minorHAnsi"/>
                <w:noProof/>
              </w:rPr>
              <w:t>11</w:t>
            </w:r>
            <w:r w:rsidR="00F93050" w:rsidRPr="005A6220">
              <w:rPr>
                <w:rFonts w:asciiTheme="minorHAnsi" w:eastAsiaTheme="minorEastAsia" w:hAnsiTheme="minorHAnsi" w:cstheme="minorHAnsi"/>
                <w:noProof/>
                <w:sz w:val="22"/>
              </w:rPr>
              <w:tab/>
            </w:r>
            <w:r w:rsidR="00F93050" w:rsidRPr="005A6220">
              <w:rPr>
                <w:rStyle w:val="Hyperlink"/>
                <w:rFonts w:asciiTheme="minorHAnsi" w:hAnsiTheme="minorHAnsi" w:cstheme="minorHAnsi"/>
                <w:noProof/>
              </w:rPr>
              <w:t>Glossar</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_Toc90635452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27</w:t>
            </w:r>
            <w:r w:rsidR="00F93050" w:rsidRPr="005A6220">
              <w:rPr>
                <w:rFonts w:asciiTheme="minorHAnsi" w:hAnsiTheme="minorHAnsi" w:cstheme="minorHAnsi"/>
                <w:noProof/>
                <w:webHidden/>
              </w:rPr>
              <w:fldChar w:fldCharType="end"/>
            </w:r>
          </w:hyperlink>
        </w:p>
        <w:p w14:paraId="07A59C31" w14:textId="5B93C0C5" w:rsidR="00F93050" w:rsidRPr="005A6220" w:rsidRDefault="00000000">
          <w:pPr>
            <w:pStyle w:val="Verzeichnis1"/>
            <w:rPr>
              <w:rFonts w:asciiTheme="minorHAnsi" w:eastAsiaTheme="minorEastAsia" w:hAnsiTheme="minorHAnsi" w:cstheme="minorHAnsi"/>
              <w:noProof/>
              <w:sz w:val="22"/>
            </w:rPr>
          </w:pPr>
          <w:hyperlink w:anchor="_Toc90635453" w:history="1">
            <w:r w:rsidR="00F93050" w:rsidRPr="005A6220">
              <w:rPr>
                <w:rStyle w:val="Hyperlink"/>
                <w:rFonts w:asciiTheme="minorHAnsi" w:eastAsia="helvetica neue" w:hAnsiTheme="minorHAnsi" w:cstheme="minorHAnsi"/>
                <w:noProof/>
                <w:lang w:eastAsia="zh-CN"/>
              </w:rPr>
              <w:t>12</w:t>
            </w:r>
            <w:r w:rsidR="00F93050" w:rsidRPr="005A6220">
              <w:rPr>
                <w:rFonts w:asciiTheme="minorHAnsi" w:eastAsiaTheme="minorEastAsia" w:hAnsiTheme="minorHAnsi" w:cstheme="minorHAnsi"/>
                <w:noProof/>
                <w:sz w:val="22"/>
              </w:rPr>
              <w:tab/>
            </w:r>
            <w:r w:rsidR="00F93050" w:rsidRPr="005A6220">
              <w:rPr>
                <w:rStyle w:val="Hyperlink"/>
                <w:rFonts w:asciiTheme="minorHAnsi" w:eastAsia="helvetica neue" w:hAnsiTheme="minorHAnsi" w:cstheme="minorHAnsi"/>
                <w:noProof/>
                <w:lang w:eastAsia="zh-CN"/>
              </w:rPr>
              <w:t>Fragen, Feedback, Anregungen</w:t>
            </w:r>
            <w:r w:rsidR="00F93050" w:rsidRPr="005A6220">
              <w:rPr>
                <w:rFonts w:asciiTheme="minorHAnsi" w:hAnsiTheme="minorHAnsi" w:cstheme="minorHAnsi"/>
                <w:noProof/>
                <w:webHidden/>
              </w:rPr>
              <w:tab/>
            </w:r>
            <w:r w:rsidR="00F93050" w:rsidRPr="005A6220">
              <w:rPr>
                <w:rFonts w:asciiTheme="minorHAnsi" w:hAnsiTheme="minorHAnsi" w:cstheme="minorHAnsi"/>
                <w:noProof/>
                <w:webHidden/>
              </w:rPr>
              <w:fldChar w:fldCharType="begin"/>
            </w:r>
            <w:r w:rsidR="00F93050" w:rsidRPr="005A6220">
              <w:rPr>
                <w:rFonts w:asciiTheme="minorHAnsi" w:hAnsiTheme="minorHAnsi" w:cstheme="minorHAnsi"/>
                <w:noProof/>
                <w:webHidden/>
              </w:rPr>
              <w:instrText xml:space="preserve"> PAGEREF _Toc90635453 \h </w:instrText>
            </w:r>
            <w:r w:rsidR="00F93050" w:rsidRPr="005A6220">
              <w:rPr>
                <w:rFonts w:asciiTheme="minorHAnsi" w:hAnsiTheme="minorHAnsi" w:cstheme="minorHAnsi"/>
                <w:noProof/>
                <w:webHidden/>
              </w:rPr>
            </w:r>
            <w:r w:rsidR="00F93050" w:rsidRPr="005A6220">
              <w:rPr>
                <w:rFonts w:asciiTheme="minorHAnsi" w:hAnsiTheme="minorHAnsi" w:cstheme="minorHAnsi"/>
                <w:noProof/>
                <w:webHidden/>
              </w:rPr>
              <w:fldChar w:fldCharType="separate"/>
            </w:r>
            <w:r w:rsidR="00C508B1" w:rsidRPr="005A6220">
              <w:rPr>
                <w:rFonts w:asciiTheme="minorHAnsi" w:hAnsiTheme="minorHAnsi" w:cstheme="minorHAnsi"/>
                <w:noProof/>
                <w:webHidden/>
              </w:rPr>
              <w:t>27</w:t>
            </w:r>
            <w:r w:rsidR="00F93050" w:rsidRPr="005A6220">
              <w:rPr>
                <w:rFonts w:asciiTheme="minorHAnsi" w:hAnsiTheme="minorHAnsi" w:cstheme="minorHAnsi"/>
                <w:noProof/>
                <w:webHidden/>
              </w:rPr>
              <w:fldChar w:fldCharType="end"/>
            </w:r>
          </w:hyperlink>
        </w:p>
        <w:p w14:paraId="63AB90D6" w14:textId="7765BA0C" w:rsidR="00403B0C" w:rsidRPr="005A6220" w:rsidRDefault="00777D8F" w:rsidP="00777D8F">
          <w:pPr>
            <w:pStyle w:val="Verzeichnis1"/>
            <w:rPr>
              <w:rFonts w:asciiTheme="minorHAnsi" w:hAnsiTheme="minorHAnsi" w:cstheme="minorHAnsi"/>
            </w:rPr>
          </w:pPr>
          <w:r w:rsidRPr="005A6220">
            <w:rPr>
              <w:rFonts w:asciiTheme="minorHAnsi" w:hAnsiTheme="minorHAnsi" w:cstheme="minorHAnsi"/>
            </w:rPr>
            <w:fldChar w:fldCharType="end"/>
          </w:r>
        </w:p>
      </w:sdtContent>
    </w:sdt>
    <w:bookmarkEnd w:id="0" w:displacedByCustomXml="prev"/>
    <w:p w14:paraId="47E04014" w14:textId="77777777" w:rsidR="00403B0C" w:rsidRPr="005A6220" w:rsidRDefault="00C5650A">
      <w:pPr>
        <w:rPr>
          <w:rFonts w:asciiTheme="minorHAnsi" w:hAnsiTheme="minorHAnsi" w:cstheme="minorHAnsi"/>
        </w:rPr>
      </w:pPr>
      <w:r w:rsidRPr="005A6220">
        <w:rPr>
          <w:rFonts w:asciiTheme="minorHAnsi" w:hAnsiTheme="minorHAnsi" w:cstheme="minorHAnsi"/>
        </w:rPr>
        <w:br w:type="page"/>
      </w:r>
    </w:p>
    <w:p w14:paraId="7E9F8A63" w14:textId="77777777" w:rsidR="00752E58" w:rsidRPr="005A6220" w:rsidRDefault="00752E58" w:rsidP="00ED638B">
      <w:pPr>
        <w:pStyle w:val="berschrift1"/>
        <w:numPr>
          <w:ilvl w:val="0"/>
          <w:numId w:val="11"/>
        </w:numPr>
        <w:ind w:left="426" w:hanging="426"/>
        <w:rPr>
          <w:rFonts w:asciiTheme="minorHAnsi" w:hAnsiTheme="minorHAnsi" w:cstheme="minorHAnsi"/>
          <w:bCs/>
        </w:rPr>
      </w:pPr>
      <w:bookmarkStart w:id="1" w:name="_Toc83890413"/>
      <w:bookmarkStart w:id="2" w:name="_Toc83890655"/>
      <w:bookmarkStart w:id="3" w:name="_Toc90635431"/>
      <w:r w:rsidRPr="005A6220">
        <w:rPr>
          <w:rFonts w:asciiTheme="minorHAnsi" w:hAnsiTheme="minorHAnsi" w:cstheme="minorHAnsi"/>
          <w:bCs/>
        </w:rPr>
        <w:lastRenderedPageBreak/>
        <w:t>Von Daten und Bäumen</w:t>
      </w:r>
      <w:bookmarkEnd w:id="1"/>
      <w:bookmarkEnd w:id="2"/>
      <w:bookmarkEnd w:id="3"/>
      <w:r w:rsidRPr="005A6220">
        <w:rPr>
          <w:rFonts w:asciiTheme="minorHAnsi" w:hAnsiTheme="minorHAnsi" w:cstheme="minorHAnsi"/>
          <w:bCs/>
        </w:rPr>
        <w:t xml:space="preserve"> </w:t>
      </w:r>
      <w:r w:rsidRPr="005A6220" w:rsidDel="00161778">
        <w:rPr>
          <w:rFonts w:asciiTheme="minorHAnsi" w:hAnsiTheme="minorHAnsi" w:cstheme="minorHAnsi"/>
          <w:bCs/>
          <w:noProof/>
        </w:rPr>
        <w:t xml:space="preserve"> </w:t>
      </w:r>
    </w:p>
    <w:p w14:paraId="498CFA44" w14:textId="77777777" w:rsidR="00752E58" w:rsidRPr="005A6220" w:rsidRDefault="00752E58" w:rsidP="00C9294A">
      <w:pPr>
        <w:jc w:val="both"/>
        <w:rPr>
          <w:rFonts w:asciiTheme="minorHAnsi" w:hAnsiTheme="minorHAnsi" w:cstheme="minorHAnsi"/>
        </w:rPr>
        <w:pPrChange w:id="4" w:author="Imke Endjer" w:date="2023-02-22T11:17:00Z">
          <w:pPr/>
        </w:pPrChange>
      </w:pPr>
      <w:r w:rsidRPr="005A6220">
        <w:rPr>
          <w:rFonts w:asciiTheme="minorHAnsi" w:hAnsiTheme="minorHAnsi" w:cstheme="minorHAnsi"/>
        </w:rPr>
        <w:t>In diesem Aufbaumodul wenden die Schülerinnen und Schüler KI-Methoden (vorwiegend das Lernen von Entscheidungs</w:t>
      </w:r>
      <w:r w:rsidRPr="005A6220">
        <w:rPr>
          <w:rFonts w:asciiTheme="minorHAnsi" w:hAnsiTheme="minorHAnsi" w:cstheme="minorHAnsi"/>
          <w:b/>
        </w:rPr>
        <w:t>bäumen</w:t>
      </w:r>
      <w:r w:rsidRPr="005A6220">
        <w:rPr>
          <w:rFonts w:asciiTheme="minorHAnsi" w:hAnsiTheme="minorHAnsi" w:cstheme="minorHAnsi"/>
        </w:rPr>
        <w:t xml:space="preserve">) aktiv auf </w:t>
      </w:r>
      <w:r w:rsidRPr="005A6220">
        <w:rPr>
          <w:rFonts w:asciiTheme="minorHAnsi" w:hAnsiTheme="minorHAnsi" w:cstheme="minorHAnsi"/>
          <w:b/>
        </w:rPr>
        <w:t>Daten</w:t>
      </w:r>
      <w:r w:rsidRPr="005A6220">
        <w:rPr>
          <w:rFonts w:asciiTheme="minorHAnsi" w:hAnsiTheme="minorHAnsi" w:cstheme="minorHAnsi"/>
        </w:rPr>
        <w:t xml:space="preserve"> an und analysieren die gesellschaftliche Wirkung von KI-Systemen. Aufbauend auf den niederschwelligen Beispielen, die auch im Modul “Schlag den Roboter” genutzt wurden, schlüpfen die Schülerinnen und Schüler in die Rolle eines Data Scientist und erzeugen mithilfe der freien Software Orange3 Modelle, um datenbasiert Entscheidungen abzuleiten oder Vorhersagen zu treffen. Die Schülerinnen und Schüler setzen damit nicht nur KI-Methoden aktiv ein, sondern lernen auch Berufsperspektiven wie die des Data Scientist kennen und diskutieren die gesellschaftliche Wirkung, die aus dem Einsatz ihrer Modelle resultieren würde.</w:t>
      </w:r>
    </w:p>
    <w:tbl>
      <w:tblPr>
        <w:tblStyle w:val="StGen0"/>
        <w:tblW w:w="895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80" w:firstRow="0" w:lastRow="0" w:firstColumn="1" w:lastColumn="0" w:noHBand="0" w:noVBand="1"/>
      </w:tblPr>
      <w:tblGrid>
        <w:gridCol w:w="3044"/>
        <w:gridCol w:w="522"/>
        <w:gridCol w:w="5392"/>
      </w:tblGrid>
      <w:tr w:rsidR="00752E58" w:rsidRPr="005A6220" w14:paraId="41DFDC02"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4069D7BF"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Lernfeld/Cluster:</w:t>
            </w:r>
          </w:p>
        </w:tc>
        <w:tc>
          <w:tcPr>
            <w:tcW w:w="5914" w:type="dxa"/>
            <w:gridSpan w:val="2"/>
          </w:tcPr>
          <w:p w14:paraId="37869A72" w14:textId="519C317E" w:rsidR="00752E58" w:rsidRPr="005A6220" w:rsidRDefault="00DA2B04"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Mit KI gestalten</w:t>
            </w:r>
          </w:p>
        </w:tc>
      </w:tr>
      <w:tr w:rsidR="00752E58" w:rsidRPr="005A6220" w14:paraId="0C6177F0" w14:textId="77777777" w:rsidTr="00F153B9">
        <w:tc>
          <w:tcPr>
            <w:cnfStyle w:val="001000000000" w:firstRow="0" w:lastRow="0" w:firstColumn="1" w:lastColumn="0" w:oddVBand="0" w:evenVBand="0" w:oddHBand="0" w:evenHBand="0" w:firstRowFirstColumn="0" w:firstRowLastColumn="0" w:lastRowFirstColumn="0" w:lastRowLastColumn="0"/>
            <w:tcW w:w="3044" w:type="dxa"/>
            <w:vMerge w:val="restart"/>
          </w:tcPr>
          <w:p w14:paraId="44081557"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Zielgruppe/Klassenstufe:</w:t>
            </w:r>
          </w:p>
        </w:tc>
        <w:tc>
          <w:tcPr>
            <w:tcW w:w="522" w:type="dxa"/>
            <w:vAlign w:val="center"/>
          </w:tcPr>
          <w:p w14:paraId="05277191" w14:textId="77777777" w:rsidR="00752E58" w:rsidRPr="005A6220" w:rsidRDefault="00752E5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auto"/>
              </w:rPr>
            </w:pPr>
          </w:p>
        </w:tc>
        <w:tc>
          <w:tcPr>
            <w:tcW w:w="5392" w:type="dxa"/>
          </w:tcPr>
          <w:p w14:paraId="553C7BAD"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 xml:space="preserve"> 4. bis 5. Klasse</w:t>
            </w:r>
          </w:p>
        </w:tc>
      </w:tr>
      <w:tr w:rsidR="00752E58" w:rsidRPr="005A6220" w14:paraId="47187075" w14:textId="77777777" w:rsidTr="00F153B9">
        <w:tc>
          <w:tcPr>
            <w:cnfStyle w:val="001000000000" w:firstRow="0" w:lastRow="0" w:firstColumn="1" w:lastColumn="0" w:oddVBand="0" w:evenVBand="0" w:oddHBand="0" w:evenHBand="0" w:firstRowFirstColumn="0" w:firstRowLastColumn="0" w:lastRowFirstColumn="0" w:lastRowLastColumn="0"/>
            <w:tcW w:w="3044" w:type="dxa"/>
            <w:vMerge/>
          </w:tcPr>
          <w:p w14:paraId="1242EEBC" w14:textId="77777777" w:rsidR="00752E58" w:rsidRPr="005A6220" w:rsidRDefault="00752E58" w:rsidP="00F153B9">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rPr>
                <w:rFonts w:asciiTheme="minorHAnsi" w:hAnsiTheme="minorHAnsi" w:cstheme="minorHAnsi"/>
                <w:color w:val="auto"/>
              </w:rPr>
            </w:pPr>
          </w:p>
        </w:tc>
        <w:tc>
          <w:tcPr>
            <w:tcW w:w="522" w:type="dxa"/>
            <w:vAlign w:val="center"/>
          </w:tcPr>
          <w:p w14:paraId="2CCD4CC8" w14:textId="77777777" w:rsidR="00752E58" w:rsidRPr="005A6220" w:rsidRDefault="00752E5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auto"/>
              </w:rPr>
            </w:pPr>
          </w:p>
        </w:tc>
        <w:tc>
          <w:tcPr>
            <w:tcW w:w="5392" w:type="dxa"/>
          </w:tcPr>
          <w:p w14:paraId="5B076E1F"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 xml:space="preserve"> 6. bis 7. Klasse</w:t>
            </w:r>
          </w:p>
        </w:tc>
      </w:tr>
      <w:tr w:rsidR="00752E58" w:rsidRPr="005A6220" w14:paraId="07B5360D" w14:textId="77777777" w:rsidTr="00F153B9">
        <w:tc>
          <w:tcPr>
            <w:cnfStyle w:val="001000000000" w:firstRow="0" w:lastRow="0" w:firstColumn="1" w:lastColumn="0" w:oddVBand="0" w:evenVBand="0" w:oddHBand="0" w:evenHBand="0" w:firstRowFirstColumn="0" w:firstRowLastColumn="0" w:lastRowFirstColumn="0" w:lastRowLastColumn="0"/>
            <w:tcW w:w="3044" w:type="dxa"/>
            <w:vMerge/>
          </w:tcPr>
          <w:p w14:paraId="0F9F0023" w14:textId="77777777" w:rsidR="00752E58" w:rsidRPr="005A6220" w:rsidRDefault="00752E58" w:rsidP="00F153B9">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rPr>
                <w:rFonts w:asciiTheme="minorHAnsi" w:hAnsiTheme="minorHAnsi" w:cstheme="minorHAnsi"/>
                <w:color w:val="auto"/>
              </w:rPr>
            </w:pPr>
          </w:p>
        </w:tc>
        <w:tc>
          <w:tcPr>
            <w:tcW w:w="522" w:type="dxa"/>
            <w:vAlign w:val="center"/>
          </w:tcPr>
          <w:p w14:paraId="61D50B11" w14:textId="77777777" w:rsidR="00752E58" w:rsidRPr="005A6220" w:rsidRDefault="00752E5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auto"/>
              </w:rPr>
            </w:pPr>
            <w:r w:rsidRPr="005A6220">
              <w:rPr>
                <w:rFonts w:asciiTheme="minorHAnsi" w:hAnsiTheme="minorHAnsi" w:cstheme="minorHAnsi"/>
                <w:b/>
                <w:color w:val="auto"/>
              </w:rPr>
              <w:t>X</w:t>
            </w:r>
          </w:p>
        </w:tc>
        <w:tc>
          <w:tcPr>
            <w:tcW w:w="5392" w:type="dxa"/>
          </w:tcPr>
          <w:p w14:paraId="45166889"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 xml:space="preserve"> 8. bis 10. Klasse</w:t>
            </w:r>
          </w:p>
        </w:tc>
      </w:tr>
      <w:tr w:rsidR="00752E58" w:rsidRPr="005A6220" w14:paraId="3CC4B250" w14:textId="77777777" w:rsidTr="00F153B9">
        <w:tc>
          <w:tcPr>
            <w:cnfStyle w:val="001000000000" w:firstRow="0" w:lastRow="0" w:firstColumn="1" w:lastColumn="0" w:oddVBand="0" w:evenVBand="0" w:oddHBand="0" w:evenHBand="0" w:firstRowFirstColumn="0" w:firstRowLastColumn="0" w:lastRowFirstColumn="0" w:lastRowLastColumn="0"/>
            <w:tcW w:w="3044" w:type="dxa"/>
            <w:vMerge/>
          </w:tcPr>
          <w:p w14:paraId="4DE741E0" w14:textId="77777777" w:rsidR="00752E58" w:rsidRPr="005A6220" w:rsidRDefault="00752E58" w:rsidP="00F153B9">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rPr>
                <w:rFonts w:asciiTheme="minorHAnsi" w:hAnsiTheme="minorHAnsi" w:cstheme="minorHAnsi"/>
                <w:color w:val="auto"/>
              </w:rPr>
            </w:pPr>
          </w:p>
        </w:tc>
        <w:tc>
          <w:tcPr>
            <w:tcW w:w="522" w:type="dxa"/>
            <w:vAlign w:val="center"/>
          </w:tcPr>
          <w:p w14:paraId="3BD70E35" w14:textId="77777777" w:rsidR="00752E58" w:rsidRPr="005A6220" w:rsidRDefault="00752E5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auto"/>
              </w:rPr>
            </w:pPr>
            <w:r w:rsidRPr="005A6220">
              <w:rPr>
                <w:rFonts w:asciiTheme="minorHAnsi" w:hAnsiTheme="minorHAnsi" w:cstheme="minorHAnsi"/>
                <w:b/>
                <w:color w:val="auto"/>
              </w:rPr>
              <w:t>X</w:t>
            </w:r>
          </w:p>
        </w:tc>
        <w:tc>
          <w:tcPr>
            <w:tcW w:w="5392" w:type="dxa"/>
          </w:tcPr>
          <w:p w14:paraId="4448ED4E"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11. bis 12. Klasse</w:t>
            </w:r>
          </w:p>
        </w:tc>
      </w:tr>
      <w:tr w:rsidR="00752E58" w:rsidRPr="005A6220" w14:paraId="59CDDC70"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60F96CE5"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Geschätzter Zeitaufwand:</w:t>
            </w:r>
          </w:p>
        </w:tc>
        <w:tc>
          <w:tcPr>
            <w:tcW w:w="5914" w:type="dxa"/>
            <w:gridSpan w:val="2"/>
          </w:tcPr>
          <w:p w14:paraId="5BD3721E"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2 bis 8 Unterrichtsstunden, auch als Projekttag umsetzbar</w:t>
            </w:r>
          </w:p>
        </w:tc>
      </w:tr>
      <w:tr w:rsidR="00752E58" w:rsidRPr="005A6220" w14:paraId="6FB67ACF"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498E91F9"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Lernziele:</w:t>
            </w:r>
          </w:p>
        </w:tc>
        <w:tc>
          <w:tcPr>
            <w:tcW w:w="5914" w:type="dxa"/>
            <w:gridSpan w:val="2"/>
          </w:tcPr>
          <w:p w14:paraId="7D82DCC3" w14:textId="274DC0F7" w:rsidR="00752E58" w:rsidRPr="005A6220" w:rsidRDefault="00752E58" w:rsidP="00F153B9">
            <w:pPr>
              <w:pBdr>
                <w:top w:val="none" w:sz="0" w:space="0" w:color="000000"/>
                <w:left w:val="none" w:sz="0" w:space="0" w:color="000000"/>
                <w:bottom w:val="none" w:sz="0" w:space="0" w:color="000000"/>
                <w:right w:val="none" w:sz="0" w:space="0" w:color="000000"/>
                <w:between w:val="none" w:sz="0" w:space="0" w:color="000000"/>
              </w:pBdr>
              <w:spacing w:before="120"/>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auto"/>
              </w:rPr>
            </w:pPr>
            <w:r w:rsidRPr="005A6220">
              <w:rPr>
                <w:rFonts w:asciiTheme="minorHAnsi" w:eastAsia="helvetica neue" w:hAnsiTheme="minorHAnsi" w:cstheme="minorHAnsi"/>
                <w:color w:val="auto"/>
              </w:rPr>
              <w:t xml:space="preserve">Nach Abschluss des Teilmoduls </w:t>
            </w:r>
            <w:del w:id="5" w:author="Imke Endjer" w:date="2023-02-22T11:18:00Z">
              <w:r w:rsidRPr="005A6220" w:rsidDel="00C9294A">
                <w:rPr>
                  <w:rFonts w:asciiTheme="minorHAnsi" w:eastAsia="helvetica neue" w:hAnsiTheme="minorHAnsi" w:cstheme="minorHAnsi"/>
                  <w:color w:val="auto"/>
                </w:rPr>
                <w:delText xml:space="preserve">können </w:delText>
              </w:r>
            </w:del>
            <w:ins w:id="6" w:author="Imke Endjer" w:date="2023-02-22T11:18:00Z">
              <w:r w:rsidR="00C9294A">
                <w:rPr>
                  <w:rFonts w:asciiTheme="minorHAnsi" w:eastAsia="helvetica neue" w:hAnsiTheme="minorHAnsi" w:cstheme="minorHAnsi"/>
                  <w:color w:val="auto"/>
                </w:rPr>
                <w:t>sind folgende Ziele erreicht:</w:t>
              </w:r>
              <w:r w:rsidR="00C9294A" w:rsidRPr="005A6220">
                <w:rPr>
                  <w:rFonts w:asciiTheme="minorHAnsi" w:eastAsia="helvetica neue" w:hAnsiTheme="minorHAnsi" w:cstheme="minorHAnsi"/>
                  <w:color w:val="auto"/>
                </w:rPr>
                <w:t xml:space="preserve"> </w:t>
              </w:r>
              <w:r w:rsidR="00C9294A">
                <w:rPr>
                  <w:rFonts w:asciiTheme="minorHAnsi" w:eastAsia="helvetica neue" w:hAnsiTheme="minorHAnsi" w:cstheme="minorHAnsi"/>
                  <w:color w:val="auto"/>
                </w:rPr>
                <w:t>D</w:t>
              </w:r>
            </w:ins>
            <w:del w:id="7" w:author="Imke Endjer" w:date="2023-02-22T11:18:00Z">
              <w:r w:rsidRPr="005A6220" w:rsidDel="00C9294A">
                <w:rPr>
                  <w:rFonts w:asciiTheme="minorHAnsi" w:eastAsia="helvetica neue" w:hAnsiTheme="minorHAnsi" w:cstheme="minorHAnsi"/>
                  <w:color w:val="auto"/>
                </w:rPr>
                <w:delText>d</w:delText>
              </w:r>
            </w:del>
            <w:r w:rsidRPr="005A6220">
              <w:rPr>
                <w:rFonts w:asciiTheme="minorHAnsi" w:eastAsia="helvetica neue" w:hAnsiTheme="minorHAnsi" w:cstheme="minorHAnsi"/>
                <w:color w:val="auto"/>
              </w:rPr>
              <w:t>ie Schülerinnen und Schüler…</w:t>
            </w:r>
          </w:p>
          <w:p w14:paraId="205C26D8" w14:textId="77250253" w:rsidR="00752E58" w:rsidRPr="005A6220" w:rsidRDefault="00752E58" w:rsidP="00F51BA4">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auto"/>
              </w:rPr>
            </w:pPr>
            <w:del w:id="8" w:author="Imke Endjer" w:date="2023-02-22T11:18:00Z">
              <w:r w:rsidRPr="005A6220" w:rsidDel="00C9294A">
                <w:rPr>
                  <w:rFonts w:asciiTheme="minorHAnsi" w:eastAsia="helvetica neue" w:hAnsiTheme="minorHAnsi" w:cstheme="minorHAnsi"/>
                  <w:color w:val="auto"/>
                </w:rPr>
                <w:delText xml:space="preserve">Probleme </w:delText>
              </w:r>
            </w:del>
            <w:r w:rsidRPr="005A6220">
              <w:rPr>
                <w:rFonts w:asciiTheme="minorHAnsi" w:eastAsia="helvetica neue" w:hAnsiTheme="minorHAnsi" w:cstheme="minorHAnsi"/>
                <w:color w:val="auto"/>
              </w:rPr>
              <w:t>erläutern</w:t>
            </w:r>
            <w:ins w:id="9" w:author="Imke Endjer" w:date="2023-02-22T11:18:00Z">
              <w:r w:rsidR="00C9294A">
                <w:rPr>
                  <w:rFonts w:asciiTheme="minorHAnsi" w:eastAsia="helvetica neue" w:hAnsiTheme="minorHAnsi" w:cstheme="minorHAnsi"/>
                  <w:color w:val="auto"/>
                </w:rPr>
                <w:t xml:space="preserve"> Probleme</w:t>
              </w:r>
            </w:ins>
            <w:r w:rsidRPr="005A6220">
              <w:rPr>
                <w:rFonts w:asciiTheme="minorHAnsi" w:eastAsia="helvetica neue" w:hAnsiTheme="minorHAnsi" w:cstheme="minorHAnsi"/>
                <w:color w:val="auto"/>
              </w:rPr>
              <w:t xml:space="preserve">, in denen KI gewinnbringend eingesetzt werden kann (Welche Probleme </w:t>
            </w:r>
            <w:proofErr w:type="gramStart"/>
            <w:r w:rsidRPr="005A6220">
              <w:rPr>
                <w:rFonts w:asciiTheme="minorHAnsi" w:eastAsia="helvetica neue" w:hAnsiTheme="minorHAnsi" w:cstheme="minorHAnsi"/>
                <w:color w:val="auto"/>
              </w:rPr>
              <w:t>werden</w:t>
            </w:r>
            <w:proofErr w:type="gramEnd"/>
            <w:r w:rsidRPr="005A6220">
              <w:rPr>
                <w:rFonts w:asciiTheme="minorHAnsi" w:eastAsia="helvetica neue" w:hAnsiTheme="minorHAnsi" w:cstheme="minorHAnsi"/>
                <w:color w:val="auto"/>
              </w:rPr>
              <w:t xml:space="preserve"> bereits mit KI gelöst?)</w:t>
            </w:r>
            <w:r w:rsidR="005A6220" w:rsidRPr="005A6220">
              <w:rPr>
                <w:rFonts w:asciiTheme="minorHAnsi" w:eastAsia="helvetica neue" w:hAnsiTheme="minorHAnsi" w:cstheme="minorHAnsi"/>
                <w:color w:val="auto"/>
              </w:rPr>
              <w:t>.</w:t>
            </w:r>
          </w:p>
          <w:p w14:paraId="0A4AE5A5" w14:textId="585DFFA9" w:rsidR="00752E58" w:rsidRPr="005A6220" w:rsidRDefault="00C9294A" w:rsidP="00F51BA4">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auto"/>
              </w:rPr>
            </w:pPr>
            <w:ins w:id="10" w:author="Imke Endjer" w:date="2023-02-22T11:18:00Z">
              <w:r>
                <w:rPr>
                  <w:rFonts w:asciiTheme="minorHAnsi" w:eastAsia="helvetica neue" w:hAnsiTheme="minorHAnsi" w:cstheme="minorHAnsi"/>
                  <w:color w:val="auto"/>
                </w:rPr>
                <w:t xml:space="preserve">lösen </w:t>
              </w:r>
            </w:ins>
            <w:r w:rsidR="00752E58" w:rsidRPr="005A6220">
              <w:rPr>
                <w:rFonts w:asciiTheme="minorHAnsi" w:eastAsia="helvetica neue" w:hAnsiTheme="minorHAnsi" w:cstheme="minorHAnsi"/>
                <w:color w:val="auto"/>
              </w:rPr>
              <w:t xml:space="preserve">Probleme unter Nutzung von KI-Methoden </w:t>
            </w:r>
            <w:del w:id="11" w:author="Imke Endjer" w:date="2023-02-22T11:18:00Z">
              <w:r w:rsidR="00752E58" w:rsidRPr="005A6220" w:rsidDel="00C9294A">
                <w:rPr>
                  <w:rFonts w:asciiTheme="minorHAnsi" w:eastAsia="helvetica neue" w:hAnsiTheme="minorHAnsi" w:cstheme="minorHAnsi"/>
                  <w:color w:val="auto"/>
                </w:rPr>
                <w:delText xml:space="preserve">lösen </w:delText>
              </w:r>
            </w:del>
            <w:r w:rsidR="00752E58" w:rsidRPr="005A6220">
              <w:rPr>
                <w:rFonts w:asciiTheme="minorHAnsi" w:eastAsia="helvetica neue" w:hAnsiTheme="minorHAnsi" w:cstheme="minorHAnsi"/>
                <w:color w:val="auto"/>
              </w:rPr>
              <w:t>(Wie kann ich KI nutzen, um Probleme zu lösen?)</w:t>
            </w:r>
            <w:r w:rsidR="005A6220" w:rsidRPr="005A6220">
              <w:rPr>
                <w:rFonts w:asciiTheme="minorHAnsi" w:eastAsia="helvetica neue" w:hAnsiTheme="minorHAnsi" w:cstheme="minorHAnsi"/>
                <w:color w:val="auto"/>
              </w:rPr>
              <w:t>.</w:t>
            </w:r>
          </w:p>
          <w:p w14:paraId="76588EC1" w14:textId="5D26A9DA" w:rsidR="00752E58" w:rsidRPr="005A6220" w:rsidRDefault="00C9294A" w:rsidP="00F51BA4">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auto"/>
              </w:rPr>
            </w:pPr>
            <w:ins w:id="12" w:author="Imke Endjer" w:date="2023-02-22T11:18:00Z">
              <w:r w:rsidRPr="005A6220">
                <w:rPr>
                  <w:rFonts w:asciiTheme="minorHAnsi" w:eastAsia="helvetica neue" w:hAnsiTheme="minorHAnsi" w:cstheme="minorHAnsi"/>
                  <w:color w:val="auto"/>
                </w:rPr>
                <w:t>diskutieren und bewerten</w:t>
              </w:r>
              <w:r w:rsidRPr="005A6220">
                <w:rPr>
                  <w:rFonts w:asciiTheme="minorHAnsi" w:eastAsia="helvetica neue" w:hAnsiTheme="minorHAnsi" w:cstheme="minorHAnsi"/>
                  <w:color w:val="auto"/>
                </w:rPr>
                <w:t xml:space="preserve"> </w:t>
              </w:r>
            </w:ins>
            <w:r w:rsidR="00752E58" w:rsidRPr="005A6220">
              <w:rPr>
                <w:rFonts w:asciiTheme="minorHAnsi" w:eastAsia="helvetica neue" w:hAnsiTheme="minorHAnsi" w:cstheme="minorHAnsi"/>
                <w:color w:val="auto"/>
              </w:rPr>
              <w:t xml:space="preserve">Konsequenzen </w:t>
            </w:r>
            <w:del w:id="13" w:author="Imke Endjer" w:date="2023-02-22T11:19:00Z">
              <w:r w:rsidR="00752E58" w:rsidRPr="005A6220" w:rsidDel="00C9294A">
                <w:rPr>
                  <w:rFonts w:asciiTheme="minorHAnsi" w:eastAsia="helvetica neue" w:hAnsiTheme="minorHAnsi" w:cstheme="minorHAnsi"/>
                  <w:color w:val="auto"/>
                </w:rPr>
                <w:delText>aus dem</w:delText>
              </w:r>
            </w:del>
            <w:ins w:id="14" w:author="Imke Endjer" w:date="2023-02-22T11:19:00Z">
              <w:r>
                <w:rPr>
                  <w:rFonts w:asciiTheme="minorHAnsi" w:eastAsia="helvetica neue" w:hAnsiTheme="minorHAnsi" w:cstheme="minorHAnsi"/>
                  <w:color w:val="auto"/>
                </w:rPr>
                <w:t>des</w:t>
              </w:r>
            </w:ins>
            <w:r w:rsidR="00752E58" w:rsidRPr="005A6220">
              <w:rPr>
                <w:rFonts w:asciiTheme="minorHAnsi" w:eastAsia="helvetica neue" w:hAnsiTheme="minorHAnsi" w:cstheme="minorHAnsi"/>
                <w:color w:val="auto"/>
              </w:rPr>
              <w:t xml:space="preserve"> Einsatz</w:t>
            </w:r>
            <w:ins w:id="15" w:author="Imke Endjer" w:date="2023-02-22T11:19:00Z">
              <w:r>
                <w:rPr>
                  <w:rFonts w:asciiTheme="minorHAnsi" w:eastAsia="helvetica neue" w:hAnsiTheme="minorHAnsi" w:cstheme="minorHAnsi"/>
                  <w:color w:val="auto"/>
                </w:rPr>
                <w:t>es</w:t>
              </w:r>
            </w:ins>
            <w:r w:rsidR="00752E58" w:rsidRPr="005A6220">
              <w:rPr>
                <w:rFonts w:asciiTheme="minorHAnsi" w:eastAsia="helvetica neue" w:hAnsiTheme="minorHAnsi" w:cstheme="minorHAnsi"/>
                <w:color w:val="auto"/>
              </w:rPr>
              <w:t xml:space="preserve"> von KI-Methoden</w:t>
            </w:r>
            <w:del w:id="16" w:author="Imke Endjer" w:date="2023-02-22T11:18:00Z">
              <w:r w:rsidR="00752E58" w:rsidRPr="005A6220" w:rsidDel="00C9294A">
                <w:rPr>
                  <w:rFonts w:asciiTheme="minorHAnsi" w:eastAsia="helvetica neue" w:hAnsiTheme="minorHAnsi" w:cstheme="minorHAnsi"/>
                  <w:color w:val="auto"/>
                </w:rPr>
                <w:delText xml:space="preserve"> diskutieren und bewerten</w:delText>
              </w:r>
            </w:del>
            <w:r w:rsidR="00752E58" w:rsidRPr="005A6220">
              <w:rPr>
                <w:rFonts w:asciiTheme="minorHAnsi" w:eastAsia="helvetica neue" w:hAnsiTheme="minorHAnsi" w:cstheme="minorHAnsi"/>
                <w:color w:val="auto"/>
              </w:rPr>
              <w:t>. (Welche Konsequenzen hat der Einsatz von KI-Methoden auf uns und unsere Gesellschaft? Wo liegen die Gefahren von KI?)</w:t>
            </w:r>
          </w:p>
          <w:p w14:paraId="3E697B93" w14:textId="20037958" w:rsidR="00752E58" w:rsidRPr="005A6220" w:rsidRDefault="00C9294A" w:rsidP="00F51BA4">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eastAsia="helvetica neue" w:hAnsiTheme="minorHAnsi" w:cstheme="minorHAnsi"/>
                <w:color w:val="auto"/>
              </w:rPr>
            </w:pPr>
            <w:ins w:id="17" w:author="Imke Endjer" w:date="2023-02-22T11:19:00Z">
              <w:r>
                <w:rPr>
                  <w:rFonts w:asciiTheme="minorHAnsi" w:eastAsia="helvetica neue" w:hAnsiTheme="minorHAnsi" w:cstheme="minorHAnsi"/>
                  <w:color w:val="auto"/>
                </w:rPr>
                <w:t xml:space="preserve">beschreiben </w:t>
              </w:r>
            </w:ins>
            <w:r w:rsidR="00752E58" w:rsidRPr="005A6220">
              <w:rPr>
                <w:rFonts w:asciiTheme="minorHAnsi" w:eastAsia="helvetica neue" w:hAnsiTheme="minorHAnsi" w:cstheme="minorHAnsi"/>
                <w:color w:val="auto"/>
              </w:rPr>
              <w:t xml:space="preserve">Einsatzmöglichkeiten von KI-Methoden als “Werkzeug” bspw. bei </w:t>
            </w:r>
            <w:del w:id="18" w:author="Imke Endjer" w:date="2023-02-22T11:19:00Z">
              <w:r w:rsidR="00752E58" w:rsidRPr="005A6220" w:rsidDel="00C9294A">
                <w:rPr>
                  <w:rFonts w:asciiTheme="minorHAnsi" w:eastAsia="helvetica neue" w:hAnsiTheme="minorHAnsi" w:cstheme="minorHAnsi"/>
                  <w:color w:val="auto"/>
                </w:rPr>
                <w:delText xml:space="preserve">der </w:delText>
              </w:r>
            </w:del>
            <w:r w:rsidR="00752E58" w:rsidRPr="005A6220">
              <w:rPr>
                <w:rFonts w:asciiTheme="minorHAnsi" w:eastAsia="helvetica neue" w:hAnsiTheme="minorHAnsi" w:cstheme="minorHAnsi"/>
                <w:color w:val="auto"/>
              </w:rPr>
              <w:t>beruflichen Tätigkeit</w:t>
            </w:r>
            <w:ins w:id="19" w:author="Imke Endjer" w:date="2023-02-22T11:19:00Z">
              <w:r>
                <w:rPr>
                  <w:rFonts w:asciiTheme="minorHAnsi" w:eastAsia="helvetica neue" w:hAnsiTheme="minorHAnsi" w:cstheme="minorHAnsi"/>
                  <w:color w:val="auto"/>
                </w:rPr>
                <w:t>en</w:t>
              </w:r>
            </w:ins>
            <w:r w:rsidR="00752E58" w:rsidRPr="005A6220">
              <w:rPr>
                <w:rFonts w:asciiTheme="minorHAnsi" w:eastAsia="helvetica neue" w:hAnsiTheme="minorHAnsi" w:cstheme="minorHAnsi"/>
                <w:color w:val="auto"/>
              </w:rPr>
              <w:t xml:space="preserve"> </w:t>
            </w:r>
            <w:del w:id="20" w:author="Imke Endjer" w:date="2023-02-22T11:19:00Z">
              <w:r w:rsidR="00752E58" w:rsidRPr="005A6220" w:rsidDel="00C9294A">
                <w:rPr>
                  <w:rFonts w:asciiTheme="minorHAnsi" w:eastAsia="helvetica neue" w:hAnsiTheme="minorHAnsi" w:cstheme="minorHAnsi"/>
                  <w:color w:val="auto"/>
                </w:rPr>
                <w:delText xml:space="preserve">beschreiben </w:delText>
              </w:r>
            </w:del>
            <w:r w:rsidR="00752E58" w:rsidRPr="005A6220">
              <w:rPr>
                <w:rFonts w:asciiTheme="minorHAnsi" w:eastAsia="helvetica neue" w:hAnsiTheme="minorHAnsi" w:cstheme="minorHAnsi"/>
                <w:color w:val="auto"/>
              </w:rPr>
              <w:t>(Wie arbeitet ein Data Scientist? Was kann ich mit KI später (beruflich) machen?)</w:t>
            </w:r>
            <w:r w:rsidR="005A6220" w:rsidRPr="005A6220">
              <w:rPr>
                <w:rFonts w:asciiTheme="minorHAnsi" w:eastAsia="helvetica neue" w:hAnsiTheme="minorHAnsi" w:cstheme="minorHAnsi"/>
                <w:color w:val="auto"/>
              </w:rPr>
              <w:t>.</w:t>
            </w:r>
          </w:p>
        </w:tc>
      </w:tr>
      <w:tr w:rsidR="00752E58" w:rsidRPr="005A6220" w14:paraId="4146E2D2"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4692512F"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Vorkenntnisse der Schülerinnen und Schüler:</w:t>
            </w:r>
          </w:p>
        </w:tc>
        <w:tc>
          <w:tcPr>
            <w:tcW w:w="5914" w:type="dxa"/>
            <w:gridSpan w:val="2"/>
          </w:tcPr>
          <w:p w14:paraId="0F8C732E" w14:textId="77777777" w:rsidR="007D4A2C" w:rsidRPr="005A6220" w:rsidRDefault="007D4A2C" w:rsidP="007D4A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Empfohlen:</w:t>
            </w:r>
          </w:p>
          <w:p w14:paraId="764146D2" w14:textId="2C908213" w:rsidR="00752E58" w:rsidRPr="005A6220" w:rsidRDefault="007D4A2C" w:rsidP="007D4A2C">
            <w:pPr>
              <w:pStyle w:val="Listenabsatz"/>
              <w:numPr>
                <w:ilvl w:val="0"/>
                <w:numId w:val="22"/>
              </w:numPr>
              <w:pBdr>
                <w:top w:val="none" w:sz="0" w:space="0" w:color="000000"/>
                <w:left w:val="none" w:sz="0" w:space="0" w:color="000000"/>
                <w:bottom w:val="none" w:sz="0" w:space="0" w:color="000000"/>
                <w:right w:val="none" w:sz="0" w:space="0" w:color="000000"/>
                <w:between w:val="none" w:sz="0" w:space="0" w:color="000000"/>
              </w:pBd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eastAsia="helvetica neue" w:hAnsiTheme="minorHAnsi" w:cstheme="minorHAnsi"/>
                <w:color w:val="auto"/>
              </w:rPr>
              <w:t xml:space="preserve">Basismodul </w:t>
            </w:r>
            <w:r w:rsidR="00AC0AE1">
              <w:rPr>
                <w:rFonts w:asciiTheme="minorHAnsi" w:eastAsia="helvetica neue" w:hAnsiTheme="minorHAnsi" w:cstheme="minorHAnsi"/>
                <w:color w:val="auto"/>
              </w:rPr>
              <w:t>„</w:t>
            </w:r>
            <w:r w:rsidRPr="005A6220">
              <w:rPr>
                <w:rFonts w:asciiTheme="minorHAnsi" w:eastAsia="helvetica neue" w:hAnsiTheme="minorHAnsi" w:cstheme="minorHAnsi"/>
                <w:color w:val="auto"/>
              </w:rPr>
              <w:t>Schlag den Roboter”</w:t>
            </w:r>
          </w:p>
        </w:tc>
      </w:tr>
      <w:tr w:rsidR="00752E58" w:rsidRPr="005A6220" w14:paraId="128294E5"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577867EE"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Vorkenntnisse der/des Lehrenden:</w:t>
            </w:r>
          </w:p>
        </w:tc>
        <w:tc>
          <w:tcPr>
            <w:tcW w:w="5914" w:type="dxa"/>
            <w:gridSpan w:val="2"/>
          </w:tcPr>
          <w:p w14:paraId="413806E7"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Empfohlen:</w:t>
            </w:r>
          </w:p>
          <w:p w14:paraId="1D6DA5E9" w14:textId="32AB14FD" w:rsidR="00752E58" w:rsidRPr="005A6220" w:rsidRDefault="00752E58" w:rsidP="007D4A2C">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eastAsia="helvetica neue" w:hAnsiTheme="minorHAnsi" w:cstheme="minorHAnsi"/>
                <w:color w:val="auto"/>
              </w:rPr>
              <w:t xml:space="preserve">Basismodul </w:t>
            </w:r>
            <w:r w:rsidR="00AC0AE1">
              <w:rPr>
                <w:rFonts w:asciiTheme="minorHAnsi" w:eastAsia="helvetica neue" w:hAnsiTheme="minorHAnsi" w:cstheme="minorHAnsi"/>
                <w:color w:val="auto"/>
              </w:rPr>
              <w:t>„</w:t>
            </w:r>
            <w:r w:rsidRPr="005A6220">
              <w:rPr>
                <w:rFonts w:asciiTheme="minorHAnsi" w:eastAsia="helvetica neue" w:hAnsiTheme="minorHAnsi" w:cstheme="minorHAnsi"/>
                <w:color w:val="auto"/>
              </w:rPr>
              <w:t>Schlag den Roboter”</w:t>
            </w:r>
          </w:p>
        </w:tc>
      </w:tr>
      <w:tr w:rsidR="00752E58" w:rsidRPr="005A6220" w14:paraId="1E41676C"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3696BFFA"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Vorkenntnisse der Unternehmensvertreterin/des Unternehmensvertreters:</w:t>
            </w:r>
          </w:p>
        </w:tc>
        <w:tc>
          <w:tcPr>
            <w:tcW w:w="5914" w:type="dxa"/>
            <w:gridSpan w:val="2"/>
          </w:tcPr>
          <w:p w14:paraId="504FA8CB" w14:textId="77777777" w:rsidR="00752E58" w:rsidRPr="005A6220"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hAnsiTheme="minorHAnsi" w:cstheme="minorHAnsi"/>
                <w:color w:val="auto"/>
              </w:rPr>
              <w:t>Empfohlen:</w:t>
            </w:r>
          </w:p>
          <w:p w14:paraId="1B0B5ED2" w14:textId="77777777" w:rsidR="00752E58" w:rsidRPr="005A6220" w:rsidRDefault="00752E58" w:rsidP="007D4A2C">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eastAsia="helvetica neue" w:hAnsiTheme="minorHAnsi" w:cstheme="minorHAnsi"/>
                <w:color w:val="auto"/>
              </w:rPr>
              <w:t>Beispiele für KI-Anwendungen aus dem eigenen Unternehmen benennen und erläutern können</w:t>
            </w:r>
          </w:p>
        </w:tc>
      </w:tr>
      <w:tr w:rsidR="00752E58" w:rsidRPr="005A6220" w14:paraId="43077F07" w14:textId="77777777" w:rsidTr="00F153B9">
        <w:tc>
          <w:tcPr>
            <w:cnfStyle w:val="001000000000" w:firstRow="0" w:lastRow="0" w:firstColumn="1" w:lastColumn="0" w:oddVBand="0" w:evenVBand="0" w:oddHBand="0" w:evenHBand="0" w:firstRowFirstColumn="0" w:firstRowLastColumn="0" w:lastRowFirstColumn="0" w:lastRowLastColumn="0"/>
            <w:tcW w:w="3044" w:type="dxa"/>
          </w:tcPr>
          <w:p w14:paraId="4E295880" w14:textId="77777777" w:rsidR="00752E58" w:rsidRPr="005A6220" w:rsidRDefault="00752E58" w:rsidP="00F153B9">
            <w:pPr>
              <w:rPr>
                <w:rFonts w:asciiTheme="minorHAnsi" w:hAnsiTheme="minorHAnsi" w:cstheme="minorHAnsi"/>
                <w:color w:val="auto"/>
              </w:rPr>
            </w:pPr>
            <w:r w:rsidRPr="005A6220">
              <w:rPr>
                <w:rFonts w:asciiTheme="minorHAnsi" w:hAnsiTheme="minorHAnsi" w:cstheme="minorHAnsi"/>
                <w:color w:val="auto"/>
              </w:rPr>
              <w:t>Sonstige Voraussetzungen:</w:t>
            </w:r>
          </w:p>
        </w:tc>
        <w:tc>
          <w:tcPr>
            <w:tcW w:w="5914" w:type="dxa"/>
            <w:gridSpan w:val="2"/>
          </w:tcPr>
          <w:p w14:paraId="2334FE2B" w14:textId="16215C93" w:rsidR="00752E58" w:rsidRPr="005A6220" w:rsidRDefault="00752E58" w:rsidP="00F51BA4">
            <w:pPr>
              <w:numPr>
                <w:ilvl w:val="0"/>
                <w:numId w:val="10"/>
              </w:numPr>
              <w:pBdr>
                <w:top w:val="none" w:sz="0" w:space="0" w:color="000000"/>
                <w:left w:val="none" w:sz="0" w:space="0" w:color="000000"/>
                <w:bottom w:val="none" w:sz="0" w:space="0" w:color="000000"/>
                <w:right w:val="none" w:sz="0" w:space="0" w:color="000000"/>
                <w:between w:val="none" w:sz="0" w:space="0" w:color="000000"/>
              </w:pBdr>
              <w:spacing w:before="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5A6220">
              <w:rPr>
                <w:rFonts w:asciiTheme="minorHAnsi" w:eastAsia="helvetica neue" w:hAnsiTheme="minorHAnsi" w:cstheme="minorHAnsi"/>
                <w:color w:val="auto"/>
              </w:rPr>
              <w:t>Zugang zu Computern mit installierte</w:t>
            </w:r>
            <w:r w:rsidR="00AC0AE1">
              <w:rPr>
                <w:rFonts w:asciiTheme="minorHAnsi" w:eastAsia="helvetica neue" w:hAnsiTheme="minorHAnsi" w:cstheme="minorHAnsi"/>
                <w:color w:val="auto"/>
              </w:rPr>
              <w:t>r Software</w:t>
            </w:r>
            <w:r w:rsidRPr="005A6220">
              <w:rPr>
                <w:rFonts w:asciiTheme="minorHAnsi" w:eastAsia="helvetica neue" w:hAnsiTheme="minorHAnsi" w:cstheme="minorHAnsi"/>
                <w:color w:val="auto"/>
              </w:rPr>
              <w:t xml:space="preserve"> Orange3 (kann ohne Administratorrechte installiert werden)</w:t>
            </w:r>
          </w:p>
        </w:tc>
      </w:tr>
    </w:tbl>
    <w:p w14:paraId="2799AE14" w14:textId="77777777" w:rsidR="002E3FA3" w:rsidRDefault="002E3FA3" w:rsidP="002E3FA3">
      <w:bookmarkStart w:id="21" w:name="_Toc83890414"/>
      <w:bookmarkStart w:id="22" w:name="_Toc83890656"/>
      <w:bookmarkStart w:id="23" w:name="_Toc90635432"/>
    </w:p>
    <w:p w14:paraId="26EF2A17" w14:textId="77777777" w:rsidR="002E3FA3" w:rsidRDefault="002E3FA3">
      <w:pPr>
        <w:spacing w:line="259" w:lineRule="auto"/>
        <w:rPr>
          <w:rFonts w:asciiTheme="minorHAnsi" w:hAnsiTheme="minorHAnsi" w:cstheme="minorHAnsi"/>
          <w:b/>
          <w:color w:val="000000" w:themeColor="text1"/>
          <w:sz w:val="28"/>
          <w:szCs w:val="36"/>
        </w:rPr>
      </w:pPr>
      <w:r>
        <w:rPr>
          <w:rFonts w:asciiTheme="minorHAnsi" w:hAnsiTheme="minorHAnsi" w:cstheme="minorHAnsi"/>
          <w:bCs w:val="0"/>
        </w:rPr>
        <w:br w:type="page"/>
      </w:r>
    </w:p>
    <w:p w14:paraId="11A10D5B" w14:textId="4DB80045" w:rsidR="00752E58" w:rsidRPr="005A6220" w:rsidRDefault="00752E58" w:rsidP="00ED638B">
      <w:pPr>
        <w:pStyle w:val="berschrift1"/>
        <w:numPr>
          <w:ilvl w:val="0"/>
          <w:numId w:val="11"/>
        </w:numPr>
        <w:ind w:left="426" w:hanging="426"/>
        <w:rPr>
          <w:rFonts w:asciiTheme="minorHAnsi" w:hAnsiTheme="minorHAnsi" w:cstheme="minorHAnsi"/>
          <w:bCs/>
        </w:rPr>
      </w:pPr>
      <w:r w:rsidRPr="005A6220">
        <w:rPr>
          <w:rFonts w:asciiTheme="minorHAnsi" w:hAnsiTheme="minorHAnsi" w:cstheme="minorHAnsi"/>
          <w:bCs/>
        </w:rPr>
        <w:lastRenderedPageBreak/>
        <w:t>Warum gibt es das Modul?</w:t>
      </w:r>
      <w:bookmarkEnd w:id="21"/>
      <w:bookmarkEnd w:id="22"/>
      <w:bookmarkEnd w:id="23"/>
    </w:p>
    <w:p w14:paraId="6A8A1F6B"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Viele Anwendungen aus unserem Alltag basieren auf dem maschinellen Lernen, wie etwa Film- oder Musik-Streaming-Dienste. Diese Dienste sammeln Daten der Nutzerinnen und Nutzer, um ihre Vorlieben kennenzulernen, sie zu kategorisieren und um daraus passende Empfehlungen abzuleiten. Die Programme lernen durch die vielen Nutzerdaten, welche Inhalte sie welchen Nutzern vorschlagen können. Auch in anderen Bereichen, wie etwa im Gesundheitssektor zur besseren Erkennung von Krankheiten, wird das maschinelle Lernen eingesetzt. Zentral für maschinelles Lernen ist die Nutzung und Verwertung großer Mengen von Daten. Mit Hilfe von Beispieldaten lernt die Maschine und wird dann mit der Zeit und dem Zugriff auf noch mehr Daten, immer besser in ihren Berechnungen.</w:t>
      </w:r>
    </w:p>
    <w:p w14:paraId="4FE43106"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In diesem Modul wird der Fokus auf genau diese Daten gelegt, um das Phänomen des maschinellen Lernens zu erläutern. Diese Herangehensweise ermöglicht es auch Lernern ohne Programmiererfahrung, KI-Methoden zu verstehen und anzuwenden und die Hintergründe aktueller Fragestellungen gesellschaftlicher Tragweite selbst zu entdecken. Die Schülerinnen und Schüler haben darüber hinaus die Möglichkeit, realistische Szenarien aus dem Alltag zu diskutieren und einen Eindruck davon zu gewinnen, wie KI ihren eigenen Berufsweg beeinflussen kann. Durch das Verstehen der Funktionsweise, erhalten die Kinder und Jugendlichen einen kritischen Blick auf solche Systeme. Sie können ihr Verhalten und Nutzungsgewohnheiten reflektieren und werden in die Lage versetzt, selbstbestimmte Entscheidungen zu treffen, die nicht allein durch Maschinen gelenkt werden.</w:t>
      </w:r>
    </w:p>
    <w:p w14:paraId="00399544"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Durch den Fokus auf Daten ergeben sich im Rahmen dieses Moduls unterschiedliche Einsatz- bzw. Anknüpfungsmöglichkeiten für eine Vielzahl von Fächern, etwa in den Naturwissenschaften oder im Wirtschaftsunterricht.</w:t>
      </w:r>
    </w:p>
    <w:p w14:paraId="3C1FFC43" w14:textId="77777777" w:rsidR="00752E58" w:rsidRPr="005A6220" w:rsidRDefault="00752E58" w:rsidP="00ED638B">
      <w:pPr>
        <w:pStyle w:val="berschrift1"/>
        <w:numPr>
          <w:ilvl w:val="0"/>
          <w:numId w:val="11"/>
        </w:numPr>
        <w:ind w:left="426" w:hanging="426"/>
        <w:rPr>
          <w:rFonts w:asciiTheme="minorHAnsi" w:hAnsiTheme="minorHAnsi" w:cstheme="minorHAnsi"/>
          <w:bCs/>
        </w:rPr>
      </w:pPr>
      <w:bookmarkStart w:id="24" w:name="_Toc83890415"/>
      <w:bookmarkStart w:id="25" w:name="_Toc83890657"/>
      <w:bookmarkStart w:id="26" w:name="_Toc90635433"/>
      <w:r w:rsidRPr="005A6220">
        <w:rPr>
          <w:rFonts w:asciiTheme="minorHAnsi" w:hAnsiTheme="minorHAnsi" w:cstheme="minorHAnsi"/>
          <w:bCs/>
        </w:rPr>
        <w:t>Ziele des Moduls</w:t>
      </w:r>
      <w:bookmarkEnd w:id="24"/>
      <w:bookmarkEnd w:id="25"/>
      <w:bookmarkEnd w:id="26"/>
    </w:p>
    <w:p w14:paraId="321D76C6" w14:textId="77777777" w:rsidR="00752E58" w:rsidRPr="005A6220" w:rsidRDefault="00752E58" w:rsidP="00752E58">
      <w:pPr>
        <w:rPr>
          <w:rFonts w:asciiTheme="minorHAnsi" w:hAnsiTheme="minorHAnsi" w:cstheme="minorHAnsi"/>
        </w:rPr>
      </w:pPr>
      <w:commentRangeStart w:id="27"/>
      <w:r w:rsidRPr="005A6220">
        <w:rPr>
          <w:rFonts w:asciiTheme="minorHAnsi" w:hAnsiTheme="minorHAnsi" w:cstheme="minorHAnsi"/>
        </w:rPr>
        <w:t xml:space="preserve">Das Modul trägt auf vielfältige Weise zu den drei </w:t>
      </w:r>
      <w:proofErr w:type="spellStart"/>
      <w:r w:rsidRPr="005A6220">
        <w:rPr>
          <w:rFonts w:asciiTheme="minorHAnsi" w:hAnsiTheme="minorHAnsi" w:cstheme="minorHAnsi"/>
        </w:rPr>
        <w:t>Dagstuhl</w:t>
      </w:r>
      <w:proofErr w:type="spellEnd"/>
      <w:r w:rsidRPr="005A6220">
        <w:rPr>
          <w:rFonts w:asciiTheme="minorHAnsi" w:hAnsiTheme="minorHAnsi" w:cstheme="minorHAnsi"/>
        </w:rPr>
        <w:t>-Perspektiven bei:</w:t>
      </w:r>
    </w:p>
    <w:p w14:paraId="2F626964" w14:textId="77777777" w:rsidR="00752E58" w:rsidRPr="005A6220" w:rsidRDefault="00752E58" w:rsidP="00F51BA4">
      <w:pPr>
        <w:numPr>
          <w:ilvl w:val="0"/>
          <w:numId w:val="4"/>
        </w:numPr>
        <w:spacing w:before="120" w:after="0"/>
        <w:rPr>
          <w:rFonts w:asciiTheme="minorHAnsi" w:hAnsiTheme="minorHAnsi" w:cstheme="minorHAnsi"/>
        </w:rPr>
      </w:pPr>
      <w:r w:rsidRPr="005A6220">
        <w:rPr>
          <w:rFonts w:asciiTheme="minorHAnsi" w:hAnsiTheme="minorHAnsi" w:cstheme="minorHAnsi"/>
        </w:rPr>
        <w:t>Aus technologischer Perspektive lernen Schülerinnen und Schüler in diesem Modul typische Herangehensweisen für die Lösung von KI-Problemen mithilfe von maschinellem Lernen kennen.</w:t>
      </w:r>
    </w:p>
    <w:p w14:paraId="6D71E489" w14:textId="77777777" w:rsidR="00752E58" w:rsidRPr="005A6220" w:rsidRDefault="00752E58" w:rsidP="00F51BA4">
      <w:pPr>
        <w:numPr>
          <w:ilvl w:val="0"/>
          <w:numId w:val="4"/>
        </w:numPr>
        <w:spacing w:after="0"/>
        <w:rPr>
          <w:rFonts w:asciiTheme="minorHAnsi" w:hAnsiTheme="minorHAnsi" w:cstheme="minorHAnsi"/>
        </w:rPr>
      </w:pPr>
      <w:r w:rsidRPr="005A6220">
        <w:rPr>
          <w:rFonts w:asciiTheme="minorHAnsi" w:hAnsiTheme="minorHAnsi" w:cstheme="minorHAnsi"/>
        </w:rPr>
        <w:t>Aus anwendungsbezogener Perspektive erfahren die Schülerinnen und Schüler vielfältige Anwendungen von KI. Außerdem wird thematisiert, wie KI für die eigene berufliche Zukunft zur Auswertung von Daten (auch im Beruf) genutzt werden kann.</w:t>
      </w:r>
    </w:p>
    <w:p w14:paraId="45595959" w14:textId="133C4AAE" w:rsidR="00752E58" w:rsidRDefault="00752E58" w:rsidP="00F51BA4">
      <w:pPr>
        <w:numPr>
          <w:ilvl w:val="0"/>
          <w:numId w:val="4"/>
        </w:numPr>
        <w:spacing w:after="120"/>
        <w:rPr>
          <w:rFonts w:asciiTheme="minorHAnsi" w:hAnsiTheme="minorHAnsi" w:cstheme="minorHAnsi"/>
        </w:rPr>
      </w:pPr>
      <w:r w:rsidRPr="005A6220">
        <w:rPr>
          <w:rFonts w:asciiTheme="minorHAnsi" w:hAnsiTheme="minorHAnsi" w:cstheme="minorHAnsi"/>
        </w:rPr>
        <w:t>Aus gesellschaftlich-kultureller Perspektive werden Konsequenzen des Einsatzes von KI-Methoden diskutiert und unter ethischen und moralischen Gesichtspunkten bewertet.</w:t>
      </w:r>
      <w:commentRangeEnd w:id="27"/>
      <w:r w:rsidR="00C9294A">
        <w:rPr>
          <w:rStyle w:val="Kommentarzeichen"/>
        </w:rPr>
        <w:commentReference w:id="27"/>
      </w:r>
    </w:p>
    <w:p w14:paraId="0B09A432" w14:textId="0BECC15F" w:rsidR="00C442EC" w:rsidRDefault="00C442EC">
      <w:pPr>
        <w:spacing w:line="259" w:lineRule="auto"/>
        <w:rPr>
          <w:rFonts w:asciiTheme="minorHAnsi" w:hAnsiTheme="minorHAnsi" w:cstheme="minorHAnsi"/>
        </w:rPr>
      </w:pPr>
      <w:r>
        <w:rPr>
          <w:rFonts w:asciiTheme="minorHAnsi" w:hAnsiTheme="minorHAnsi" w:cstheme="minorHAnsi"/>
        </w:rPr>
        <w:br w:type="page"/>
      </w:r>
    </w:p>
    <w:p w14:paraId="0FC595A9" w14:textId="77777777" w:rsidR="00752E58" w:rsidRPr="005A6220" w:rsidRDefault="00752E58" w:rsidP="00ED638B">
      <w:pPr>
        <w:pStyle w:val="berschrift1"/>
        <w:numPr>
          <w:ilvl w:val="0"/>
          <w:numId w:val="11"/>
        </w:numPr>
        <w:ind w:left="426" w:hanging="426"/>
        <w:rPr>
          <w:rFonts w:asciiTheme="minorHAnsi" w:hAnsiTheme="minorHAnsi" w:cstheme="minorHAnsi"/>
          <w:bCs/>
        </w:rPr>
      </w:pPr>
      <w:bookmarkStart w:id="28" w:name="_Toc83890416"/>
      <w:bookmarkStart w:id="29" w:name="_Toc83890658"/>
      <w:bookmarkStart w:id="30" w:name="_Toc90635434"/>
      <w:r w:rsidRPr="005A6220">
        <w:rPr>
          <w:rFonts w:asciiTheme="minorHAnsi" w:hAnsiTheme="minorHAnsi" w:cstheme="minorHAnsi"/>
          <w:bCs/>
        </w:rPr>
        <w:lastRenderedPageBreak/>
        <w:t>Die Rolle der Unternehmensvertreterin/des Unternehmensvertreters</w:t>
      </w:r>
      <w:bookmarkEnd w:id="28"/>
      <w:bookmarkEnd w:id="29"/>
      <w:bookmarkEnd w:id="30"/>
    </w:p>
    <w:p w14:paraId="2A0B1E35" w14:textId="77777777" w:rsidR="00752E58" w:rsidRPr="005A6220" w:rsidRDefault="00752E58" w:rsidP="00752E58">
      <w:pPr>
        <w:rPr>
          <w:rFonts w:asciiTheme="minorHAnsi" w:hAnsiTheme="minorHAnsi" w:cstheme="minorHAnsi"/>
        </w:rPr>
      </w:pPr>
      <w:r w:rsidRPr="005A6220">
        <w:rPr>
          <w:rFonts w:asciiTheme="minorHAnsi" w:hAnsiTheme="minorHAnsi" w:cstheme="minorHAnsi"/>
        </w:rPr>
        <w:t>In diesem Modul hat die Unternehmensvertreterin bzw. der Unternehmensvertreter mehrere Möglichkeiten aktiv mitzuwirken. Hier einige Anregungen:</w:t>
      </w:r>
    </w:p>
    <w:p w14:paraId="0792985F" w14:textId="77777777" w:rsidR="00752E58" w:rsidRPr="005A6220" w:rsidRDefault="00752E58" w:rsidP="00F51BA4">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rPr>
        <w:t>Als Special Guest in der Schule über die Bedeutung von maschinellem Lernen in der Wirtschaft und insbesondere im eigenen Unternehmen berichten</w:t>
      </w:r>
    </w:p>
    <w:p w14:paraId="1DEC2212" w14:textId="77777777" w:rsidR="00752E58" w:rsidRPr="005A6220" w:rsidRDefault="00752E58" w:rsidP="00F51BA4">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rPr>
        <w:t>Schülerinnen und Schülern eine Exkursion in das eigene Unternehmen ermöglichen und zeigen, wie Künstliche Intelligenz in der Praxis eingesetzt wird</w:t>
      </w:r>
    </w:p>
    <w:p w14:paraId="06E3D0CD" w14:textId="26E0AF5A" w:rsidR="00752E58" w:rsidRPr="005A6220" w:rsidRDefault="00752E58" w:rsidP="00F51BA4">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rPr>
        <w:t>Fragen</w:t>
      </w:r>
      <w:r w:rsidR="00C442EC">
        <w:rPr>
          <w:rFonts w:asciiTheme="minorHAnsi" w:hAnsiTheme="minorHAnsi" w:cstheme="minorHAnsi"/>
        </w:rPr>
        <w:t xml:space="preserve"> </w:t>
      </w:r>
      <w:r w:rsidRPr="005A6220">
        <w:rPr>
          <w:rFonts w:asciiTheme="minorHAnsi" w:hAnsiTheme="minorHAnsi" w:cstheme="minorHAnsi"/>
        </w:rPr>
        <w:t>&amp;</w:t>
      </w:r>
      <w:r w:rsidR="00C442EC">
        <w:rPr>
          <w:rFonts w:asciiTheme="minorHAnsi" w:hAnsiTheme="minorHAnsi" w:cstheme="minorHAnsi"/>
        </w:rPr>
        <w:t xml:space="preserve"> </w:t>
      </w:r>
      <w:r w:rsidRPr="005A6220">
        <w:rPr>
          <w:rFonts w:asciiTheme="minorHAnsi" w:hAnsiTheme="minorHAnsi" w:cstheme="minorHAnsi"/>
        </w:rPr>
        <w:t>Antworten-Runden mit „KI-ExpertInnen“</w:t>
      </w:r>
      <w:r w:rsidR="00C442EC">
        <w:rPr>
          <w:rFonts w:asciiTheme="minorHAnsi" w:hAnsiTheme="minorHAnsi" w:cstheme="minorHAnsi"/>
        </w:rPr>
        <w:t xml:space="preserve"> oder </w:t>
      </w:r>
      <w:r w:rsidRPr="005A6220">
        <w:rPr>
          <w:rFonts w:asciiTheme="minorHAnsi" w:hAnsiTheme="minorHAnsi" w:cstheme="minorHAnsi"/>
        </w:rPr>
        <w:t xml:space="preserve">Data </w:t>
      </w:r>
      <w:proofErr w:type="spellStart"/>
      <w:r w:rsidRPr="005A6220">
        <w:rPr>
          <w:rFonts w:asciiTheme="minorHAnsi" w:hAnsiTheme="minorHAnsi" w:cstheme="minorHAnsi"/>
        </w:rPr>
        <w:t>Scientists</w:t>
      </w:r>
      <w:proofErr w:type="spellEnd"/>
      <w:r w:rsidRPr="005A6220">
        <w:rPr>
          <w:rFonts w:asciiTheme="minorHAnsi" w:hAnsiTheme="minorHAnsi" w:cstheme="minorHAnsi"/>
        </w:rPr>
        <w:t xml:space="preserve"> des eigenen Unternehmens organisieren, die berichten, warum sie sich für ein Studium im Bereich Informatik / Data Science entschieden haben</w:t>
      </w:r>
    </w:p>
    <w:p w14:paraId="6CCE0E27" w14:textId="29A8D102" w:rsidR="00752E58" w:rsidRPr="005A6220" w:rsidRDefault="00752E58" w:rsidP="00F51BA4">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rPr>
        <w:t xml:space="preserve">„Kreativworkshop“ </w:t>
      </w:r>
      <w:r w:rsidR="00C442EC">
        <w:rPr>
          <w:rFonts w:asciiTheme="minorHAnsi" w:hAnsiTheme="minorHAnsi" w:cstheme="minorHAnsi"/>
        </w:rPr>
        <w:t>oder</w:t>
      </w:r>
      <w:r w:rsidRPr="005A6220">
        <w:rPr>
          <w:rFonts w:asciiTheme="minorHAnsi" w:hAnsiTheme="minorHAnsi" w:cstheme="minorHAnsi"/>
        </w:rPr>
        <w:t xml:space="preserve"> „Wettbewerb“ ausrichten, wie das Gelernte im Alltag der Schülerinnen und Schüler eingesetzt werden könnte und nach bestimmten Bewertungskriterien (Kreativität, Umsetzbarkeit, Innovationsgrad…) die entwickelten bzw. eingereichten Ideen bewerten</w:t>
      </w:r>
    </w:p>
    <w:p w14:paraId="3801EB86" w14:textId="4D03FE82" w:rsidR="00752E58" w:rsidRPr="005A6220" w:rsidRDefault="00752E58" w:rsidP="00F51BA4">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color w:val="000000"/>
        </w:rPr>
        <w:t>Unterstützung von Jugend-forscht-Projekten im Bereich KI, die sich aus dem Unterricht ergeben</w:t>
      </w:r>
    </w:p>
    <w:p w14:paraId="05D16C22" w14:textId="2DEDC770" w:rsidR="001B2643" w:rsidRPr="001B2643" w:rsidRDefault="00752E58" w:rsidP="001B2643">
      <w:pPr>
        <w:pStyle w:val="berschrift1"/>
        <w:numPr>
          <w:ilvl w:val="0"/>
          <w:numId w:val="11"/>
        </w:numPr>
        <w:ind w:left="426" w:hanging="426"/>
        <w:rPr>
          <w:rFonts w:asciiTheme="minorHAnsi" w:hAnsiTheme="minorHAnsi" w:cstheme="minorHAnsi"/>
          <w:bCs/>
        </w:rPr>
      </w:pPr>
      <w:bookmarkStart w:id="31" w:name="_Toc83890417"/>
      <w:bookmarkStart w:id="32" w:name="_Toc83890659"/>
      <w:bookmarkStart w:id="33" w:name="_Toc90635435"/>
      <w:r w:rsidRPr="005A6220">
        <w:rPr>
          <w:rFonts w:asciiTheme="minorHAnsi" w:hAnsiTheme="minorHAnsi" w:cstheme="minorHAnsi"/>
          <w:bCs/>
        </w:rPr>
        <w:t>Inhalte des Moduls</w:t>
      </w:r>
      <w:bookmarkEnd w:id="31"/>
      <w:bookmarkEnd w:id="32"/>
      <w:bookmarkEnd w:id="33"/>
    </w:p>
    <w:p w14:paraId="2C93EED9" w14:textId="23956D88" w:rsidR="00C442EC" w:rsidRPr="00C442EC" w:rsidRDefault="00752E58" w:rsidP="00C442EC">
      <w:pPr>
        <w:jc w:val="both"/>
        <w:rPr>
          <w:rFonts w:asciiTheme="minorHAnsi" w:hAnsiTheme="minorHAnsi" w:cstheme="minorHAnsi"/>
        </w:rPr>
      </w:pPr>
      <w:r w:rsidRPr="005A6220">
        <w:rPr>
          <w:rFonts w:asciiTheme="minorHAnsi" w:hAnsiTheme="minorHAnsi" w:cstheme="minorHAnsi"/>
        </w:rPr>
        <w:t xml:space="preserve">Es lassen sich drei Arten unterscheiden, wie Maschinen „lernen“ können (siehe dafür das Basismodul KI-B3 </w:t>
      </w:r>
      <w:r w:rsidR="00C442EC">
        <w:rPr>
          <w:rFonts w:asciiTheme="minorHAnsi" w:hAnsiTheme="minorHAnsi" w:cstheme="minorHAnsi"/>
        </w:rPr>
        <w:t>„</w:t>
      </w:r>
      <w:r w:rsidRPr="005A6220">
        <w:rPr>
          <w:rFonts w:asciiTheme="minorHAnsi" w:hAnsiTheme="minorHAnsi" w:cstheme="minorHAnsi"/>
        </w:rPr>
        <w:t>Schlag den Roboter</w:t>
      </w:r>
      <w:r w:rsidR="00C442EC">
        <w:rPr>
          <w:rFonts w:asciiTheme="minorHAnsi" w:hAnsiTheme="minorHAnsi" w:cstheme="minorHAnsi"/>
        </w:rPr>
        <w:t>“</w:t>
      </w:r>
      <w:r w:rsidRPr="005A6220">
        <w:rPr>
          <w:rFonts w:asciiTheme="minorHAnsi" w:hAnsiTheme="minorHAnsi" w:cstheme="minorHAnsi"/>
        </w:rPr>
        <w:t>). In diesem Modul soll das überwachte Lernen vertieft werden. Hier werden dem Programm beschriftete Trainingsdaten zur Verfügung gestellt, auf deren Grundlage das Programm lernt, auch weiteren Daten eine Beschriftung zuzuordnen. Die wesentlichen Begriffe und Funktionen werden im Folgenden näher erläutert.</w:t>
      </w:r>
      <w:bookmarkStart w:id="34" w:name="_3znysh7"/>
      <w:bookmarkStart w:id="35" w:name="_Toc83890418"/>
      <w:bookmarkStart w:id="36" w:name="_Toc83890660"/>
      <w:bookmarkStart w:id="37" w:name="_Toc90635436"/>
      <w:bookmarkEnd w:id="34"/>
    </w:p>
    <w:p w14:paraId="4DB09DA4" w14:textId="5795E58B" w:rsidR="00752E58" w:rsidRPr="00C442EC" w:rsidRDefault="00752E58" w:rsidP="001B2643">
      <w:pPr>
        <w:pStyle w:val="berschrift2"/>
        <w:numPr>
          <w:ilvl w:val="1"/>
          <w:numId w:val="3"/>
        </w:numPr>
      </w:pPr>
      <w:r w:rsidRPr="00C442EC">
        <w:t>Klassifikation</w:t>
      </w:r>
      <w:bookmarkEnd w:id="35"/>
      <w:bookmarkEnd w:id="36"/>
      <w:bookmarkEnd w:id="37"/>
    </w:p>
    <w:p w14:paraId="0B9C7B71"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Ein häufiger Einsatzzweck von überwachten Lernverfahren sind sogenannte Klassifikationsprobleme. Bei Klassifikationsproblemen lernt das Programm neuen Daten eine Kategorie zuzuordnen. Je nach Anwendungsbereich können dann beispielsweise medizinische Bilder in die Klassen „Tumor“ oder „kein Tumor“ sortiert werden oder bei der Bewertung der Bonität eines Bankkunden in die Klassen „kreditwürdig“ bzw. „nicht kreditwürdig“. Die Funktionsweise solcher Verfahren wird in diesem Modul anhand eines „Äffchen-Spiels“ verdeutlicht, wobei Äffchen aufgrund ihres Aussehens als „beißt“ oder „beißt nicht“ klassifiziert werden. In diesen Beispielen existieren jeweils nur zwei Klassen. In anderen Anwendungsfällen, z.B. bei der Erkennung des Inhalts auf Bildern können viele weitere Klassen zur Anwendung kommen, z.B. Hund, Katze, Maus, Straßenschild, Tisch, … </w:t>
      </w:r>
    </w:p>
    <w:p w14:paraId="0D384FE2" w14:textId="393F12A0" w:rsidR="00752E58" w:rsidRDefault="00752E58" w:rsidP="00752E58">
      <w:pPr>
        <w:jc w:val="both"/>
        <w:rPr>
          <w:rFonts w:asciiTheme="minorHAnsi" w:hAnsiTheme="minorHAnsi" w:cstheme="minorHAnsi"/>
        </w:rPr>
      </w:pPr>
      <w:r w:rsidRPr="005A6220">
        <w:rPr>
          <w:rFonts w:asciiTheme="minorHAnsi" w:hAnsiTheme="minorHAnsi" w:cstheme="minorHAnsi"/>
        </w:rPr>
        <w:t xml:space="preserve">Überwachte Lernverfahren erhalten eine Reihe von Trainingsdaten mit entsprechenden Beschriftungen. Sie lernen in der sogenannten Trainingsphase selbständig eine Verbindung zwischen Trainingsdaten und Beschriftung, ein sogenanntes „Modell“. In unserem Beispiel ist dieses Modell ein Entscheidungsbaum. Dieses Modell, wie z.B. der Entscheidungsbaum, kann dann auf beliebige Eingabedaten angewendet werden und die Klassen für Daten vorhersagen. </w:t>
      </w:r>
    </w:p>
    <w:p w14:paraId="43BA6349" w14:textId="77777777" w:rsidR="00D878BD" w:rsidRPr="005A6220" w:rsidRDefault="00D878BD" w:rsidP="00752E58">
      <w:pPr>
        <w:jc w:val="both"/>
        <w:rPr>
          <w:rFonts w:asciiTheme="minorHAnsi" w:hAnsiTheme="minorHAnsi" w:cstheme="minorHAnsi"/>
        </w:rPr>
      </w:pPr>
    </w:p>
    <w:p w14:paraId="445D3C8F" w14:textId="77777777" w:rsidR="00752E58" w:rsidRPr="005A6220" w:rsidRDefault="00752E58" w:rsidP="00752E58">
      <w:pPr>
        <w:jc w:val="both"/>
        <w:rPr>
          <w:rFonts w:asciiTheme="minorHAnsi" w:hAnsiTheme="minorHAnsi" w:cstheme="minorHAnsi"/>
          <w:b/>
        </w:rPr>
      </w:pPr>
      <w:r w:rsidRPr="005A6220">
        <w:rPr>
          <w:rFonts w:asciiTheme="minorHAnsi" w:hAnsiTheme="minorHAnsi" w:cstheme="minorHAnsi"/>
          <w:b/>
        </w:rPr>
        <w:lastRenderedPageBreak/>
        <w:t>Klassifikation mittels Entscheidungsbaum</w:t>
      </w:r>
    </w:p>
    <w:p w14:paraId="47E92146" w14:textId="0E64E8F3" w:rsidR="00752E58" w:rsidRPr="005A6220" w:rsidRDefault="00752E58" w:rsidP="00752E58">
      <w:pPr>
        <w:jc w:val="both"/>
        <w:rPr>
          <w:rFonts w:asciiTheme="minorHAnsi" w:hAnsiTheme="minorHAnsi" w:cstheme="minorHAnsi"/>
        </w:rPr>
      </w:pPr>
      <w:r w:rsidRPr="005A6220">
        <w:rPr>
          <w:rFonts w:asciiTheme="minorHAnsi" w:hAnsiTheme="minorHAnsi" w:cstheme="minorHAnsi"/>
        </w:rPr>
        <w:t>Ein häufig genutztes überwachtes Lernverfahren zur Klassifikation stellt das sogenannte Lernen von Entscheidungsbäumen (</w:t>
      </w:r>
      <w:proofErr w:type="spellStart"/>
      <w:r w:rsidRPr="005A6220">
        <w:rPr>
          <w:rFonts w:asciiTheme="minorHAnsi" w:hAnsiTheme="minorHAnsi" w:cstheme="minorHAnsi"/>
        </w:rPr>
        <w:t>Decision</w:t>
      </w:r>
      <w:proofErr w:type="spellEnd"/>
      <w:r w:rsidRPr="005A6220">
        <w:rPr>
          <w:rFonts w:asciiTheme="minorHAnsi" w:hAnsiTheme="minorHAnsi" w:cstheme="minorHAnsi"/>
        </w:rPr>
        <w:t xml:space="preserve"> </w:t>
      </w:r>
      <w:proofErr w:type="spellStart"/>
      <w:r w:rsidRPr="005A6220">
        <w:rPr>
          <w:rFonts w:asciiTheme="minorHAnsi" w:hAnsiTheme="minorHAnsi" w:cstheme="minorHAnsi"/>
        </w:rPr>
        <w:t>tree</w:t>
      </w:r>
      <w:proofErr w:type="spellEnd"/>
      <w:r w:rsidRPr="005A6220">
        <w:rPr>
          <w:rFonts w:asciiTheme="minorHAnsi" w:hAnsiTheme="minorHAnsi" w:cstheme="minorHAnsi"/>
        </w:rPr>
        <w:t xml:space="preserve"> </w:t>
      </w:r>
      <w:proofErr w:type="spellStart"/>
      <w:r w:rsidRPr="005A6220">
        <w:rPr>
          <w:rFonts w:asciiTheme="minorHAnsi" w:hAnsiTheme="minorHAnsi" w:cstheme="minorHAnsi"/>
        </w:rPr>
        <w:t>learning</w:t>
      </w:r>
      <w:proofErr w:type="spellEnd"/>
      <w:r w:rsidRPr="005A6220">
        <w:rPr>
          <w:rFonts w:asciiTheme="minorHAnsi" w:hAnsiTheme="minorHAnsi" w:cstheme="minorHAnsi"/>
        </w:rPr>
        <w:t xml:space="preserve">) dar. Mit dem Begriff </w:t>
      </w:r>
      <w:r w:rsidR="00AE294B">
        <w:rPr>
          <w:rFonts w:asciiTheme="minorHAnsi" w:hAnsiTheme="minorHAnsi" w:cstheme="minorHAnsi"/>
        </w:rPr>
        <w:t>„</w:t>
      </w:r>
      <w:r w:rsidRPr="005A6220">
        <w:rPr>
          <w:rFonts w:asciiTheme="minorHAnsi" w:hAnsiTheme="minorHAnsi" w:cstheme="minorHAnsi"/>
        </w:rPr>
        <w:t>Baum</w:t>
      </w:r>
      <w:r w:rsidR="00AE294B">
        <w:rPr>
          <w:rFonts w:asciiTheme="minorHAnsi" w:hAnsiTheme="minorHAnsi" w:cstheme="minorHAnsi"/>
        </w:rPr>
        <w:t>“</w:t>
      </w:r>
      <w:r w:rsidRPr="005A6220">
        <w:rPr>
          <w:rFonts w:asciiTheme="minorHAnsi" w:hAnsiTheme="minorHAnsi" w:cstheme="minorHAnsi"/>
        </w:rPr>
        <w:t xml:space="preserve"> wird eine Datenstruktur aus der Informatik bezeichnet, mit der sich hierarchische Strukturen abbilden lassen. In einem sog. Entscheidungsbaum sind Entscheidungsregeln dargestellt.</w:t>
      </w:r>
    </w:p>
    <w:p w14:paraId="55AE66C6" w14:textId="77777777" w:rsidR="00752E58" w:rsidRPr="005A6220" w:rsidRDefault="00752E58" w:rsidP="00752E58">
      <w:pPr>
        <w:jc w:val="center"/>
        <w:rPr>
          <w:rFonts w:asciiTheme="minorHAnsi" w:hAnsiTheme="minorHAnsi" w:cstheme="minorHAnsi"/>
        </w:rPr>
      </w:pPr>
      <w:r w:rsidRPr="005A6220">
        <w:rPr>
          <w:rFonts w:asciiTheme="minorHAnsi" w:hAnsiTheme="minorHAnsi" w:cstheme="minorHAnsi"/>
          <w:noProof/>
        </w:rPr>
        <w:drawing>
          <wp:inline distT="0" distB="0" distL="0" distR="0" wp14:anchorId="45059032" wp14:editId="166AAAA9">
            <wp:extent cx="5376672" cy="2795942"/>
            <wp:effectExtent l="0" t="0" r="0" b="4445"/>
            <wp:docPr id="9"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4"/>
                    <a:stretch/>
                  </pic:blipFill>
                  <pic:spPr bwMode="auto">
                    <a:xfrm>
                      <a:off x="0" y="0"/>
                      <a:ext cx="5394307" cy="2805113"/>
                    </a:xfrm>
                    <a:prstGeom prst="rect">
                      <a:avLst/>
                    </a:prstGeom>
                  </pic:spPr>
                </pic:pic>
              </a:graphicData>
            </a:graphic>
          </wp:inline>
        </w:drawing>
      </w:r>
      <w:r w:rsidRPr="005A6220">
        <w:rPr>
          <w:rFonts w:asciiTheme="minorHAnsi" w:hAnsiTheme="minorHAnsi" w:cstheme="minorHAnsi"/>
        </w:rPr>
        <w:t xml:space="preserve"> </w:t>
      </w:r>
    </w:p>
    <w:p w14:paraId="1EA9ACCC"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Ein </w:t>
      </w:r>
      <w:r w:rsidRPr="005A6220">
        <w:rPr>
          <w:rFonts w:asciiTheme="minorHAnsi" w:hAnsiTheme="minorHAnsi" w:cstheme="minorHAnsi"/>
          <w:b/>
        </w:rPr>
        <w:t>Knoten</w:t>
      </w:r>
      <w:r w:rsidRPr="005A6220">
        <w:rPr>
          <w:rFonts w:asciiTheme="minorHAnsi" w:hAnsiTheme="minorHAnsi" w:cstheme="minorHAnsi"/>
        </w:rPr>
        <w:t xml:space="preserve"> (eine Abzweigung im Baum) repräsentiert eine zu treffende Entscheidung. Jeder Knoten kann je nach möglichen Entscheidungen mehrere Kinder (d.h. untergeordnete Knoten) haben. Der oberste Knoten wird als </w:t>
      </w:r>
      <w:r w:rsidRPr="005A6220">
        <w:rPr>
          <w:rFonts w:asciiTheme="minorHAnsi" w:hAnsiTheme="minorHAnsi" w:cstheme="minorHAnsi"/>
          <w:b/>
        </w:rPr>
        <w:t xml:space="preserve">Wurzel </w:t>
      </w:r>
      <w:r w:rsidRPr="005A6220">
        <w:rPr>
          <w:rFonts w:asciiTheme="minorHAnsi" w:hAnsiTheme="minorHAnsi" w:cstheme="minorHAnsi"/>
        </w:rPr>
        <w:t xml:space="preserve">bezeichnet. Hat ein Knoten keine Kinder, so sprechen wir von einem </w:t>
      </w:r>
      <w:r w:rsidRPr="005A6220">
        <w:rPr>
          <w:rFonts w:asciiTheme="minorHAnsi" w:hAnsiTheme="minorHAnsi" w:cstheme="minorHAnsi"/>
          <w:b/>
        </w:rPr>
        <w:t>Blatt</w:t>
      </w:r>
      <w:r w:rsidRPr="005A6220">
        <w:rPr>
          <w:rFonts w:asciiTheme="minorHAnsi" w:hAnsiTheme="minorHAnsi" w:cstheme="minorHAnsi"/>
        </w:rPr>
        <w:t>. In der Regel ergibt sich aus dem Blatt, an dem ein Datensatz nach Durchlaufen des Baumes endet, welcher Klasse er angehört. Mit Hilfe des Entscheidungsbaums können also Daten klassifiziert werden. Wenn bspw. ein Äffchen durch einen zugehörigen Entscheidungsbaum verarbeitet wird, entscheidet der letzte Knoten, nachdem alle Entscheidungsregeln ausgewertet wurden, über die Klasse, also entweder beißt, oder beißt nicht.</w:t>
      </w:r>
    </w:p>
    <w:p w14:paraId="6E56D30A" w14:textId="77777777" w:rsidR="00752E58" w:rsidRPr="005A6220" w:rsidDel="00A65CC1" w:rsidRDefault="00752E58" w:rsidP="00752E58">
      <w:pPr>
        <w:jc w:val="both"/>
        <w:rPr>
          <w:rFonts w:asciiTheme="minorHAnsi" w:hAnsiTheme="minorHAnsi" w:cstheme="minorHAnsi"/>
        </w:rPr>
      </w:pPr>
      <w:r w:rsidRPr="005A6220" w:rsidDel="00A65CC1">
        <w:rPr>
          <w:rFonts w:asciiTheme="minorHAnsi" w:hAnsiTheme="minorHAnsi" w:cstheme="minorHAnsi"/>
        </w:rPr>
        <w:t>Beim Lernen von Entscheidungsbäumen werden in der Trainingsphase alle Trainingsdaten beginnend bei der Wurzel sukzessive mithilfe von Entscheidungsregeln aufgeteilt. Dabei wird stets die Regel gewählt, die am meisten Information über die zu vergebende Beschriftung liefert</w:t>
      </w:r>
      <w:r w:rsidRPr="005A6220" w:rsidDel="00A65CC1">
        <w:rPr>
          <w:rFonts w:asciiTheme="minorHAnsi" w:hAnsiTheme="minorHAnsi" w:cstheme="minorHAnsi"/>
          <w:vertAlign w:val="superscript"/>
        </w:rPr>
        <w:footnoteReference w:id="1"/>
      </w:r>
      <w:r w:rsidRPr="005A6220" w:rsidDel="00A65CC1">
        <w:rPr>
          <w:rFonts w:asciiTheme="minorHAnsi" w:hAnsiTheme="minorHAnsi" w:cstheme="minorHAnsi"/>
        </w:rPr>
        <w:t xml:space="preserve">. </w:t>
      </w:r>
    </w:p>
    <w:p w14:paraId="13EB2B09" w14:textId="77777777" w:rsidR="00752E58" w:rsidRPr="005A6220" w:rsidRDefault="00752E58" w:rsidP="00752E58">
      <w:pPr>
        <w:jc w:val="both"/>
        <w:rPr>
          <w:rFonts w:asciiTheme="minorHAnsi" w:hAnsiTheme="minorHAnsi" w:cstheme="minorHAnsi"/>
        </w:rPr>
      </w:pPr>
    </w:p>
    <w:p w14:paraId="3FDEAA3F" w14:textId="77777777" w:rsidR="00752E58" w:rsidRPr="005A6220" w:rsidRDefault="00752E58" w:rsidP="00752E58">
      <w:pPr>
        <w:jc w:val="center"/>
        <w:rPr>
          <w:rFonts w:asciiTheme="minorHAnsi" w:hAnsiTheme="minorHAnsi" w:cstheme="minorHAnsi"/>
        </w:rPr>
      </w:pPr>
      <w:r w:rsidRPr="005A6220">
        <w:rPr>
          <w:rFonts w:asciiTheme="minorHAnsi" w:hAnsiTheme="minorHAnsi" w:cstheme="minorHAnsi"/>
          <w:noProof/>
        </w:rPr>
        <w:lastRenderedPageBreak/>
        <w:drawing>
          <wp:anchor distT="114300" distB="114300" distL="114300" distR="114300" simplePos="0" relativeHeight="251655168" behindDoc="0" locked="0" layoutInCell="1" allowOverlap="1" wp14:anchorId="316BB457" wp14:editId="1521DE61">
            <wp:simplePos x="0" y="0"/>
            <wp:positionH relativeFrom="column">
              <wp:posOffset>2814331</wp:posOffset>
            </wp:positionH>
            <wp:positionV relativeFrom="paragraph">
              <wp:posOffset>2910104</wp:posOffset>
            </wp:positionV>
            <wp:extent cx="3275965" cy="1955165"/>
            <wp:effectExtent l="0" t="0" r="635" b="6985"/>
            <wp:wrapSquare wrapText="bothSides"/>
            <wp:docPr id="11" name="image5.png"/>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5"/>
                    <a:stretch/>
                  </pic:blipFill>
                  <pic:spPr bwMode="auto">
                    <a:xfrm>
                      <a:off x="0" y="0"/>
                      <a:ext cx="3275965" cy="1955165"/>
                    </a:xfrm>
                    <a:prstGeom prst="rect">
                      <a:avLst/>
                    </a:prstGeom>
                    <a:ln/>
                  </pic:spPr>
                </pic:pic>
              </a:graphicData>
            </a:graphic>
            <wp14:sizeRelH relativeFrom="margin">
              <wp14:pctWidth>0</wp14:pctWidth>
            </wp14:sizeRelH>
            <wp14:sizeRelV relativeFrom="margin">
              <wp14:pctHeight>0</wp14:pctHeight>
            </wp14:sizeRelV>
          </wp:anchor>
        </w:drawing>
      </w:r>
      <w:r w:rsidRPr="005A6220">
        <w:rPr>
          <w:rFonts w:asciiTheme="minorHAnsi" w:hAnsiTheme="minorHAnsi" w:cstheme="minorHAnsi"/>
          <w:noProof/>
        </w:rPr>
        <w:drawing>
          <wp:inline distT="0" distB="0" distL="0" distR="0" wp14:anchorId="67D42749" wp14:editId="4F5CDF91">
            <wp:extent cx="4925556" cy="2780017"/>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7" name="image13.png"/>
                    <pic:cNvPicPr/>
                  </pic:nvPicPr>
                  <pic:blipFill>
                    <a:blip r:embed="rId16"/>
                    <a:stretch/>
                  </pic:blipFill>
                  <pic:spPr bwMode="auto">
                    <a:xfrm>
                      <a:off x="0" y="0"/>
                      <a:ext cx="4925556" cy="2780017"/>
                    </a:xfrm>
                    <a:prstGeom prst="rect">
                      <a:avLst/>
                    </a:prstGeom>
                    <a:ln/>
                  </pic:spPr>
                </pic:pic>
              </a:graphicData>
            </a:graphic>
          </wp:inline>
        </w:drawing>
      </w:r>
    </w:p>
    <w:p w14:paraId="5C3612A5"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noProof/>
        </w:rPr>
        <w:drawing>
          <wp:anchor distT="114300" distB="114300" distL="114300" distR="114300" simplePos="0" relativeHeight="251654144" behindDoc="0" locked="0" layoutInCell="1" allowOverlap="1" wp14:anchorId="3C8CAFCD" wp14:editId="38F99D96">
            <wp:simplePos x="0" y="0"/>
            <wp:positionH relativeFrom="column">
              <wp:posOffset>-165837</wp:posOffset>
            </wp:positionH>
            <wp:positionV relativeFrom="paragraph">
              <wp:posOffset>65329</wp:posOffset>
            </wp:positionV>
            <wp:extent cx="2909570" cy="1852295"/>
            <wp:effectExtent l="0" t="0" r="5080" b="0"/>
            <wp:wrapSquare wrapText="bothSides"/>
            <wp:docPr id="16" name="image17.png"/>
            <wp:cNvGraphicFramePr/>
            <a:graphic xmlns:a="http://schemas.openxmlformats.org/drawingml/2006/main">
              <a:graphicData uri="http://schemas.openxmlformats.org/drawingml/2006/picture">
                <pic:pic xmlns:pic="http://schemas.openxmlformats.org/drawingml/2006/picture">
                  <pic:nvPicPr>
                    <pic:cNvPr id="8" name="image17.png"/>
                    <pic:cNvPicPr/>
                  </pic:nvPicPr>
                  <pic:blipFill>
                    <a:blip r:embed="rId17"/>
                    <a:stretch/>
                  </pic:blipFill>
                  <pic:spPr bwMode="auto">
                    <a:xfrm>
                      <a:off x="0" y="0"/>
                      <a:ext cx="2909570" cy="1852295"/>
                    </a:xfrm>
                    <a:prstGeom prst="rect">
                      <a:avLst/>
                    </a:prstGeom>
                    <a:ln/>
                  </pic:spPr>
                </pic:pic>
              </a:graphicData>
            </a:graphic>
            <wp14:sizeRelH relativeFrom="margin">
              <wp14:pctWidth>0</wp14:pctWidth>
            </wp14:sizeRelH>
            <wp14:sizeRelV relativeFrom="margin">
              <wp14:pctHeight>0</wp14:pctHeight>
            </wp14:sizeRelV>
          </wp:anchor>
        </w:drawing>
      </w:r>
    </w:p>
    <w:p w14:paraId="21762307" w14:textId="783FA03F"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Im obigen Beispiel etwa liefert die Entscheidungsregel </w:t>
      </w:r>
      <w:r w:rsidR="00AE294B">
        <w:rPr>
          <w:rFonts w:asciiTheme="minorHAnsi" w:hAnsiTheme="minorHAnsi" w:cstheme="minorHAnsi"/>
        </w:rPr>
        <w:t>„</w:t>
      </w:r>
      <w:r w:rsidRPr="005A6220">
        <w:rPr>
          <w:rFonts w:asciiTheme="minorHAnsi" w:hAnsiTheme="minorHAnsi" w:cstheme="minorHAnsi"/>
        </w:rPr>
        <w:t>Lächeln?</w:t>
      </w:r>
      <w:r w:rsidR="00AE294B">
        <w:rPr>
          <w:rFonts w:asciiTheme="minorHAnsi" w:hAnsiTheme="minorHAnsi" w:cstheme="minorHAnsi"/>
        </w:rPr>
        <w:t>“</w:t>
      </w:r>
      <w:r w:rsidRPr="005A6220">
        <w:rPr>
          <w:rFonts w:asciiTheme="minorHAnsi" w:hAnsiTheme="minorHAnsi" w:cstheme="minorHAnsi"/>
        </w:rPr>
        <w:t xml:space="preserve"> deutlich mehr Information über die Beschriftung beißt bzw. beißt nicht als die Regel </w:t>
      </w:r>
      <w:r w:rsidR="00AE294B">
        <w:rPr>
          <w:rFonts w:asciiTheme="minorHAnsi" w:hAnsiTheme="minorHAnsi" w:cstheme="minorHAnsi"/>
        </w:rPr>
        <w:t>„</w:t>
      </w:r>
      <w:r w:rsidRPr="005A6220">
        <w:rPr>
          <w:rFonts w:asciiTheme="minorHAnsi" w:hAnsiTheme="minorHAnsi" w:cstheme="minorHAnsi"/>
        </w:rPr>
        <w:t>Zwinkern?</w:t>
      </w:r>
      <w:r w:rsidR="00AE294B">
        <w:rPr>
          <w:rFonts w:asciiTheme="minorHAnsi" w:hAnsiTheme="minorHAnsi" w:cstheme="minorHAnsi"/>
        </w:rPr>
        <w:t>“</w:t>
      </w:r>
      <w:r w:rsidRPr="005A6220">
        <w:rPr>
          <w:rFonts w:asciiTheme="minorHAnsi" w:hAnsiTheme="minorHAnsi" w:cstheme="minorHAnsi"/>
        </w:rPr>
        <w:t xml:space="preserve">. Entsprechend wählt das Lernverfahren selbstständig </w:t>
      </w:r>
      <w:r w:rsidR="00AE294B">
        <w:rPr>
          <w:rFonts w:asciiTheme="minorHAnsi" w:hAnsiTheme="minorHAnsi" w:cstheme="minorHAnsi"/>
        </w:rPr>
        <w:t>„</w:t>
      </w:r>
      <w:r w:rsidRPr="005A6220">
        <w:rPr>
          <w:rFonts w:asciiTheme="minorHAnsi" w:hAnsiTheme="minorHAnsi" w:cstheme="minorHAnsi"/>
        </w:rPr>
        <w:t>Lächeln?</w:t>
      </w:r>
      <w:r w:rsidR="00AE294B">
        <w:rPr>
          <w:rFonts w:asciiTheme="minorHAnsi" w:hAnsiTheme="minorHAnsi" w:cstheme="minorHAnsi"/>
        </w:rPr>
        <w:t>“</w:t>
      </w:r>
      <w:r w:rsidRPr="005A6220">
        <w:rPr>
          <w:rFonts w:asciiTheme="minorHAnsi" w:hAnsiTheme="minorHAnsi" w:cstheme="minorHAnsi"/>
        </w:rPr>
        <w:t xml:space="preserve"> als erste Entscheidungsregel aus. Dieses Vorgehen wird </w:t>
      </w:r>
      <w:r w:rsidR="00AE294B" w:rsidRPr="005A6220">
        <w:rPr>
          <w:rFonts w:asciiTheme="minorHAnsi" w:hAnsiTheme="minorHAnsi" w:cstheme="minorHAnsi"/>
        </w:rPr>
        <w:t>so lange</w:t>
      </w:r>
      <w:r w:rsidRPr="005A6220">
        <w:rPr>
          <w:rFonts w:asciiTheme="minorHAnsi" w:hAnsiTheme="minorHAnsi" w:cstheme="minorHAnsi"/>
        </w:rPr>
        <w:t xml:space="preserve"> wiederholt, bis entweder nur Äffchen mit der der gleichen Beschriftung übrig sind oder keine weiteren Merkmale zur Unterscheidung der Äffchen existieren. Der resultierende Baum für dieses Beispiel ist untenstehend abgebildet.</w:t>
      </w:r>
    </w:p>
    <w:p w14:paraId="4C2A8A46"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noProof/>
        </w:rPr>
        <w:drawing>
          <wp:inline distT="0" distB="0" distL="0" distR="0" wp14:anchorId="66F425C1" wp14:editId="5B1F4A26">
            <wp:extent cx="4668917" cy="2667953"/>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9" name="image7.png"/>
                    <pic:cNvPicPr/>
                  </pic:nvPicPr>
                  <pic:blipFill>
                    <a:blip r:embed="rId18"/>
                    <a:stretch/>
                  </pic:blipFill>
                  <pic:spPr bwMode="auto">
                    <a:xfrm>
                      <a:off x="0" y="0"/>
                      <a:ext cx="4668917" cy="2667953"/>
                    </a:xfrm>
                    <a:prstGeom prst="rect">
                      <a:avLst/>
                    </a:prstGeom>
                    <a:ln/>
                  </pic:spPr>
                </pic:pic>
              </a:graphicData>
            </a:graphic>
          </wp:inline>
        </w:drawing>
      </w:r>
    </w:p>
    <w:p w14:paraId="1775FEB4" w14:textId="7D98B0D7" w:rsidR="00752E58" w:rsidRPr="005A6220" w:rsidRDefault="00752E58" w:rsidP="00752E58">
      <w:pPr>
        <w:jc w:val="both"/>
        <w:rPr>
          <w:rFonts w:asciiTheme="minorHAnsi" w:hAnsiTheme="minorHAnsi" w:cstheme="minorHAnsi"/>
        </w:rPr>
      </w:pPr>
      <w:r w:rsidRPr="005A6220">
        <w:rPr>
          <w:rFonts w:asciiTheme="minorHAnsi" w:hAnsiTheme="minorHAnsi" w:cstheme="minorHAnsi"/>
        </w:rPr>
        <w:lastRenderedPageBreak/>
        <w:t xml:space="preserve">Gerade in realweltlichen Datensätzen und auch in diesem Beispiel, kann der Fall auftreten, dass sich die Daten in einem Knoten nicht weiter unterschieden lassen. Betrachten wir dazu folgendes weitere Beispiel: Die Äffchen, deren Mund nicht geöffnet und deren linkes Auge geöffnet ist, unterscheiden sich nur noch bezüglich ihrer Beschriftung (beißt/beißt nicht), nicht aber in ihren Merkmalen. </w:t>
      </w:r>
    </w:p>
    <w:p w14:paraId="24B8FAD0" w14:textId="77777777" w:rsidR="00752E58" w:rsidRPr="005A6220" w:rsidRDefault="00752E58" w:rsidP="00752E58">
      <w:pPr>
        <w:jc w:val="center"/>
        <w:rPr>
          <w:rFonts w:asciiTheme="minorHAnsi" w:hAnsiTheme="minorHAnsi" w:cstheme="minorHAnsi"/>
        </w:rPr>
      </w:pPr>
      <w:r w:rsidRPr="005A6220">
        <w:rPr>
          <w:rFonts w:asciiTheme="minorHAnsi" w:hAnsiTheme="minorHAnsi" w:cstheme="minorHAnsi"/>
          <w:noProof/>
        </w:rPr>
        <w:drawing>
          <wp:inline distT="0" distB="0" distL="0" distR="0" wp14:anchorId="5FE55A8C" wp14:editId="5A6C78A8">
            <wp:extent cx="2717963" cy="883755"/>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19"/>
                    <a:stretch/>
                  </pic:blipFill>
                  <pic:spPr bwMode="auto">
                    <a:xfrm>
                      <a:off x="0" y="0"/>
                      <a:ext cx="2717963" cy="883754"/>
                    </a:xfrm>
                    <a:prstGeom prst="rect">
                      <a:avLst/>
                    </a:prstGeom>
                    <a:ln/>
                  </pic:spPr>
                </pic:pic>
              </a:graphicData>
            </a:graphic>
          </wp:inline>
        </w:drawing>
      </w:r>
    </w:p>
    <w:p w14:paraId="677AB29C"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In diesem Falls entscheidet der Mehrheitsbeschluss: Im Beispiel ist die Mehrheit der Äffchen beißend, daher wird die Klasse “beißt” vergeben. In der Software Orange, dem </w:t>
      </w:r>
      <w:proofErr w:type="gramStart"/>
      <w:r w:rsidRPr="005A6220">
        <w:rPr>
          <w:rFonts w:asciiTheme="minorHAnsi" w:hAnsiTheme="minorHAnsi" w:cstheme="minorHAnsi"/>
        </w:rPr>
        <w:t>Werkzeug</w:t>
      </w:r>
      <w:proofErr w:type="gramEnd"/>
      <w:r w:rsidRPr="005A6220">
        <w:rPr>
          <w:rFonts w:asciiTheme="minorHAnsi" w:hAnsiTheme="minorHAnsi" w:cstheme="minorHAnsi"/>
        </w:rPr>
        <w:t xml:space="preserve"> das in diesem Modul genutzt wird, ist das wie folgt visualisiert: </w:t>
      </w:r>
    </w:p>
    <w:p w14:paraId="6922FB96"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noProof/>
        </w:rPr>
        <w:drawing>
          <wp:inline distT="0" distB="0" distL="0" distR="0" wp14:anchorId="44016993" wp14:editId="0E5DB19B">
            <wp:extent cx="5615630" cy="26289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20"/>
                    <a:stretch/>
                  </pic:blipFill>
                  <pic:spPr bwMode="auto">
                    <a:xfrm>
                      <a:off x="0" y="0"/>
                      <a:ext cx="5615629" cy="2628900"/>
                    </a:xfrm>
                    <a:prstGeom prst="rect">
                      <a:avLst/>
                    </a:prstGeom>
                    <a:ln/>
                  </pic:spPr>
                </pic:pic>
              </a:graphicData>
            </a:graphic>
          </wp:inline>
        </w:drawing>
      </w:r>
    </w:p>
    <w:p w14:paraId="7E1A9F6D" w14:textId="77777777" w:rsidR="00752E58" w:rsidRPr="005A6220" w:rsidRDefault="00752E58" w:rsidP="00752E58">
      <w:pPr>
        <w:jc w:val="center"/>
        <w:rPr>
          <w:rFonts w:asciiTheme="minorHAnsi" w:hAnsiTheme="minorHAnsi" w:cstheme="minorHAnsi"/>
          <w:b/>
        </w:rPr>
      </w:pPr>
      <w:r w:rsidRPr="005A6220">
        <w:rPr>
          <w:rFonts w:asciiTheme="minorHAnsi" w:hAnsiTheme="minorHAnsi" w:cstheme="minorHAnsi"/>
          <w:i/>
        </w:rPr>
        <w:t>(Binärer) Entscheidungsbaum in Orange3</w:t>
      </w:r>
    </w:p>
    <w:p w14:paraId="5E63150D" w14:textId="77777777" w:rsidR="00752E58" w:rsidRPr="005A6220" w:rsidRDefault="00752E58" w:rsidP="00752E58">
      <w:pPr>
        <w:jc w:val="both"/>
        <w:rPr>
          <w:rFonts w:asciiTheme="minorHAnsi" w:hAnsiTheme="minorHAnsi" w:cstheme="minorHAnsi"/>
          <w:b/>
        </w:rPr>
      </w:pPr>
      <w:r w:rsidRPr="005A6220">
        <w:rPr>
          <w:rFonts w:asciiTheme="minorHAnsi" w:hAnsiTheme="minorHAnsi" w:cstheme="minorHAnsi"/>
        </w:rPr>
        <w:t>Von einem sogenannten binären Entscheidungsbaum sprechen wir, wenn jeder Knoten genau zwei oder keine Kinder hat.</w:t>
      </w:r>
    </w:p>
    <w:p w14:paraId="1A2B88B0" w14:textId="77777777" w:rsidR="00752E58" w:rsidRPr="005A6220" w:rsidRDefault="00752E58" w:rsidP="00D878BD">
      <w:pPr>
        <w:pStyle w:val="berschrift2"/>
        <w:numPr>
          <w:ilvl w:val="1"/>
          <w:numId w:val="3"/>
        </w:numPr>
        <w:ind w:left="426" w:hanging="426"/>
        <w:rPr>
          <w:rFonts w:asciiTheme="minorHAnsi" w:hAnsiTheme="minorHAnsi" w:cstheme="minorHAnsi"/>
          <w:bCs/>
        </w:rPr>
      </w:pPr>
      <w:bookmarkStart w:id="38" w:name="_tyjcwt"/>
      <w:bookmarkStart w:id="39" w:name="_Toc83890419"/>
      <w:bookmarkStart w:id="40" w:name="_Toc83890661"/>
      <w:bookmarkStart w:id="41" w:name="_Toc90635437"/>
      <w:bookmarkEnd w:id="38"/>
      <w:r w:rsidRPr="005A6220">
        <w:rPr>
          <w:rFonts w:asciiTheme="minorHAnsi" w:hAnsiTheme="minorHAnsi" w:cstheme="minorHAnsi"/>
          <w:bCs/>
        </w:rPr>
        <w:t xml:space="preserve">Over- und </w:t>
      </w:r>
      <w:proofErr w:type="spellStart"/>
      <w:r w:rsidRPr="005A6220">
        <w:rPr>
          <w:rFonts w:asciiTheme="minorHAnsi" w:hAnsiTheme="minorHAnsi" w:cstheme="minorHAnsi"/>
          <w:bCs/>
        </w:rPr>
        <w:t>Underfitting</w:t>
      </w:r>
      <w:bookmarkEnd w:id="39"/>
      <w:bookmarkEnd w:id="40"/>
      <w:bookmarkEnd w:id="41"/>
      <w:proofErr w:type="spellEnd"/>
    </w:p>
    <w:p w14:paraId="1327902C" w14:textId="68E7857C" w:rsidR="00752E58" w:rsidRPr="005A6220" w:rsidRDefault="00752E58" w:rsidP="00752E58">
      <w:pPr>
        <w:rPr>
          <w:rFonts w:asciiTheme="minorHAnsi" w:hAnsiTheme="minorHAnsi" w:cstheme="minorHAnsi"/>
        </w:rPr>
      </w:pPr>
      <w:r w:rsidRPr="005A6220">
        <w:rPr>
          <w:rFonts w:asciiTheme="minorHAnsi" w:hAnsiTheme="minorHAnsi" w:cstheme="minorHAnsi"/>
        </w:rPr>
        <w:t>Ziel des Lernprozesses ist es, ein Modell zu erhalten, das für den Anwendungsfall gute Ergebnisse liefert. Dabei kann es allerdings auch zu Problemen kommen. Beispiel</w:t>
      </w:r>
      <w:r w:rsidR="001B43DB">
        <w:rPr>
          <w:rFonts w:asciiTheme="minorHAnsi" w:hAnsiTheme="minorHAnsi" w:cstheme="minorHAnsi"/>
        </w:rPr>
        <w:t>s</w:t>
      </w:r>
      <w:r w:rsidRPr="005A6220">
        <w:rPr>
          <w:rFonts w:asciiTheme="minorHAnsi" w:hAnsiTheme="minorHAnsi" w:cstheme="minorHAnsi"/>
        </w:rPr>
        <w:t>weise kann es passieren, dass sich ein Modell zu stark an die Trainingsdaten anpasst und infolgedessen kaum auf neue Daten generalisieren kann. Dies könnte man auch mit „Auswendiglernen“ vergleichen. Das Programm wurde mit Hilfe der vorgegebenen Daten so trainiert, dass es nur mit den vorhandenen Daten gut funktioniert. Der Algorithmus ist aber nicht mehr in der Lage mit neuen Eingaben umzugehen</w:t>
      </w:r>
      <w:r w:rsidR="001B43DB">
        <w:rPr>
          <w:rFonts w:asciiTheme="minorHAnsi" w:hAnsiTheme="minorHAnsi" w:cstheme="minorHAnsi"/>
        </w:rPr>
        <w:t>.</w:t>
      </w:r>
      <w:r w:rsidRPr="005A6220">
        <w:rPr>
          <w:rFonts w:asciiTheme="minorHAnsi" w:hAnsiTheme="minorHAnsi" w:cstheme="minorHAnsi"/>
        </w:rPr>
        <w:t xml:space="preserve"> Man spricht in diesem Fall von einer Überanpassung </w:t>
      </w:r>
      <w:r w:rsidR="001B43DB">
        <w:rPr>
          <w:rFonts w:asciiTheme="minorHAnsi" w:hAnsiTheme="minorHAnsi" w:cstheme="minorHAnsi"/>
        </w:rPr>
        <w:br/>
      </w:r>
      <w:r w:rsidRPr="005A6220">
        <w:rPr>
          <w:rFonts w:asciiTheme="minorHAnsi" w:hAnsiTheme="minorHAnsi" w:cstheme="minorHAnsi"/>
        </w:rPr>
        <w:t>(</w:t>
      </w:r>
      <w:proofErr w:type="spellStart"/>
      <w:r w:rsidRPr="005A6220">
        <w:rPr>
          <w:rFonts w:asciiTheme="minorHAnsi" w:hAnsiTheme="minorHAnsi" w:cstheme="minorHAnsi"/>
          <w:b/>
        </w:rPr>
        <w:t>Overfitting</w:t>
      </w:r>
      <w:proofErr w:type="spellEnd"/>
      <w:r w:rsidRPr="005A6220">
        <w:rPr>
          <w:rFonts w:asciiTheme="minorHAnsi" w:hAnsiTheme="minorHAnsi" w:cstheme="minorHAnsi"/>
        </w:rPr>
        <w:t>).</w:t>
      </w:r>
    </w:p>
    <w:p w14:paraId="6FD29F5B" w14:textId="77777777" w:rsidR="00752E58" w:rsidRPr="005A6220" w:rsidRDefault="00752E58" w:rsidP="00752E58">
      <w:pPr>
        <w:rPr>
          <w:rFonts w:asciiTheme="minorHAnsi" w:hAnsiTheme="minorHAnsi" w:cstheme="minorHAnsi"/>
        </w:rPr>
      </w:pPr>
      <w:r w:rsidRPr="005A6220">
        <w:rPr>
          <w:rFonts w:asciiTheme="minorHAnsi" w:hAnsiTheme="minorHAnsi" w:cstheme="minorHAnsi"/>
        </w:rPr>
        <w:t>Auf der anderen Seite kann es auch zu einer Unteranpassung (</w:t>
      </w:r>
      <w:proofErr w:type="spellStart"/>
      <w:r w:rsidRPr="005A6220">
        <w:rPr>
          <w:rFonts w:asciiTheme="minorHAnsi" w:hAnsiTheme="minorHAnsi" w:cstheme="minorHAnsi"/>
          <w:b/>
        </w:rPr>
        <w:t>Underfitting</w:t>
      </w:r>
      <w:proofErr w:type="spellEnd"/>
      <w:r w:rsidRPr="005A6220">
        <w:rPr>
          <w:rFonts w:asciiTheme="minorHAnsi" w:hAnsiTheme="minorHAnsi" w:cstheme="minorHAnsi"/>
        </w:rPr>
        <w:t xml:space="preserve">) kommen, wenn das Modell aus den Trainingsdaten nicht genug über die zugrunde liegende Struktur der Daten lernen kann und deshalb zu stark generalisiert, sodass keine zufriedenstellenden Ergebnisse auf neuen Daten erzielt werden können. Es können aus den vorhandenen Daten einfach keine </w:t>
      </w:r>
      <w:r w:rsidRPr="005A6220">
        <w:rPr>
          <w:rFonts w:asciiTheme="minorHAnsi" w:hAnsiTheme="minorHAnsi" w:cstheme="minorHAnsi"/>
        </w:rPr>
        <w:lastRenderedPageBreak/>
        <w:t>sinnvollen Schlüsse gezogen werden, um auf Grundlage dessen neue Daten zu kategorisieren.</w:t>
      </w:r>
    </w:p>
    <w:p w14:paraId="7E3848D0" w14:textId="77777777" w:rsidR="00752E58" w:rsidRPr="005A6220" w:rsidRDefault="00752E58" w:rsidP="00752E58">
      <w:pPr>
        <w:rPr>
          <w:rFonts w:asciiTheme="minorHAnsi" w:hAnsiTheme="minorHAnsi" w:cstheme="minorHAnsi"/>
        </w:rPr>
      </w:pPr>
      <w:r w:rsidRPr="005A6220">
        <w:rPr>
          <w:rFonts w:asciiTheme="minorHAnsi" w:hAnsiTheme="minorHAnsi" w:cstheme="minorHAnsi"/>
        </w:rPr>
        <w:t xml:space="preserve">Um ein solches Over- bzw. </w:t>
      </w:r>
      <w:proofErr w:type="spellStart"/>
      <w:r w:rsidRPr="005A6220">
        <w:rPr>
          <w:rFonts w:asciiTheme="minorHAnsi" w:hAnsiTheme="minorHAnsi" w:cstheme="minorHAnsi"/>
        </w:rPr>
        <w:t>Underfitting</w:t>
      </w:r>
      <w:proofErr w:type="spellEnd"/>
      <w:r w:rsidRPr="005A6220">
        <w:rPr>
          <w:rFonts w:asciiTheme="minorHAnsi" w:hAnsiTheme="minorHAnsi" w:cstheme="minorHAnsi"/>
        </w:rPr>
        <w:t xml:space="preserve"> vor dem Einsatz in der Praxis aufzudecken, wird das Modell zunächst getestet. </w:t>
      </w:r>
    </w:p>
    <w:p w14:paraId="504E3CFC" w14:textId="77777777" w:rsidR="00752E58" w:rsidRPr="005A6220" w:rsidRDefault="00752E58" w:rsidP="00752E58">
      <w:pPr>
        <w:rPr>
          <w:rFonts w:asciiTheme="minorHAnsi" w:hAnsiTheme="minorHAnsi" w:cstheme="minorHAnsi"/>
        </w:rPr>
      </w:pPr>
      <w:r w:rsidRPr="005A6220">
        <w:rPr>
          <w:rFonts w:asciiTheme="minorHAnsi" w:hAnsiTheme="minorHAnsi" w:cstheme="minorHAnsi"/>
          <w:noProof/>
        </w:rPr>
        <w:drawing>
          <wp:inline distT="0" distB="0" distL="0" distR="0" wp14:anchorId="69CB5593" wp14:editId="3B73425A">
            <wp:extent cx="5615630" cy="204470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12" name="image16.png"/>
                    <pic:cNvPicPr/>
                  </pic:nvPicPr>
                  <pic:blipFill>
                    <a:blip r:embed="rId21"/>
                    <a:stretch/>
                  </pic:blipFill>
                  <pic:spPr bwMode="auto">
                    <a:xfrm>
                      <a:off x="0" y="0"/>
                      <a:ext cx="5615630" cy="2044700"/>
                    </a:xfrm>
                    <a:prstGeom prst="rect">
                      <a:avLst/>
                    </a:prstGeom>
                    <a:ln/>
                  </pic:spPr>
                </pic:pic>
              </a:graphicData>
            </a:graphic>
          </wp:inline>
        </w:drawing>
      </w:r>
    </w:p>
    <w:p w14:paraId="64867F43" w14:textId="4624EBBC" w:rsidR="00752E58" w:rsidRPr="005A6220" w:rsidRDefault="00752E58" w:rsidP="00752E58">
      <w:pPr>
        <w:jc w:val="center"/>
        <w:rPr>
          <w:rFonts w:asciiTheme="minorHAnsi" w:hAnsiTheme="minorHAnsi" w:cstheme="minorHAnsi"/>
        </w:rPr>
      </w:pPr>
      <w:r w:rsidRPr="005A6220">
        <w:rPr>
          <w:rFonts w:asciiTheme="minorHAnsi" w:hAnsiTheme="minorHAnsi" w:cstheme="minorHAnsi"/>
          <w:i/>
        </w:rPr>
        <w:t xml:space="preserve">Abb.: Beispiel für </w:t>
      </w:r>
      <w:proofErr w:type="spellStart"/>
      <w:r w:rsidRPr="005A6220">
        <w:rPr>
          <w:rFonts w:asciiTheme="minorHAnsi" w:hAnsiTheme="minorHAnsi" w:cstheme="minorHAnsi"/>
          <w:i/>
        </w:rPr>
        <w:t>Overfitting</w:t>
      </w:r>
      <w:proofErr w:type="spellEnd"/>
      <w:r w:rsidRPr="005A6220">
        <w:rPr>
          <w:rFonts w:asciiTheme="minorHAnsi" w:hAnsiTheme="minorHAnsi" w:cstheme="minorHAnsi"/>
          <w:i/>
        </w:rPr>
        <w:t xml:space="preserve"> und </w:t>
      </w:r>
      <w:proofErr w:type="spellStart"/>
      <w:r w:rsidRPr="005A6220">
        <w:rPr>
          <w:rFonts w:asciiTheme="minorHAnsi" w:hAnsiTheme="minorHAnsi" w:cstheme="minorHAnsi"/>
          <w:i/>
        </w:rPr>
        <w:t>Underfitting</w:t>
      </w:r>
      <w:proofErr w:type="spellEnd"/>
      <w:r w:rsidRPr="005A6220">
        <w:rPr>
          <w:rFonts w:asciiTheme="minorHAnsi" w:hAnsiTheme="minorHAnsi" w:cstheme="minorHAnsi"/>
          <w:i/>
        </w:rPr>
        <w:t xml:space="preserve"> sowie dem </w:t>
      </w:r>
      <w:r w:rsidR="001B43DB">
        <w:rPr>
          <w:rFonts w:asciiTheme="minorHAnsi" w:hAnsiTheme="minorHAnsi" w:cstheme="minorHAnsi"/>
          <w:i/>
        </w:rPr>
        <w:t>„</w:t>
      </w:r>
      <w:r w:rsidRPr="005A6220">
        <w:rPr>
          <w:rFonts w:asciiTheme="minorHAnsi" w:hAnsiTheme="minorHAnsi" w:cstheme="minorHAnsi"/>
          <w:i/>
        </w:rPr>
        <w:t>optimalen Fit</w:t>
      </w:r>
      <w:r w:rsidR="001B43DB">
        <w:rPr>
          <w:rFonts w:asciiTheme="minorHAnsi" w:hAnsiTheme="minorHAnsi" w:cstheme="minorHAnsi"/>
          <w:i/>
        </w:rPr>
        <w:t>“</w:t>
      </w:r>
      <w:r w:rsidRPr="005A6220">
        <w:rPr>
          <w:rFonts w:asciiTheme="minorHAnsi" w:hAnsiTheme="minorHAnsi" w:cstheme="minorHAnsi"/>
          <w:i/>
        </w:rPr>
        <w:t xml:space="preserve"> bei einem einfachen Modell</w:t>
      </w:r>
    </w:p>
    <w:p w14:paraId="16CD26E0" w14:textId="77777777" w:rsidR="00752E58" w:rsidRPr="005A6220" w:rsidRDefault="00752E58" w:rsidP="00D878BD">
      <w:pPr>
        <w:pStyle w:val="berschrift2"/>
        <w:numPr>
          <w:ilvl w:val="1"/>
          <w:numId w:val="3"/>
        </w:numPr>
        <w:ind w:left="426" w:hanging="426"/>
        <w:rPr>
          <w:rFonts w:asciiTheme="minorHAnsi" w:hAnsiTheme="minorHAnsi" w:cstheme="minorHAnsi"/>
          <w:bCs/>
        </w:rPr>
      </w:pPr>
      <w:bookmarkStart w:id="42" w:name="_2et92p0"/>
      <w:bookmarkStart w:id="43" w:name="_Toc83890420"/>
      <w:bookmarkStart w:id="44" w:name="_Toc83890662"/>
      <w:bookmarkStart w:id="45" w:name="_Toc90635438"/>
      <w:bookmarkEnd w:id="42"/>
      <w:r w:rsidRPr="005A6220">
        <w:rPr>
          <w:rFonts w:asciiTheme="minorHAnsi" w:hAnsiTheme="minorHAnsi" w:cstheme="minorHAnsi"/>
          <w:bCs/>
        </w:rPr>
        <w:t>Bewertung der Güte eines Modells</w:t>
      </w:r>
      <w:bookmarkEnd w:id="43"/>
      <w:bookmarkEnd w:id="44"/>
      <w:bookmarkEnd w:id="45"/>
      <w:r w:rsidRPr="005A6220">
        <w:rPr>
          <w:rFonts w:asciiTheme="minorHAnsi" w:hAnsiTheme="minorHAnsi" w:cstheme="minorHAnsi"/>
          <w:bCs/>
        </w:rPr>
        <w:t xml:space="preserve"> </w:t>
      </w:r>
    </w:p>
    <w:p w14:paraId="57592AAD" w14:textId="376A57A2" w:rsidR="00752E58" w:rsidRPr="005A6220" w:rsidRDefault="00752E58" w:rsidP="00752E58">
      <w:pPr>
        <w:rPr>
          <w:rFonts w:asciiTheme="minorHAnsi" w:hAnsiTheme="minorHAnsi" w:cstheme="minorHAnsi"/>
        </w:rPr>
      </w:pPr>
      <w:r w:rsidRPr="005A6220">
        <w:rPr>
          <w:rFonts w:asciiTheme="minorHAnsi" w:hAnsiTheme="minorHAnsi" w:cstheme="minorHAnsi"/>
        </w:rPr>
        <w:t xml:space="preserve">Um ein Modell zu </w:t>
      </w:r>
      <w:proofErr w:type="gramStart"/>
      <w:r w:rsidRPr="005A6220">
        <w:rPr>
          <w:rFonts w:asciiTheme="minorHAnsi" w:hAnsiTheme="minorHAnsi" w:cstheme="minorHAnsi"/>
        </w:rPr>
        <w:t>testen</w:t>
      </w:r>
      <w:proofErr w:type="gramEnd"/>
      <w:r w:rsidRPr="005A6220">
        <w:rPr>
          <w:rFonts w:asciiTheme="minorHAnsi" w:hAnsiTheme="minorHAnsi" w:cstheme="minorHAnsi"/>
        </w:rPr>
        <w:t xml:space="preserve"> werden Testdaten verwendet. Auch für diese Testdaten (wie für die Trainingsdaten) ist die Beschriftung, also tatsächliche Klasse der Daten, bekannt. Bei unseren Äffchen wissen wir also, ob sie beißen oder nicht. Um zu bewerten, wie „gut“ das Modell die Testdaten klassifiziert, wird die Güte des Modells bestimmt. Dazu wird das Modell auf die Testdaten angewendet. Anschließend vergleiche wir die vom Modell vorhergesagten mit den eigentlichen Beschriftungen.</w:t>
      </w:r>
    </w:p>
    <w:p w14:paraId="12C71DBF" w14:textId="77777777" w:rsidR="00752E58" w:rsidRPr="005A6220" w:rsidRDefault="00752E58" w:rsidP="00752E58">
      <w:pPr>
        <w:jc w:val="both"/>
        <w:rPr>
          <w:rFonts w:asciiTheme="minorHAnsi" w:hAnsiTheme="minorHAnsi" w:cstheme="minorHAnsi"/>
        </w:rPr>
      </w:pPr>
    </w:p>
    <w:p w14:paraId="7BCCD544" w14:textId="0E0B839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Wenn bei einem Klassifikationsproblem nur zwei Klassen zu unterscheiden sind (wie </w:t>
      </w:r>
      <w:r w:rsidR="00BD2E65">
        <w:rPr>
          <w:rFonts w:asciiTheme="minorHAnsi" w:hAnsiTheme="minorHAnsi" w:cstheme="minorHAnsi"/>
        </w:rPr>
        <w:t>„</w:t>
      </w:r>
      <w:r w:rsidRPr="005A6220">
        <w:rPr>
          <w:rFonts w:asciiTheme="minorHAnsi" w:hAnsiTheme="minorHAnsi" w:cstheme="minorHAnsi"/>
        </w:rPr>
        <w:t>beißt</w:t>
      </w:r>
      <w:r w:rsidR="00BD2E65">
        <w:rPr>
          <w:rFonts w:asciiTheme="minorHAnsi" w:hAnsiTheme="minorHAnsi" w:cstheme="minorHAnsi"/>
        </w:rPr>
        <w:t>“</w:t>
      </w:r>
      <w:r w:rsidRPr="005A6220">
        <w:rPr>
          <w:rFonts w:asciiTheme="minorHAnsi" w:hAnsiTheme="minorHAnsi" w:cstheme="minorHAnsi"/>
        </w:rPr>
        <w:t xml:space="preserve"> und </w:t>
      </w:r>
      <w:r w:rsidR="00BD2E65">
        <w:rPr>
          <w:rFonts w:asciiTheme="minorHAnsi" w:hAnsiTheme="minorHAnsi" w:cstheme="minorHAnsi"/>
        </w:rPr>
        <w:t>„</w:t>
      </w:r>
      <w:r w:rsidRPr="005A6220">
        <w:rPr>
          <w:rFonts w:asciiTheme="minorHAnsi" w:hAnsiTheme="minorHAnsi" w:cstheme="minorHAnsi"/>
        </w:rPr>
        <w:t>beißt nicht</w:t>
      </w:r>
      <w:r w:rsidR="00BD2E65">
        <w:rPr>
          <w:rFonts w:asciiTheme="minorHAnsi" w:hAnsiTheme="minorHAnsi" w:cstheme="minorHAnsi"/>
        </w:rPr>
        <w:t>“</w:t>
      </w:r>
      <w:r w:rsidRPr="005A6220">
        <w:rPr>
          <w:rFonts w:asciiTheme="minorHAnsi" w:hAnsiTheme="minorHAnsi" w:cstheme="minorHAnsi"/>
        </w:rPr>
        <w:t xml:space="preserve">), bietet es sich an, die Ergebnisse dieses Vergleichs als Tabelle (sog. Konfusionsmatrix) darzustellen. </w:t>
      </w:r>
    </w:p>
    <w:p w14:paraId="7C1E8A56" w14:textId="77777777" w:rsidR="00752E58" w:rsidRPr="005A6220" w:rsidRDefault="00752E58" w:rsidP="00752E58">
      <w:pPr>
        <w:jc w:val="center"/>
        <w:rPr>
          <w:rFonts w:asciiTheme="minorHAnsi" w:hAnsiTheme="minorHAnsi" w:cstheme="minorHAnsi"/>
        </w:rPr>
      </w:pPr>
      <w:r w:rsidRPr="005A6220">
        <w:rPr>
          <w:rFonts w:asciiTheme="minorHAnsi" w:hAnsiTheme="minorHAnsi" w:cstheme="minorHAnsi"/>
          <w:noProof/>
        </w:rPr>
        <w:drawing>
          <wp:inline distT="0" distB="0" distL="0" distR="0" wp14:anchorId="401838F8" wp14:editId="4FC555A1">
            <wp:extent cx="3900488" cy="1969681"/>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13" name="image18.png"/>
                    <pic:cNvPicPr/>
                  </pic:nvPicPr>
                  <pic:blipFill>
                    <a:blip r:embed="rId22"/>
                    <a:stretch/>
                  </pic:blipFill>
                  <pic:spPr bwMode="auto">
                    <a:xfrm>
                      <a:off x="0" y="0"/>
                      <a:ext cx="3900488" cy="1969681"/>
                    </a:xfrm>
                    <a:prstGeom prst="rect">
                      <a:avLst/>
                    </a:prstGeom>
                    <a:ln/>
                  </pic:spPr>
                </pic:pic>
              </a:graphicData>
            </a:graphic>
          </wp:inline>
        </w:drawing>
      </w:r>
    </w:p>
    <w:p w14:paraId="3AADF02A" w14:textId="77777777" w:rsidR="00752E58" w:rsidRPr="005A6220" w:rsidRDefault="00752E58" w:rsidP="00752E58">
      <w:pPr>
        <w:jc w:val="center"/>
        <w:rPr>
          <w:rFonts w:asciiTheme="minorHAnsi" w:hAnsiTheme="minorHAnsi" w:cstheme="minorHAnsi"/>
          <w:i/>
        </w:rPr>
      </w:pPr>
      <w:r w:rsidRPr="005A6220">
        <w:rPr>
          <w:rFonts w:asciiTheme="minorHAnsi" w:hAnsiTheme="minorHAnsi" w:cstheme="minorHAnsi"/>
          <w:i/>
        </w:rPr>
        <w:t>Konfusionsmatrix: Vom Modell vorhergesagte Klassen (</w:t>
      </w:r>
      <w:proofErr w:type="spellStart"/>
      <w:r w:rsidRPr="005A6220">
        <w:rPr>
          <w:rFonts w:asciiTheme="minorHAnsi" w:hAnsiTheme="minorHAnsi" w:cstheme="minorHAnsi"/>
          <w:i/>
        </w:rPr>
        <w:t>Predicted</w:t>
      </w:r>
      <w:proofErr w:type="spellEnd"/>
      <w:r w:rsidRPr="005A6220">
        <w:rPr>
          <w:rFonts w:asciiTheme="minorHAnsi" w:hAnsiTheme="minorHAnsi" w:cstheme="minorHAnsi"/>
          <w:i/>
        </w:rPr>
        <w:t>) werden spaltenweise, die tatsächlichen Klassen (</w:t>
      </w:r>
      <w:proofErr w:type="spellStart"/>
      <w:r w:rsidRPr="005A6220">
        <w:rPr>
          <w:rFonts w:asciiTheme="minorHAnsi" w:hAnsiTheme="minorHAnsi" w:cstheme="minorHAnsi"/>
          <w:i/>
        </w:rPr>
        <w:t>Actual</w:t>
      </w:r>
      <w:proofErr w:type="spellEnd"/>
      <w:r w:rsidRPr="005A6220">
        <w:rPr>
          <w:rFonts w:asciiTheme="minorHAnsi" w:hAnsiTheme="minorHAnsi" w:cstheme="minorHAnsi"/>
          <w:i/>
        </w:rPr>
        <w:t xml:space="preserve">) zeilenweise eingetragen. </w:t>
      </w:r>
    </w:p>
    <w:p w14:paraId="3DE35CE4" w14:textId="77777777" w:rsidR="00752E58" w:rsidRPr="005A6220" w:rsidRDefault="00752E58" w:rsidP="00752E58">
      <w:pPr>
        <w:jc w:val="both"/>
        <w:rPr>
          <w:rFonts w:asciiTheme="minorHAnsi" w:hAnsiTheme="minorHAnsi" w:cstheme="minorHAnsi"/>
        </w:rPr>
      </w:pPr>
    </w:p>
    <w:p w14:paraId="566F644E"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lastRenderedPageBreak/>
        <w:t>Anhand dieser Tabelle sind vier wichtige Fälle zu unterscheiden</w:t>
      </w:r>
    </w:p>
    <w:p w14:paraId="0A67D723" w14:textId="77777777" w:rsidR="00752E58" w:rsidRPr="005A6220" w:rsidRDefault="00752E58" w:rsidP="00F51BA4">
      <w:pPr>
        <w:numPr>
          <w:ilvl w:val="0"/>
          <w:numId w:val="9"/>
        </w:numPr>
        <w:spacing w:after="0" w:line="276" w:lineRule="auto"/>
        <w:jc w:val="both"/>
        <w:rPr>
          <w:rFonts w:asciiTheme="minorHAnsi" w:hAnsiTheme="minorHAnsi" w:cstheme="minorHAnsi"/>
        </w:rPr>
      </w:pPr>
      <w:r w:rsidRPr="005A6220">
        <w:rPr>
          <w:rFonts w:asciiTheme="minorHAnsi" w:hAnsiTheme="minorHAnsi" w:cstheme="minorHAnsi"/>
          <w:b/>
        </w:rPr>
        <w:t>True positive (TP) (</w:t>
      </w:r>
      <w:r w:rsidRPr="005A6220">
        <w:rPr>
          <w:rFonts w:asciiTheme="minorHAnsi" w:hAnsiTheme="minorHAnsi" w:cstheme="minorHAnsi"/>
        </w:rPr>
        <w:t xml:space="preserve">Richtig positiv): Fälle, in denen das Modell </w:t>
      </w:r>
      <w:r w:rsidRPr="005A6220">
        <w:rPr>
          <w:rFonts w:asciiTheme="minorHAnsi" w:hAnsiTheme="minorHAnsi" w:cstheme="minorHAnsi"/>
          <w:b/>
        </w:rPr>
        <w:t>ja</w:t>
      </w:r>
      <w:r w:rsidRPr="005A6220">
        <w:rPr>
          <w:rFonts w:asciiTheme="minorHAnsi" w:hAnsiTheme="minorHAnsi" w:cstheme="minorHAnsi"/>
        </w:rPr>
        <w:t xml:space="preserve"> vorhergesagt hat und die tatsächliche Klasse ebenfalls </w:t>
      </w:r>
      <w:r w:rsidRPr="005A6220">
        <w:rPr>
          <w:rFonts w:asciiTheme="minorHAnsi" w:hAnsiTheme="minorHAnsi" w:cstheme="minorHAnsi"/>
          <w:b/>
        </w:rPr>
        <w:t>ja</w:t>
      </w:r>
      <w:r w:rsidRPr="005A6220">
        <w:rPr>
          <w:rFonts w:asciiTheme="minorHAnsi" w:hAnsiTheme="minorHAnsi" w:cstheme="minorHAnsi"/>
        </w:rPr>
        <w:t xml:space="preserve"> war (Beispiel: in obiger Konfusionsmatrix: 4). Beispielsweise hat das Modell ein Äffchen als beißend klassifiziert und tatsächlich ist das Äffchen auch beißend.</w:t>
      </w:r>
    </w:p>
    <w:p w14:paraId="4CB5022D" w14:textId="77777777" w:rsidR="00752E58" w:rsidRPr="005A6220" w:rsidRDefault="00752E58" w:rsidP="00F51BA4">
      <w:pPr>
        <w:numPr>
          <w:ilvl w:val="0"/>
          <w:numId w:val="9"/>
        </w:numPr>
        <w:spacing w:after="0" w:line="276" w:lineRule="auto"/>
        <w:jc w:val="both"/>
        <w:rPr>
          <w:rFonts w:asciiTheme="minorHAnsi" w:hAnsiTheme="minorHAnsi" w:cstheme="minorHAnsi"/>
        </w:rPr>
      </w:pPr>
      <w:r w:rsidRPr="005A6220">
        <w:rPr>
          <w:rFonts w:asciiTheme="minorHAnsi" w:hAnsiTheme="minorHAnsi" w:cstheme="minorHAnsi"/>
          <w:b/>
        </w:rPr>
        <w:t xml:space="preserve">True negative (TN) </w:t>
      </w:r>
      <w:r w:rsidRPr="005A6220">
        <w:rPr>
          <w:rFonts w:asciiTheme="minorHAnsi" w:hAnsiTheme="minorHAnsi" w:cstheme="minorHAnsi"/>
        </w:rPr>
        <w:t xml:space="preserve">(Richtig negativ): Fälle, in denen das Modell </w:t>
      </w:r>
      <w:r w:rsidRPr="005A6220">
        <w:rPr>
          <w:rFonts w:asciiTheme="minorHAnsi" w:hAnsiTheme="minorHAnsi" w:cstheme="minorHAnsi"/>
          <w:b/>
        </w:rPr>
        <w:t>nein</w:t>
      </w:r>
      <w:r w:rsidRPr="005A6220">
        <w:rPr>
          <w:rFonts w:asciiTheme="minorHAnsi" w:hAnsiTheme="minorHAnsi" w:cstheme="minorHAnsi"/>
        </w:rPr>
        <w:t xml:space="preserve"> vorhergesagt hat und die tatsächliche Klasse ebenfalls </w:t>
      </w:r>
      <w:r w:rsidRPr="005A6220">
        <w:rPr>
          <w:rFonts w:asciiTheme="minorHAnsi" w:hAnsiTheme="minorHAnsi" w:cstheme="minorHAnsi"/>
          <w:b/>
        </w:rPr>
        <w:t>nein</w:t>
      </w:r>
      <w:r w:rsidRPr="005A6220">
        <w:rPr>
          <w:rFonts w:asciiTheme="minorHAnsi" w:hAnsiTheme="minorHAnsi" w:cstheme="minorHAnsi"/>
        </w:rPr>
        <w:t xml:space="preserve"> war (Beispiel: in obiger Konfusionsmatrix: 8). Das Äffchen beißt nicht und wurde auch als „nicht beißend“ klassifiziert.</w:t>
      </w:r>
    </w:p>
    <w:p w14:paraId="5721557C" w14:textId="77777777" w:rsidR="00752E58" w:rsidRPr="005A6220" w:rsidRDefault="00752E58" w:rsidP="00F51BA4">
      <w:pPr>
        <w:numPr>
          <w:ilvl w:val="0"/>
          <w:numId w:val="9"/>
        </w:numPr>
        <w:spacing w:after="0" w:line="276" w:lineRule="auto"/>
        <w:jc w:val="both"/>
        <w:rPr>
          <w:rFonts w:asciiTheme="minorHAnsi" w:hAnsiTheme="minorHAnsi" w:cstheme="minorHAnsi"/>
        </w:rPr>
      </w:pPr>
      <w:proofErr w:type="spellStart"/>
      <w:r w:rsidRPr="005A6220">
        <w:rPr>
          <w:rFonts w:asciiTheme="minorHAnsi" w:hAnsiTheme="minorHAnsi" w:cstheme="minorHAnsi"/>
          <w:b/>
        </w:rPr>
        <w:t>False</w:t>
      </w:r>
      <w:proofErr w:type="spellEnd"/>
      <w:r w:rsidRPr="005A6220">
        <w:rPr>
          <w:rFonts w:asciiTheme="minorHAnsi" w:hAnsiTheme="minorHAnsi" w:cstheme="minorHAnsi"/>
          <w:b/>
        </w:rPr>
        <w:t xml:space="preserve"> positive (FP) </w:t>
      </w:r>
      <w:r w:rsidRPr="005A6220">
        <w:rPr>
          <w:rFonts w:asciiTheme="minorHAnsi" w:hAnsiTheme="minorHAnsi" w:cstheme="minorHAnsi"/>
        </w:rPr>
        <w:t>(Falsch positiv)</w:t>
      </w:r>
      <w:r w:rsidRPr="005A6220">
        <w:rPr>
          <w:rFonts w:asciiTheme="minorHAnsi" w:hAnsiTheme="minorHAnsi" w:cstheme="minorHAnsi"/>
          <w:b/>
        </w:rPr>
        <w:t>:</w:t>
      </w:r>
      <w:r w:rsidRPr="005A6220">
        <w:rPr>
          <w:rFonts w:asciiTheme="minorHAnsi" w:hAnsiTheme="minorHAnsi" w:cstheme="minorHAnsi"/>
        </w:rPr>
        <w:t xml:space="preserve"> Fälle, in denen das Modell </w:t>
      </w:r>
      <w:r w:rsidRPr="005A6220">
        <w:rPr>
          <w:rFonts w:asciiTheme="minorHAnsi" w:hAnsiTheme="minorHAnsi" w:cstheme="minorHAnsi"/>
          <w:b/>
        </w:rPr>
        <w:t>ja</w:t>
      </w:r>
      <w:r w:rsidRPr="005A6220">
        <w:rPr>
          <w:rFonts w:asciiTheme="minorHAnsi" w:hAnsiTheme="minorHAnsi" w:cstheme="minorHAnsi"/>
        </w:rPr>
        <w:t xml:space="preserve"> vorhergesagt hat und die tatsächliche Klasse aber </w:t>
      </w:r>
      <w:r w:rsidRPr="005A6220">
        <w:rPr>
          <w:rFonts w:asciiTheme="minorHAnsi" w:hAnsiTheme="minorHAnsi" w:cstheme="minorHAnsi"/>
          <w:b/>
        </w:rPr>
        <w:t>nein</w:t>
      </w:r>
      <w:r w:rsidRPr="005A6220">
        <w:rPr>
          <w:rFonts w:asciiTheme="minorHAnsi" w:hAnsiTheme="minorHAnsi" w:cstheme="minorHAnsi"/>
        </w:rPr>
        <w:t xml:space="preserve"> war (Beispiel: in obiger Konfusionsmatrix: 1). Das Modell hat das Äffchen als beißend klassifiziert, allerdings war das Äffchen tatsächlich als nicht beißend kategorisiert.</w:t>
      </w:r>
    </w:p>
    <w:p w14:paraId="34D9476C" w14:textId="6AC3EA6E" w:rsidR="00752E58" w:rsidRPr="005A6220" w:rsidRDefault="00752E58" w:rsidP="00F51BA4">
      <w:pPr>
        <w:numPr>
          <w:ilvl w:val="0"/>
          <w:numId w:val="9"/>
        </w:numPr>
        <w:spacing w:after="0" w:line="276" w:lineRule="auto"/>
        <w:jc w:val="both"/>
        <w:rPr>
          <w:rFonts w:asciiTheme="minorHAnsi" w:hAnsiTheme="minorHAnsi" w:cstheme="minorHAnsi"/>
        </w:rPr>
      </w:pPr>
      <w:proofErr w:type="spellStart"/>
      <w:r w:rsidRPr="005A6220">
        <w:rPr>
          <w:rFonts w:asciiTheme="minorHAnsi" w:hAnsiTheme="minorHAnsi" w:cstheme="minorHAnsi"/>
          <w:b/>
        </w:rPr>
        <w:t>False</w:t>
      </w:r>
      <w:proofErr w:type="spellEnd"/>
      <w:r w:rsidRPr="005A6220">
        <w:rPr>
          <w:rFonts w:asciiTheme="minorHAnsi" w:hAnsiTheme="minorHAnsi" w:cstheme="minorHAnsi"/>
          <w:b/>
        </w:rPr>
        <w:t xml:space="preserve"> negative (FN) </w:t>
      </w:r>
      <w:r w:rsidRPr="005A6220">
        <w:rPr>
          <w:rFonts w:asciiTheme="minorHAnsi" w:hAnsiTheme="minorHAnsi" w:cstheme="minorHAnsi"/>
        </w:rPr>
        <w:t>(Falsch negativ)</w:t>
      </w:r>
      <w:r w:rsidRPr="005A6220">
        <w:rPr>
          <w:rFonts w:asciiTheme="minorHAnsi" w:hAnsiTheme="minorHAnsi" w:cstheme="minorHAnsi"/>
          <w:b/>
        </w:rPr>
        <w:t>:</w:t>
      </w:r>
      <w:r w:rsidRPr="005A6220">
        <w:rPr>
          <w:rFonts w:asciiTheme="minorHAnsi" w:hAnsiTheme="minorHAnsi" w:cstheme="minorHAnsi"/>
        </w:rPr>
        <w:t xml:space="preserve"> Fälle, in denen das Modell </w:t>
      </w:r>
      <w:r w:rsidRPr="005A6220">
        <w:rPr>
          <w:rFonts w:asciiTheme="minorHAnsi" w:hAnsiTheme="minorHAnsi" w:cstheme="minorHAnsi"/>
          <w:b/>
        </w:rPr>
        <w:t>nein</w:t>
      </w:r>
      <w:r w:rsidRPr="005A6220">
        <w:rPr>
          <w:rFonts w:asciiTheme="minorHAnsi" w:hAnsiTheme="minorHAnsi" w:cstheme="minorHAnsi"/>
        </w:rPr>
        <w:t xml:space="preserve"> vorhergesagt hat und die tatsächliche Klasse aber </w:t>
      </w:r>
      <w:r w:rsidRPr="005A6220">
        <w:rPr>
          <w:rFonts w:asciiTheme="minorHAnsi" w:hAnsiTheme="minorHAnsi" w:cstheme="minorHAnsi"/>
          <w:b/>
        </w:rPr>
        <w:t>ja</w:t>
      </w:r>
      <w:r w:rsidRPr="005A6220">
        <w:rPr>
          <w:rFonts w:asciiTheme="minorHAnsi" w:hAnsiTheme="minorHAnsi" w:cstheme="minorHAnsi"/>
        </w:rPr>
        <w:t xml:space="preserve"> war (Beispiel: in obiger Konfusionsmatrix: 0). In diesem Fall hat das Modell das Äffchen als nicht beißend kla</w:t>
      </w:r>
      <w:r w:rsidR="00BD2E65">
        <w:rPr>
          <w:rFonts w:asciiTheme="minorHAnsi" w:hAnsiTheme="minorHAnsi" w:cstheme="minorHAnsi"/>
        </w:rPr>
        <w:t>s</w:t>
      </w:r>
      <w:r w:rsidRPr="005A6220">
        <w:rPr>
          <w:rFonts w:asciiTheme="minorHAnsi" w:hAnsiTheme="minorHAnsi" w:cstheme="minorHAnsi"/>
        </w:rPr>
        <w:t>sifiziert, allerdings beißt es doch.</w:t>
      </w:r>
    </w:p>
    <w:p w14:paraId="0E95B7C1" w14:textId="77777777" w:rsidR="00752E58" w:rsidRPr="005A6220" w:rsidRDefault="00752E58" w:rsidP="00752E58">
      <w:pPr>
        <w:jc w:val="both"/>
        <w:rPr>
          <w:rFonts w:asciiTheme="minorHAnsi" w:hAnsiTheme="minorHAnsi" w:cstheme="minorHAnsi"/>
        </w:rPr>
      </w:pPr>
    </w:p>
    <w:p w14:paraId="20B71F76"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Mithilfe dieser Konfusionsmatrix lassen sich nun verschiedene Metriken zur Bewertung der Güte ganz einfach bestimmen. Zu den bekanntesten Metriken gehören dabei die </w:t>
      </w:r>
      <w:r w:rsidRPr="005A6220">
        <w:rPr>
          <w:rFonts w:asciiTheme="minorHAnsi" w:hAnsiTheme="minorHAnsi" w:cstheme="minorHAnsi"/>
          <w:b/>
        </w:rPr>
        <w:t xml:space="preserve">Genauigkeit </w:t>
      </w:r>
      <w:r w:rsidRPr="005A6220">
        <w:rPr>
          <w:rFonts w:asciiTheme="minorHAnsi" w:hAnsiTheme="minorHAnsi" w:cstheme="minorHAnsi"/>
        </w:rPr>
        <w:t>(</w:t>
      </w:r>
      <w:proofErr w:type="spellStart"/>
      <w:r w:rsidRPr="005A6220">
        <w:rPr>
          <w:rFonts w:asciiTheme="minorHAnsi" w:hAnsiTheme="minorHAnsi" w:cstheme="minorHAnsi"/>
        </w:rPr>
        <w:t>accuracy</w:t>
      </w:r>
      <w:proofErr w:type="spellEnd"/>
      <w:r w:rsidRPr="005A6220">
        <w:rPr>
          <w:rFonts w:asciiTheme="minorHAnsi" w:hAnsiTheme="minorHAnsi" w:cstheme="minorHAnsi"/>
        </w:rPr>
        <w:t xml:space="preserve">), die </w:t>
      </w:r>
      <w:r w:rsidRPr="005A6220">
        <w:rPr>
          <w:rFonts w:asciiTheme="minorHAnsi" w:hAnsiTheme="minorHAnsi" w:cstheme="minorHAnsi"/>
          <w:b/>
        </w:rPr>
        <w:t xml:space="preserve">Trefferquote </w:t>
      </w:r>
      <w:r w:rsidRPr="005A6220">
        <w:rPr>
          <w:rFonts w:asciiTheme="minorHAnsi" w:hAnsiTheme="minorHAnsi" w:cstheme="minorHAnsi"/>
        </w:rPr>
        <w:t>(</w:t>
      </w:r>
      <w:proofErr w:type="spellStart"/>
      <w:r w:rsidRPr="005A6220">
        <w:rPr>
          <w:rFonts w:asciiTheme="minorHAnsi" w:hAnsiTheme="minorHAnsi" w:cstheme="minorHAnsi"/>
        </w:rPr>
        <w:t>recall</w:t>
      </w:r>
      <w:proofErr w:type="spellEnd"/>
      <w:r w:rsidRPr="005A6220">
        <w:rPr>
          <w:rFonts w:asciiTheme="minorHAnsi" w:hAnsiTheme="minorHAnsi" w:cstheme="minorHAnsi"/>
        </w:rPr>
        <w:t xml:space="preserve">) und </w:t>
      </w:r>
      <w:r w:rsidRPr="005A6220">
        <w:rPr>
          <w:rFonts w:asciiTheme="minorHAnsi" w:hAnsiTheme="minorHAnsi" w:cstheme="minorHAnsi"/>
          <w:b/>
        </w:rPr>
        <w:t xml:space="preserve">Präzision </w:t>
      </w:r>
      <w:r w:rsidRPr="005A6220">
        <w:rPr>
          <w:rFonts w:asciiTheme="minorHAnsi" w:hAnsiTheme="minorHAnsi" w:cstheme="minorHAnsi"/>
        </w:rPr>
        <w:t>(</w:t>
      </w:r>
      <w:proofErr w:type="spellStart"/>
      <w:r w:rsidRPr="005A6220">
        <w:rPr>
          <w:rFonts w:asciiTheme="minorHAnsi" w:hAnsiTheme="minorHAnsi" w:cstheme="minorHAnsi"/>
        </w:rPr>
        <w:t>precision</w:t>
      </w:r>
      <w:proofErr w:type="spellEnd"/>
      <w:r w:rsidRPr="005A6220">
        <w:rPr>
          <w:rFonts w:asciiTheme="minorHAnsi" w:hAnsiTheme="minorHAnsi" w:cstheme="minorHAnsi"/>
        </w:rPr>
        <w:t xml:space="preserve">). </w:t>
      </w:r>
    </w:p>
    <w:p w14:paraId="2C3EBC1F" w14:textId="77777777" w:rsidR="00752E58" w:rsidRPr="005A6220" w:rsidRDefault="00752E58" w:rsidP="00752E58">
      <w:pPr>
        <w:jc w:val="both"/>
        <w:rPr>
          <w:rFonts w:asciiTheme="minorHAnsi" w:hAnsiTheme="minorHAnsi" w:cstheme="minorHAnsi"/>
        </w:rPr>
      </w:pPr>
    </w:p>
    <w:p w14:paraId="7DC3CB52" w14:textId="5B8F6989" w:rsidR="00752E58" w:rsidRPr="005A6220" w:rsidRDefault="00752E58" w:rsidP="00752E58">
      <w:pPr>
        <w:jc w:val="both"/>
        <w:rPr>
          <w:rFonts w:asciiTheme="minorHAnsi" w:hAnsiTheme="minorHAnsi" w:cstheme="minorHAnsi"/>
        </w:rPr>
      </w:pPr>
      <w:r w:rsidRPr="005A6220">
        <w:rPr>
          <w:rFonts w:asciiTheme="minorHAnsi" w:hAnsiTheme="minorHAnsi" w:cstheme="minorHAnsi"/>
          <w:b/>
        </w:rPr>
        <w:t>Genauigkeit (</w:t>
      </w:r>
      <w:proofErr w:type="spellStart"/>
      <w:r w:rsidRPr="005A6220">
        <w:rPr>
          <w:rFonts w:asciiTheme="minorHAnsi" w:hAnsiTheme="minorHAnsi" w:cstheme="minorHAnsi"/>
          <w:b/>
        </w:rPr>
        <w:t>accuracy</w:t>
      </w:r>
      <w:proofErr w:type="spellEnd"/>
      <w:r w:rsidRPr="005A6220">
        <w:rPr>
          <w:rFonts w:asciiTheme="minorHAnsi" w:hAnsiTheme="minorHAnsi" w:cstheme="minorHAnsi"/>
          <w:b/>
        </w:rPr>
        <w:t>)</w:t>
      </w:r>
      <w:r w:rsidR="00BD2E65">
        <w:rPr>
          <w:rFonts w:asciiTheme="minorHAnsi" w:hAnsiTheme="minorHAnsi" w:cstheme="minorHAnsi"/>
          <w:b/>
        </w:rPr>
        <w:t>:</w:t>
      </w:r>
      <w:r w:rsidRPr="005A6220">
        <w:rPr>
          <w:rFonts w:asciiTheme="minorHAnsi" w:hAnsiTheme="minorHAnsi" w:cstheme="minorHAnsi"/>
          <w:b/>
        </w:rPr>
        <w:t xml:space="preserve"> </w:t>
      </w:r>
      <w:r w:rsidRPr="005A6220">
        <w:rPr>
          <w:rFonts w:asciiTheme="minorHAnsi" w:hAnsiTheme="minorHAnsi" w:cstheme="minorHAnsi"/>
        </w:rPr>
        <w:t>Die Genauigkeit gibt an, wie viele aller Fälle korrekt klassifiziert wurden, also:</w:t>
      </w:r>
    </w:p>
    <w:p w14:paraId="5B5C15BA"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noProof/>
        </w:rPr>
        <w:drawing>
          <wp:anchor distT="0" distB="0" distL="114300" distR="114300" simplePos="0" relativeHeight="251656192" behindDoc="0" locked="0" layoutInCell="1" allowOverlap="1" wp14:anchorId="638044A2" wp14:editId="6072E0A5">
            <wp:simplePos x="0" y="0"/>
            <wp:positionH relativeFrom="margin">
              <wp:posOffset>2066290</wp:posOffset>
            </wp:positionH>
            <wp:positionV relativeFrom="paragraph">
              <wp:posOffset>227330</wp:posOffset>
            </wp:positionV>
            <wp:extent cx="2142309" cy="457200"/>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0007" t="40701" r="62177" b="49800"/>
                    <a:stretch/>
                  </pic:blipFill>
                  <pic:spPr bwMode="auto">
                    <a:xfrm>
                      <a:off x="0" y="0"/>
                      <a:ext cx="2142309"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BA7408" w14:textId="77777777" w:rsidR="00752E58" w:rsidRPr="005A6220" w:rsidRDefault="00752E58" w:rsidP="00752E58">
      <w:pPr>
        <w:jc w:val="both"/>
        <w:rPr>
          <w:rFonts w:asciiTheme="minorHAnsi" w:hAnsiTheme="minorHAnsi" w:cstheme="minorHAnsi"/>
        </w:rPr>
      </w:pPr>
      <m:oMath>
        <m:r>
          <w:rPr>
            <w:rFonts w:ascii="Cambria Math" w:hAnsi="Cambria Math" w:cstheme="minorHAnsi"/>
          </w:rPr>
          <m:t xml:space="preserve">Genauigkeit = </m:t>
        </m:r>
        <m:f>
          <m:fPr>
            <m:ctrlPr>
              <w:rPr>
                <w:rFonts w:ascii="Cambria Math" w:hAnsi="Cambria Math" w:cstheme="minorHAnsi"/>
              </w:rPr>
            </m:ctrlPr>
          </m:fPr>
          <m:num>
            <m:r>
              <w:rPr>
                <w:rFonts w:ascii="Cambria Math" w:hAnsi="Cambria Math" w:cstheme="minorHAnsi"/>
              </w:rPr>
              <m:t>TP+TN</m:t>
            </m:r>
          </m:num>
          <m:den>
            <m:r>
              <w:rPr>
                <w:rFonts w:ascii="Cambria Math" w:hAnsi="Cambria Math" w:cstheme="minorHAnsi"/>
              </w:rPr>
              <m:t>TP+TN+FP+FN</m:t>
            </m:r>
          </m:den>
        </m:f>
      </m:oMath>
      <w:r w:rsidRPr="005A6220">
        <w:rPr>
          <w:rFonts w:asciiTheme="minorHAnsi" w:hAnsiTheme="minorHAnsi" w:cstheme="minorHAnsi"/>
        </w:rPr>
        <w:t xml:space="preserve"> </w:t>
      </w:r>
    </w:p>
    <w:p w14:paraId="6A025396" w14:textId="77777777" w:rsidR="00752E58" w:rsidRPr="005A6220" w:rsidRDefault="00752E58" w:rsidP="00752E58">
      <w:pPr>
        <w:jc w:val="both"/>
        <w:rPr>
          <w:rFonts w:asciiTheme="minorHAnsi" w:hAnsiTheme="minorHAnsi" w:cstheme="minorHAnsi"/>
        </w:rPr>
      </w:pPr>
    </w:p>
    <w:p w14:paraId="764D84EB"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Genauigkeit stellt die allgemeinste Metrik dar und bietet sich beispielsweise dann an, wenn es darum geht, Hunde von Katzen zu unterscheiden, und beide Klassen ungefähr gleich oft in den Trainingsdaten vorkommen.</w:t>
      </w:r>
    </w:p>
    <w:p w14:paraId="16F12D00" w14:textId="3CDF00DE" w:rsidR="00752E58" w:rsidRPr="005A6220" w:rsidRDefault="00752E58" w:rsidP="00752E58">
      <w:pPr>
        <w:jc w:val="both"/>
        <w:rPr>
          <w:rFonts w:asciiTheme="minorHAnsi" w:hAnsiTheme="minorHAnsi" w:cstheme="minorHAnsi"/>
        </w:rPr>
      </w:pPr>
      <w:r w:rsidRPr="005A6220">
        <w:rPr>
          <w:rFonts w:asciiTheme="minorHAnsi" w:hAnsiTheme="minorHAnsi" w:cstheme="minorHAnsi"/>
          <w:b/>
        </w:rPr>
        <w:t>Trefferquote (</w:t>
      </w:r>
      <w:proofErr w:type="spellStart"/>
      <w:r w:rsidRPr="005A6220">
        <w:rPr>
          <w:rFonts w:asciiTheme="minorHAnsi" w:hAnsiTheme="minorHAnsi" w:cstheme="minorHAnsi"/>
          <w:b/>
        </w:rPr>
        <w:t>recall</w:t>
      </w:r>
      <w:proofErr w:type="spellEnd"/>
      <w:r w:rsidRPr="005A6220">
        <w:rPr>
          <w:rFonts w:asciiTheme="minorHAnsi" w:hAnsiTheme="minorHAnsi" w:cstheme="minorHAnsi"/>
          <w:b/>
        </w:rPr>
        <w:t>)</w:t>
      </w:r>
      <w:r w:rsidR="00BD2E65">
        <w:rPr>
          <w:rFonts w:asciiTheme="minorHAnsi" w:hAnsiTheme="minorHAnsi" w:cstheme="minorHAnsi"/>
          <w:b/>
        </w:rPr>
        <w:t>:</w:t>
      </w:r>
      <w:r w:rsidRPr="005A6220">
        <w:rPr>
          <w:rFonts w:asciiTheme="minorHAnsi" w:hAnsiTheme="minorHAnsi" w:cstheme="minorHAnsi"/>
        </w:rPr>
        <w:t xml:space="preserve"> Die Trefferquote (oder Sensit</w:t>
      </w:r>
      <w:r w:rsidR="00BD2E65">
        <w:rPr>
          <w:rFonts w:asciiTheme="minorHAnsi" w:hAnsiTheme="minorHAnsi" w:cstheme="minorHAnsi"/>
        </w:rPr>
        <w:t>ivit</w:t>
      </w:r>
      <w:r w:rsidRPr="005A6220">
        <w:rPr>
          <w:rFonts w:asciiTheme="minorHAnsi" w:hAnsiTheme="minorHAnsi" w:cstheme="minorHAnsi"/>
        </w:rPr>
        <w:t xml:space="preserve">ät) wiederum misst, wie viele der tatsächlich positiven Fälle richtig erkannt wurden: </w:t>
      </w:r>
    </w:p>
    <w:p w14:paraId="3D5815C4"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noProof/>
        </w:rPr>
        <w:drawing>
          <wp:anchor distT="0" distB="0" distL="114300" distR="114300" simplePos="0" relativeHeight="251657216" behindDoc="1" locked="0" layoutInCell="1" allowOverlap="1" wp14:anchorId="0D6C2101" wp14:editId="32210E02">
            <wp:simplePos x="0" y="0"/>
            <wp:positionH relativeFrom="margin">
              <wp:posOffset>1951990</wp:posOffset>
            </wp:positionH>
            <wp:positionV relativeFrom="paragraph">
              <wp:posOffset>205740</wp:posOffset>
            </wp:positionV>
            <wp:extent cx="2476500" cy="495300"/>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9837" t="52912" r="59634" b="37320"/>
                    <a:stretch/>
                  </pic:blipFill>
                  <pic:spPr bwMode="auto">
                    <a:xfrm>
                      <a:off x="0" y="0"/>
                      <a:ext cx="2476500" cy="49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47E5F4" w14:textId="77777777" w:rsidR="00752E58" w:rsidRPr="005A6220" w:rsidRDefault="00752E58" w:rsidP="00752E58">
      <w:pPr>
        <w:jc w:val="both"/>
        <w:rPr>
          <w:rFonts w:asciiTheme="minorHAnsi" w:hAnsiTheme="minorHAnsi" w:cstheme="minorHAnsi"/>
        </w:rPr>
      </w:pPr>
      <m:oMathPara>
        <m:oMathParaPr>
          <m:jc m:val="left"/>
        </m:oMathParaPr>
        <m:oMath>
          <m:r>
            <w:rPr>
              <w:rFonts w:ascii="Cambria Math" w:hAnsi="Cambria Math" w:cstheme="minorHAnsi"/>
            </w:rPr>
            <m:t>Trefferquote =</m:t>
          </m:r>
          <m:f>
            <m:fPr>
              <m:ctrlPr>
                <w:rPr>
                  <w:rFonts w:ascii="Cambria Math" w:hAnsi="Cambria Math" w:cstheme="minorHAnsi"/>
                </w:rPr>
              </m:ctrlPr>
            </m:fPr>
            <m:num>
              <m:r>
                <w:rPr>
                  <w:rFonts w:ascii="Cambria Math" w:hAnsi="Cambria Math" w:cstheme="minorHAnsi"/>
                </w:rPr>
                <m:t>TP</m:t>
              </m:r>
            </m:num>
            <m:den>
              <m:r>
                <w:rPr>
                  <w:rFonts w:ascii="Cambria Math" w:hAnsi="Cambria Math" w:cstheme="minorHAnsi"/>
                </w:rPr>
                <m:t>TP+FN</m:t>
              </m:r>
            </m:den>
          </m:f>
        </m:oMath>
      </m:oMathPara>
    </w:p>
    <w:p w14:paraId="1C4DB51C" w14:textId="77777777" w:rsidR="00752E58" w:rsidRPr="005A6220" w:rsidRDefault="00752E58" w:rsidP="00752E58">
      <w:pPr>
        <w:jc w:val="both"/>
        <w:rPr>
          <w:rFonts w:asciiTheme="minorHAnsi" w:hAnsiTheme="minorHAnsi" w:cstheme="minorHAnsi"/>
        </w:rPr>
      </w:pPr>
    </w:p>
    <w:p w14:paraId="6C29A333"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Dies ist beispielsweise hilfreich, wenn hohe Kosten dadurch entstehen, dass kranke Personen (in der Medizinsprache </w:t>
      </w:r>
      <w:r w:rsidRPr="005A6220">
        <w:rPr>
          <w:rFonts w:asciiTheme="minorHAnsi" w:hAnsiTheme="minorHAnsi" w:cstheme="minorHAnsi"/>
          <w:i/>
        </w:rPr>
        <w:t>positiv</w:t>
      </w:r>
      <w:r w:rsidRPr="005A6220">
        <w:rPr>
          <w:rFonts w:asciiTheme="minorHAnsi" w:hAnsiTheme="minorHAnsi" w:cstheme="minorHAnsi"/>
        </w:rPr>
        <w:t xml:space="preserve"> getestete) nicht erkannt werden. Vielleicht erinnern Sie sich noch an die Diskussionen bei der Einführung der Corona-Tests. Auch hier ging es um die Sensitivität der Tests.</w:t>
      </w:r>
    </w:p>
    <w:p w14:paraId="1466C5EE" w14:textId="77777777" w:rsidR="00752E58" w:rsidRPr="005A6220" w:rsidRDefault="00752E58" w:rsidP="00752E58">
      <w:pPr>
        <w:jc w:val="both"/>
        <w:rPr>
          <w:rFonts w:asciiTheme="minorHAnsi" w:hAnsiTheme="minorHAnsi" w:cstheme="minorHAnsi"/>
        </w:rPr>
      </w:pPr>
    </w:p>
    <w:p w14:paraId="45C3EC3D" w14:textId="77777777" w:rsidR="00752E58" w:rsidRPr="005A6220" w:rsidRDefault="00752E58" w:rsidP="00752E58">
      <w:pPr>
        <w:jc w:val="both"/>
        <w:rPr>
          <w:rFonts w:asciiTheme="minorHAnsi" w:hAnsiTheme="minorHAnsi" w:cstheme="minorHAnsi"/>
        </w:rPr>
      </w:pPr>
    </w:p>
    <w:p w14:paraId="084AC385" w14:textId="77777777" w:rsidR="00752E58" w:rsidRPr="005A6220" w:rsidRDefault="00752E58" w:rsidP="00752E58">
      <w:pPr>
        <w:jc w:val="both"/>
        <w:rPr>
          <w:rFonts w:asciiTheme="minorHAnsi" w:hAnsiTheme="minorHAnsi" w:cstheme="minorHAnsi"/>
        </w:rPr>
      </w:pPr>
    </w:p>
    <w:p w14:paraId="373B7340" w14:textId="40E1794A" w:rsidR="00752E58" w:rsidRPr="005A6220" w:rsidRDefault="00752E58" w:rsidP="00752E58">
      <w:pPr>
        <w:jc w:val="both"/>
        <w:rPr>
          <w:rFonts w:asciiTheme="minorHAnsi" w:hAnsiTheme="minorHAnsi" w:cstheme="minorHAnsi"/>
        </w:rPr>
      </w:pPr>
      <w:r w:rsidRPr="005A6220">
        <w:rPr>
          <w:rFonts w:asciiTheme="minorHAnsi" w:hAnsiTheme="minorHAnsi" w:cstheme="minorHAnsi"/>
          <w:noProof/>
        </w:rPr>
        <w:lastRenderedPageBreak/>
        <w:drawing>
          <wp:anchor distT="0" distB="0" distL="114300" distR="114300" simplePos="0" relativeHeight="251658240" behindDoc="1" locked="0" layoutInCell="1" allowOverlap="1" wp14:anchorId="54568785" wp14:editId="39232411">
            <wp:simplePos x="0" y="0"/>
            <wp:positionH relativeFrom="column">
              <wp:posOffset>1599565</wp:posOffset>
            </wp:positionH>
            <wp:positionV relativeFrom="paragraph">
              <wp:posOffset>348615</wp:posOffset>
            </wp:positionV>
            <wp:extent cx="2583047" cy="657225"/>
            <wp:effectExtent l="0" t="0" r="8255"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9838" t="65666" r="61498" b="22666"/>
                    <a:stretch/>
                  </pic:blipFill>
                  <pic:spPr bwMode="auto">
                    <a:xfrm>
                      <a:off x="0" y="0"/>
                      <a:ext cx="2583047" cy="657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A6220">
        <w:rPr>
          <w:rFonts w:asciiTheme="minorHAnsi" w:hAnsiTheme="minorHAnsi" w:cstheme="minorHAnsi"/>
          <w:b/>
        </w:rPr>
        <w:t>Präzision (</w:t>
      </w:r>
      <w:proofErr w:type="spellStart"/>
      <w:r w:rsidRPr="005A6220">
        <w:rPr>
          <w:rFonts w:asciiTheme="minorHAnsi" w:hAnsiTheme="minorHAnsi" w:cstheme="minorHAnsi"/>
          <w:b/>
        </w:rPr>
        <w:t>precision</w:t>
      </w:r>
      <w:proofErr w:type="spellEnd"/>
      <w:r w:rsidRPr="005A6220">
        <w:rPr>
          <w:rFonts w:asciiTheme="minorHAnsi" w:hAnsiTheme="minorHAnsi" w:cstheme="minorHAnsi"/>
          <w:b/>
        </w:rPr>
        <w:t>)</w:t>
      </w:r>
      <w:r w:rsidR="00BD2E65">
        <w:rPr>
          <w:rFonts w:asciiTheme="minorHAnsi" w:hAnsiTheme="minorHAnsi" w:cstheme="minorHAnsi"/>
          <w:b/>
        </w:rPr>
        <w:t>:</w:t>
      </w:r>
      <w:r w:rsidRPr="005A6220">
        <w:rPr>
          <w:rFonts w:asciiTheme="minorHAnsi" w:hAnsiTheme="minorHAnsi" w:cstheme="minorHAnsi"/>
        </w:rPr>
        <w:t xml:space="preserve"> Die Präzision gibt an, wie gut (oder wie präzise) das Modell tatsächlich positive Fälle erkennt:</w:t>
      </w:r>
    </w:p>
    <w:p w14:paraId="7EC11EFC" w14:textId="77777777" w:rsidR="00752E58" w:rsidRPr="005A6220" w:rsidRDefault="00752E58" w:rsidP="00752E58">
      <w:pPr>
        <w:jc w:val="both"/>
        <w:rPr>
          <w:rFonts w:asciiTheme="minorHAnsi" w:hAnsiTheme="minorHAnsi" w:cstheme="minorHAnsi"/>
        </w:rPr>
      </w:pPr>
      <m:oMathPara>
        <m:oMathParaPr>
          <m:jc m:val="left"/>
        </m:oMathParaPr>
        <m:oMath>
          <m:r>
            <w:rPr>
              <w:rFonts w:ascii="Cambria Math" w:hAnsi="Cambria Math" w:cstheme="minorHAnsi"/>
            </w:rPr>
            <m:t xml:space="preserve">Präzision = </m:t>
          </m:r>
          <m:f>
            <m:fPr>
              <m:ctrlPr>
                <w:rPr>
                  <w:rFonts w:ascii="Cambria Math" w:hAnsi="Cambria Math" w:cstheme="minorHAnsi"/>
                </w:rPr>
              </m:ctrlPr>
            </m:fPr>
            <m:num>
              <m:r>
                <w:rPr>
                  <w:rFonts w:ascii="Cambria Math" w:hAnsi="Cambria Math" w:cstheme="minorHAnsi"/>
                </w:rPr>
                <m:t>TP</m:t>
              </m:r>
            </m:num>
            <m:den>
              <m:r>
                <w:rPr>
                  <w:rFonts w:ascii="Cambria Math" w:hAnsi="Cambria Math" w:cstheme="minorHAnsi"/>
                </w:rPr>
                <m:t>TP+FP</m:t>
              </m:r>
            </m:den>
          </m:f>
        </m:oMath>
      </m:oMathPara>
    </w:p>
    <w:p w14:paraId="51CEA75A" w14:textId="77777777" w:rsidR="00752E58" w:rsidRPr="005A6220" w:rsidRDefault="00752E58" w:rsidP="00752E58">
      <w:pPr>
        <w:jc w:val="both"/>
        <w:rPr>
          <w:rFonts w:asciiTheme="minorHAnsi" w:hAnsiTheme="minorHAnsi" w:cstheme="minorHAnsi"/>
        </w:rPr>
      </w:pPr>
    </w:p>
    <w:p w14:paraId="7FF700A2"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Präzision eignet sich dann als Metrik, wenn die Kosten für falsch positive Fälle sehr hoch sind, beispielsweise wenn eine gesunde Person durch eine falsche Vorhersage des Modells eine teure und die Gesundheit beeinträchtigende Chemotherapie erhält. </w:t>
      </w:r>
    </w:p>
    <w:p w14:paraId="41E037FE" w14:textId="77777777" w:rsidR="00752E58" w:rsidRPr="005A6220" w:rsidRDefault="00752E58" w:rsidP="00752E58">
      <w:pPr>
        <w:jc w:val="both"/>
        <w:rPr>
          <w:rFonts w:asciiTheme="minorHAnsi" w:hAnsiTheme="minorHAnsi" w:cstheme="minorHAnsi"/>
        </w:rPr>
      </w:pPr>
    </w:p>
    <w:p w14:paraId="51D0EFE7"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Je nach Problem kann mal die eine und mal die andere Metrik besser geeignet sein, um die Güte des Modells zu bewerten. </w:t>
      </w:r>
    </w:p>
    <w:p w14:paraId="57904895" w14:textId="77777777" w:rsidR="00752E58" w:rsidRPr="005A6220" w:rsidRDefault="00752E58" w:rsidP="00752E58">
      <w:pPr>
        <w:widowControl w:val="0"/>
        <w:jc w:val="both"/>
        <w:rPr>
          <w:rFonts w:asciiTheme="minorHAnsi" w:hAnsiTheme="minorHAnsi" w:cstheme="minorHAnsi"/>
        </w:rPr>
      </w:pPr>
      <w:r w:rsidRPr="005A6220">
        <w:rPr>
          <w:rFonts w:asciiTheme="minorHAnsi" w:hAnsiTheme="minorHAnsi" w:cstheme="minorHAnsi"/>
        </w:rPr>
        <w:t xml:space="preserve">Wenn, beispielsweise mithilfe dieser Metriken, beim Testen festgestellt wurde, dass das KI-Modell keine zufriedenstellenden Ergebnisse liefert, können sowohl die zum Training verwendeten Daten als auch Auswahl und Konfiguration des eingesetzten Verfahrens überarbeitet werden. </w:t>
      </w:r>
    </w:p>
    <w:p w14:paraId="553D69E6" w14:textId="77777777" w:rsidR="00752E58" w:rsidRPr="005A6220" w:rsidRDefault="00752E58" w:rsidP="00D878BD">
      <w:pPr>
        <w:pStyle w:val="berschrift2"/>
        <w:numPr>
          <w:ilvl w:val="1"/>
          <w:numId w:val="3"/>
        </w:numPr>
        <w:ind w:left="426" w:hanging="426"/>
        <w:rPr>
          <w:rFonts w:asciiTheme="minorHAnsi" w:hAnsiTheme="minorHAnsi" w:cstheme="minorHAnsi"/>
          <w:bCs/>
        </w:rPr>
      </w:pPr>
      <w:bookmarkStart w:id="46" w:name="_3dy6vkm"/>
      <w:bookmarkStart w:id="47" w:name="_Toc83890421"/>
      <w:bookmarkStart w:id="48" w:name="_Toc83890663"/>
      <w:bookmarkStart w:id="49" w:name="_Toc90635439"/>
      <w:bookmarkEnd w:id="46"/>
      <w:r w:rsidRPr="005A6220">
        <w:rPr>
          <w:rFonts w:asciiTheme="minorHAnsi" w:hAnsiTheme="minorHAnsi" w:cstheme="minorHAnsi"/>
          <w:bCs/>
        </w:rPr>
        <w:t>Bias</w:t>
      </w:r>
      <w:bookmarkEnd w:id="47"/>
      <w:bookmarkEnd w:id="48"/>
      <w:bookmarkEnd w:id="49"/>
    </w:p>
    <w:p w14:paraId="30147A5E" w14:textId="40B37283" w:rsidR="00752E58" w:rsidRPr="005A6220" w:rsidRDefault="00752E58" w:rsidP="00752E58">
      <w:pPr>
        <w:widowControl w:val="0"/>
        <w:jc w:val="both"/>
        <w:rPr>
          <w:rFonts w:asciiTheme="minorHAnsi" w:hAnsiTheme="minorHAnsi" w:cstheme="minorHAnsi"/>
        </w:rPr>
      </w:pPr>
      <w:r w:rsidRPr="005A6220">
        <w:rPr>
          <w:rFonts w:asciiTheme="minorHAnsi" w:hAnsiTheme="minorHAnsi" w:cstheme="minorHAnsi"/>
        </w:rPr>
        <w:t>Von Algorithmen erhoffen wir uns im Allgemeinen faire und objektive Entscheidungen auf der Grundlage von Fakten</w:t>
      </w:r>
      <w:r w:rsidR="00BD2E65">
        <w:rPr>
          <w:rFonts w:asciiTheme="minorHAnsi" w:hAnsiTheme="minorHAnsi" w:cstheme="minorHAnsi"/>
        </w:rPr>
        <w:t>,</w:t>
      </w:r>
      <w:r w:rsidRPr="005A6220">
        <w:rPr>
          <w:rFonts w:asciiTheme="minorHAnsi" w:hAnsiTheme="minorHAnsi" w:cstheme="minorHAnsi"/>
        </w:rPr>
        <w:t xml:space="preserve"> die im Gegensatz zu unseren menschlichen Entscheidungen</w:t>
      </w:r>
      <w:r w:rsidR="00BD2E65">
        <w:rPr>
          <w:rFonts w:asciiTheme="minorHAnsi" w:hAnsiTheme="minorHAnsi" w:cstheme="minorHAnsi"/>
        </w:rPr>
        <w:t xml:space="preserve">, </w:t>
      </w:r>
      <w:r w:rsidRPr="005A6220">
        <w:rPr>
          <w:rFonts w:asciiTheme="minorHAnsi" w:hAnsiTheme="minorHAnsi" w:cstheme="minorHAnsi"/>
        </w:rPr>
        <w:t>nicht von Emotionen, Stimmungen oder einseitigen Erfahrungen beeinflusst werden. Dennoch lesen wir</w:t>
      </w:r>
      <w:r w:rsidR="00BD2E65">
        <w:rPr>
          <w:rFonts w:asciiTheme="minorHAnsi" w:hAnsiTheme="minorHAnsi" w:cstheme="minorHAnsi"/>
        </w:rPr>
        <w:t xml:space="preserve">, </w:t>
      </w:r>
      <w:r w:rsidRPr="005A6220">
        <w:rPr>
          <w:rFonts w:asciiTheme="minorHAnsi" w:hAnsiTheme="minorHAnsi" w:cstheme="minorHAnsi"/>
        </w:rPr>
        <w:t>trotz Testphase</w:t>
      </w:r>
      <w:r w:rsidR="00BD2E65">
        <w:rPr>
          <w:rFonts w:asciiTheme="minorHAnsi" w:hAnsiTheme="minorHAnsi" w:cstheme="minorHAnsi"/>
        </w:rPr>
        <w:t>,</w:t>
      </w:r>
      <w:r w:rsidRPr="005A6220">
        <w:rPr>
          <w:rFonts w:asciiTheme="minorHAnsi" w:hAnsiTheme="minorHAnsi" w:cstheme="minorHAnsi"/>
        </w:rPr>
        <w:t xml:space="preserve"> in den Medien von rassistischen Chatbots, ungerechtfertigten Verurteilungen durch KI und sexistischen Gesichtserkennungssystemen. Ursächlich dafür ist häufig ein Bias (Verzerrung) in den Daten, die zum Training und zum Testen des Modells eingesetzt wurden. Dabei können verschiedene Arten von Bias auftreten. Von einem historischen Bias sprechen wir beispielsweise dann, wenn sich KI-Systeme bei Einstellungsprozessen von Bewerberinnen und Bewerbern nur auf Einstellungsprozesse in der Vergangenheit beziehen. Von einer Stichprobenverzerrung (</w:t>
      </w:r>
      <w:proofErr w:type="spellStart"/>
      <w:r w:rsidRPr="005A6220">
        <w:rPr>
          <w:rFonts w:asciiTheme="minorHAnsi" w:hAnsiTheme="minorHAnsi" w:cstheme="minorHAnsi"/>
        </w:rPr>
        <w:t>Selection</w:t>
      </w:r>
      <w:proofErr w:type="spellEnd"/>
      <w:r w:rsidRPr="005A6220">
        <w:rPr>
          <w:rFonts w:asciiTheme="minorHAnsi" w:hAnsiTheme="minorHAnsi" w:cstheme="minorHAnsi"/>
        </w:rPr>
        <w:t xml:space="preserve"> Bias) ist beispielsweise die Rede, wenn ein Verfahren zur Gesichtserkennung vor allem mit hellhäutigen Männern trainiert wird und die Ergebnisse für dunkelhäutige Frauen deutlich schlechter ausfallen</w:t>
      </w:r>
      <w:r w:rsidR="004B5DFE">
        <w:rPr>
          <w:rFonts w:asciiTheme="minorHAnsi" w:hAnsiTheme="minorHAnsi" w:cstheme="minorHAnsi"/>
        </w:rPr>
        <w:t>,</w:t>
      </w:r>
      <w:r w:rsidRPr="005A6220">
        <w:rPr>
          <w:rFonts w:asciiTheme="minorHAnsi" w:hAnsiTheme="minorHAnsi" w:cstheme="minorHAnsi"/>
        </w:rPr>
        <w:t xml:space="preserve"> diese Personengruppe also weniger gut erkannt wird. Nachdem die Test- und Trainingsdaten aus derselben Datengrundlage stammen und damit gegebenenfalls beide durch einen Bias verzerrt sind, zeigen sich daraus resultierende Probleme nicht in der Testphase sondern erst beim Einsatz in der Praxis und wir lesen in den Medien davon.</w:t>
      </w:r>
    </w:p>
    <w:p w14:paraId="1CA72B83" w14:textId="77777777" w:rsidR="00752E58" w:rsidRPr="005A6220" w:rsidRDefault="00752E58" w:rsidP="00C9294A">
      <w:pPr>
        <w:widowControl w:val="0"/>
        <w:jc w:val="both"/>
        <w:rPr>
          <w:rFonts w:asciiTheme="minorHAnsi" w:hAnsiTheme="minorHAnsi" w:cstheme="minorHAnsi"/>
        </w:rPr>
        <w:pPrChange w:id="50" w:author="Imke Endjer" w:date="2023-02-22T11:22:00Z">
          <w:pPr>
            <w:widowControl w:val="0"/>
          </w:pPr>
        </w:pPrChange>
      </w:pPr>
      <w:r w:rsidRPr="005A6220">
        <w:rPr>
          <w:rFonts w:asciiTheme="minorHAnsi" w:hAnsiTheme="minorHAnsi" w:cstheme="minorHAnsi"/>
        </w:rPr>
        <w:t xml:space="preserve">Maschinelle Lernverfahren leiten lediglich statistische Zusammenhänge aus Daten ab. So können dementsprechend immer nur </w:t>
      </w:r>
      <w:r w:rsidRPr="005A6220">
        <w:rPr>
          <w:rFonts w:asciiTheme="minorHAnsi" w:hAnsiTheme="minorHAnsi" w:cstheme="minorHAnsi"/>
          <w:b/>
        </w:rPr>
        <w:t xml:space="preserve">Korrelationen </w:t>
      </w:r>
      <w:r w:rsidRPr="005A6220">
        <w:rPr>
          <w:rFonts w:asciiTheme="minorHAnsi" w:hAnsiTheme="minorHAnsi" w:cstheme="minorHAnsi"/>
        </w:rPr>
        <w:t xml:space="preserve">(statistische Beziehungen) und nie </w:t>
      </w:r>
      <w:r w:rsidRPr="005A6220">
        <w:rPr>
          <w:rFonts w:asciiTheme="minorHAnsi" w:hAnsiTheme="minorHAnsi" w:cstheme="minorHAnsi"/>
          <w:b/>
        </w:rPr>
        <w:t xml:space="preserve">Kausalitäten </w:t>
      </w:r>
      <w:r w:rsidRPr="005A6220">
        <w:rPr>
          <w:rFonts w:asciiTheme="minorHAnsi" w:hAnsiTheme="minorHAnsi" w:cstheme="minorHAnsi"/>
        </w:rPr>
        <w:t>(Ursache-Wirkung-Beziehungen) identifiziert werden. Auch das ist bei der Bewertung des Einsatzes von entsprechenden KI-Systemen zu beachten.</w:t>
      </w:r>
    </w:p>
    <w:p w14:paraId="543CFF61" w14:textId="4673C839" w:rsidR="00752E58" w:rsidRPr="005A6220" w:rsidRDefault="00752E58" w:rsidP="00C9294A">
      <w:pPr>
        <w:widowControl w:val="0"/>
        <w:jc w:val="both"/>
        <w:rPr>
          <w:rFonts w:asciiTheme="minorHAnsi" w:hAnsiTheme="minorHAnsi" w:cstheme="minorHAnsi"/>
        </w:rPr>
        <w:pPrChange w:id="51" w:author="Imke Endjer" w:date="2023-02-22T11:22:00Z">
          <w:pPr>
            <w:widowControl w:val="0"/>
          </w:pPr>
        </w:pPrChange>
      </w:pPr>
      <w:r w:rsidRPr="005A6220">
        <w:rPr>
          <w:rFonts w:asciiTheme="minorHAnsi" w:hAnsiTheme="minorHAnsi" w:cstheme="minorHAnsi"/>
        </w:rPr>
        <w:t xml:space="preserve">Ein KI-System an sich ist also nicht „diskriminierend“ oder „sexistisch“. Aber wir Menschen sind eben oftmals unfair oder voreingenommen und das zeigt sich auch in den von uns produzierten Daten, die wir für maschinelle Lernverfahren heranziehen (etwa bei Bewerbungsprozessen). Damit übertragen wir unsere menschlichen Vorurteile auf die Technologie. Ein Bias kann aber auch durch Fehler in der Datenerhebung der verwendeten Datensätze (Stichprobenauswahl, soziale Erwünschtheit, …) entstehen. Bias in den verwendeten Daten aufzudecken, ist in der Praxis nicht so einfach: In diesem Modul arbeiten wir zu Beginn mit sehr kleinen Datensätzen, die wir auch händisch auswerten und überblicken können. In der Praxis hingegen, werden große </w:t>
      </w:r>
      <w:r w:rsidRPr="005A6220">
        <w:rPr>
          <w:rFonts w:asciiTheme="minorHAnsi" w:hAnsiTheme="minorHAnsi" w:cstheme="minorHAnsi"/>
        </w:rPr>
        <w:lastRenderedPageBreak/>
        <w:t>Datensätze mit Millionen von Datenpunkten verwendet. Wie immer, wenn Informatiksysteme Entscheidungen mit direktem Einfluss auf unser Leben fällen, müssen sie insbesondere auch im Praxiseinsatz gründlich überprüft werden, um sicherzustellen, dass sie auch wie beabsichtigt funktioniert</w:t>
      </w:r>
      <w:r w:rsidR="004B5DFE">
        <w:rPr>
          <w:rFonts w:asciiTheme="minorHAnsi" w:hAnsiTheme="minorHAnsi" w:cstheme="minorHAnsi"/>
        </w:rPr>
        <w:t>. Genauso</w:t>
      </w:r>
      <w:r w:rsidRPr="005A6220">
        <w:rPr>
          <w:rFonts w:asciiTheme="minorHAnsi" w:hAnsiTheme="minorHAnsi" w:cstheme="minorHAnsi"/>
        </w:rPr>
        <w:t xml:space="preserve"> wie bei anderen Werkzeugen, muss abgewogen werden, ob und wie wir sie als Gesellschaft einsetzen wollen.</w:t>
      </w:r>
    </w:p>
    <w:p w14:paraId="431E0E52" w14:textId="03086BC5" w:rsidR="00752E58" w:rsidRPr="005A6220" w:rsidRDefault="00752E58" w:rsidP="00D878BD">
      <w:pPr>
        <w:pStyle w:val="berschrift2"/>
        <w:numPr>
          <w:ilvl w:val="1"/>
          <w:numId w:val="3"/>
        </w:numPr>
        <w:ind w:left="576" w:hanging="576"/>
        <w:rPr>
          <w:rFonts w:asciiTheme="minorHAnsi" w:hAnsiTheme="minorHAnsi" w:cstheme="minorHAnsi"/>
          <w:b w:val="0"/>
          <w:bCs/>
        </w:rPr>
      </w:pPr>
      <w:bookmarkStart w:id="52" w:name="_noyvwh1bfpyx"/>
      <w:bookmarkStart w:id="53" w:name="_Toc83890422"/>
      <w:bookmarkStart w:id="54" w:name="_Toc83890664"/>
      <w:bookmarkStart w:id="55" w:name="_Toc90635440"/>
      <w:bookmarkEnd w:id="52"/>
      <w:r w:rsidRPr="005A6220">
        <w:rPr>
          <w:rFonts w:asciiTheme="minorHAnsi" w:hAnsiTheme="minorHAnsi" w:cstheme="minorHAnsi"/>
          <w:bCs/>
        </w:rPr>
        <w:t>Orange3</w:t>
      </w:r>
      <w:bookmarkEnd w:id="53"/>
      <w:bookmarkEnd w:id="54"/>
      <w:bookmarkEnd w:id="55"/>
    </w:p>
    <w:p w14:paraId="731830B5" w14:textId="77777777" w:rsidR="00752E58" w:rsidRPr="005A6220" w:rsidRDefault="00752E58" w:rsidP="00752E58">
      <w:pPr>
        <w:rPr>
          <w:rFonts w:asciiTheme="minorHAnsi" w:hAnsiTheme="minorHAnsi" w:cstheme="minorHAnsi"/>
          <w:b/>
        </w:rPr>
      </w:pPr>
      <w:r w:rsidRPr="005A6220">
        <w:rPr>
          <w:rFonts w:asciiTheme="minorHAnsi" w:hAnsiTheme="minorHAnsi" w:cstheme="minorHAnsi"/>
          <w:b/>
        </w:rPr>
        <w:t>Datenanalyse mit Orange3</w:t>
      </w:r>
    </w:p>
    <w:p w14:paraId="0211968E" w14:textId="7C6C42DD" w:rsidR="00752E58" w:rsidRPr="005A6220" w:rsidRDefault="00752E58" w:rsidP="00752E58">
      <w:pPr>
        <w:jc w:val="both"/>
        <w:rPr>
          <w:rFonts w:asciiTheme="minorHAnsi" w:hAnsiTheme="minorHAnsi" w:cstheme="minorHAnsi"/>
        </w:rPr>
      </w:pPr>
      <w:r w:rsidRPr="005A6220">
        <w:rPr>
          <w:rFonts w:asciiTheme="minorHAnsi" w:hAnsiTheme="minorHAnsi" w:cstheme="minorHAnsi"/>
        </w:rPr>
        <w:t>Orange3 ist ein Datenanalysetool, das an der Universität Ljubljana entwickelt wird und für alle gängigen Desktop-Betriebssysteme zum Download zur Verfügung steht (</w:t>
      </w:r>
      <w:hyperlink r:id="rId24" w:tooltip="http://orange.biolab.si/" w:history="1">
        <w:r w:rsidRPr="005A6220">
          <w:rPr>
            <w:rFonts w:asciiTheme="minorHAnsi" w:hAnsiTheme="minorHAnsi" w:cstheme="minorHAnsi"/>
            <w:color w:val="1155CC"/>
            <w:u w:val="single"/>
          </w:rPr>
          <w:t>http://orange.biolab.si/</w:t>
        </w:r>
      </w:hyperlink>
      <w:r w:rsidRPr="005A6220">
        <w:rPr>
          <w:rFonts w:asciiTheme="minorHAnsi" w:hAnsiTheme="minorHAnsi" w:cstheme="minorHAnsi"/>
        </w:rPr>
        <w:t>). In Orange werden Datenanalysen nicht durch textbasierte Programmierung</w:t>
      </w:r>
      <w:r w:rsidR="00DC1A71">
        <w:rPr>
          <w:rFonts w:asciiTheme="minorHAnsi" w:hAnsiTheme="minorHAnsi" w:cstheme="minorHAnsi"/>
        </w:rPr>
        <w:t>,</w:t>
      </w:r>
      <w:r w:rsidRPr="005A6220">
        <w:rPr>
          <w:rFonts w:asciiTheme="minorHAnsi" w:hAnsiTheme="minorHAnsi" w:cstheme="minorHAnsi"/>
        </w:rPr>
        <w:t xml:space="preserve"> sondern als Datenflussdiagramm beschrieben (siehe z.B. Arbeitsmaterial KI-B4.2.2). Entsprechend treten keine Syntaxfehler auf und der Fokus im Unterricht kann auf der Analyse und Interpretation der Daten liegen. Orange kann ohne Administratorrechte ausgeführt und via </w:t>
      </w:r>
      <w:proofErr w:type="spellStart"/>
      <w:r w:rsidRPr="005A6220">
        <w:rPr>
          <w:rFonts w:asciiTheme="minorHAnsi" w:eastAsia="Courier New" w:hAnsiTheme="minorHAnsi" w:cstheme="minorHAnsi"/>
        </w:rPr>
        <w:t>pip</w:t>
      </w:r>
      <w:proofErr w:type="spellEnd"/>
      <w:r w:rsidRPr="005A6220">
        <w:rPr>
          <w:rFonts w:asciiTheme="minorHAnsi" w:hAnsiTheme="minorHAnsi" w:cstheme="minorHAnsi"/>
        </w:rPr>
        <w:t xml:space="preserve">, via </w:t>
      </w:r>
      <w:proofErr w:type="spellStart"/>
      <w:r w:rsidRPr="005A6220">
        <w:rPr>
          <w:rFonts w:asciiTheme="minorHAnsi" w:eastAsia="Courier New" w:hAnsiTheme="minorHAnsi" w:cstheme="minorHAnsi"/>
        </w:rPr>
        <w:t>conda</w:t>
      </w:r>
      <w:proofErr w:type="spellEnd"/>
      <w:r w:rsidRPr="005A6220">
        <w:rPr>
          <w:rFonts w:asciiTheme="minorHAnsi" w:eastAsia="Courier New" w:hAnsiTheme="minorHAnsi" w:cstheme="minorHAnsi"/>
          <w:vertAlign w:val="superscript"/>
        </w:rPr>
        <w:footnoteReference w:id="2"/>
      </w:r>
      <w:r w:rsidRPr="005A6220">
        <w:rPr>
          <w:rFonts w:asciiTheme="minorHAnsi" w:hAnsiTheme="minorHAnsi" w:cstheme="minorHAnsi"/>
        </w:rPr>
        <w:t xml:space="preserve"> oder als ausführbare Datei bezogen werden. Der Installationsprozess kann je nach System eine gewisse Zeit dauern. Deswegen sollte die Software vor der Unterrichtsstunde heruntergeladen und ausprobiert werden. Der Fokus in dieser Sequenz liegt auf dem überwachten Verfahren des Lernens von Entscheidungsbäumen, die im Folgenden genauer beschrieben werden. Für Tipps und Hilfestellungen zu den Funktionen von Orange3 sei an dieser Stelle auf die Hilfekarten KI-B4.2.5 verwiesen. </w:t>
      </w:r>
    </w:p>
    <w:p w14:paraId="77C9705E" w14:textId="79EFF803" w:rsidR="00752E58" w:rsidRPr="005A6220" w:rsidRDefault="00752E58" w:rsidP="00752E58">
      <w:pPr>
        <w:jc w:val="both"/>
        <w:rPr>
          <w:rFonts w:asciiTheme="minorHAnsi" w:hAnsiTheme="minorHAnsi" w:cstheme="minorHAnsi"/>
        </w:rPr>
      </w:pPr>
      <w:r w:rsidRPr="005A6220">
        <w:rPr>
          <w:rFonts w:asciiTheme="minorHAnsi" w:hAnsiTheme="minorHAnsi" w:cstheme="minorHAnsi"/>
        </w:rPr>
        <w:t>Mit Orange 3 können auch weitere Lernverfahren eingesetzt werden, z.B. Random Forests und k-</w:t>
      </w:r>
      <w:proofErr w:type="spellStart"/>
      <w:r w:rsidRPr="005A6220">
        <w:rPr>
          <w:rFonts w:asciiTheme="minorHAnsi" w:hAnsiTheme="minorHAnsi" w:cstheme="minorHAnsi"/>
        </w:rPr>
        <w:t>Nearest</w:t>
      </w:r>
      <w:proofErr w:type="spellEnd"/>
      <w:r w:rsidRPr="005A6220">
        <w:rPr>
          <w:rFonts w:asciiTheme="minorHAnsi" w:hAnsiTheme="minorHAnsi" w:cstheme="minorHAnsi"/>
        </w:rPr>
        <w:t>-</w:t>
      </w:r>
      <w:proofErr w:type="spellStart"/>
      <w:r w:rsidRPr="005A6220">
        <w:rPr>
          <w:rFonts w:asciiTheme="minorHAnsi" w:hAnsiTheme="minorHAnsi" w:cstheme="minorHAnsi"/>
        </w:rPr>
        <w:t>Neighbour</w:t>
      </w:r>
      <w:proofErr w:type="spellEnd"/>
      <w:r w:rsidRPr="005A6220">
        <w:rPr>
          <w:rFonts w:asciiTheme="minorHAnsi" w:hAnsiTheme="minorHAnsi" w:cstheme="minorHAnsi"/>
        </w:rPr>
        <w:t>. Diese Verfahren werden an dieser Stelle nicht vertieft, Sie finden dazu aber nähere Erläuterung im Zusatzmaterial KI-B4.2.6. Der Einsatz dieser Lernverfahren eignet sich vor allem für Fortgeschrittene im Rahmen tiefergehender Projektphasen. Die Schülerinnen und Schüler haben dann auch die Möglichkeit mit eigenen Daten zu arbeiten.</w:t>
      </w:r>
    </w:p>
    <w:p w14:paraId="05E8BB7E" w14:textId="77777777" w:rsidR="00752E58" w:rsidRPr="005A6220" w:rsidRDefault="00752E58" w:rsidP="00752E58">
      <w:pPr>
        <w:jc w:val="both"/>
        <w:rPr>
          <w:rFonts w:asciiTheme="minorHAnsi" w:hAnsiTheme="minorHAnsi" w:cstheme="minorHAnsi"/>
          <w:b/>
        </w:rPr>
      </w:pPr>
      <w:r w:rsidRPr="005A6220">
        <w:rPr>
          <w:rFonts w:asciiTheme="minorHAnsi" w:hAnsiTheme="minorHAnsi" w:cstheme="minorHAnsi"/>
          <w:b/>
        </w:rPr>
        <w:t>Datenerfassung und Modellierung</w:t>
      </w:r>
    </w:p>
    <w:p w14:paraId="4C6D8632" w14:textId="43AAF4B2" w:rsidR="00752E58" w:rsidRPr="005A6220" w:rsidRDefault="00752E58" w:rsidP="00752E58">
      <w:pPr>
        <w:jc w:val="both"/>
        <w:rPr>
          <w:rFonts w:asciiTheme="minorHAnsi" w:hAnsiTheme="minorHAnsi" w:cstheme="minorHAnsi"/>
        </w:rPr>
      </w:pPr>
      <w:r w:rsidRPr="005A6220">
        <w:rPr>
          <w:rFonts w:asciiTheme="minorHAnsi" w:hAnsiTheme="minorHAnsi" w:cstheme="minorHAnsi"/>
        </w:rPr>
        <w:t>Um Daten in Orange3 verwenden zu können, müssen sie in einem für den Computer verarbeitbaren Format vorliegen. Für die Äffchen aus dem Unplugged-Spiel wählen wir dazu geeignete Merkmale aus den Bildern aus und übertragen die Informationen in eine Tabelle</w:t>
      </w:r>
      <w:r w:rsidRPr="005A6220">
        <w:rPr>
          <w:rStyle w:val="Funotenzeichen"/>
          <w:rFonts w:asciiTheme="minorHAnsi" w:hAnsiTheme="minorHAnsi" w:cstheme="minorHAnsi"/>
        </w:rPr>
        <w:footnoteReference w:id="3"/>
      </w:r>
      <w:r w:rsidRPr="005A6220">
        <w:rPr>
          <w:rFonts w:asciiTheme="minorHAnsi" w:hAnsiTheme="minorHAnsi" w:cstheme="minorHAnsi"/>
        </w:rPr>
        <w:t>. Mit diesem Schritt bereiten wir die Daten so auf, dass sie für den Computer verarbeitbar sind. Dabei fokussieren wir uns nur auf die Merkmale, die für den Anwendungsfall relevant sind. Dieses Vorgehen bezeichnet man als Modellierung. In der Tabelle gibt jede Spalte ein Merkmal an, jede Zeile beschreibt einen Datensatz (z.B. Bild von einem Äffchen). Bei der Auswahl der Merkmale der Äffchen (vgl. Abbildung) ergeben sich unterschiedliche Möglichkeiten: Die Augen lassen sich zusammen als Merkmal “Augen” mit Merkmalsausprägungen wie “beide offen” oder “nur ein Auge offen”, einzeln wie in der Abbildung oder durch ja/nein-Merkmale wie “beide Augen offen”</w:t>
      </w:r>
      <w:r w:rsidR="00DC1A71">
        <w:rPr>
          <w:rFonts w:asciiTheme="minorHAnsi" w:hAnsiTheme="minorHAnsi" w:cstheme="minorHAnsi"/>
        </w:rPr>
        <w:t>,</w:t>
      </w:r>
      <w:r w:rsidRPr="005A6220">
        <w:rPr>
          <w:rFonts w:asciiTheme="minorHAnsi" w:hAnsiTheme="minorHAnsi" w:cstheme="minorHAnsi"/>
        </w:rPr>
        <w:t xml:space="preserve"> modellieren. Für überwachtes Lernen muss außerdem ein Zielmerkmal, d.h. die vorherzusagende Beschriftung, festgelegt werden</w:t>
      </w:r>
      <w:r w:rsidR="00DC1A71">
        <w:rPr>
          <w:rFonts w:asciiTheme="minorHAnsi" w:hAnsiTheme="minorHAnsi" w:cstheme="minorHAnsi"/>
        </w:rPr>
        <w:t>. I</w:t>
      </w:r>
      <w:r w:rsidRPr="005A6220">
        <w:rPr>
          <w:rFonts w:asciiTheme="minorHAnsi" w:hAnsiTheme="minorHAnsi" w:cstheme="minorHAnsi"/>
        </w:rPr>
        <w:t>n unserem Fall ist das „beißt</w:t>
      </w:r>
      <w:r w:rsidR="00DC1A71">
        <w:rPr>
          <w:rFonts w:asciiTheme="minorHAnsi" w:hAnsiTheme="minorHAnsi" w:cstheme="minorHAnsi"/>
        </w:rPr>
        <w:t>“</w:t>
      </w:r>
      <w:r w:rsidRPr="005A6220">
        <w:rPr>
          <w:rFonts w:asciiTheme="minorHAnsi" w:hAnsiTheme="minorHAnsi" w:cstheme="minorHAnsi"/>
        </w:rPr>
        <w:t xml:space="preserve"> oder </w:t>
      </w:r>
      <w:r w:rsidR="00DC1A71">
        <w:rPr>
          <w:rFonts w:asciiTheme="minorHAnsi" w:hAnsiTheme="minorHAnsi" w:cstheme="minorHAnsi"/>
        </w:rPr>
        <w:t>„</w:t>
      </w:r>
      <w:r w:rsidRPr="005A6220">
        <w:rPr>
          <w:rFonts w:asciiTheme="minorHAnsi" w:hAnsiTheme="minorHAnsi" w:cstheme="minorHAnsi"/>
        </w:rPr>
        <w:t xml:space="preserve">beißt nicht“. Für </w:t>
      </w:r>
      <w:r w:rsidRPr="005A6220">
        <w:rPr>
          <w:rFonts w:asciiTheme="minorHAnsi" w:hAnsiTheme="minorHAnsi" w:cstheme="minorHAnsi"/>
        </w:rPr>
        <w:lastRenderedPageBreak/>
        <w:t xml:space="preserve">diese Unterrichtssequenz sind alle Daten bereits erfasst, liegen als </w:t>
      </w:r>
      <w:proofErr w:type="spellStart"/>
      <w:r w:rsidRPr="005A6220">
        <w:rPr>
          <w:rFonts w:asciiTheme="minorHAnsi" w:hAnsiTheme="minorHAnsi" w:cstheme="minorHAnsi"/>
        </w:rPr>
        <w:t>csv</w:t>
      </w:r>
      <w:proofErr w:type="spellEnd"/>
      <w:r w:rsidRPr="005A6220">
        <w:rPr>
          <w:rFonts w:asciiTheme="minorHAnsi" w:hAnsiTheme="minorHAnsi" w:cstheme="minorHAnsi"/>
        </w:rPr>
        <w:t>-Datei vor und können direkt verwendet werden.</w:t>
      </w:r>
    </w:p>
    <w:p w14:paraId="20C21990" w14:textId="77777777" w:rsidR="00752E58" w:rsidRPr="005A6220" w:rsidRDefault="00752E58" w:rsidP="00752E58">
      <w:pPr>
        <w:jc w:val="center"/>
        <w:rPr>
          <w:rFonts w:asciiTheme="minorHAnsi" w:hAnsiTheme="minorHAnsi" w:cstheme="minorHAnsi"/>
          <w:i/>
        </w:rPr>
      </w:pPr>
      <w:r w:rsidRPr="005A6220">
        <w:rPr>
          <w:rFonts w:asciiTheme="minorHAnsi" w:hAnsiTheme="minorHAnsi" w:cstheme="minorHAnsi"/>
          <w:noProof/>
        </w:rPr>
        <w:drawing>
          <wp:inline distT="0" distB="0" distL="0" distR="0" wp14:anchorId="24F90635" wp14:editId="006FE3F8">
            <wp:extent cx="4294350" cy="1010944"/>
            <wp:effectExtent l="0" t="0" r="0" b="0"/>
            <wp:docPr id="22" name="image12.png" descr="Ein Bild, das Tisch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22" name="image12.png" descr="Ein Bild, das Tisch enthält.&#10;&#10;Automatisch generierte Beschreibung"/>
                    <pic:cNvPicPr/>
                  </pic:nvPicPr>
                  <pic:blipFill>
                    <a:blip r:embed="rId25"/>
                    <a:stretch/>
                  </pic:blipFill>
                  <pic:spPr bwMode="auto">
                    <a:xfrm>
                      <a:off x="0" y="0"/>
                      <a:ext cx="4294350" cy="1010944"/>
                    </a:xfrm>
                    <a:prstGeom prst="rect">
                      <a:avLst/>
                    </a:prstGeom>
                    <a:ln/>
                  </pic:spPr>
                </pic:pic>
              </a:graphicData>
            </a:graphic>
          </wp:inline>
        </w:drawing>
      </w:r>
    </w:p>
    <w:p w14:paraId="515B6448" w14:textId="0DDE2322" w:rsidR="00752E58" w:rsidRDefault="00752E58" w:rsidP="00752E58">
      <w:pPr>
        <w:jc w:val="center"/>
        <w:rPr>
          <w:rFonts w:asciiTheme="minorHAnsi" w:hAnsiTheme="minorHAnsi" w:cstheme="minorHAnsi"/>
          <w:i/>
        </w:rPr>
      </w:pPr>
      <w:r w:rsidRPr="005A6220">
        <w:rPr>
          <w:rFonts w:asciiTheme="minorHAnsi" w:hAnsiTheme="minorHAnsi" w:cstheme="minorHAnsi"/>
          <w:i/>
        </w:rPr>
        <w:t>Beispiel Kodierung der Äffchen: Jede Zeile stellt ein Äffchen dar, die verschiedenen Merkmale finden sich in den Spalten (die Zeichen vor # sind spezifisch für Orange3 und geben an, ob das Merkmal diskret (D) oder kontinuierlich (C) ist bzw. ob es sich lediglich um</w:t>
      </w:r>
      <w:r w:rsidR="002F18A5" w:rsidRPr="005A6220">
        <w:rPr>
          <w:rFonts w:asciiTheme="minorHAnsi" w:hAnsiTheme="minorHAnsi" w:cstheme="minorHAnsi"/>
          <w:i/>
        </w:rPr>
        <w:t xml:space="preserve"> </w:t>
      </w:r>
      <w:r w:rsidRPr="005A6220">
        <w:rPr>
          <w:rFonts w:asciiTheme="minorHAnsi" w:hAnsiTheme="minorHAnsi" w:cstheme="minorHAnsi"/>
          <w:i/>
        </w:rPr>
        <w:t xml:space="preserve">beschreibende </w:t>
      </w:r>
      <w:r w:rsidR="002F18A5" w:rsidRPr="005A6220">
        <w:rPr>
          <w:rFonts w:asciiTheme="minorHAnsi" w:hAnsiTheme="minorHAnsi" w:cstheme="minorHAnsi"/>
          <w:i/>
        </w:rPr>
        <w:br/>
      </w:r>
      <w:r w:rsidRPr="005A6220">
        <w:rPr>
          <w:rFonts w:asciiTheme="minorHAnsi" w:hAnsiTheme="minorHAnsi" w:cstheme="minorHAnsi"/>
          <w:i/>
        </w:rPr>
        <w:t>Metadaten (m) oder das Zielmerkmal (c) handelt.</w:t>
      </w:r>
    </w:p>
    <w:p w14:paraId="1DF6933D" w14:textId="177B545E" w:rsidR="00B47CBA" w:rsidRDefault="00B47CBA">
      <w:pPr>
        <w:spacing w:line="259" w:lineRule="auto"/>
        <w:rPr>
          <w:rFonts w:asciiTheme="minorHAnsi" w:hAnsiTheme="minorHAnsi" w:cstheme="minorHAnsi"/>
          <w:i/>
        </w:rPr>
      </w:pPr>
      <w:r>
        <w:rPr>
          <w:rFonts w:asciiTheme="minorHAnsi" w:hAnsiTheme="minorHAnsi" w:cstheme="minorHAnsi"/>
          <w:i/>
        </w:rPr>
        <w:br w:type="page"/>
      </w:r>
    </w:p>
    <w:p w14:paraId="3A22F61F" w14:textId="77777777" w:rsidR="00752E58" w:rsidRPr="005A6220" w:rsidRDefault="00752E58" w:rsidP="00F51BA4">
      <w:pPr>
        <w:pStyle w:val="berschrift1"/>
        <w:numPr>
          <w:ilvl w:val="0"/>
          <w:numId w:val="11"/>
        </w:numPr>
        <w:ind w:left="284" w:hanging="284"/>
        <w:rPr>
          <w:rFonts w:asciiTheme="minorHAnsi" w:hAnsiTheme="minorHAnsi" w:cstheme="minorHAnsi"/>
          <w:bCs/>
        </w:rPr>
      </w:pPr>
      <w:bookmarkStart w:id="56" w:name="_Toc83890423"/>
      <w:bookmarkStart w:id="57" w:name="_Toc83890665"/>
      <w:bookmarkStart w:id="58" w:name="_Toc90635441"/>
      <w:r w:rsidRPr="005A6220">
        <w:rPr>
          <w:rFonts w:asciiTheme="minorHAnsi" w:hAnsiTheme="minorHAnsi" w:cstheme="minorHAnsi"/>
          <w:bCs/>
        </w:rPr>
        <w:lastRenderedPageBreak/>
        <w:t>Unterrichtliche Umsetzung</w:t>
      </w:r>
      <w:bookmarkEnd w:id="56"/>
      <w:bookmarkEnd w:id="57"/>
      <w:bookmarkEnd w:id="58"/>
    </w:p>
    <w:p w14:paraId="6A48E68A" w14:textId="54D251EE"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Im Rahmen des Moduls KI-B3 </w:t>
      </w:r>
      <w:r w:rsidR="00EA5E54">
        <w:rPr>
          <w:rFonts w:asciiTheme="minorHAnsi" w:hAnsiTheme="minorHAnsi" w:cstheme="minorHAnsi"/>
        </w:rPr>
        <w:t>„</w:t>
      </w:r>
      <w:r w:rsidRPr="005A6220">
        <w:rPr>
          <w:rFonts w:asciiTheme="minorHAnsi" w:hAnsiTheme="minorHAnsi" w:cstheme="minorHAnsi"/>
        </w:rPr>
        <w:t>Schlag den Roboter</w:t>
      </w:r>
      <w:r w:rsidR="00EA5E54">
        <w:rPr>
          <w:rFonts w:asciiTheme="minorHAnsi" w:hAnsiTheme="minorHAnsi" w:cstheme="minorHAnsi"/>
        </w:rPr>
        <w:t>“</w:t>
      </w:r>
      <w:r w:rsidRPr="005A6220">
        <w:rPr>
          <w:rFonts w:asciiTheme="minorHAnsi" w:hAnsiTheme="minorHAnsi" w:cstheme="minorHAnsi"/>
        </w:rPr>
        <w:t xml:space="preserve"> haben die Schülerinnen und Schüler durch verschiedene Unplugged-Aktivitäten die grundlegenden Funktionsweisen verschiedener KI-Methoden untersucht sowie Beispiele kennengelernt und hinterfragt. Darauf aufbauend modellieren sie nun das bereits in der Unplugged-Variante erkundete Beispiel des Gute-Äffchen-Böse-Äffchen-Spiels mithilfe von Orange3 (siehe Abb.). Anschließend erfolgt eine Übertragung der gelernten Konzepte auf reale Datensätze, die die Schülerinnen und Schüler mithilfe von KI-Methoden auswerten. So erfahren sie wie Daten, die auch als Öl des 21. Jahrhunderts bezeichnet werden, erst die Grundlage für die jüngeren Entwicklungen künstlicher Intelligenz bilden</w:t>
      </w:r>
      <w:r w:rsidRPr="005A6220">
        <w:rPr>
          <w:rFonts w:asciiTheme="minorHAnsi" w:hAnsiTheme="minorHAnsi" w:cstheme="minorHAnsi"/>
          <w:vertAlign w:val="superscript"/>
        </w:rPr>
        <w:footnoteReference w:id="4"/>
      </w:r>
      <w:r w:rsidRPr="005A6220">
        <w:rPr>
          <w:rFonts w:asciiTheme="minorHAnsi" w:hAnsiTheme="minorHAnsi" w:cstheme="minorHAnsi"/>
        </w:rPr>
        <w:t xml:space="preserve">. Zum Einsatz kommen überwachte Lernverfahren. Aufbauend auf dieser Anwendung von KI-Methoden werden anschließend die gesellschaftliche Dimension betrachtet sowie drängende Fragen von KI-Verfahren diskutiert und bewertet. Das Modul ist dabei so gestaltet, dass es sowohl im Anschluss an das Modul </w:t>
      </w:r>
      <w:r w:rsidR="00EA5E54">
        <w:rPr>
          <w:rFonts w:asciiTheme="minorHAnsi" w:hAnsiTheme="minorHAnsi" w:cstheme="minorHAnsi"/>
        </w:rPr>
        <w:t>„</w:t>
      </w:r>
      <w:r w:rsidRPr="005A6220">
        <w:rPr>
          <w:rFonts w:asciiTheme="minorHAnsi" w:hAnsiTheme="minorHAnsi" w:cstheme="minorHAnsi"/>
        </w:rPr>
        <w:t>Schlag den Roboter</w:t>
      </w:r>
      <w:r w:rsidR="00EA5E54">
        <w:rPr>
          <w:rFonts w:asciiTheme="minorHAnsi" w:hAnsiTheme="minorHAnsi" w:cstheme="minorHAnsi"/>
        </w:rPr>
        <w:t>“</w:t>
      </w:r>
      <w:r w:rsidRPr="005A6220">
        <w:rPr>
          <w:rFonts w:asciiTheme="minorHAnsi" w:hAnsiTheme="minorHAnsi" w:cstheme="minorHAnsi"/>
        </w:rPr>
        <w:t xml:space="preserve"> als auch unabhängig davon im Unterricht eingesetzt werden kann.</w:t>
      </w:r>
    </w:p>
    <w:p w14:paraId="09C12FD3" w14:textId="77777777" w:rsidR="00752E58" w:rsidRPr="005A6220" w:rsidRDefault="00752E58" w:rsidP="00752E58">
      <w:pPr>
        <w:jc w:val="center"/>
        <w:rPr>
          <w:rFonts w:asciiTheme="minorHAnsi" w:hAnsiTheme="minorHAnsi" w:cstheme="minorHAnsi"/>
        </w:rPr>
      </w:pPr>
      <w:r w:rsidRPr="005A6220">
        <w:rPr>
          <w:rFonts w:asciiTheme="minorHAnsi" w:hAnsiTheme="minorHAnsi" w:cstheme="minorHAnsi"/>
          <w:noProof/>
        </w:rPr>
        <w:drawing>
          <wp:inline distT="0" distB="0" distL="0" distR="0" wp14:anchorId="5F8943DC" wp14:editId="7CBB14CE">
            <wp:extent cx="4354584" cy="3685844"/>
            <wp:effectExtent l="19050" t="19050" r="24765" b="9525"/>
            <wp:docPr id="30" name="image6.png"/>
            <wp:cNvGraphicFramePr/>
            <a:graphic xmlns:a="http://schemas.openxmlformats.org/drawingml/2006/main">
              <a:graphicData uri="http://schemas.openxmlformats.org/drawingml/2006/picture">
                <pic:pic xmlns:pic="http://schemas.openxmlformats.org/drawingml/2006/picture">
                  <pic:nvPicPr>
                    <pic:cNvPr id="15" name="image6.png"/>
                    <pic:cNvPicPr/>
                  </pic:nvPicPr>
                  <pic:blipFill>
                    <a:blip r:embed="rId26"/>
                    <a:stretch/>
                  </pic:blipFill>
                  <pic:spPr bwMode="auto">
                    <a:xfrm>
                      <a:off x="0" y="0"/>
                      <a:ext cx="4354584" cy="3685844"/>
                    </a:xfrm>
                    <a:prstGeom prst="rect">
                      <a:avLst/>
                    </a:prstGeom>
                    <a:ln w="12700">
                      <a:solidFill>
                        <a:srgbClr val="000000"/>
                      </a:solidFill>
                      <a:prstDash val="solid"/>
                    </a:ln>
                  </pic:spPr>
                </pic:pic>
              </a:graphicData>
            </a:graphic>
          </wp:inline>
        </w:drawing>
      </w:r>
    </w:p>
    <w:p w14:paraId="53547683" w14:textId="77777777" w:rsidR="00752E58" w:rsidRPr="005A6220" w:rsidRDefault="00752E58" w:rsidP="00752E58">
      <w:pPr>
        <w:jc w:val="center"/>
        <w:rPr>
          <w:rFonts w:asciiTheme="minorHAnsi" w:hAnsiTheme="minorHAnsi" w:cstheme="minorHAnsi"/>
          <w:i/>
        </w:rPr>
      </w:pPr>
      <w:r w:rsidRPr="005A6220">
        <w:rPr>
          <w:rFonts w:asciiTheme="minorHAnsi" w:hAnsiTheme="minorHAnsi" w:cstheme="minorHAnsi"/>
          <w:i/>
        </w:rPr>
        <w:t>Das Gute-Äffchen-Böse-Äffchen-Spiel in Orange3</w:t>
      </w:r>
    </w:p>
    <w:p w14:paraId="6A5356A7" w14:textId="77777777" w:rsidR="00752E58" w:rsidRPr="005A6220" w:rsidRDefault="00752E58" w:rsidP="00752E58">
      <w:pPr>
        <w:jc w:val="center"/>
        <w:rPr>
          <w:rFonts w:asciiTheme="minorHAnsi" w:hAnsiTheme="minorHAnsi" w:cstheme="minorHAnsi"/>
          <w:i/>
        </w:rPr>
      </w:pPr>
    </w:p>
    <w:p w14:paraId="1A30476C" w14:textId="523CDFA7" w:rsidR="00B47CBA" w:rsidRDefault="00B47CBA">
      <w:pPr>
        <w:spacing w:line="259" w:lineRule="auto"/>
        <w:rPr>
          <w:rFonts w:asciiTheme="minorHAnsi" w:hAnsiTheme="minorHAnsi" w:cstheme="minorHAnsi"/>
          <w:i/>
        </w:rPr>
      </w:pPr>
      <w:r>
        <w:rPr>
          <w:rFonts w:asciiTheme="minorHAnsi" w:hAnsiTheme="minorHAnsi" w:cstheme="minorHAnsi"/>
          <w:i/>
        </w:rPr>
        <w:br w:type="page"/>
      </w:r>
    </w:p>
    <w:p w14:paraId="4930AC49" w14:textId="77777777" w:rsidR="00752E58" w:rsidRPr="005A6220" w:rsidRDefault="00752E58" w:rsidP="00ED638B">
      <w:pPr>
        <w:pStyle w:val="berschrift2"/>
        <w:numPr>
          <w:ilvl w:val="1"/>
          <w:numId w:val="11"/>
        </w:numPr>
        <w:spacing w:before="360" w:after="0"/>
        <w:ind w:left="567" w:hanging="567"/>
        <w:jc w:val="both"/>
        <w:rPr>
          <w:rFonts w:asciiTheme="minorHAnsi" w:hAnsiTheme="minorHAnsi" w:cstheme="minorHAnsi"/>
          <w:bCs/>
        </w:rPr>
      </w:pPr>
      <w:bookmarkStart w:id="59" w:name="_Toc83890424"/>
      <w:bookmarkStart w:id="60" w:name="_Toc83890666"/>
      <w:bookmarkStart w:id="61" w:name="_Toc90635442"/>
      <w:r w:rsidRPr="005A6220">
        <w:rPr>
          <w:rFonts w:asciiTheme="minorHAnsi" w:hAnsiTheme="minorHAnsi" w:cstheme="minorHAnsi"/>
          <w:bCs/>
        </w:rPr>
        <w:lastRenderedPageBreak/>
        <w:t>Grober Unterrichtsplan</w:t>
      </w:r>
      <w:bookmarkEnd w:id="59"/>
      <w:bookmarkEnd w:id="60"/>
      <w:bookmarkEnd w:id="61"/>
    </w:p>
    <w:p w14:paraId="6B4E533E" w14:textId="77777777" w:rsidR="00752E58" w:rsidRPr="005A6220" w:rsidRDefault="00752E58" w:rsidP="00752E58">
      <w:pPr>
        <w:rPr>
          <w:rFonts w:asciiTheme="minorHAnsi" w:hAnsiTheme="minorHAnsi" w:cstheme="minorHAnsi"/>
        </w:rPr>
      </w:pPr>
    </w:p>
    <w:p w14:paraId="36DC72DA" w14:textId="77777777" w:rsidR="00752E58" w:rsidRPr="005A6220" w:rsidRDefault="00752E58" w:rsidP="00752E58">
      <w:pPr>
        <w:rPr>
          <w:rFonts w:asciiTheme="minorHAnsi" w:hAnsiTheme="minorHAnsi" w:cstheme="minorHAnsi"/>
          <w:b/>
        </w:rPr>
      </w:pPr>
      <w:r w:rsidRPr="005A6220">
        <w:rPr>
          <w:rFonts w:asciiTheme="minorHAnsi" w:hAnsiTheme="minorHAnsi" w:cstheme="minorHAnsi"/>
          <w:b/>
        </w:rPr>
        <w:t xml:space="preserve">Variante I: </w:t>
      </w:r>
    </w:p>
    <w:p w14:paraId="422EDC74" w14:textId="0406BFB3"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Diese Variante ist empfehlenswert, wenn weniger Unterrichtsstunden zur Verfügung stehen oder für die Lerngruppe eine einfachere Variante angemessen ist. Das Modul wird dann in einer verkürzten Version ohne Projektphase durchgeführt: </w:t>
      </w:r>
    </w:p>
    <w:tbl>
      <w:tblPr>
        <w:tblW w:w="0" w:type="auto"/>
        <w:tblCellMar>
          <w:top w:w="15" w:type="dxa"/>
          <w:left w:w="15" w:type="dxa"/>
          <w:bottom w:w="15" w:type="dxa"/>
          <w:right w:w="15" w:type="dxa"/>
        </w:tblCellMar>
        <w:tblLook w:val="04A0" w:firstRow="1" w:lastRow="0" w:firstColumn="1" w:lastColumn="0" w:noHBand="0" w:noVBand="1"/>
      </w:tblPr>
      <w:tblGrid>
        <w:gridCol w:w="2746"/>
        <w:gridCol w:w="6088"/>
      </w:tblGrid>
      <w:tr w:rsidR="005A6220" w:rsidRPr="005A6220" w14:paraId="0A543C7E" w14:textId="77777777" w:rsidTr="00F153B9">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1ACC1E04" w14:textId="77777777" w:rsidR="00752E58" w:rsidRPr="005A6220" w:rsidRDefault="00752E58" w:rsidP="00F153B9">
            <w:pPr>
              <w:spacing w:after="0" w:line="240" w:lineRule="auto"/>
              <w:jc w:val="center"/>
              <w:rPr>
                <w:rFonts w:asciiTheme="minorHAnsi" w:eastAsia="Times New Roman" w:hAnsiTheme="minorHAnsi" w:cstheme="minorHAnsi"/>
                <w:szCs w:val="21"/>
              </w:rPr>
            </w:pPr>
            <w:r w:rsidRPr="005A6220">
              <w:rPr>
                <w:rFonts w:asciiTheme="minorHAnsi" w:eastAsia="Times New Roman" w:hAnsiTheme="minorHAnsi" w:cstheme="minorHAnsi"/>
                <w:b/>
                <w:szCs w:val="21"/>
              </w:rPr>
              <w:t>Unterrichtsszenarien</w:t>
            </w:r>
          </w:p>
        </w:tc>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23A84B0F" w14:textId="77777777" w:rsidR="00752E58" w:rsidRPr="005A6220" w:rsidRDefault="00752E58" w:rsidP="00F153B9">
            <w:pPr>
              <w:spacing w:after="0" w:line="240" w:lineRule="auto"/>
              <w:jc w:val="center"/>
              <w:rPr>
                <w:rFonts w:asciiTheme="minorHAnsi" w:eastAsia="Times New Roman" w:hAnsiTheme="minorHAnsi" w:cstheme="minorHAnsi"/>
                <w:szCs w:val="21"/>
              </w:rPr>
            </w:pPr>
            <w:r w:rsidRPr="005A6220">
              <w:rPr>
                <w:rFonts w:asciiTheme="minorHAnsi" w:eastAsia="Times New Roman" w:hAnsiTheme="minorHAnsi" w:cstheme="minorHAnsi"/>
                <w:b/>
                <w:szCs w:val="21"/>
              </w:rPr>
              <w:t>Kurze Zusammenfassung</w:t>
            </w:r>
          </w:p>
        </w:tc>
      </w:tr>
      <w:tr w:rsidR="005A6220" w:rsidRPr="005A6220" w14:paraId="01DE0B38" w14:textId="77777777" w:rsidTr="00F153B9">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5CA17088" w14:textId="77777777" w:rsidR="00752E58" w:rsidRPr="005A6220" w:rsidRDefault="00752E58" w:rsidP="00F153B9">
            <w:pPr>
              <w:spacing w:after="0" w:line="240" w:lineRule="auto"/>
              <w:jc w:val="center"/>
              <w:rPr>
                <w:rFonts w:asciiTheme="minorHAnsi" w:eastAsia="Times New Roman" w:hAnsiTheme="minorHAnsi" w:cstheme="minorHAnsi"/>
                <w:szCs w:val="21"/>
              </w:rPr>
            </w:pPr>
            <w:r w:rsidRPr="005A6220">
              <w:rPr>
                <w:rFonts w:asciiTheme="minorHAnsi" w:eastAsia="Times New Roman" w:hAnsiTheme="minorHAnsi" w:cstheme="minorHAnsi"/>
                <w:szCs w:val="21"/>
              </w:rPr>
              <w:t xml:space="preserve">Datenanalyse und Entscheidungsbaum </w:t>
            </w:r>
            <w:r w:rsidRPr="005A6220">
              <w:rPr>
                <w:rFonts w:asciiTheme="minorHAnsi" w:eastAsia="Times New Roman" w:hAnsiTheme="minorHAnsi" w:cstheme="minorHAnsi"/>
                <w:szCs w:val="21"/>
              </w:rPr>
              <w:br/>
              <w:t>(1 UZE)</w:t>
            </w: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38670B8A" w14:textId="77777777" w:rsidR="00752E58" w:rsidRPr="005A6220" w:rsidRDefault="00752E58" w:rsidP="00F153B9">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Die Schülerinnen und Schüler</w:t>
            </w:r>
          </w:p>
          <w:p w14:paraId="643289D1" w14:textId="77777777" w:rsidR="00752E58" w:rsidRPr="005A6220" w:rsidRDefault="00752E58" w:rsidP="00F153B9">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 erstellen händisch den Entscheidungsbaum und die Konfusionsmatrix für ein einfaches Beispiel.</w:t>
            </w:r>
          </w:p>
        </w:tc>
      </w:tr>
      <w:tr w:rsidR="005A6220" w:rsidRPr="005A6220" w14:paraId="114F08F1" w14:textId="77777777" w:rsidTr="00F153B9">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3E611339" w14:textId="77777777" w:rsidR="00752E58" w:rsidRPr="005A6220" w:rsidRDefault="00752E58" w:rsidP="00F153B9">
            <w:pPr>
              <w:spacing w:after="0" w:line="240" w:lineRule="auto"/>
              <w:jc w:val="center"/>
              <w:rPr>
                <w:rFonts w:asciiTheme="minorHAnsi" w:eastAsia="Times New Roman" w:hAnsiTheme="minorHAnsi" w:cstheme="minorHAnsi"/>
                <w:szCs w:val="21"/>
              </w:rPr>
            </w:pPr>
            <w:r w:rsidRPr="005A6220">
              <w:rPr>
                <w:rFonts w:asciiTheme="minorHAnsi" w:eastAsia="Times New Roman" w:hAnsiTheme="minorHAnsi" w:cstheme="minorHAnsi"/>
                <w:szCs w:val="21"/>
              </w:rPr>
              <w:t>Datenanalyse mit Orange3 (2 UZE)</w:t>
            </w:r>
          </w:p>
        </w:tc>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2D2B4E2C" w14:textId="77777777" w:rsidR="00752E58" w:rsidRPr="005A6220" w:rsidRDefault="00752E58" w:rsidP="00F153B9">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Die Schülerinnen und Schüler</w:t>
            </w:r>
          </w:p>
          <w:p w14:paraId="7162BE01" w14:textId="77777777" w:rsidR="00752E58" w:rsidRPr="005A6220" w:rsidRDefault="00752E58" w:rsidP="00F153B9">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 nutzen das Werkzeug Orange3, um gegebene Daten zu analysieren.</w:t>
            </w:r>
          </w:p>
          <w:p w14:paraId="74202C43" w14:textId="77777777" w:rsidR="00752E58" w:rsidRPr="005A6220" w:rsidRDefault="00752E58" w:rsidP="00F153B9">
            <w:pPr>
              <w:spacing w:after="0" w:line="240" w:lineRule="auto"/>
              <w:rPr>
                <w:rFonts w:asciiTheme="minorHAnsi" w:eastAsia="Times New Roman" w:hAnsiTheme="minorHAnsi" w:cstheme="minorHAnsi"/>
                <w:szCs w:val="21"/>
              </w:rPr>
            </w:pPr>
            <w:r w:rsidRPr="005A6220">
              <w:rPr>
                <w:rStyle w:val="docdata"/>
                <w:rFonts w:asciiTheme="minorHAnsi" w:hAnsiTheme="minorHAnsi" w:cstheme="minorHAnsi"/>
                <w:szCs w:val="21"/>
              </w:rPr>
              <w:t>Hinweis: die Software Orange3 sollte vorher heruntergeladen werden.</w:t>
            </w:r>
          </w:p>
        </w:tc>
      </w:tr>
      <w:tr w:rsidR="005A6220" w:rsidRPr="005A6220" w14:paraId="2A3664B2" w14:textId="77777777" w:rsidTr="00F153B9">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2016D01B" w14:textId="77777777" w:rsidR="00752E58" w:rsidRPr="005A6220" w:rsidRDefault="00752E58" w:rsidP="00F153B9">
            <w:pPr>
              <w:spacing w:after="0" w:line="240" w:lineRule="auto"/>
              <w:jc w:val="center"/>
              <w:rPr>
                <w:rFonts w:asciiTheme="minorHAnsi" w:eastAsia="Times New Roman" w:hAnsiTheme="minorHAnsi" w:cstheme="minorHAnsi"/>
                <w:szCs w:val="21"/>
              </w:rPr>
            </w:pP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263A6B62" w14:textId="77777777" w:rsidR="00752E58" w:rsidRPr="005A6220" w:rsidRDefault="00752E58" w:rsidP="00F153B9">
            <w:pPr>
              <w:spacing w:after="0" w:line="240" w:lineRule="auto"/>
              <w:rPr>
                <w:rFonts w:asciiTheme="minorHAnsi" w:eastAsia="Times New Roman" w:hAnsiTheme="minorHAnsi" w:cstheme="minorHAnsi"/>
                <w:szCs w:val="21"/>
              </w:rPr>
            </w:pPr>
          </w:p>
        </w:tc>
      </w:tr>
      <w:tr w:rsidR="005A6220" w:rsidRPr="005A6220" w14:paraId="44A6838F" w14:textId="77777777" w:rsidTr="00F153B9">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03C1CF31" w14:textId="77777777" w:rsidR="00752E58" w:rsidRPr="005A6220" w:rsidRDefault="00752E58" w:rsidP="00F153B9">
            <w:pPr>
              <w:spacing w:after="0" w:line="240" w:lineRule="auto"/>
              <w:jc w:val="center"/>
              <w:rPr>
                <w:rFonts w:asciiTheme="minorHAnsi" w:eastAsia="Times New Roman" w:hAnsiTheme="minorHAnsi" w:cstheme="minorHAnsi"/>
                <w:szCs w:val="21"/>
              </w:rPr>
            </w:pPr>
            <w:r w:rsidRPr="005A6220">
              <w:rPr>
                <w:rFonts w:asciiTheme="minorHAnsi" w:eastAsia="Times New Roman" w:hAnsiTheme="minorHAnsi" w:cstheme="minorHAnsi"/>
                <w:szCs w:val="21"/>
              </w:rPr>
              <w:t>KI und unsere Gesellschaft (1 UZE)</w:t>
            </w:r>
          </w:p>
        </w:tc>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3D364C10" w14:textId="77777777" w:rsidR="00752E58" w:rsidRPr="005A6220" w:rsidRDefault="00752E58" w:rsidP="00F153B9">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Die Schülerinnen und Schüler</w:t>
            </w:r>
          </w:p>
          <w:p w14:paraId="6710E3AB" w14:textId="77777777" w:rsidR="00752E58" w:rsidRPr="005A6220" w:rsidRDefault="00752E58" w:rsidP="00DB06AC">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 diskutieren und bewerten Konsequenzen aus dem Einsatz von KI-Methoden. </w:t>
            </w:r>
          </w:p>
          <w:p w14:paraId="0DFAF981" w14:textId="77777777" w:rsidR="00752E58" w:rsidRPr="005A6220" w:rsidRDefault="00752E58" w:rsidP="00DB06AC">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 erläutern den Unterschied von Korrelation und Kausalität. </w:t>
            </w:r>
          </w:p>
          <w:p w14:paraId="7042904B" w14:textId="79E7295E" w:rsidR="00752E58" w:rsidRPr="005A6220" w:rsidRDefault="00DB06AC" w:rsidP="00DB06AC">
            <w:pPr>
              <w:spacing w:after="0" w:line="240" w:lineRule="auto"/>
              <w:rPr>
                <w:rFonts w:asciiTheme="minorHAnsi" w:eastAsia="Times New Roman" w:hAnsiTheme="minorHAnsi" w:cstheme="minorHAnsi"/>
                <w:szCs w:val="21"/>
              </w:rPr>
            </w:pPr>
            <w:r w:rsidRPr="005A6220">
              <w:rPr>
                <w:rFonts w:asciiTheme="minorHAnsi" w:eastAsia="Times New Roman" w:hAnsiTheme="minorHAnsi" w:cstheme="minorHAnsi"/>
                <w:szCs w:val="21"/>
              </w:rPr>
              <w:t>...</w:t>
            </w:r>
            <w:r w:rsidR="00752E58" w:rsidRPr="005A6220">
              <w:rPr>
                <w:rFonts w:asciiTheme="minorHAnsi" w:eastAsia="Times New Roman" w:hAnsiTheme="minorHAnsi" w:cstheme="minorHAnsi"/>
                <w:szCs w:val="21"/>
              </w:rPr>
              <w:t xml:space="preserve"> erläutern, warum Verzerrungen in Daten die Ergebnisse von KI-Systemen beeinflussen. </w:t>
            </w:r>
          </w:p>
        </w:tc>
      </w:tr>
    </w:tbl>
    <w:p w14:paraId="4311D798" w14:textId="77777777" w:rsidR="00752E58" w:rsidRPr="005A6220" w:rsidRDefault="00752E58" w:rsidP="00752E58">
      <w:pPr>
        <w:rPr>
          <w:rFonts w:asciiTheme="minorHAnsi" w:hAnsiTheme="minorHAnsi" w:cstheme="minorHAnsi"/>
        </w:rPr>
      </w:pPr>
    </w:p>
    <w:p w14:paraId="1E88C979" w14:textId="77777777" w:rsidR="00752E58" w:rsidRPr="005A6220" w:rsidRDefault="00752E58" w:rsidP="00752E58">
      <w:pPr>
        <w:jc w:val="both"/>
        <w:rPr>
          <w:rFonts w:asciiTheme="minorHAnsi" w:hAnsiTheme="minorHAnsi" w:cstheme="minorHAnsi"/>
          <w:bCs w:val="0"/>
        </w:rPr>
      </w:pPr>
      <w:r w:rsidRPr="005A6220">
        <w:rPr>
          <w:rFonts w:asciiTheme="minorHAnsi" w:hAnsiTheme="minorHAnsi" w:cstheme="minorHAnsi"/>
          <w:b/>
        </w:rPr>
        <w:t xml:space="preserve">Variante II: </w:t>
      </w:r>
      <w:r w:rsidRPr="005A6220">
        <w:rPr>
          <w:rFonts w:asciiTheme="minorHAnsi" w:hAnsiTheme="minorHAnsi" w:cstheme="minorHAnsi"/>
        </w:rPr>
        <w:t>In der ausführlichen Variante werden die erworbenen Kompetenzen zur Datenanalyse in Orange 3 vor der abschließenden Betrachtung gesellschaftlicher Auswirkungen in einer Projektphase vertieft. Diese schließt sich damit an die Doppelstunde zur Datenanalyse in Orange3 an.</w:t>
      </w:r>
    </w:p>
    <w:tbl>
      <w:tblPr>
        <w:tblW w:w="0" w:type="auto"/>
        <w:tblCellMar>
          <w:top w:w="15" w:type="dxa"/>
          <w:left w:w="15" w:type="dxa"/>
          <w:bottom w:w="15" w:type="dxa"/>
          <w:right w:w="15" w:type="dxa"/>
        </w:tblCellMar>
        <w:tblLook w:val="04A0" w:firstRow="1" w:lastRow="0" w:firstColumn="1" w:lastColumn="0" w:noHBand="0" w:noVBand="1"/>
      </w:tblPr>
      <w:tblGrid>
        <w:gridCol w:w="1956"/>
        <w:gridCol w:w="6878"/>
      </w:tblGrid>
      <w:tr w:rsidR="001A7075" w:rsidRPr="001A7075" w14:paraId="447DB431" w14:textId="77777777" w:rsidTr="00F153B9">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00A5E5FA" w14:textId="77777777" w:rsidR="00752E58" w:rsidRPr="001A7075" w:rsidRDefault="00752E58" w:rsidP="00F153B9">
            <w:pPr>
              <w:spacing w:after="0" w:line="240" w:lineRule="auto"/>
              <w:jc w:val="center"/>
              <w:rPr>
                <w:rFonts w:asciiTheme="minorHAnsi" w:eastAsia="Times New Roman" w:hAnsiTheme="minorHAnsi" w:cstheme="minorHAnsi"/>
                <w:szCs w:val="21"/>
              </w:rPr>
            </w:pPr>
            <w:r w:rsidRPr="001A7075">
              <w:rPr>
                <w:rFonts w:asciiTheme="minorHAnsi" w:eastAsia="Times New Roman" w:hAnsiTheme="minorHAnsi" w:cstheme="minorHAnsi"/>
                <w:b/>
                <w:szCs w:val="21"/>
              </w:rPr>
              <w:t>Unterrichtsszenarien</w:t>
            </w:r>
          </w:p>
        </w:tc>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77745214" w14:textId="77777777" w:rsidR="00752E58" w:rsidRPr="001A7075" w:rsidRDefault="00752E58" w:rsidP="00F153B9">
            <w:pPr>
              <w:spacing w:after="0" w:line="240" w:lineRule="auto"/>
              <w:jc w:val="center"/>
              <w:rPr>
                <w:rFonts w:asciiTheme="minorHAnsi" w:eastAsia="Times New Roman" w:hAnsiTheme="minorHAnsi" w:cstheme="minorHAnsi"/>
                <w:szCs w:val="21"/>
              </w:rPr>
            </w:pPr>
            <w:r w:rsidRPr="001A7075">
              <w:rPr>
                <w:rFonts w:asciiTheme="minorHAnsi" w:eastAsia="Times New Roman" w:hAnsiTheme="minorHAnsi" w:cstheme="minorHAnsi"/>
                <w:b/>
                <w:szCs w:val="21"/>
              </w:rPr>
              <w:t>Kurze Zusammenfassung</w:t>
            </w:r>
          </w:p>
        </w:tc>
      </w:tr>
      <w:tr w:rsidR="001A7075" w:rsidRPr="001A7075" w14:paraId="260A8BAC" w14:textId="77777777" w:rsidTr="00F153B9">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2576829C" w14:textId="77777777" w:rsidR="00752E58" w:rsidRPr="001A7075" w:rsidRDefault="00752E58" w:rsidP="00F153B9">
            <w:pPr>
              <w:spacing w:after="0" w:line="240" w:lineRule="auto"/>
              <w:jc w:val="center"/>
              <w:rPr>
                <w:rFonts w:asciiTheme="minorHAnsi" w:eastAsia="Times New Roman" w:hAnsiTheme="minorHAnsi" w:cstheme="minorHAnsi"/>
                <w:szCs w:val="21"/>
              </w:rPr>
            </w:pPr>
            <w:r w:rsidRPr="001A7075">
              <w:rPr>
                <w:rFonts w:asciiTheme="minorHAnsi" w:eastAsia="Times New Roman" w:hAnsiTheme="minorHAnsi" w:cstheme="minorHAnsi"/>
                <w:szCs w:val="21"/>
              </w:rPr>
              <w:t>Projektarbeit (2-3 UZE)</w:t>
            </w: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4E7D6719" w14:textId="77777777" w:rsidR="00752E58" w:rsidRPr="001A7075" w:rsidRDefault="00752E58" w:rsidP="00F153B9">
            <w:pPr>
              <w:spacing w:after="0" w:line="240" w:lineRule="auto"/>
              <w:rPr>
                <w:rFonts w:asciiTheme="minorHAnsi" w:eastAsia="Times New Roman" w:hAnsiTheme="minorHAnsi" w:cstheme="minorHAnsi"/>
                <w:szCs w:val="21"/>
              </w:rPr>
            </w:pPr>
            <w:r w:rsidRPr="001A7075">
              <w:rPr>
                <w:rFonts w:asciiTheme="minorHAnsi" w:eastAsia="Times New Roman" w:hAnsiTheme="minorHAnsi" w:cstheme="minorHAnsi"/>
                <w:szCs w:val="21"/>
              </w:rPr>
              <w:t>Die Schülerinnen und Schüler</w:t>
            </w:r>
          </w:p>
          <w:p w14:paraId="3BE90E69" w14:textId="77777777" w:rsidR="00752E58" w:rsidRPr="001A7075" w:rsidRDefault="00752E58" w:rsidP="00DB06AC">
            <w:pPr>
              <w:spacing w:after="0" w:line="240" w:lineRule="auto"/>
              <w:rPr>
                <w:rFonts w:asciiTheme="minorHAnsi" w:eastAsia="Times New Roman" w:hAnsiTheme="minorHAnsi" w:cstheme="minorHAnsi"/>
                <w:szCs w:val="21"/>
              </w:rPr>
            </w:pPr>
            <w:r w:rsidRPr="001A7075">
              <w:rPr>
                <w:rFonts w:asciiTheme="minorHAnsi" w:eastAsia="Times New Roman" w:hAnsiTheme="minorHAnsi" w:cstheme="minorHAnsi"/>
                <w:szCs w:val="21"/>
              </w:rPr>
              <w:t>… lösen Probleme unter Nutzung von KI-Methoden.</w:t>
            </w:r>
          </w:p>
          <w:p w14:paraId="76DAB44C" w14:textId="301A1268" w:rsidR="00752E58" w:rsidRPr="001A7075" w:rsidRDefault="00752E58" w:rsidP="00DB06AC">
            <w:pPr>
              <w:spacing w:after="0" w:line="240" w:lineRule="auto"/>
              <w:rPr>
                <w:rFonts w:asciiTheme="minorHAnsi" w:eastAsia="Times New Roman" w:hAnsiTheme="minorHAnsi" w:cstheme="minorHAnsi"/>
                <w:szCs w:val="21"/>
              </w:rPr>
            </w:pPr>
            <w:r w:rsidRPr="001A7075">
              <w:rPr>
                <w:rFonts w:asciiTheme="minorHAnsi" w:eastAsia="Times New Roman" w:hAnsiTheme="minorHAnsi" w:cstheme="minorHAnsi"/>
                <w:szCs w:val="21"/>
              </w:rPr>
              <w:t>… erläutern, warum bei Ergebnissen von ML-Verfahren KI-bedingt Fehler enthalten sein können</w:t>
            </w:r>
            <w:r w:rsidR="00E74FE4">
              <w:rPr>
                <w:rFonts w:asciiTheme="minorHAnsi" w:eastAsia="Times New Roman" w:hAnsiTheme="minorHAnsi" w:cstheme="minorHAnsi"/>
                <w:szCs w:val="21"/>
              </w:rPr>
              <w:t>.</w:t>
            </w:r>
            <w:r w:rsidRPr="001A7075">
              <w:rPr>
                <w:rFonts w:asciiTheme="minorHAnsi" w:eastAsia="Times New Roman" w:hAnsiTheme="minorHAnsi" w:cstheme="minorHAnsi"/>
                <w:szCs w:val="21"/>
              </w:rPr>
              <w:t> </w:t>
            </w:r>
          </w:p>
          <w:p w14:paraId="3F43C5DD" w14:textId="4B05A385" w:rsidR="00752E58" w:rsidRPr="001A7075" w:rsidRDefault="00752E58" w:rsidP="00DB06AC">
            <w:pPr>
              <w:spacing w:after="0" w:line="240" w:lineRule="auto"/>
              <w:rPr>
                <w:rFonts w:asciiTheme="minorHAnsi" w:eastAsia="Times New Roman" w:hAnsiTheme="minorHAnsi" w:cstheme="minorHAnsi"/>
                <w:szCs w:val="21"/>
              </w:rPr>
            </w:pPr>
            <w:r w:rsidRPr="001A7075">
              <w:rPr>
                <w:rFonts w:asciiTheme="minorHAnsi" w:eastAsia="Times New Roman" w:hAnsiTheme="minorHAnsi" w:cstheme="minorHAnsi"/>
                <w:szCs w:val="21"/>
              </w:rPr>
              <w:t xml:space="preserve">… beschreiben Einsatzmöglichkeiten von KI-Methoden als </w:t>
            </w:r>
            <w:r w:rsidR="00E74FE4">
              <w:rPr>
                <w:rFonts w:asciiTheme="minorHAnsi" w:eastAsia="Times New Roman" w:hAnsiTheme="minorHAnsi" w:cstheme="minorHAnsi"/>
                <w:szCs w:val="21"/>
              </w:rPr>
              <w:t>„</w:t>
            </w:r>
            <w:r w:rsidRPr="001A7075">
              <w:rPr>
                <w:rFonts w:asciiTheme="minorHAnsi" w:eastAsia="Times New Roman" w:hAnsiTheme="minorHAnsi" w:cstheme="minorHAnsi"/>
                <w:szCs w:val="21"/>
              </w:rPr>
              <w:t>Werkzeug</w:t>
            </w:r>
            <w:r w:rsidR="00E74FE4">
              <w:rPr>
                <w:rFonts w:asciiTheme="minorHAnsi" w:eastAsia="Times New Roman" w:hAnsiTheme="minorHAnsi" w:cstheme="minorHAnsi"/>
                <w:szCs w:val="21"/>
              </w:rPr>
              <w:t>“</w:t>
            </w:r>
            <w:r w:rsidRPr="001A7075">
              <w:rPr>
                <w:rFonts w:asciiTheme="minorHAnsi" w:eastAsia="Times New Roman" w:hAnsiTheme="minorHAnsi" w:cstheme="minorHAnsi"/>
                <w:szCs w:val="21"/>
              </w:rPr>
              <w:t xml:space="preserve"> in beruflichen Tätigkeiten.</w:t>
            </w:r>
          </w:p>
        </w:tc>
      </w:tr>
    </w:tbl>
    <w:p w14:paraId="7D9D1DE5" w14:textId="77777777" w:rsidR="00752E58" w:rsidRPr="005A6220" w:rsidRDefault="00752E58" w:rsidP="00752E58">
      <w:pPr>
        <w:jc w:val="both"/>
        <w:rPr>
          <w:rFonts w:asciiTheme="minorHAnsi" w:hAnsiTheme="minorHAnsi" w:cstheme="minorHAnsi"/>
        </w:rPr>
      </w:pPr>
      <w:r w:rsidRPr="005A6220">
        <w:rPr>
          <w:rFonts w:asciiTheme="minorHAnsi" w:hAnsiTheme="minorHAnsi" w:cstheme="minorHAnsi"/>
        </w:rPr>
        <w:t xml:space="preserve"> </w:t>
      </w:r>
    </w:p>
    <w:p w14:paraId="0F90E749" w14:textId="325EF4D1" w:rsidR="00752E58" w:rsidRPr="005A6220" w:rsidRDefault="00752E58" w:rsidP="00752E58">
      <w:pPr>
        <w:jc w:val="both"/>
        <w:rPr>
          <w:rFonts w:asciiTheme="minorHAnsi" w:hAnsiTheme="minorHAnsi" w:cstheme="minorHAnsi"/>
        </w:rPr>
      </w:pPr>
      <w:r w:rsidRPr="005A6220">
        <w:rPr>
          <w:rFonts w:asciiTheme="minorHAnsi" w:hAnsiTheme="minorHAnsi" w:cstheme="minorHAnsi"/>
          <w:b/>
        </w:rPr>
        <w:t xml:space="preserve">Vertiefungsmöglichkeiten: </w:t>
      </w:r>
      <w:r w:rsidRPr="005A6220">
        <w:rPr>
          <w:rFonts w:asciiTheme="minorHAnsi" w:hAnsiTheme="minorHAnsi" w:cstheme="minorHAnsi"/>
        </w:rPr>
        <w:t xml:space="preserve">Die im Modul erlernten Kompetenzen im Umgang und zur Auswertung von Daten mithilfe von KI können auch auf weitere, insbesondere auch fachspezifische Fragestellungen angewandt werden. Dazu besteht auch die Möglichkeit, selbst Daten zu erheben. So könnten bspw. im naturwissenschaftlichen Unterricht Daten aus Experimenten gewonnen und anschließend, etwa in der Projektphase dieses Moduls, ausgewertet werden. Darüber hinaus bietet das Werkzeug Orange3 neben den im Modul eingeführten Verfahren weitere Möglichkeiten zur Auswertung und Visualisierung von Daten, die im Unterricht eingesetzt werden können. </w:t>
      </w:r>
    </w:p>
    <w:p w14:paraId="0DA6F375" w14:textId="3B539F4D" w:rsidR="00403B0C" w:rsidRPr="005A6220" w:rsidRDefault="00403B0C">
      <w:pPr>
        <w:rPr>
          <w:rFonts w:asciiTheme="minorHAnsi" w:hAnsiTheme="minorHAnsi" w:cstheme="minorHAnsi"/>
          <w:sz w:val="20"/>
          <w:szCs w:val="20"/>
        </w:rPr>
      </w:pPr>
    </w:p>
    <w:p w14:paraId="73B3C147" w14:textId="77777777" w:rsidR="00403B0C" w:rsidRPr="005A6220" w:rsidRDefault="00403B0C">
      <w:pPr>
        <w:rPr>
          <w:rFonts w:asciiTheme="minorHAnsi" w:hAnsiTheme="minorHAnsi" w:cstheme="minorHAnsi"/>
        </w:rPr>
        <w:sectPr w:rsidR="00403B0C" w:rsidRPr="005A6220">
          <w:footerReference w:type="default" r:id="rId27"/>
          <w:headerReference w:type="first" r:id="rId28"/>
          <w:footerReference w:type="first" r:id="rId29"/>
          <w:pgSz w:w="11906" w:h="16838"/>
          <w:pgMar w:top="1134" w:right="1531" w:bottom="1134" w:left="1531" w:header="284" w:footer="329" w:gutter="0"/>
          <w:cols w:space="708"/>
          <w:titlePg/>
          <w:docGrid w:linePitch="360"/>
        </w:sectPr>
      </w:pPr>
    </w:p>
    <w:p w14:paraId="395609C1" w14:textId="77777777" w:rsidR="00752E58" w:rsidRPr="005A6220" w:rsidRDefault="00752E58" w:rsidP="00ED638B">
      <w:pPr>
        <w:pStyle w:val="berschrift2"/>
        <w:numPr>
          <w:ilvl w:val="1"/>
          <w:numId w:val="11"/>
        </w:numPr>
        <w:spacing w:before="360" w:after="0"/>
        <w:ind w:left="567" w:hanging="567"/>
        <w:jc w:val="both"/>
        <w:rPr>
          <w:rFonts w:asciiTheme="minorHAnsi" w:hAnsiTheme="minorHAnsi" w:cstheme="minorHAnsi"/>
          <w:bCs/>
        </w:rPr>
      </w:pPr>
      <w:bookmarkStart w:id="66" w:name="_Toc83890425"/>
      <w:bookmarkStart w:id="67" w:name="_Toc83890667"/>
      <w:bookmarkStart w:id="68" w:name="_Toc90635443"/>
      <w:r w:rsidRPr="005A6220">
        <w:rPr>
          <w:rFonts w:asciiTheme="minorHAnsi" w:hAnsiTheme="minorHAnsi" w:cstheme="minorHAnsi"/>
          <w:bCs/>
        </w:rPr>
        <w:lastRenderedPageBreak/>
        <w:t>Stundenverlaufsskizzen</w:t>
      </w:r>
      <w:bookmarkEnd w:id="66"/>
      <w:bookmarkEnd w:id="67"/>
      <w:bookmarkEnd w:id="68"/>
    </w:p>
    <w:p w14:paraId="2FBAF6A0" w14:textId="77777777" w:rsidR="00ED638B" w:rsidRPr="005A6220" w:rsidRDefault="00ED638B" w:rsidP="00752E58">
      <w:pPr>
        <w:spacing w:after="0"/>
        <w:rPr>
          <w:rFonts w:asciiTheme="minorHAnsi" w:hAnsiTheme="minorHAnsi" w:cstheme="minorHAnsi"/>
          <w:b/>
        </w:rPr>
      </w:pPr>
    </w:p>
    <w:p w14:paraId="34C10CC0" w14:textId="2BCE9871" w:rsidR="00752E58" w:rsidRPr="005A6220" w:rsidRDefault="00752E58" w:rsidP="00752E58">
      <w:pPr>
        <w:spacing w:after="0"/>
        <w:rPr>
          <w:rFonts w:asciiTheme="minorHAnsi" w:hAnsiTheme="minorHAnsi" w:cstheme="minorHAnsi"/>
          <w:b/>
        </w:rPr>
      </w:pPr>
      <w:r w:rsidRPr="005A6220">
        <w:rPr>
          <w:rFonts w:asciiTheme="minorHAnsi" w:hAnsiTheme="minorHAnsi" w:cstheme="minorHAnsi"/>
          <w:b/>
        </w:rPr>
        <w:t>Abkürzungen/Legende</w:t>
      </w:r>
    </w:p>
    <w:p w14:paraId="6D130135" w14:textId="77777777" w:rsidR="00752E58" w:rsidRPr="005A6220" w:rsidRDefault="00752E58" w:rsidP="00752E58">
      <w:pPr>
        <w:rPr>
          <w:rFonts w:asciiTheme="minorHAnsi" w:hAnsiTheme="minorHAnsi" w:cstheme="minorHAnsi"/>
        </w:rPr>
      </w:pPr>
      <w:r w:rsidRPr="005A6220">
        <w:rPr>
          <w:rFonts w:asciiTheme="minorHAnsi" w:hAnsiTheme="minorHAnsi" w:cstheme="minorHAnsi"/>
        </w:rPr>
        <w:t xml:space="preserve">AB = Arbeitsblatt/Arbeitsblätter; L = Lehrkraft; MuM = Mitschülerinnen und Mitschüler; </w:t>
      </w:r>
      <w:proofErr w:type="spellStart"/>
      <w:r w:rsidRPr="005A6220">
        <w:rPr>
          <w:rFonts w:asciiTheme="minorHAnsi" w:hAnsiTheme="minorHAnsi" w:cstheme="minorHAnsi"/>
        </w:rPr>
        <w:t>SuS</w:t>
      </w:r>
      <w:proofErr w:type="spellEnd"/>
      <w:r w:rsidRPr="005A6220">
        <w:rPr>
          <w:rFonts w:asciiTheme="minorHAnsi" w:hAnsiTheme="minorHAnsi" w:cstheme="minorHAnsi"/>
        </w:rPr>
        <w:t xml:space="preserve"> = Schülerinnen und Schüler; </w:t>
      </w:r>
      <w:r w:rsidRPr="005A6220">
        <w:rPr>
          <w:rFonts w:asciiTheme="minorHAnsi" w:hAnsiTheme="minorHAnsi" w:cstheme="minorHAnsi"/>
        </w:rPr>
        <w:br/>
        <w:t>UV = Unternehmensvertreterin/Unternehmensvertreter</w:t>
      </w:r>
    </w:p>
    <w:p w14:paraId="0D2237D5" w14:textId="77777777" w:rsidR="00752E58" w:rsidRPr="005A6220" w:rsidRDefault="00752E58" w:rsidP="0010363A">
      <w:pPr>
        <w:pStyle w:val="berschrift3"/>
        <w:numPr>
          <w:ilvl w:val="2"/>
          <w:numId w:val="11"/>
        </w:numPr>
        <w:spacing w:before="200" w:after="0"/>
        <w:ind w:left="426" w:hanging="360"/>
        <w:jc w:val="both"/>
        <w:rPr>
          <w:rFonts w:asciiTheme="minorHAnsi" w:hAnsiTheme="minorHAnsi" w:cstheme="minorHAnsi"/>
          <w:b/>
        </w:rPr>
      </w:pPr>
      <w:bookmarkStart w:id="69" w:name="_Toc83890426"/>
      <w:bookmarkStart w:id="70" w:name="_Toc83890668"/>
      <w:bookmarkStart w:id="71" w:name="_Toc90635444"/>
      <w:r w:rsidRPr="005A6220">
        <w:rPr>
          <w:rFonts w:asciiTheme="minorHAnsi" w:hAnsiTheme="minorHAnsi" w:cstheme="minorHAnsi"/>
          <w:b/>
        </w:rPr>
        <w:t>Stunde 1: Datenanalyse und Entscheidungsbaum</w:t>
      </w:r>
      <w:bookmarkEnd w:id="69"/>
      <w:bookmarkEnd w:id="70"/>
      <w:bookmarkEnd w:id="71"/>
    </w:p>
    <w:p w14:paraId="74C4974E" w14:textId="77777777" w:rsidR="00752E58" w:rsidRPr="005A6220" w:rsidRDefault="00752E58" w:rsidP="00752E58">
      <w:pPr>
        <w:rPr>
          <w:rFonts w:asciiTheme="minorHAnsi" w:hAnsiTheme="minorHAnsi" w:cstheme="minorHAnsi"/>
          <w:i/>
        </w:rPr>
      </w:pPr>
      <w:r w:rsidRPr="005A6220">
        <w:rPr>
          <w:rFonts w:asciiTheme="minorHAnsi" w:hAnsiTheme="minorHAnsi" w:cstheme="minorHAnsi"/>
          <w:i/>
        </w:rPr>
        <w:t xml:space="preserve">In der ersten Einheit dieser Sequenz lernen die Schülerinnen und Schüler den Begriff des Entscheidungsbaums und der Konfusionsmatrix sowie Metriken zur Beurteilung der Güte eines Modells kennen, indem sie Äffchen nach ihrem Beißverhalten beim Füttern klassifizieren. </w:t>
      </w:r>
    </w:p>
    <w:tbl>
      <w:tblPr>
        <w:tblStyle w:val="StGen4"/>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1A7075" w:rsidRPr="001A7075" w14:paraId="21F669FD" w14:textId="77777777" w:rsidTr="00F15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4ED7CA1" w14:textId="77777777" w:rsidR="00752E58" w:rsidRPr="001A7075" w:rsidRDefault="00752E58" w:rsidP="00F153B9">
            <w:pPr>
              <w:rPr>
                <w:rFonts w:asciiTheme="minorHAnsi" w:hAnsiTheme="minorHAnsi" w:cstheme="minorHAnsi"/>
                <w:color w:val="auto"/>
              </w:rPr>
            </w:pPr>
            <w:r w:rsidRPr="001A7075">
              <w:rPr>
                <w:rFonts w:asciiTheme="minorHAnsi" w:hAnsiTheme="minorHAnsi" w:cstheme="minorHAnsi"/>
                <w:color w:val="auto"/>
              </w:rPr>
              <w:t>Zeit</w:t>
            </w:r>
          </w:p>
        </w:tc>
        <w:tc>
          <w:tcPr>
            <w:tcW w:w="1701" w:type="dxa"/>
          </w:tcPr>
          <w:p w14:paraId="15D2F88B" w14:textId="77777777" w:rsidR="00752E58" w:rsidRPr="001A7075" w:rsidRDefault="00752E5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Phase</w:t>
            </w:r>
          </w:p>
        </w:tc>
        <w:tc>
          <w:tcPr>
            <w:tcW w:w="2268" w:type="dxa"/>
          </w:tcPr>
          <w:p w14:paraId="5995ADFB" w14:textId="77777777" w:rsidR="00752E58" w:rsidRPr="001A7075" w:rsidRDefault="00752E5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Sozialform/</w:t>
            </w:r>
          </w:p>
          <w:p w14:paraId="5E406CF2" w14:textId="77777777" w:rsidR="00752E58" w:rsidRPr="001A7075" w:rsidRDefault="00752E5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Lehrerimpuls</w:t>
            </w:r>
          </w:p>
        </w:tc>
        <w:tc>
          <w:tcPr>
            <w:tcW w:w="7227" w:type="dxa"/>
          </w:tcPr>
          <w:p w14:paraId="68A055EE" w14:textId="77777777" w:rsidR="00752E58" w:rsidRPr="001A7075" w:rsidRDefault="00752E5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Inhalt/Unterrichtsgeschehen</w:t>
            </w:r>
          </w:p>
        </w:tc>
        <w:tc>
          <w:tcPr>
            <w:tcW w:w="2268" w:type="dxa"/>
          </w:tcPr>
          <w:p w14:paraId="6A0D7961" w14:textId="77777777" w:rsidR="00752E58" w:rsidRPr="001A7075" w:rsidRDefault="00752E5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Material</w:t>
            </w:r>
          </w:p>
        </w:tc>
      </w:tr>
      <w:tr w:rsidR="001A7075" w:rsidRPr="001A7075" w14:paraId="6D396BC0" w14:textId="77777777" w:rsidTr="00F153B9">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054CCA08" w14:textId="77777777" w:rsidR="00752E58" w:rsidRPr="001A7075" w:rsidRDefault="00752E58" w:rsidP="00F153B9">
            <w:pPr>
              <w:rPr>
                <w:rFonts w:asciiTheme="minorHAnsi" w:hAnsiTheme="minorHAnsi" w:cstheme="minorHAnsi"/>
                <w:color w:val="auto"/>
              </w:rPr>
            </w:pPr>
            <w:r w:rsidRPr="001A7075">
              <w:rPr>
                <w:rFonts w:asciiTheme="minorHAnsi" w:hAnsiTheme="minorHAnsi" w:cstheme="minorHAnsi"/>
                <w:color w:val="auto"/>
              </w:rPr>
              <w:t>5</w:t>
            </w:r>
          </w:p>
        </w:tc>
        <w:tc>
          <w:tcPr>
            <w:tcW w:w="1701" w:type="dxa"/>
          </w:tcPr>
          <w:p w14:paraId="6DEF5471"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Einstieg</w:t>
            </w:r>
          </w:p>
        </w:tc>
        <w:tc>
          <w:tcPr>
            <w:tcW w:w="2268" w:type="dxa"/>
          </w:tcPr>
          <w:p w14:paraId="11877475"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Lehrer-Schüler-Gespräch </w:t>
            </w:r>
          </w:p>
        </w:tc>
        <w:tc>
          <w:tcPr>
            <w:tcW w:w="7227" w:type="dxa"/>
          </w:tcPr>
          <w:p w14:paraId="148B544B" w14:textId="30145481" w:rsidR="00752E58" w:rsidRPr="001A7075" w:rsidRDefault="00752E5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Zu Beginn der Stunde wird die Geschichte über die Firma Target auf dem </w:t>
            </w:r>
            <w:proofErr w:type="spellStart"/>
            <w:r w:rsidRPr="001A7075">
              <w:rPr>
                <w:rFonts w:asciiTheme="minorHAnsi" w:hAnsiTheme="minorHAnsi" w:cstheme="minorHAnsi"/>
                <w:color w:val="auto"/>
              </w:rPr>
              <w:t>Beamer</w:t>
            </w:r>
            <w:proofErr w:type="spellEnd"/>
            <w:r w:rsidRPr="001A7075">
              <w:rPr>
                <w:rFonts w:asciiTheme="minorHAnsi" w:hAnsiTheme="minorHAnsi" w:cstheme="minorHAnsi"/>
                <w:color w:val="auto"/>
              </w:rPr>
              <w:t xml:space="preserve"> aufgelegt und diese gemeinsam besprochen. Beispielsweise mit folgenden Diskussionsfragen</w:t>
            </w:r>
            <w:r w:rsidR="00073AF6">
              <w:rPr>
                <w:rFonts w:asciiTheme="minorHAnsi" w:hAnsiTheme="minorHAnsi" w:cstheme="minorHAnsi"/>
                <w:color w:val="auto"/>
              </w:rPr>
              <w:t>:</w:t>
            </w:r>
          </w:p>
          <w:p w14:paraId="402D8608" w14:textId="77777777" w:rsidR="00752E58" w:rsidRPr="001A7075" w:rsidRDefault="00752E5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Welche Informationen hatte die Firma Target über ihre Kunden?</w:t>
            </w:r>
          </w:p>
          <w:p w14:paraId="2D7BB102" w14:textId="77777777" w:rsidR="00752E58" w:rsidRPr="001A7075" w:rsidRDefault="00752E5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Welche Folgen können solche Vorhersagemodelle für die Betroffenen haben?</w:t>
            </w:r>
          </w:p>
          <w:p w14:paraId="74986A0D" w14:textId="6E2BF1B5" w:rsidR="00752E58" w:rsidRPr="001A7075" w:rsidRDefault="00752E5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Kennt ihr auch andere Bereiche, in denen Daten über Euch gesammelt werden, um euch passende Angebote zu machen? Beispiel Spotify oder Netflix - Lebensweltbezug</w:t>
            </w:r>
          </w:p>
          <w:p w14:paraId="16295F0C" w14:textId="77777777" w:rsidR="00752E58" w:rsidRPr="001A7075" w:rsidRDefault="00752E5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eastAsia="helvetica neue" w:hAnsiTheme="minorHAnsi" w:cstheme="minorHAnsi"/>
                <w:color w:val="auto"/>
              </w:rPr>
            </w:pPr>
          </w:p>
        </w:tc>
        <w:tc>
          <w:tcPr>
            <w:tcW w:w="2268" w:type="dxa"/>
          </w:tcPr>
          <w:p w14:paraId="4C301F9B"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Foliensatz KI-B4.1 </w:t>
            </w:r>
          </w:p>
        </w:tc>
      </w:tr>
      <w:tr w:rsidR="001A7075" w:rsidRPr="001A7075" w14:paraId="5E051FDE" w14:textId="77777777" w:rsidTr="00F153B9">
        <w:tc>
          <w:tcPr>
            <w:cnfStyle w:val="001000000000" w:firstRow="0" w:lastRow="0" w:firstColumn="1" w:lastColumn="0" w:oddVBand="0" w:evenVBand="0" w:oddHBand="0" w:evenHBand="0" w:firstRowFirstColumn="0" w:firstRowLastColumn="0" w:lastRowFirstColumn="0" w:lastRowLastColumn="0"/>
            <w:tcW w:w="1134" w:type="dxa"/>
          </w:tcPr>
          <w:p w14:paraId="4EE79AE9" w14:textId="77777777" w:rsidR="00752E58" w:rsidRPr="001A7075" w:rsidRDefault="00752E58" w:rsidP="00F153B9">
            <w:pPr>
              <w:rPr>
                <w:rFonts w:asciiTheme="minorHAnsi" w:hAnsiTheme="minorHAnsi" w:cstheme="minorHAnsi"/>
                <w:color w:val="auto"/>
              </w:rPr>
            </w:pPr>
            <w:r w:rsidRPr="001A7075">
              <w:rPr>
                <w:rFonts w:asciiTheme="minorHAnsi" w:hAnsiTheme="minorHAnsi" w:cstheme="minorHAnsi"/>
                <w:color w:val="auto"/>
              </w:rPr>
              <w:t>30</w:t>
            </w:r>
          </w:p>
        </w:tc>
        <w:tc>
          <w:tcPr>
            <w:tcW w:w="1701" w:type="dxa"/>
          </w:tcPr>
          <w:p w14:paraId="262EC7B8" w14:textId="77777777" w:rsidR="00752E58" w:rsidRPr="001A7075"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Erarbeitung</w:t>
            </w:r>
          </w:p>
        </w:tc>
        <w:tc>
          <w:tcPr>
            <w:tcW w:w="2268" w:type="dxa"/>
          </w:tcPr>
          <w:p w14:paraId="6BB0A6F9" w14:textId="77777777" w:rsidR="00752E58" w:rsidRPr="001A7075"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Einzel- oder Partnerarbeit</w:t>
            </w:r>
          </w:p>
        </w:tc>
        <w:tc>
          <w:tcPr>
            <w:tcW w:w="7227" w:type="dxa"/>
          </w:tcPr>
          <w:p w14:paraId="73028315" w14:textId="77777777" w:rsidR="00752E58" w:rsidRPr="001A7075" w:rsidRDefault="00752E58" w:rsidP="00F51BA4">
            <w:pPr>
              <w:widowControl w:val="0"/>
              <w:numPr>
                <w:ilvl w:val="0"/>
                <w:numId w:val="14"/>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b/>
                <w:color w:val="auto"/>
              </w:rPr>
              <w:t xml:space="preserve">Differenzierung I (leichter, Spiel noch nicht gespielt): </w:t>
            </w:r>
            <w:r w:rsidRPr="001A7075">
              <w:rPr>
                <w:rFonts w:asciiTheme="minorHAnsi" w:hAnsiTheme="minorHAnsi" w:cstheme="minorHAnsi"/>
                <w:color w:val="auto"/>
              </w:rPr>
              <w:t>Sie haben das Unplugged-Spiel mit ihrer Klasse noch nicht gespielt, dann nutzen Sie KI-B4.1.2a und im späteren Verlauf weiterhin die a-Varianten des Materials.</w:t>
            </w:r>
          </w:p>
          <w:p w14:paraId="426BBABC" w14:textId="16FA98EE" w:rsidR="00752E58" w:rsidRDefault="00752E58" w:rsidP="00F51BA4">
            <w:pPr>
              <w:widowControl w:val="0"/>
              <w:numPr>
                <w:ilvl w:val="0"/>
                <w:numId w:val="14"/>
              </w:numPr>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b/>
                <w:color w:val="auto"/>
              </w:rPr>
              <w:t>Differenzierung II (schwerer, Spiel noch nicht gespielt):</w:t>
            </w:r>
            <w:r w:rsidRPr="001A7075">
              <w:rPr>
                <w:rFonts w:asciiTheme="minorHAnsi" w:hAnsiTheme="minorHAnsi" w:cstheme="minorHAnsi"/>
                <w:color w:val="auto"/>
              </w:rPr>
              <w:t xml:space="preserve"> Sie haben das Spiel noch nicht gespielt, wollen aber die komplexere Version durchführen. Nehmen Sie in diesem Fall die Äffchen aus KI-B4.1.2a als Beispiel her, anhand dessen sie die Spielregeln im Klassengespräch einführen, und führen sie anschließend KI-B4.1.2b durch. Im weiteren Verlauf des Moduls nutzen sie stets die b-Variante des Materials.</w:t>
            </w:r>
          </w:p>
          <w:p w14:paraId="26C9A18D" w14:textId="77777777" w:rsidR="00073AF6" w:rsidRPr="001A7075" w:rsidRDefault="00073AF6" w:rsidP="00073AF6">
            <w:pPr>
              <w:widowControl w:val="0"/>
              <w:spacing w:line="240" w:lineRule="auto"/>
              <w:ind w:left="36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p w14:paraId="39E78CBF" w14:textId="18091082" w:rsidR="00752E58" w:rsidRPr="001A7075" w:rsidRDefault="00752E58" w:rsidP="00F51BA4">
            <w:pPr>
              <w:widowControl w:val="0"/>
              <w:numPr>
                <w:ilvl w:val="0"/>
                <w:numId w:val="14"/>
              </w:num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b/>
                <w:color w:val="auto"/>
              </w:rPr>
              <w:lastRenderedPageBreak/>
              <w:t xml:space="preserve">Differenzierung III (schwerer, Spiel bereits gespielt): </w:t>
            </w:r>
            <w:r w:rsidRPr="001A7075">
              <w:rPr>
                <w:rFonts w:asciiTheme="minorHAnsi" w:hAnsiTheme="minorHAnsi" w:cstheme="minorHAnsi"/>
                <w:color w:val="auto"/>
              </w:rPr>
              <w:t xml:space="preserve">Sie haben das Modul </w:t>
            </w:r>
            <w:r w:rsidR="00073AF6">
              <w:rPr>
                <w:rFonts w:asciiTheme="minorHAnsi" w:hAnsiTheme="minorHAnsi" w:cstheme="minorHAnsi"/>
                <w:color w:val="auto"/>
              </w:rPr>
              <w:t>„</w:t>
            </w:r>
            <w:r w:rsidRPr="001A7075">
              <w:rPr>
                <w:rFonts w:asciiTheme="minorHAnsi" w:hAnsiTheme="minorHAnsi" w:cstheme="minorHAnsi"/>
                <w:color w:val="auto"/>
              </w:rPr>
              <w:t>Schlag den Roboter</w:t>
            </w:r>
            <w:r w:rsidR="00073AF6">
              <w:rPr>
                <w:rFonts w:asciiTheme="minorHAnsi" w:hAnsiTheme="minorHAnsi" w:cstheme="minorHAnsi"/>
                <w:color w:val="auto"/>
              </w:rPr>
              <w:t>“</w:t>
            </w:r>
            <w:r w:rsidRPr="001A7075">
              <w:rPr>
                <w:rFonts w:asciiTheme="minorHAnsi" w:hAnsiTheme="minorHAnsi" w:cstheme="minorHAnsi"/>
                <w:color w:val="auto"/>
              </w:rPr>
              <w:t xml:space="preserve"> bereits unterrichtet und das Gute-Äffchen-Böse-Äffchen-Spiel bereits gespielt. Nutzen Sie in diesem Fall KI-B4.1.2b und auch im späteren Verlauf weiterhin die b-Variante des Materials.</w:t>
            </w:r>
          </w:p>
        </w:tc>
        <w:tc>
          <w:tcPr>
            <w:tcW w:w="2268" w:type="dxa"/>
          </w:tcPr>
          <w:p w14:paraId="030F5C0C" w14:textId="77777777" w:rsidR="00752E58" w:rsidRPr="001A7075"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lastRenderedPageBreak/>
              <w:t>Differenzierung I: KI-B4.2.1 a)</w:t>
            </w:r>
          </w:p>
          <w:p w14:paraId="7F4AF7F8" w14:textId="77777777" w:rsidR="00752E58" w:rsidRPr="001A7075"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Differenzierung II und III: KI-B4.2.1 b)</w:t>
            </w:r>
          </w:p>
          <w:p w14:paraId="7A17ED76" w14:textId="77777777" w:rsidR="00752E58" w:rsidRPr="001A7075"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Kontrollblatt KI-B4.2.2</w:t>
            </w:r>
          </w:p>
          <w:p w14:paraId="02FDCF44" w14:textId="77777777" w:rsidR="00752E58" w:rsidRPr="001A7075" w:rsidRDefault="00752E5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r>
      <w:tr w:rsidR="001A7075" w:rsidRPr="001A7075" w14:paraId="685CC3C0" w14:textId="77777777" w:rsidTr="00F15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5A48263" w14:textId="77777777" w:rsidR="00752E58" w:rsidRPr="001A7075" w:rsidRDefault="00752E58" w:rsidP="00F153B9">
            <w:pPr>
              <w:rPr>
                <w:rFonts w:asciiTheme="minorHAnsi" w:hAnsiTheme="minorHAnsi" w:cstheme="minorHAnsi"/>
                <w:color w:val="auto"/>
              </w:rPr>
            </w:pPr>
            <w:r w:rsidRPr="001A7075">
              <w:rPr>
                <w:rFonts w:asciiTheme="minorHAnsi" w:hAnsiTheme="minorHAnsi" w:cstheme="minorHAnsi"/>
                <w:color w:val="auto"/>
              </w:rPr>
              <w:t xml:space="preserve">10 </w:t>
            </w:r>
          </w:p>
        </w:tc>
        <w:tc>
          <w:tcPr>
            <w:tcW w:w="1701" w:type="dxa"/>
          </w:tcPr>
          <w:p w14:paraId="132AC850"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Diskussion</w:t>
            </w:r>
          </w:p>
        </w:tc>
        <w:tc>
          <w:tcPr>
            <w:tcW w:w="2268" w:type="dxa"/>
          </w:tcPr>
          <w:p w14:paraId="6B536F50"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Lehrer-Schüler-Gespräch </w:t>
            </w:r>
          </w:p>
        </w:tc>
        <w:tc>
          <w:tcPr>
            <w:tcW w:w="7227" w:type="dxa"/>
          </w:tcPr>
          <w:p w14:paraId="7AE2507D"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Vergleich der Lösungen und Lehrer-Schüler-Gespräch zu den verschiedenen Metriken zur Beurteilung der Güte von Modellen.</w:t>
            </w:r>
          </w:p>
        </w:tc>
        <w:tc>
          <w:tcPr>
            <w:tcW w:w="2268" w:type="dxa"/>
          </w:tcPr>
          <w:p w14:paraId="5736B223" w14:textId="77777777" w:rsidR="00752E58" w:rsidRPr="001A7075" w:rsidRDefault="00752E5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p>
        </w:tc>
      </w:tr>
    </w:tbl>
    <w:p w14:paraId="317F0A74" w14:textId="6BDCB637" w:rsidR="00810BD5" w:rsidRPr="005A6220" w:rsidRDefault="00810BD5">
      <w:pPr>
        <w:rPr>
          <w:rFonts w:asciiTheme="minorHAnsi" w:hAnsiTheme="minorHAnsi" w:cstheme="minorHAnsi"/>
        </w:rPr>
        <w:sectPr w:rsidR="00810BD5" w:rsidRPr="005A6220">
          <w:headerReference w:type="default" r:id="rId30"/>
          <w:footerReference w:type="default" r:id="rId31"/>
          <w:headerReference w:type="first" r:id="rId32"/>
          <w:footerReference w:type="first" r:id="rId33"/>
          <w:pgSz w:w="16838" w:h="11906" w:orient="landscape"/>
          <w:pgMar w:top="1531" w:right="1134" w:bottom="1134" w:left="1134" w:header="709" w:footer="346" w:gutter="0"/>
          <w:cols w:space="708"/>
          <w:docGrid w:linePitch="360"/>
        </w:sectPr>
      </w:pPr>
    </w:p>
    <w:p w14:paraId="066A5F07" w14:textId="77777777" w:rsidR="00752E58" w:rsidRPr="005A6220" w:rsidRDefault="00752E58" w:rsidP="00752E58">
      <w:pPr>
        <w:pStyle w:val="KeinLeerraum"/>
        <w:rPr>
          <w:rFonts w:asciiTheme="minorHAnsi" w:hAnsiTheme="minorHAnsi" w:cstheme="minorHAnsi"/>
          <w:sz w:val="28"/>
          <w:szCs w:val="28"/>
        </w:rPr>
      </w:pPr>
      <w:r w:rsidRPr="005A6220">
        <w:rPr>
          <w:rFonts w:asciiTheme="minorHAnsi" w:hAnsiTheme="minorHAnsi" w:cstheme="minorHAnsi"/>
          <w:sz w:val="28"/>
          <w:szCs w:val="28"/>
        </w:rPr>
        <w:lastRenderedPageBreak/>
        <w:t>Stunde 1: Datenanalyse und Entscheidungsbaum</w:t>
      </w:r>
    </w:p>
    <w:p w14:paraId="39CC44AB" w14:textId="77777777" w:rsidR="00752E58" w:rsidRPr="005A6220" w:rsidRDefault="00752E58" w:rsidP="00752E58">
      <w:pPr>
        <w:pStyle w:val="KeinLeerraum"/>
        <w:rPr>
          <w:rFonts w:asciiTheme="minorHAnsi" w:hAnsiTheme="minorHAnsi" w:cstheme="minorHAnsi"/>
        </w:rPr>
      </w:pPr>
    </w:p>
    <w:p w14:paraId="6C7325A4" w14:textId="569206E3" w:rsidR="00752E58" w:rsidRPr="005A6220" w:rsidRDefault="00752E58" w:rsidP="00752E58">
      <w:pPr>
        <w:widowControl w:val="0"/>
        <w:spacing w:line="240" w:lineRule="auto"/>
        <w:jc w:val="both"/>
        <w:rPr>
          <w:rFonts w:asciiTheme="minorHAnsi" w:hAnsiTheme="minorHAnsi" w:cstheme="minorHAnsi"/>
        </w:rPr>
      </w:pPr>
      <w:r w:rsidRPr="005A6220">
        <w:rPr>
          <w:rFonts w:asciiTheme="minorHAnsi" w:hAnsiTheme="minorHAnsi" w:cstheme="minorHAnsi"/>
        </w:rPr>
        <w:t xml:space="preserve">In der ersten Stunde lernen die Schülerinnen und Schüler den Begriff des Entscheidungsbaums und der Konfusionsmatrix sowie Metriken zur Beurteilung der Güte eines Modells kennen, indem sie die Aktivität 1 aus dem Modul KI-B3 </w:t>
      </w:r>
      <w:r w:rsidR="00073AF6">
        <w:rPr>
          <w:rFonts w:asciiTheme="minorHAnsi" w:hAnsiTheme="minorHAnsi" w:cstheme="minorHAnsi"/>
        </w:rPr>
        <w:t>„</w:t>
      </w:r>
      <w:r w:rsidRPr="005A6220">
        <w:rPr>
          <w:rFonts w:asciiTheme="minorHAnsi" w:hAnsiTheme="minorHAnsi" w:cstheme="minorHAnsi"/>
        </w:rPr>
        <w:t>Schlag den Roboter</w:t>
      </w:r>
      <w:r w:rsidR="00073AF6">
        <w:rPr>
          <w:rFonts w:asciiTheme="minorHAnsi" w:hAnsiTheme="minorHAnsi" w:cstheme="minorHAnsi"/>
        </w:rPr>
        <w:t>“</w:t>
      </w:r>
      <w:r w:rsidRPr="005A6220">
        <w:rPr>
          <w:rFonts w:asciiTheme="minorHAnsi" w:hAnsiTheme="minorHAnsi" w:cstheme="minorHAnsi"/>
        </w:rPr>
        <w:t xml:space="preserve"> erneut durchführen.</w:t>
      </w:r>
    </w:p>
    <w:p w14:paraId="1877F666" w14:textId="77777777" w:rsidR="00752E58" w:rsidRPr="005A6220" w:rsidRDefault="00752E58" w:rsidP="00752E58">
      <w:pPr>
        <w:widowControl w:val="0"/>
        <w:spacing w:line="240" w:lineRule="auto"/>
        <w:jc w:val="both"/>
        <w:rPr>
          <w:rFonts w:asciiTheme="minorHAnsi" w:hAnsiTheme="minorHAnsi" w:cstheme="minorHAnsi"/>
        </w:rPr>
      </w:pPr>
      <w:r w:rsidRPr="005A6220">
        <w:rPr>
          <w:rFonts w:asciiTheme="minorHAnsi" w:hAnsiTheme="minorHAnsi" w:cstheme="minorHAnsi"/>
        </w:rPr>
        <w:t xml:space="preserve">Präsentieren Sie zu Beginn der Stunde eine Zeitungsmeldung (siehe KI-B4.1.1) mit einer Geschichte über einen Einzelhändler, die sich in den USA zugetragen haben soll (z.B. über den </w:t>
      </w:r>
      <w:proofErr w:type="spellStart"/>
      <w:r w:rsidRPr="005A6220">
        <w:rPr>
          <w:rFonts w:asciiTheme="minorHAnsi" w:hAnsiTheme="minorHAnsi" w:cstheme="minorHAnsi"/>
        </w:rPr>
        <w:t>Beamer</w:t>
      </w:r>
      <w:proofErr w:type="spellEnd"/>
      <w:r w:rsidRPr="005A6220">
        <w:rPr>
          <w:rFonts w:asciiTheme="minorHAnsi" w:hAnsiTheme="minorHAnsi" w:cstheme="minorHAnsi"/>
        </w:rPr>
        <w:t xml:space="preserve">). </w:t>
      </w:r>
      <w:r w:rsidRPr="005A6220">
        <w:rPr>
          <w:rFonts w:asciiTheme="minorHAnsi" w:hAnsiTheme="minorHAnsi" w:cstheme="minorHAnsi"/>
        </w:rPr>
        <w:br/>
        <w:t>Geben Sie den Schülerinnen und Schülern folgende Fragestellungen als Impuls mit:</w:t>
      </w:r>
    </w:p>
    <w:p w14:paraId="4D34573C" w14:textId="77777777" w:rsidR="00752E58" w:rsidRPr="005A6220" w:rsidRDefault="00752E58" w:rsidP="00F51BA4">
      <w:pPr>
        <w:widowControl w:val="0"/>
        <w:numPr>
          <w:ilvl w:val="0"/>
          <w:numId w:val="15"/>
        </w:numPr>
        <w:spacing w:after="0" w:line="240" w:lineRule="auto"/>
        <w:ind w:left="720"/>
        <w:jc w:val="both"/>
        <w:rPr>
          <w:rFonts w:asciiTheme="minorHAnsi" w:hAnsiTheme="minorHAnsi" w:cstheme="minorHAnsi"/>
        </w:rPr>
      </w:pPr>
      <w:r w:rsidRPr="005A6220">
        <w:rPr>
          <w:rFonts w:asciiTheme="minorHAnsi" w:hAnsiTheme="minorHAnsi" w:cstheme="minorHAnsi"/>
        </w:rPr>
        <w:t>Welche Informationen hatte die Firma Target über ihre Kunden?</w:t>
      </w:r>
    </w:p>
    <w:p w14:paraId="6C036AC4" w14:textId="77777777" w:rsidR="00752E58" w:rsidRPr="005A6220" w:rsidRDefault="00752E58" w:rsidP="00752E58">
      <w:pPr>
        <w:widowControl w:val="0"/>
        <w:spacing w:after="0" w:line="240" w:lineRule="auto"/>
        <w:ind w:left="720"/>
        <w:jc w:val="both"/>
        <w:rPr>
          <w:rFonts w:asciiTheme="minorHAnsi" w:hAnsiTheme="minorHAnsi" w:cstheme="minorHAnsi"/>
          <w:i/>
        </w:rPr>
      </w:pPr>
      <w:r w:rsidRPr="005A6220">
        <w:rPr>
          <w:rFonts w:asciiTheme="minorHAnsi" w:hAnsiTheme="minorHAnsi" w:cstheme="minorHAnsi"/>
          <w:i/>
        </w:rPr>
        <w:t>(Antwortmöglichkeiten: Welche Produkte wann gekauft wurden, Häufigkeit der Einkäufe, Tageszeiten, Menge gekaufter Produkte)</w:t>
      </w:r>
    </w:p>
    <w:p w14:paraId="5A23D677" w14:textId="77777777" w:rsidR="00752E58" w:rsidRPr="005A6220" w:rsidRDefault="00752E58" w:rsidP="00F51BA4">
      <w:pPr>
        <w:widowControl w:val="0"/>
        <w:numPr>
          <w:ilvl w:val="0"/>
          <w:numId w:val="15"/>
        </w:numPr>
        <w:spacing w:after="0" w:line="240" w:lineRule="auto"/>
        <w:ind w:left="720"/>
        <w:jc w:val="both"/>
        <w:rPr>
          <w:rFonts w:asciiTheme="minorHAnsi" w:hAnsiTheme="minorHAnsi" w:cstheme="minorHAnsi"/>
          <w:i/>
        </w:rPr>
      </w:pPr>
      <w:r w:rsidRPr="005A6220">
        <w:rPr>
          <w:rFonts w:asciiTheme="minorHAnsi" w:hAnsiTheme="minorHAnsi" w:cstheme="minorHAnsi"/>
        </w:rPr>
        <w:t>Welche Folgen können solche Vorhersagemodelle für die Betroffenen haben?</w:t>
      </w:r>
    </w:p>
    <w:p w14:paraId="2BE77769" w14:textId="77777777" w:rsidR="00752E58" w:rsidRPr="005A6220" w:rsidRDefault="00752E58" w:rsidP="00752E58">
      <w:pPr>
        <w:widowControl w:val="0"/>
        <w:spacing w:after="0" w:line="240" w:lineRule="auto"/>
        <w:ind w:left="720"/>
        <w:jc w:val="both"/>
        <w:rPr>
          <w:rFonts w:asciiTheme="minorHAnsi" w:hAnsiTheme="minorHAnsi" w:cstheme="minorHAnsi"/>
        </w:rPr>
      </w:pPr>
      <w:r w:rsidRPr="005A6220">
        <w:rPr>
          <w:rFonts w:asciiTheme="minorHAnsi" w:hAnsiTheme="minorHAnsi" w:cstheme="minorHAnsi"/>
        </w:rPr>
        <w:t>(</w:t>
      </w:r>
      <w:r w:rsidRPr="005A6220">
        <w:rPr>
          <w:rFonts w:asciiTheme="minorHAnsi" w:hAnsiTheme="minorHAnsi" w:cstheme="minorHAnsi"/>
          <w:i/>
        </w:rPr>
        <w:t>Antwortmöglichkeiten: Passgenaue Produktempfehlungen, Eindringen in die Privatsphäre, unangenehmes Gefühl beobachtet zu werden, Stigmatisierung, ...</w:t>
      </w:r>
      <w:r w:rsidRPr="005A6220">
        <w:rPr>
          <w:rFonts w:asciiTheme="minorHAnsi" w:hAnsiTheme="minorHAnsi" w:cstheme="minorHAnsi"/>
        </w:rPr>
        <w:t>)</w:t>
      </w:r>
    </w:p>
    <w:p w14:paraId="69DCCB5D" w14:textId="77777777" w:rsidR="00752E58" w:rsidRPr="00073AF6" w:rsidRDefault="00752E58" w:rsidP="00F51BA4">
      <w:pPr>
        <w:pStyle w:val="Listenabsatz"/>
        <w:widowControl w:val="0"/>
        <w:numPr>
          <w:ilvl w:val="0"/>
          <w:numId w:val="16"/>
        </w:numPr>
        <w:spacing w:before="0" w:after="0" w:line="240" w:lineRule="auto"/>
        <w:ind w:left="720"/>
        <w:contextualSpacing/>
        <w:jc w:val="both"/>
        <w:rPr>
          <w:rFonts w:asciiTheme="minorHAnsi" w:hAnsiTheme="minorHAnsi" w:cstheme="minorHAnsi"/>
          <w:i/>
        </w:rPr>
      </w:pPr>
      <w:r w:rsidRPr="00073AF6">
        <w:rPr>
          <w:rFonts w:asciiTheme="minorHAnsi" w:hAnsiTheme="minorHAnsi" w:cstheme="minorHAnsi"/>
        </w:rPr>
        <w:t xml:space="preserve">Habt ihr Erfahrungen </w:t>
      </w:r>
      <w:r w:rsidRPr="005A6220">
        <w:rPr>
          <w:rFonts w:asciiTheme="minorHAnsi" w:hAnsiTheme="minorHAnsi" w:cstheme="minorHAnsi"/>
        </w:rPr>
        <w:t xml:space="preserve">mit anderen Bereichen, in denen Daten gesammelt werden, um Euch passende Angebote zu liefern? </w:t>
      </w:r>
      <w:r w:rsidRPr="00073AF6">
        <w:rPr>
          <w:rFonts w:asciiTheme="minorHAnsi" w:hAnsiTheme="minorHAnsi" w:cstheme="minorHAnsi"/>
          <w:i/>
        </w:rPr>
        <w:t>(Antwortmöglichkeiten. Spotify, Netflix, Amazon Prime, Online-Shopping)</w:t>
      </w:r>
    </w:p>
    <w:p w14:paraId="56728EEB" w14:textId="77777777" w:rsidR="00752E58" w:rsidRPr="005A6220" w:rsidRDefault="00752E58" w:rsidP="00752E58">
      <w:pPr>
        <w:widowControl w:val="0"/>
        <w:spacing w:line="240" w:lineRule="auto"/>
        <w:jc w:val="both"/>
        <w:rPr>
          <w:rFonts w:asciiTheme="minorHAnsi" w:hAnsiTheme="minorHAnsi" w:cstheme="minorHAnsi"/>
        </w:rPr>
      </w:pPr>
    </w:p>
    <w:p w14:paraId="03E1A8F0" w14:textId="77777777" w:rsidR="00752E58" w:rsidRPr="005A6220" w:rsidRDefault="00752E58" w:rsidP="00752E58">
      <w:pPr>
        <w:widowControl w:val="0"/>
        <w:spacing w:line="240" w:lineRule="auto"/>
        <w:jc w:val="both"/>
        <w:rPr>
          <w:rFonts w:asciiTheme="minorHAnsi" w:hAnsiTheme="minorHAnsi" w:cstheme="minorHAnsi"/>
        </w:rPr>
      </w:pPr>
      <w:r w:rsidRPr="00073AF6">
        <w:rPr>
          <w:rFonts w:asciiTheme="minorHAnsi" w:hAnsiTheme="minorHAnsi" w:cstheme="minorHAnsi"/>
        </w:rPr>
        <w:t xml:space="preserve">Diskutieren Sie mit Ihren Schülerinnen und Schülern über den Artikel. Leiten Sie dann dazu über, dass die Schülerinnen und Schüler </w:t>
      </w:r>
      <w:r w:rsidRPr="005A6220">
        <w:rPr>
          <w:rFonts w:asciiTheme="minorHAnsi" w:hAnsiTheme="minorHAnsi" w:cstheme="minorHAnsi"/>
        </w:rPr>
        <w:t>in dieser Unterrichtssequenz selbst die Möglichkeit haben, solche Vorhersagemodelle zu erstellen.</w:t>
      </w:r>
    </w:p>
    <w:p w14:paraId="031AB152" w14:textId="5FBA663B" w:rsidR="00752E58" w:rsidRPr="005A6220" w:rsidRDefault="00752E58" w:rsidP="00752E58">
      <w:pPr>
        <w:widowControl w:val="0"/>
        <w:spacing w:line="240" w:lineRule="auto"/>
        <w:jc w:val="both"/>
        <w:rPr>
          <w:rFonts w:asciiTheme="minorHAnsi" w:hAnsiTheme="minorHAnsi" w:cstheme="minorHAnsi"/>
        </w:rPr>
      </w:pPr>
      <w:r w:rsidRPr="005A6220">
        <w:rPr>
          <w:rFonts w:asciiTheme="minorHAnsi" w:hAnsiTheme="minorHAnsi" w:cstheme="minorHAnsi"/>
        </w:rPr>
        <w:t xml:space="preserve">Um solche Modelle nun auch selbst zu erstellen, wird zunächst die Unplugged-Aktivität zu überwachtem Lernen, das „Gute-Äffchen-böse-Äffchen“-Spiel aus Modul KI-B3 </w:t>
      </w:r>
      <w:r w:rsidR="00073AF6">
        <w:rPr>
          <w:rFonts w:asciiTheme="minorHAnsi" w:hAnsiTheme="minorHAnsi" w:cstheme="minorHAnsi"/>
        </w:rPr>
        <w:t>„</w:t>
      </w:r>
      <w:r w:rsidRPr="005A6220">
        <w:rPr>
          <w:rFonts w:asciiTheme="minorHAnsi" w:hAnsiTheme="minorHAnsi" w:cstheme="minorHAnsi"/>
        </w:rPr>
        <w:t>Schlag den Roboter</w:t>
      </w:r>
      <w:r w:rsidR="00073AF6">
        <w:rPr>
          <w:rFonts w:asciiTheme="minorHAnsi" w:hAnsiTheme="minorHAnsi" w:cstheme="minorHAnsi"/>
        </w:rPr>
        <w:t>“</w:t>
      </w:r>
      <w:r w:rsidRPr="005A6220">
        <w:rPr>
          <w:rFonts w:asciiTheme="minorHAnsi" w:hAnsiTheme="minorHAnsi" w:cstheme="minorHAnsi"/>
        </w:rPr>
        <w:t xml:space="preserve"> herangezogen. Bei der Erstellung der Regeln bzw. des Entscheidungsbaums auf dem zugehörigen Arbeitsblatt gibt es keine „eine Musterlösung“, auch wenn in den Begleitmaterialen eine mögliche „gute“ Lösung zur Orientierung angegeben ist. Auch diese Lösung ermöglicht aber keine vollständig korrekte Klassifikation der Testdaten, die beim maschinellen Lernen im Allgemeinen nicht erreicht werden kann. Die Schülerinnen und Schüler sollen bewusst mit ihren eigenen </w:t>
      </w:r>
      <w:bookmarkStart w:id="72" w:name="_Hlk77938078"/>
      <w:r w:rsidRPr="005A6220">
        <w:rPr>
          <w:rFonts w:asciiTheme="minorHAnsi" w:hAnsiTheme="minorHAnsi" w:cstheme="minorHAnsi"/>
        </w:rPr>
        <w:t>–</w:t>
      </w:r>
      <w:bookmarkEnd w:id="72"/>
      <w:r w:rsidRPr="005A6220">
        <w:rPr>
          <w:rFonts w:asciiTheme="minorHAnsi" w:hAnsiTheme="minorHAnsi" w:cstheme="minorHAnsi"/>
        </w:rPr>
        <w:t xml:space="preserve"> und möglicherweise suboptimalen – Modellen das restliche Arbeitsblatt bearbeiten. </w:t>
      </w:r>
    </w:p>
    <w:p w14:paraId="312C8F34" w14:textId="28F0771C" w:rsidR="00403B0C" w:rsidRPr="005A6220" w:rsidRDefault="00752E58" w:rsidP="00FD05BD">
      <w:pPr>
        <w:widowControl w:val="0"/>
        <w:spacing w:line="240" w:lineRule="auto"/>
        <w:jc w:val="both"/>
        <w:rPr>
          <w:rFonts w:asciiTheme="minorHAnsi" w:hAnsiTheme="minorHAnsi" w:cstheme="minorHAnsi"/>
        </w:rPr>
      </w:pPr>
      <w:r w:rsidRPr="005A6220">
        <w:rPr>
          <w:rFonts w:asciiTheme="minorHAnsi" w:hAnsiTheme="minorHAnsi" w:cstheme="minorHAnsi"/>
        </w:rPr>
        <w:t xml:space="preserve">Vergleichen Sie anschließend die Lösungen mit den Schülerinnen und Schülern und sprechen Sie über die verschiedenen Metriken zur Beurteilung der Güte eines Modells im Lehrer-Schüler-Gespräch. Diese Metriken lassen sich zukünftig verwenden, um die Güte eines vom Computer automatisch erstellten Modells zu bestimmen. </w:t>
      </w:r>
    </w:p>
    <w:p w14:paraId="6AE07017" w14:textId="77777777" w:rsidR="00FD05BD" w:rsidRPr="005A6220" w:rsidRDefault="00FD05BD" w:rsidP="00FD05BD">
      <w:pPr>
        <w:jc w:val="both"/>
        <w:rPr>
          <w:rFonts w:asciiTheme="minorHAnsi" w:hAnsiTheme="minorHAnsi" w:cstheme="minorHAnsi"/>
        </w:rPr>
      </w:pPr>
    </w:p>
    <w:p w14:paraId="3F391C90" w14:textId="66EB399A" w:rsidR="00FD05BD" w:rsidRPr="005A6220" w:rsidRDefault="00C679E3" w:rsidP="00C679E3">
      <w:pPr>
        <w:tabs>
          <w:tab w:val="left" w:pos="5029"/>
        </w:tabs>
        <w:rPr>
          <w:rFonts w:asciiTheme="minorHAnsi" w:hAnsiTheme="minorHAnsi" w:cstheme="minorHAnsi"/>
          <w:sz w:val="20"/>
          <w:szCs w:val="20"/>
        </w:rPr>
      </w:pPr>
      <w:r w:rsidRPr="005A6220">
        <w:rPr>
          <w:rFonts w:asciiTheme="minorHAnsi" w:hAnsiTheme="minorHAnsi" w:cstheme="minorHAnsi"/>
          <w:sz w:val="20"/>
          <w:szCs w:val="20"/>
        </w:rPr>
        <w:tab/>
      </w:r>
    </w:p>
    <w:p w14:paraId="47020349" w14:textId="77777777" w:rsidR="00C679E3" w:rsidRPr="005A6220" w:rsidRDefault="00C679E3" w:rsidP="00C679E3">
      <w:pPr>
        <w:jc w:val="both"/>
        <w:rPr>
          <w:rFonts w:asciiTheme="minorHAnsi" w:hAnsiTheme="minorHAnsi" w:cstheme="minorHAnsi"/>
        </w:rPr>
      </w:pPr>
    </w:p>
    <w:p w14:paraId="3344E628" w14:textId="77777777" w:rsidR="00C679E3" w:rsidRPr="005A6220" w:rsidRDefault="00C679E3" w:rsidP="00C679E3">
      <w:pPr>
        <w:rPr>
          <w:rFonts w:asciiTheme="minorHAnsi" w:hAnsiTheme="minorHAnsi" w:cstheme="minorHAnsi"/>
          <w:sz w:val="20"/>
          <w:szCs w:val="20"/>
        </w:rPr>
      </w:pPr>
    </w:p>
    <w:p w14:paraId="753E4FD0" w14:textId="77777777" w:rsidR="00C679E3" w:rsidRPr="005A6220" w:rsidRDefault="00C679E3" w:rsidP="00C679E3">
      <w:pPr>
        <w:rPr>
          <w:rFonts w:asciiTheme="minorHAnsi" w:hAnsiTheme="minorHAnsi" w:cstheme="minorHAnsi"/>
        </w:rPr>
        <w:sectPr w:rsidR="00C679E3" w:rsidRPr="005A6220" w:rsidSect="00C679E3">
          <w:footerReference w:type="default" r:id="rId34"/>
          <w:headerReference w:type="first" r:id="rId35"/>
          <w:footerReference w:type="first" r:id="rId36"/>
          <w:pgSz w:w="11906" w:h="16838"/>
          <w:pgMar w:top="1134" w:right="1531" w:bottom="1134" w:left="1531" w:header="284" w:footer="329" w:gutter="0"/>
          <w:cols w:space="708"/>
          <w:docGrid w:linePitch="360"/>
        </w:sectPr>
      </w:pPr>
    </w:p>
    <w:p w14:paraId="5A12260C" w14:textId="519E9B2E" w:rsidR="00C679E3" w:rsidRPr="005A6220" w:rsidRDefault="00C679E3" w:rsidP="00F51BA4">
      <w:pPr>
        <w:pStyle w:val="berschrift3"/>
        <w:numPr>
          <w:ilvl w:val="2"/>
          <w:numId w:val="11"/>
        </w:numPr>
        <w:spacing w:before="200" w:after="0"/>
        <w:jc w:val="both"/>
        <w:rPr>
          <w:rFonts w:asciiTheme="minorHAnsi" w:hAnsiTheme="minorHAnsi" w:cstheme="minorHAnsi"/>
          <w:b/>
        </w:rPr>
      </w:pPr>
      <w:bookmarkStart w:id="73" w:name="_Toc83890427"/>
      <w:bookmarkStart w:id="74" w:name="_Toc83890669"/>
      <w:bookmarkStart w:id="75" w:name="_Toc90635445"/>
      <w:r w:rsidRPr="005A6220">
        <w:rPr>
          <w:rFonts w:asciiTheme="minorHAnsi" w:hAnsiTheme="minorHAnsi" w:cstheme="minorHAnsi"/>
          <w:b/>
        </w:rPr>
        <w:lastRenderedPageBreak/>
        <w:t>Stunde 2-3: Datenanalyse mit Orange3</w:t>
      </w:r>
      <w:bookmarkEnd w:id="73"/>
      <w:bookmarkEnd w:id="74"/>
      <w:bookmarkEnd w:id="75"/>
    </w:p>
    <w:p w14:paraId="054A8643" w14:textId="77777777" w:rsidR="00C679E3" w:rsidRPr="005A6220" w:rsidRDefault="00C679E3" w:rsidP="00C679E3">
      <w:pPr>
        <w:rPr>
          <w:rFonts w:asciiTheme="minorHAnsi" w:hAnsiTheme="minorHAnsi" w:cstheme="minorHAnsi"/>
          <w:i/>
        </w:rPr>
      </w:pPr>
      <w:r w:rsidRPr="005A6220">
        <w:rPr>
          <w:rFonts w:asciiTheme="minorHAnsi" w:hAnsiTheme="minorHAnsi" w:cstheme="minorHAnsi"/>
          <w:i/>
        </w:rPr>
        <w:t xml:space="preserve">In der zweiten Einheit dieser Sequenz lernen die Schülerinnen und Schüler das Werkzeug Orange3 kennen und nutzen es zur Analyse von gegebenen Daten. Hinweis: Wenn die Software Orange 3 noch nicht auf den Schulrechnern heruntergeladen wurde, sollte dies vor der Stunde erledigt werden. </w:t>
      </w:r>
    </w:p>
    <w:tbl>
      <w:tblPr>
        <w:tblStyle w:val="StGen4"/>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1A7075" w:rsidRPr="001A7075" w14:paraId="74810396" w14:textId="77777777" w:rsidTr="00F15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7FA70AF" w14:textId="275EBE55" w:rsidR="00C679E3" w:rsidRPr="001A7075" w:rsidRDefault="00C679E3" w:rsidP="00C679E3">
            <w:pPr>
              <w:rPr>
                <w:rFonts w:asciiTheme="minorHAnsi" w:hAnsiTheme="minorHAnsi" w:cstheme="minorHAnsi"/>
                <w:color w:val="auto"/>
              </w:rPr>
            </w:pPr>
            <w:r w:rsidRPr="001A7075">
              <w:rPr>
                <w:rFonts w:asciiTheme="minorHAnsi" w:hAnsiTheme="minorHAnsi" w:cstheme="minorHAnsi"/>
                <w:color w:val="auto"/>
              </w:rPr>
              <w:t>Zeit</w:t>
            </w:r>
          </w:p>
        </w:tc>
        <w:tc>
          <w:tcPr>
            <w:tcW w:w="1701" w:type="dxa"/>
          </w:tcPr>
          <w:p w14:paraId="2DC18C7E" w14:textId="591FA187" w:rsidR="00C679E3" w:rsidRPr="001A7075" w:rsidRDefault="00C679E3" w:rsidP="00C679E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Phase</w:t>
            </w:r>
          </w:p>
        </w:tc>
        <w:tc>
          <w:tcPr>
            <w:tcW w:w="2268" w:type="dxa"/>
          </w:tcPr>
          <w:p w14:paraId="55E82E37" w14:textId="77777777" w:rsidR="00C679E3" w:rsidRPr="001A7075" w:rsidRDefault="00C679E3" w:rsidP="00C679E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Sozialform/</w:t>
            </w:r>
          </w:p>
          <w:p w14:paraId="6EB50B3E" w14:textId="4741D9F5" w:rsidR="00C679E3" w:rsidRPr="001A7075" w:rsidRDefault="00C679E3" w:rsidP="00C679E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Lehrerimpuls</w:t>
            </w:r>
          </w:p>
        </w:tc>
        <w:tc>
          <w:tcPr>
            <w:tcW w:w="7227" w:type="dxa"/>
          </w:tcPr>
          <w:p w14:paraId="327D380B" w14:textId="4FB0330B" w:rsidR="00C679E3" w:rsidRPr="001A7075" w:rsidRDefault="00C679E3" w:rsidP="00C679E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Inhalt/Unterrichtsgeschehen</w:t>
            </w:r>
          </w:p>
        </w:tc>
        <w:tc>
          <w:tcPr>
            <w:tcW w:w="2268" w:type="dxa"/>
          </w:tcPr>
          <w:p w14:paraId="08DBD4D7" w14:textId="4BE51EEC" w:rsidR="00C679E3" w:rsidRPr="001A7075" w:rsidRDefault="00C679E3" w:rsidP="00C679E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Material</w:t>
            </w:r>
          </w:p>
        </w:tc>
      </w:tr>
      <w:tr w:rsidR="001A7075" w:rsidRPr="001A7075" w14:paraId="39BEF91D" w14:textId="77777777" w:rsidTr="00F153B9">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14737646" w14:textId="41B65AC7" w:rsidR="00C679E3" w:rsidRPr="001A7075" w:rsidRDefault="00C679E3" w:rsidP="00C679E3">
            <w:pPr>
              <w:rPr>
                <w:rFonts w:asciiTheme="minorHAnsi" w:hAnsiTheme="minorHAnsi" w:cstheme="minorHAnsi"/>
                <w:color w:val="auto"/>
              </w:rPr>
            </w:pPr>
            <w:r w:rsidRPr="001A7075">
              <w:rPr>
                <w:rFonts w:asciiTheme="minorHAnsi" w:hAnsiTheme="minorHAnsi" w:cstheme="minorHAnsi"/>
                <w:color w:val="auto"/>
              </w:rPr>
              <w:t>15</w:t>
            </w:r>
          </w:p>
        </w:tc>
        <w:tc>
          <w:tcPr>
            <w:tcW w:w="1701" w:type="dxa"/>
          </w:tcPr>
          <w:p w14:paraId="2C8D1ABF" w14:textId="2AE1D0BF"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Einstieg</w:t>
            </w:r>
          </w:p>
        </w:tc>
        <w:tc>
          <w:tcPr>
            <w:tcW w:w="2268" w:type="dxa"/>
          </w:tcPr>
          <w:p w14:paraId="3C47D785" w14:textId="2E2D5EF7"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Einzel- oder Partnerarbeit</w:t>
            </w:r>
          </w:p>
        </w:tc>
        <w:tc>
          <w:tcPr>
            <w:tcW w:w="7227" w:type="dxa"/>
          </w:tcPr>
          <w:p w14:paraId="1DA0FE1A" w14:textId="77777777" w:rsidR="00C679E3" w:rsidRPr="001A7075" w:rsidRDefault="00C679E3" w:rsidP="00C679E3">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Die Schülerinnen und Schüler kodieren 3 gegebene Äffchen, sodass ein Computer diese verarbeiten könnte.</w:t>
            </w:r>
          </w:p>
          <w:p w14:paraId="78C8B85C" w14:textId="4440F327" w:rsidR="00C679E3" w:rsidRPr="001A7075" w:rsidRDefault="00C679E3" w:rsidP="00C679E3">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eastAsia="helvetica neue" w:hAnsiTheme="minorHAnsi" w:cstheme="minorHAnsi"/>
                <w:color w:val="auto"/>
              </w:rPr>
            </w:pPr>
            <w:r w:rsidRPr="001A7075">
              <w:rPr>
                <w:rFonts w:asciiTheme="minorHAnsi" w:hAnsiTheme="minorHAnsi" w:cstheme="minorHAnsi"/>
                <w:color w:val="auto"/>
              </w:rPr>
              <w:t xml:space="preserve"> </w:t>
            </w:r>
          </w:p>
        </w:tc>
        <w:tc>
          <w:tcPr>
            <w:tcW w:w="2268" w:type="dxa"/>
          </w:tcPr>
          <w:p w14:paraId="47559842" w14:textId="0DAF7EA7"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optional: Tabelle KI-B4.2.1</w:t>
            </w:r>
          </w:p>
        </w:tc>
      </w:tr>
      <w:tr w:rsidR="001A7075" w:rsidRPr="001A7075" w14:paraId="1D1FF039" w14:textId="77777777" w:rsidTr="00F153B9">
        <w:tc>
          <w:tcPr>
            <w:cnfStyle w:val="001000000000" w:firstRow="0" w:lastRow="0" w:firstColumn="1" w:lastColumn="0" w:oddVBand="0" w:evenVBand="0" w:oddHBand="0" w:evenHBand="0" w:firstRowFirstColumn="0" w:firstRowLastColumn="0" w:lastRowFirstColumn="0" w:lastRowLastColumn="0"/>
            <w:tcW w:w="1134" w:type="dxa"/>
          </w:tcPr>
          <w:p w14:paraId="6E679EE8" w14:textId="641E66FF" w:rsidR="00C679E3" w:rsidRPr="001A7075" w:rsidRDefault="00C679E3" w:rsidP="00C679E3">
            <w:pPr>
              <w:rPr>
                <w:rFonts w:asciiTheme="minorHAnsi" w:hAnsiTheme="minorHAnsi" w:cstheme="minorHAnsi"/>
                <w:color w:val="auto"/>
              </w:rPr>
            </w:pPr>
            <w:r w:rsidRPr="001A7075">
              <w:rPr>
                <w:rFonts w:asciiTheme="minorHAnsi" w:hAnsiTheme="minorHAnsi" w:cstheme="minorHAnsi"/>
                <w:color w:val="auto"/>
              </w:rPr>
              <w:t>60</w:t>
            </w:r>
          </w:p>
        </w:tc>
        <w:tc>
          <w:tcPr>
            <w:tcW w:w="1701" w:type="dxa"/>
          </w:tcPr>
          <w:p w14:paraId="18480E2A" w14:textId="3BC736FF"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Erarbeitung &amp; Vertiefung</w:t>
            </w:r>
          </w:p>
        </w:tc>
        <w:tc>
          <w:tcPr>
            <w:tcW w:w="2268" w:type="dxa"/>
          </w:tcPr>
          <w:p w14:paraId="1F5419AE" w14:textId="5CF75421"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Einzel- oder Partnerarbeit</w:t>
            </w:r>
          </w:p>
        </w:tc>
        <w:tc>
          <w:tcPr>
            <w:tcW w:w="7227" w:type="dxa"/>
          </w:tcPr>
          <w:p w14:paraId="5A6CED7E" w14:textId="77777777"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Die Schülerinnen und Schüler nutzen Orange3, um Arbeitsblatt KI-B4.3.1 zu bearbeiten.</w:t>
            </w:r>
          </w:p>
          <w:p w14:paraId="1FDFEA7E" w14:textId="77777777"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p w14:paraId="6C33B6F1" w14:textId="7EFAEFAE"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b/>
                <w:color w:val="auto"/>
              </w:rPr>
              <w:t xml:space="preserve">Differenzierung I: </w:t>
            </w:r>
            <w:r w:rsidRPr="001A7075">
              <w:rPr>
                <w:rFonts w:asciiTheme="minorHAnsi" w:hAnsiTheme="minorHAnsi" w:cstheme="minorHAnsi"/>
                <w:color w:val="auto"/>
              </w:rPr>
              <w:t xml:space="preserve">Sie haben in Stunde 1 das Material a gewählt, dann wählen Sie auch hier KI-B4.2.2a. </w:t>
            </w:r>
          </w:p>
          <w:p w14:paraId="16FE2D38" w14:textId="77777777"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p w14:paraId="63A530BA" w14:textId="301985F3" w:rsidR="00C679E3" w:rsidRPr="001A7075" w:rsidRDefault="00C679E3" w:rsidP="00DB06AC">
            <w:pPr>
              <w:widowControl w:val="0"/>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b/>
                <w:color w:val="auto"/>
              </w:rPr>
              <w:t>Differenzierung II+III:</w:t>
            </w:r>
            <w:r w:rsidRPr="001A7075">
              <w:rPr>
                <w:rFonts w:asciiTheme="minorHAnsi" w:hAnsiTheme="minorHAnsi" w:cstheme="minorHAnsi"/>
                <w:color w:val="auto"/>
              </w:rPr>
              <w:t xml:space="preserve"> Sie haben in Stunde 1 das Material b gewählt, dann wählen Sie auch hier KI-B4.2.2b.</w:t>
            </w:r>
          </w:p>
        </w:tc>
        <w:tc>
          <w:tcPr>
            <w:tcW w:w="2268" w:type="dxa"/>
          </w:tcPr>
          <w:p w14:paraId="5E34957D" w14:textId="77777777"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Differenzierung I: KI-B4.2.2a</w:t>
            </w:r>
          </w:p>
          <w:p w14:paraId="2257D0ED" w14:textId="77777777" w:rsidR="00C679E3" w:rsidRPr="001A7075" w:rsidRDefault="00C679E3" w:rsidP="00C679E3">
            <w:pPr>
              <w:widowControl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Differenzierung II und III: KI-B4.2.2b</w:t>
            </w:r>
          </w:p>
          <w:p w14:paraId="1DF6D8E2" w14:textId="77777777" w:rsidR="00C679E3" w:rsidRPr="001A7075" w:rsidRDefault="00C679E3" w:rsidP="00C679E3">
            <w:pPr>
              <w:widowControl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Datensatz KI-B4.2.3</w:t>
            </w:r>
          </w:p>
          <w:p w14:paraId="38E7511F" w14:textId="21EB2634" w:rsidR="00C679E3" w:rsidRPr="001A7075" w:rsidRDefault="00C679E3" w:rsidP="00C67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optional: Hilfekarten KI-B4.3.5</w:t>
            </w:r>
          </w:p>
        </w:tc>
      </w:tr>
      <w:tr w:rsidR="001A7075" w:rsidRPr="001A7075" w14:paraId="46BD7F48" w14:textId="77777777" w:rsidTr="00F15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D4F8C00" w14:textId="13EF5850" w:rsidR="00C679E3" w:rsidRPr="001A7075" w:rsidRDefault="00C679E3" w:rsidP="00C679E3">
            <w:pPr>
              <w:rPr>
                <w:rFonts w:asciiTheme="minorHAnsi" w:hAnsiTheme="minorHAnsi" w:cstheme="minorHAnsi"/>
                <w:color w:val="auto"/>
              </w:rPr>
            </w:pPr>
            <w:r w:rsidRPr="001A7075">
              <w:rPr>
                <w:rFonts w:asciiTheme="minorHAnsi" w:hAnsiTheme="minorHAnsi" w:cstheme="minorHAnsi"/>
                <w:color w:val="auto"/>
              </w:rPr>
              <w:t>15</w:t>
            </w:r>
          </w:p>
        </w:tc>
        <w:tc>
          <w:tcPr>
            <w:tcW w:w="1701" w:type="dxa"/>
          </w:tcPr>
          <w:p w14:paraId="1FBADF47" w14:textId="22930B7C"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Besprechung</w:t>
            </w:r>
          </w:p>
        </w:tc>
        <w:tc>
          <w:tcPr>
            <w:tcW w:w="2268" w:type="dxa"/>
          </w:tcPr>
          <w:p w14:paraId="5F146342" w14:textId="0669F2B5"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Lehrer-Schüler-Gespräch </w:t>
            </w:r>
          </w:p>
        </w:tc>
        <w:tc>
          <w:tcPr>
            <w:tcW w:w="7227" w:type="dxa"/>
          </w:tcPr>
          <w:p w14:paraId="2C30CB38" w14:textId="2E067125"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Besprechung des Arbeitsblatts und ggf. Vergleich der Güte der verschiedenen Modelle. Thematisierung von Over- und </w:t>
            </w:r>
            <w:proofErr w:type="spellStart"/>
            <w:r w:rsidRPr="001A7075">
              <w:rPr>
                <w:rFonts w:asciiTheme="minorHAnsi" w:hAnsiTheme="minorHAnsi" w:cstheme="minorHAnsi"/>
                <w:color w:val="auto"/>
              </w:rPr>
              <w:t>Underfitting</w:t>
            </w:r>
            <w:proofErr w:type="spellEnd"/>
            <w:r w:rsidRPr="001A7075">
              <w:rPr>
                <w:rFonts w:asciiTheme="minorHAnsi" w:hAnsiTheme="minorHAnsi" w:cstheme="minorHAnsi"/>
                <w:color w:val="auto"/>
              </w:rPr>
              <w:t xml:space="preserve">. </w:t>
            </w:r>
          </w:p>
        </w:tc>
        <w:tc>
          <w:tcPr>
            <w:tcW w:w="2268" w:type="dxa"/>
          </w:tcPr>
          <w:p w14:paraId="66F100ED" w14:textId="77777777" w:rsidR="00C679E3" w:rsidRPr="001A7075" w:rsidRDefault="00C679E3" w:rsidP="00C67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p>
        </w:tc>
      </w:tr>
    </w:tbl>
    <w:p w14:paraId="701C2642" w14:textId="77777777" w:rsidR="00C679E3" w:rsidRPr="005A6220" w:rsidRDefault="00C679E3" w:rsidP="00C679E3">
      <w:pPr>
        <w:rPr>
          <w:rFonts w:asciiTheme="minorHAnsi" w:hAnsiTheme="minorHAnsi" w:cstheme="minorHAnsi"/>
        </w:rPr>
      </w:pPr>
    </w:p>
    <w:p w14:paraId="7C9E8BE8" w14:textId="77777777" w:rsidR="007B31E8" w:rsidRPr="005A6220" w:rsidRDefault="007B31E8" w:rsidP="00C679E3">
      <w:pPr>
        <w:rPr>
          <w:rFonts w:asciiTheme="minorHAnsi" w:hAnsiTheme="minorHAnsi" w:cstheme="minorHAnsi"/>
        </w:rPr>
      </w:pPr>
    </w:p>
    <w:p w14:paraId="2E2FE357" w14:textId="77777777" w:rsidR="007B31E8" w:rsidRPr="005A6220" w:rsidRDefault="007B31E8" w:rsidP="00C679E3">
      <w:pPr>
        <w:rPr>
          <w:rFonts w:asciiTheme="minorHAnsi" w:hAnsiTheme="minorHAnsi" w:cstheme="minorHAnsi"/>
        </w:rPr>
      </w:pPr>
    </w:p>
    <w:p w14:paraId="6EC8B84F" w14:textId="696A4D99" w:rsidR="007B31E8" w:rsidRPr="005A6220" w:rsidRDefault="007B31E8" w:rsidP="00C679E3">
      <w:pPr>
        <w:rPr>
          <w:rFonts w:asciiTheme="minorHAnsi" w:hAnsiTheme="minorHAnsi" w:cstheme="minorHAnsi"/>
        </w:rPr>
        <w:sectPr w:rsidR="007B31E8" w:rsidRPr="005A6220">
          <w:headerReference w:type="default" r:id="rId37"/>
          <w:footerReference w:type="default" r:id="rId38"/>
          <w:headerReference w:type="first" r:id="rId39"/>
          <w:footerReference w:type="first" r:id="rId40"/>
          <w:pgSz w:w="16838" w:h="11906" w:orient="landscape"/>
          <w:pgMar w:top="1531" w:right="1134" w:bottom="1134" w:left="1134" w:header="709" w:footer="346" w:gutter="0"/>
          <w:cols w:space="708"/>
          <w:docGrid w:linePitch="360"/>
        </w:sectPr>
      </w:pPr>
    </w:p>
    <w:p w14:paraId="61604D4F" w14:textId="77777777" w:rsidR="00FD05BD" w:rsidRPr="005A6220" w:rsidRDefault="00FD05BD" w:rsidP="00FD05BD">
      <w:pPr>
        <w:pStyle w:val="KeinLeerraum"/>
        <w:rPr>
          <w:rFonts w:asciiTheme="minorHAnsi" w:hAnsiTheme="minorHAnsi" w:cstheme="minorHAnsi"/>
          <w:sz w:val="28"/>
          <w:szCs w:val="28"/>
        </w:rPr>
      </w:pPr>
      <w:r w:rsidRPr="005A6220">
        <w:rPr>
          <w:rFonts w:asciiTheme="minorHAnsi" w:hAnsiTheme="minorHAnsi" w:cstheme="minorHAnsi"/>
          <w:sz w:val="28"/>
          <w:szCs w:val="28"/>
        </w:rPr>
        <w:lastRenderedPageBreak/>
        <w:t>Stunde 2 und 3: Datenanalyse mit Orange3</w:t>
      </w:r>
    </w:p>
    <w:p w14:paraId="4682C3B0" w14:textId="77777777" w:rsidR="00FD05BD" w:rsidRPr="005A6220" w:rsidRDefault="00FD05BD" w:rsidP="00FD05BD">
      <w:pPr>
        <w:pStyle w:val="KeinLeerraum"/>
        <w:rPr>
          <w:rFonts w:asciiTheme="minorHAnsi" w:hAnsiTheme="minorHAnsi" w:cstheme="minorHAnsi"/>
          <w:sz w:val="28"/>
          <w:szCs w:val="28"/>
        </w:rPr>
      </w:pPr>
    </w:p>
    <w:p w14:paraId="219A17AC" w14:textId="77777777" w:rsidR="00FD05BD" w:rsidRPr="005A6220" w:rsidRDefault="00FD05BD" w:rsidP="00FD05BD">
      <w:pPr>
        <w:rPr>
          <w:rFonts w:asciiTheme="minorHAnsi" w:hAnsiTheme="minorHAnsi" w:cstheme="minorHAnsi"/>
        </w:rPr>
      </w:pPr>
      <w:r w:rsidRPr="005A6220">
        <w:rPr>
          <w:rFonts w:asciiTheme="minorHAnsi" w:hAnsiTheme="minorHAnsi" w:cstheme="minorHAnsi"/>
        </w:rPr>
        <w:t xml:space="preserve">In der zweiten Einheit dieser Sequenz lernen die Schülerinnen und Schüler das Werkzeug Orange3 kennen und nutzen es zur Analyse von gegebenen Daten, um im Anschluss das Projekt durchführen zu können. Damit wenden die Schülerinnen und Schüler ein ähnliches Vorgehen wie die Data </w:t>
      </w:r>
      <w:proofErr w:type="spellStart"/>
      <w:r w:rsidRPr="005A6220">
        <w:rPr>
          <w:rFonts w:asciiTheme="minorHAnsi" w:hAnsiTheme="minorHAnsi" w:cstheme="minorHAnsi"/>
        </w:rPr>
        <w:t>Scientists</w:t>
      </w:r>
      <w:proofErr w:type="spellEnd"/>
      <w:r w:rsidRPr="005A6220">
        <w:rPr>
          <w:rFonts w:asciiTheme="minorHAnsi" w:hAnsiTheme="minorHAnsi" w:cstheme="minorHAnsi"/>
        </w:rPr>
        <w:t xml:space="preserve"> der Firma Target an. </w:t>
      </w:r>
    </w:p>
    <w:p w14:paraId="2F8AE811" w14:textId="77777777"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rPr>
        <w:t>Vermutlich ist Ihren Schülerinnen und Schülern klar, dass Computer mit strukturierten Daten und weniger mit Münzen oder Karten arbeiten. Dies dient auch als Fragestellung für den Beginn der Lerneinheit: Wie lässt sich dieses Verfahren nun durch einen Computer ausführen?</w:t>
      </w:r>
    </w:p>
    <w:p w14:paraId="7EF5B20F" w14:textId="77777777"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rPr>
        <w:t>Dazu sollen die Schülerinnen und Schüler drei gegebene Äffchen geeignet modellieren, sodass ein Computer diese verarbeiten könnte. Dazu werden die Äffchen 1, 33 und 14 gezeigt. Optional kann bereits eine Tabelle vorgegeben werden (siehe KI-B4.2.1).</w:t>
      </w:r>
    </w:p>
    <w:p w14:paraId="32BCDA24" w14:textId="7BC9E73C"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rPr>
        <w:t>Es ergeben sich unterschiedliche Möglichkeiten zur Modellierung, etwa binär (Merkmal vorhanden/nicht vorhanden</w:t>
      </w:r>
      <w:r w:rsidR="00A46236">
        <w:rPr>
          <w:rFonts w:asciiTheme="minorHAnsi" w:hAnsiTheme="minorHAnsi" w:cstheme="minorHAnsi"/>
        </w:rPr>
        <w:t>)</w:t>
      </w:r>
      <w:r w:rsidRPr="005A6220">
        <w:rPr>
          <w:rFonts w:asciiTheme="minorHAnsi" w:hAnsiTheme="minorHAnsi" w:cstheme="minorHAnsi"/>
        </w:rPr>
        <w:t>, oder aber über die verschiedenen Merkmalsausprägungen (bspw. Mund: offen/geschlossen/Zunge rausstrecken/ Zähne fletschen).</w:t>
      </w:r>
    </w:p>
    <w:p w14:paraId="1209781D" w14:textId="77777777"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noProof/>
        </w:rPr>
        <w:drawing>
          <wp:inline distT="0" distB="0" distL="0" distR="0" wp14:anchorId="678BAD22" wp14:editId="747DECAE">
            <wp:extent cx="1912411" cy="3543787"/>
            <wp:effectExtent l="0" t="0" r="0" b="0"/>
            <wp:docPr id="330" name="image2.png"/>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41"/>
                    <a:stretch/>
                  </pic:blipFill>
                  <pic:spPr bwMode="auto">
                    <a:xfrm>
                      <a:off x="0" y="0"/>
                      <a:ext cx="1912411" cy="3543787"/>
                    </a:xfrm>
                    <a:prstGeom prst="rect">
                      <a:avLst/>
                    </a:prstGeom>
                    <a:ln/>
                  </pic:spPr>
                </pic:pic>
              </a:graphicData>
            </a:graphic>
          </wp:inline>
        </w:drawing>
      </w:r>
      <w:r w:rsidRPr="005A6220">
        <w:rPr>
          <w:rFonts w:asciiTheme="minorHAnsi" w:hAnsiTheme="minorHAnsi" w:cstheme="minorHAnsi"/>
        </w:rPr>
        <w:tab/>
      </w:r>
      <w:r w:rsidRPr="005A6220">
        <w:rPr>
          <w:rFonts w:asciiTheme="minorHAnsi" w:hAnsiTheme="minorHAnsi" w:cstheme="minorHAnsi"/>
        </w:rPr>
        <w:tab/>
      </w:r>
      <w:r w:rsidRPr="005A6220">
        <w:rPr>
          <w:rFonts w:asciiTheme="minorHAnsi" w:hAnsiTheme="minorHAnsi" w:cstheme="minorHAnsi"/>
        </w:rPr>
        <w:tab/>
        <w:t xml:space="preserve">     </w:t>
      </w:r>
      <w:r w:rsidRPr="005A6220">
        <w:rPr>
          <w:rFonts w:asciiTheme="minorHAnsi" w:hAnsiTheme="minorHAnsi" w:cstheme="minorHAnsi"/>
          <w:noProof/>
        </w:rPr>
        <w:drawing>
          <wp:inline distT="0" distB="0" distL="0" distR="0" wp14:anchorId="1DEDCEAB" wp14:editId="471E288C">
            <wp:extent cx="1938338" cy="3676846"/>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17" name="image11.png"/>
                    <pic:cNvPicPr/>
                  </pic:nvPicPr>
                  <pic:blipFill>
                    <a:blip r:embed="rId42"/>
                    <a:stretch/>
                  </pic:blipFill>
                  <pic:spPr bwMode="auto">
                    <a:xfrm>
                      <a:off x="0" y="0"/>
                      <a:ext cx="1938338" cy="3676846"/>
                    </a:xfrm>
                    <a:prstGeom prst="rect">
                      <a:avLst/>
                    </a:prstGeom>
                    <a:ln/>
                  </pic:spPr>
                </pic:pic>
              </a:graphicData>
            </a:graphic>
          </wp:inline>
        </w:drawing>
      </w:r>
    </w:p>
    <w:p w14:paraId="1051ACA2" w14:textId="77777777" w:rsidR="00FD05BD" w:rsidRPr="005A6220" w:rsidRDefault="00FD05BD" w:rsidP="00FD05BD">
      <w:pPr>
        <w:widowControl w:val="0"/>
        <w:spacing w:line="240" w:lineRule="auto"/>
        <w:ind w:left="720" w:firstLine="720"/>
        <w:jc w:val="both"/>
        <w:rPr>
          <w:rFonts w:asciiTheme="minorHAnsi" w:hAnsiTheme="minorHAnsi" w:cstheme="minorHAnsi"/>
        </w:rPr>
      </w:pPr>
      <w:r w:rsidRPr="005A6220">
        <w:rPr>
          <w:rFonts w:asciiTheme="minorHAnsi" w:hAnsiTheme="minorHAnsi" w:cstheme="minorHAnsi"/>
        </w:rPr>
        <w:t xml:space="preserve">binär </w:t>
      </w:r>
      <w:r w:rsidRPr="005A6220">
        <w:rPr>
          <w:rFonts w:asciiTheme="minorHAnsi" w:hAnsiTheme="minorHAnsi" w:cstheme="minorHAnsi"/>
        </w:rPr>
        <w:tab/>
      </w:r>
      <w:r w:rsidRPr="005A6220">
        <w:rPr>
          <w:rFonts w:asciiTheme="minorHAnsi" w:hAnsiTheme="minorHAnsi" w:cstheme="minorHAnsi"/>
        </w:rPr>
        <w:tab/>
      </w:r>
      <w:r w:rsidRPr="005A6220">
        <w:rPr>
          <w:rFonts w:asciiTheme="minorHAnsi" w:hAnsiTheme="minorHAnsi" w:cstheme="minorHAnsi"/>
        </w:rPr>
        <w:tab/>
      </w:r>
      <w:r w:rsidRPr="005A6220">
        <w:rPr>
          <w:rFonts w:asciiTheme="minorHAnsi" w:hAnsiTheme="minorHAnsi" w:cstheme="minorHAnsi"/>
        </w:rPr>
        <w:tab/>
      </w:r>
      <w:r w:rsidRPr="005A6220">
        <w:rPr>
          <w:rFonts w:asciiTheme="minorHAnsi" w:hAnsiTheme="minorHAnsi" w:cstheme="minorHAnsi"/>
        </w:rPr>
        <w:tab/>
      </w:r>
      <w:r w:rsidRPr="005A6220">
        <w:rPr>
          <w:rFonts w:asciiTheme="minorHAnsi" w:hAnsiTheme="minorHAnsi" w:cstheme="minorHAnsi"/>
        </w:rPr>
        <w:tab/>
      </w:r>
      <w:r w:rsidRPr="005A6220">
        <w:rPr>
          <w:rFonts w:asciiTheme="minorHAnsi" w:hAnsiTheme="minorHAnsi" w:cstheme="minorHAnsi"/>
        </w:rPr>
        <w:tab/>
        <w:t>nicht binär</w:t>
      </w:r>
    </w:p>
    <w:p w14:paraId="285869E4" w14:textId="77777777" w:rsidR="00FD05BD" w:rsidRPr="005A6220" w:rsidRDefault="00FD05BD" w:rsidP="00FD05BD">
      <w:pPr>
        <w:widowControl w:val="0"/>
        <w:spacing w:line="240" w:lineRule="auto"/>
        <w:jc w:val="both"/>
        <w:rPr>
          <w:rFonts w:asciiTheme="minorHAnsi" w:hAnsiTheme="minorHAnsi" w:cstheme="minorHAnsi"/>
        </w:rPr>
      </w:pPr>
    </w:p>
    <w:p w14:paraId="62E31BA7" w14:textId="77777777"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rPr>
        <w:t xml:space="preserve">Anschließend soll nun das </w:t>
      </w:r>
      <w:proofErr w:type="spellStart"/>
      <w:r w:rsidRPr="005A6220">
        <w:rPr>
          <w:rFonts w:asciiTheme="minorHAnsi" w:hAnsiTheme="minorHAnsi" w:cstheme="minorHAnsi"/>
        </w:rPr>
        <w:t>Äffchenspiel</w:t>
      </w:r>
      <w:proofErr w:type="spellEnd"/>
      <w:r w:rsidRPr="005A6220">
        <w:rPr>
          <w:rFonts w:asciiTheme="minorHAnsi" w:hAnsiTheme="minorHAnsi" w:cstheme="minorHAnsi"/>
        </w:rPr>
        <w:t xml:space="preserve"> in Orange3 gelöst werden. Findet die KI einen besseren Entscheidungsbaum? Dazu starten die Schülerinnen und Schüler Orange3 und bearbeiten Arbeitsblatt KI-B4.2.2 mit dem Datensatz KI-B4.2.3. </w:t>
      </w:r>
    </w:p>
    <w:p w14:paraId="3DA8CEFA" w14:textId="77777777"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rPr>
        <w:t xml:space="preserve">Wählen Sie dabei Variante KI-B4.2.2a, falls Sie </w:t>
      </w:r>
    </w:p>
    <w:p w14:paraId="6FB4CC12" w14:textId="77777777" w:rsidR="00A46236" w:rsidRDefault="00FD05BD" w:rsidP="00FD05BD">
      <w:pPr>
        <w:widowControl w:val="0"/>
        <w:numPr>
          <w:ilvl w:val="0"/>
          <w:numId w:val="17"/>
        </w:numPr>
        <w:spacing w:after="0" w:line="240" w:lineRule="auto"/>
        <w:jc w:val="both"/>
        <w:rPr>
          <w:rFonts w:asciiTheme="minorHAnsi" w:hAnsiTheme="minorHAnsi" w:cstheme="minorHAnsi"/>
        </w:rPr>
      </w:pPr>
      <w:r w:rsidRPr="005A6220">
        <w:rPr>
          <w:rFonts w:asciiTheme="minorHAnsi" w:hAnsiTheme="minorHAnsi" w:cstheme="minorHAnsi"/>
        </w:rPr>
        <w:t>… in der erste Unterrichtsstunde Variante KI-B4.1.2a des Arbeitsblattes gewählt haben oder eine kürzere Variante bevorzugen.</w:t>
      </w:r>
    </w:p>
    <w:p w14:paraId="26A86E7B" w14:textId="77777777" w:rsidR="00A46236" w:rsidRDefault="00A46236" w:rsidP="00A46236">
      <w:pPr>
        <w:widowControl w:val="0"/>
        <w:spacing w:after="0" w:line="240" w:lineRule="auto"/>
        <w:jc w:val="both"/>
        <w:rPr>
          <w:rFonts w:asciiTheme="minorHAnsi" w:hAnsiTheme="minorHAnsi" w:cstheme="minorHAnsi"/>
        </w:rPr>
      </w:pPr>
    </w:p>
    <w:p w14:paraId="305D0E06" w14:textId="0605C6CE" w:rsidR="00FD05BD" w:rsidRPr="00A46236" w:rsidRDefault="00FD05BD" w:rsidP="00A46236">
      <w:pPr>
        <w:widowControl w:val="0"/>
        <w:spacing w:after="0" w:line="240" w:lineRule="auto"/>
        <w:jc w:val="both"/>
        <w:rPr>
          <w:rFonts w:asciiTheme="minorHAnsi" w:hAnsiTheme="minorHAnsi" w:cstheme="minorHAnsi"/>
        </w:rPr>
      </w:pPr>
      <w:r w:rsidRPr="00A46236">
        <w:rPr>
          <w:rFonts w:asciiTheme="minorHAnsi" w:hAnsiTheme="minorHAnsi" w:cstheme="minorHAnsi"/>
        </w:rPr>
        <w:t>Ansonsten wählen sie Sie KI-B4.2.2b.</w:t>
      </w:r>
    </w:p>
    <w:p w14:paraId="48AC8638" w14:textId="77777777" w:rsidR="00FD05BD" w:rsidRPr="005A6220" w:rsidRDefault="00FD05BD">
      <w:pPr>
        <w:spacing w:line="259" w:lineRule="auto"/>
        <w:rPr>
          <w:rFonts w:asciiTheme="minorHAnsi" w:hAnsiTheme="minorHAnsi" w:cstheme="minorHAnsi"/>
        </w:rPr>
      </w:pPr>
      <w:r w:rsidRPr="005A6220">
        <w:rPr>
          <w:rFonts w:asciiTheme="minorHAnsi" w:hAnsiTheme="minorHAnsi" w:cstheme="minorHAnsi"/>
          <w:b/>
        </w:rPr>
        <w:br w:type="page"/>
      </w:r>
    </w:p>
    <w:p w14:paraId="7CEFCE4C" w14:textId="099588C4"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b/>
        </w:rPr>
        <w:lastRenderedPageBreak/>
        <w:t>Mögliche Differenzierung</w:t>
      </w:r>
      <w:r w:rsidRPr="005A6220">
        <w:rPr>
          <w:rFonts w:asciiTheme="minorHAnsi" w:hAnsiTheme="minorHAnsi" w:cstheme="minorHAnsi"/>
        </w:rPr>
        <w:t>: Als mögliche Differenzierung können weitere Modelle (Random Forest und KNN) eingeführt werden. Dazu können die beigelegten Folien (KI-B4.2.4) verwendet werden. Anschließend sollten die Schülerinnen und Schüler ggf. noch einmal die Möglichkeit erhalten, die alternativen Modelle in Orange3 auszuprobieren.</w:t>
      </w:r>
    </w:p>
    <w:p w14:paraId="16CA3CD0" w14:textId="77777777" w:rsidR="00FD05BD" w:rsidRPr="005A6220" w:rsidRDefault="00FD05BD" w:rsidP="00FD05BD">
      <w:pPr>
        <w:widowControl w:val="0"/>
        <w:spacing w:line="240" w:lineRule="auto"/>
        <w:jc w:val="both"/>
        <w:rPr>
          <w:rFonts w:asciiTheme="minorHAnsi" w:hAnsiTheme="minorHAnsi" w:cstheme="minorHAnsi"/>
        </w:rPr>
      </w:pPr>
      <w:r w:rsidRPr="005A6220">
        <w:rPr>
          <w:rFonts w:asciiTheme="minorHAnsi" w:hAnsiTheme="minorHAnsi" w:cstheme="minorHAnsi"/>
        </w:rPr>
        <w:t xml:space="preserve">Im Lehrer-Schüler-Gespräch wird nun das Arbeitsblatt besprochen und ggf. die Güte der verschiedenen Modelle verglichen. Außerdem können anhand von Aufgabe 3 die Begriffe Over- und </w:t>
      </w:r>
      <w:proofErr w:type="spellStart"/>
      <w:r w:rsidRPr="005A6220">
        <w:rPr>
          <w:rFonts w:asciiTheme="minorHAnsi" w:hAnsiTheme="minorHAnsi" w:cstheme="minorHAnsi"/>
        </w:rPr>
        <w:t>Underfitting</w:t>
      </w:r>
      <w:proofErr w:type="spellEnd"/>
      <w:r w:rsidRPr="005A6220">
        <w:rPr>
          <w:rFonts w:asciiTheme="minorHAnsi" w:hAnsiTheme="minorHAnsi" w:cstheme="minorHAnsi"/>
        </w:rPr>
        <w:t xml:space="preserve"> thematisiert werden. </w:t>
      </w:r>
    </w:p>
    <w:p w14:paraId="2C163448" w14:textId="7700BEAC" w:rsidR="00FD05BD" w:rsidRPr="005A6220" w:rsidRDefault="00FD05BD" w:rsidP="00FD05BD">
      <w:pPr>
        <w:widowControl w:val="0"/>
        <w:spacing w:line="240" w:lineRule="auto"/>
        <w:jc w:val="both"/>
        <w:rPr>
          <w:rFonts w:asciiTheme="minorHAnsi" w:hAnsiTheme="minorHAnsi" w:cstheme="minorHAnsi"/>
        </w:rPr>
      </w:pPr>
    </w:p>
    <w:p w14:paraId="7503EA22" w14:textId="77777777" w:rsidR="007B31E8" w:rsidRPr="005A6220" w:rsidRDefault="007B31E8" w:rsidP="007B31E8">
      <w:pPr>
        <w:jc w:val="both"/>
        <w:rPr>
          <w:rFonts w:asciiTheme="minorHAnsi" w:hAnsiTheme="minorHAnsi" w:cstheme="minorHAnsi"/>
        </w:rPr>
      </w:pPr>
    </w:p>
    <w:p w14:paraId="323A1310" w14:textId="77777777" w:rsidR="007B31E8" w:rsidRPr="005A6220" w:rsidRDefault="007B31E8" w:rsidP="007B31E8">
      <w:pPr>
        <w:rPr>
          <w:rFonts w:asciiTheme="minorHAnsi" w:hAnsiTheme="minorHAnsi" w:cstheme="minorHAnsi"/>
          <w:sz w:val="20"/>
          <w:szCs w:val="20"/>
        </w:rPr>
      </w:pPr>
    </w:p>
    <w:p w14:paraId="78FA1843" w14:textId="77777777" w:rsidR="007B31E8" w:rsidRPr="005A6220" w:rsidRDefault="007B31E8" w:rsidP="007B31E8">
      <w:pPr>
        <w:rPr>
          <w:rFonts w:asciiTheme="minorHAnsi" w:hAnsiTheme="minorHAnsi" w:cstheme="minorHAnsi"/>
        </w:rPr>
        <w:sectPr w:rsidR="007B31E8" w:rsidRPr="005A6220" w:rsidSect="00C679E3">
          <w:footerReference w:type="default" r:id="rId43"/>
          <w:headerReference w:type="first" r:id="rId44"/>
          <w:footerReference w:type="first" r:id="rId45"/>
          <w:pgSz w:w="11906" w:h="16838"/>
          <w:pgMar w:top="1134" w:right="1531" w:bottom="1134" w:left="1531" w:header="284" w:footer="329" w:gutter="0"/>
          <w:cols w:space="708"/>
          <w:docGrid w:linePitch="360"/>
        </w:sectPr>
      </w:pPr>
    </w:p>
    <w:p w14:paraId="4C8A720A" w14:textId="77777777" w:rsidR="007B31E8" w:rsidRPr="005A6220" w:rsidRDefault="007B31E8" w:rsidP="0010363A">
      <w:pPr>
        <w:pStyle w:val="berschrift3"/>
        <w:numPr>
          <w:ilvl w:val="2"/>
          <w:numId w:val="11"/>
        </w:numPr>
        <w:spacing w:before="200" w:after="0"/>
        <w:ind w:left="426" w:hanging="426"/>
        <w:rPr>
          <w:rFonts w:asciiTheme="minorHAnsi" w:hAnsiTheme="minorHAnsi" w:cstheme="minorHAnsi"/>
          <w:b/>
        </w:rPr>
      </w:pPr>
      <w:bookmarkStart w:id="76" w:name="_Toc83890428"/>
      <w:bookmarkStart w:id="77" w:name="_Toc83890670"/>
      <w:bookmarkStart w:id="78" w:name="_Toc90635446"/>
      <w:r w:rsidRPr="005A6220">
        <w:rPr>
          <w:rFonts w:asciiTheme="minorHAnsi" w:hAnsiTheme="minorHAnsi" w:cstheme="minorHAnsi"/>
          <w:b/>
        </w:rPr>
        <w:lastRenderedPageBreak/>
        <w:t>Stunde 4-6: Projektarbeit (nur Variante II)</w:t>
      </w:r>
      <w:bookmarkEnd w:id="76"/>
      <w:bookmarkEnd w:id="77"/>
      <w:bookmarkEnd w:id="78"/>
    </w:p>
    <w:p w14:paraId="7645CFE8" w14:textId="77777777" w:rsidR="007B31E8" w:rsidRPr="005A6220" w:rsidRDefault="007B31E8" w:rsidP="007B31E8">
      <w:pPr>
        <w:rPr>
          <w:rFonts w:asciiTheme="minorHAnsi" w:hAnsiTheme="minorHAnsi" w:cstheme="minorHAnsi"/>
        </w:rPr>
      </w:pPr>
      <w:r w:rsidRPr="005A6220">
        <w:rPr>
          <w:rFonts w:asciiTheme="minorHAnsi" w:hAnsiTheme="minorHAnsi" w:cstheme="minorHAnsi"/>
          <w:i/>
        </w:rPr>
        <w:t>Während der (bis zu) dreistündigen Projektarbeitsphase arbeiten die Schülerinnen und Schüler an ihrem Arbeitsauftrag und erstellen ein Poster zur Präsentation ihrer Ergebnisse. Optional kann während des Projekts den Gruppen der Link zu einem</w:t>
      </w:r>
      <w:r w:rsidRPr="005A6220">
        <w:rPr>
          <w:rFonts w:asciiTheme="minorHAnsi" w:hAnsiTheme="minorHAnsi" w:cstheme="minorHAnsi"/>
        </w:rPr>
        <w:t xml:space="preserve"> Interview mit Data Scientist gegeben werden.</w:t>
      </w:r>
    </w:p>
    <w:tbl>
      <w:tblPr>
        <w:tblStyle w:val="StGen5"/>
        <w:tblW w:w="14598"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134"/>
        <w:gridCol w:w="1701"/>
        <w:gridCol w:w="2268"/>
        <w:gridCol w:w="7227"/>
        <w:gridCol w:w="2268"/>
      </w:tblGrid>
      <w:tr w:rsidR="001A7075" w:rsidRPr="001A7075" w14:paraId="654685EF" w14:textId="77777777" w:rsidTr="00F15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F45F529"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Zeit</w:t>
            </w:r>
          </w:p>
        </w:tc>
        <w:tc>
          <w:tcPr>
            <w:tcW w:w="1701" w:type="dxa"/>
          </w:tcPr>
          <w:p w14:paraId="69DB05BA"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Phase</w:t>
            </w:r>
          </w:p>
        </w:tc>
        <w:tc>
          <w:tcPr>
            <w:tcW w:w="2268" w:type="dxa"/>
          </w:tcPr>
          <w:p w14:paraId="127796B3"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Sozialform/</w:t>
            </w:r>
          </w:p>
          <w:p w14:paraId="10DD1A9C"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Lehrerimpuls</w:t>
            </w:r>
          </w:p>
        </w:tc>
        <w:tc>
          <w:tcPr>
            <w:tcW w:w="7227" w:type="dxa"/>
          </w:tcPr>
          <w:p w14:paraId="0D529463"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Inhalt/Unterrichtsgeschehen</w:t>
            </w:r>
          </w:p>
        </w:tc>
        <w:tc>
          <w:tcPr>
            <w:tcW w:w="2268" w:type="dxa"/>
          </w:tcPr>
          <w:p w14:paraId="341358E8"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Material</w:t>
            </w:r>
          </w:p>
        </w:tc>
      </w:tr>
      <w:tr w:rsidR="001A7075" w:rsidRPr="001A7075" w14:paraId="4249BFE9" w14:textId="77777777" w:rsidTr="00F153B9">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5D8D10DE" w14:textId="77777777" w:rsidR="007B31E8" w:rsidRPr="001A7075" w:rsidRDefault="007B31E8" w:rsidP="00F153B9">
            <w:pPr>
              <w:rPr>
                <w:rFonts w:asciiTheme="minorHAnsi" w:hAnsiTheme="minorHAnsi" w:cstheme="minorHAnsi"/>
                <w:color w:val="auto"/>
              </w:rPr>
            </w:pPr>
            <w:r w:rsidRPr="001A7075">
              <w:rPr>
                <w:rFonts w:asciiTheme="minorHAnsi" w:eastAsia="Times New Roman" w:hAnsiTheme="minorHAnsi" w:cstheme="minorHAnsi"/>
                <w:color w:val="auto"/>
              </w:rPr>
              <w:t>10</w:t>
            </w:r>
          </w:p>
        </w:tc>
        <w:tc>
          <w:tcPr>
            <w:tcW w:w="1701" w:type="dxa"/>
          </w:tcPr>
          <w:p w14:paraId="07CCF5D6"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eastAsia="Times New Roman" w:hAnsiTheme="minorHAnsi" w:cstheme="minorHAnsi"/>
                <w:color w:val="auto"/>
              </w:rPr>
              <w:t>Wahl Projektthema</w:t>
            </w:r>
          </w:p>
        </w:tc>
        <w:tc>
          <w:tcPr>
            <w:tcW w:w="2268" w:type="dxa"/>
          </w:tcPr>
          <w:p w14:paraId="5CFFB668"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eastAsia="Times New Roman" w:hAnsiTheme="minorHAnsi" w:cstheme="minorHAnsi"/>
                <w:color w:val="auto"/>
              </w:rPr>
              <w:t>Lehrer-Schüler-Gespräch </w:t>
            </w:r>
          </w:p>
        </w:tc>
        <w:tc>
          <w:tcPr>
            <w:tcW w:w="7227" w:type="dxa"/>
          </w:tcPr>
          <w:p w14:paraId="59059F4D" w14:textId="77777777" w:rsidR="007B31E8" w:rsidRPr="001A7075" w:rsidRDefault="007B31E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eastAsia="helvetica neue" w:hAnsiTheme="minorHAnsi" w:cstheme="minorHAnsi"/>
                <w:color w:val="auto"/>
              </w:rPr>
            </w:pPr>
            <w:r w:rsidRPr="001A7075">
              <w:rPr>
                <w:rFonts w:asciiTheme="minorHAnsi" w:eastAsia="Times New Roman" w:hAnsiTheme="minorHAnsi" w:cstheme="minorHAnsi"/>
                <w:color w:val="auto"/>
              </w:rPr>
              <w:t>Vorstellung und Wahl der Projektthemen</w:t>
            </w:r>
          </w:p>
        </w:tc>
        <w:tc>
          <w:tcPr>
            <w:tcW w:w="2268" w:type="dxa"/>
          </w:tcPr>
          <w:p w14:paraId="5D15E9B5" w14:textId="77777777" w:rsidR="00A46236"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rPr>
            </w:pPr>
            <w:r w:rsidRPr="001A7075">
              <w:rPr>
                <w:rFonts w:asciiTheme="minorHAnsi" w:eastAsia="Times New Roman" w:hAnsiTheme="minorHAnsi" w:cstheme="minorHAnsi"/>
                <w:color w:val="auto"/>
              </w:rPr>
              <w:t xml:space="preserve">Themenübersicht </w:t>
            </w:r>
          </w:p>
          <w:p w14:paraId="47BD3FEA" w14:textId="26A32D84"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eastAsia="Times New Roman" w:hAnsiTheme="minorHAnsi" w:cstheme="minorHAnsi"/>
                <w:color w:val="auto"/>
              </w:rPr>
              <w:t>KI-B4.3.1</w:t>
            </w:r>
          </w:p>
        </w:tc>
      </w:tr>
      <w:tr w:rsidR="001A7075" w:rsidRPr="001A7075" w14:paraId="5CC11F34" w14:textId="77777777" w:rsidTr="00F153B9">
        <w:trPr>
          <w:trHeight w:val="137"/>
        </w:trPr>
        <w:tc>
          <w:tcPr>
            <w:cnfStyle w:val="001000000000" w:firstRow="0" w:lastRow="0" w:firstColumn="1" w:lastColumn="0" w:oddVBand="0" w:evenVBand="0" w:oddHBand="0" w:evenHBand="0" w:firstRowFirstColumn="0" w:firstRowLastColumn="0" w:lastRowFirstColumn="0" w:lastRowLastColumn="0"/>
            <w:tcW w:w="1134" w:type="dxa"/>
          </w:tcPr>
          <w:p w14:paraId="22542790"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50-95min</w:t>
            </w:r>
          </w:p>
        </w:tc>
        <w:tc>
          <w:tcPr>
            <w:tcW w:w="1701" w:type="dxa"/>
          </w:tcPr>
          <w:p w14:paraId="117E7198"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Durchführung des Projekts</w:t>
            </w:r>
          </w:p>
        </w:tc>
        <w:tc>
          <w:tcPr>
            <w:tcW w:w="2268" w:type="dxa"/>
          </w:tcPr>
          <w:p w14:paraId="3AD88320"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Projektphase </w:t>
            </w:r>
          </w:p>
        </w:tc>
        <w:tc>
          <w:tcPr>
            <w:tcW w:w="7227" w:type="dxa"/>
          </w:tcPr>
          <w:p w14:paraId="43D546D4" w14:textId="68078FAE" w:rsidR="007B31E8" w:rsidRPr="001A7075" w:rsidRDefault="007B31E8" w:rsidP="00F153B9">
            <w:pPr>
              <w:pBdr>
                <w:top w:val="none" w:sz="0" w:space="0" w:color="000000"/>
                <w:left w:val="none" w:sz="0" w:space="0" w:color="000000"/>
                <w:bottom w:val="none" w:sz="0" w:space="0" w:color="000000"/>
                <w:right w:val="none" w:sz="0" w:space="0" w:color="000000"/>
                <w:between w:val="none" w:sz="0" w:space="0" w:color="000000"/>
              </w:pBd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Die Schülerinnen und Schüler bearbeiten das gewählte Projektthema </w:t>
            </w:r>
            <w:proofErr w:type="gramStart"/>
            <w:r w:rsidRPr="001A7075">
              <w:rPr>
                <w:rFonts w:asciiTheme="minorHAnsi" w:hAnsiTheme="minorHAnsi" w:cstheme="minorHAnsi"/>
                <w:color w:val="auto"/>
              </w:rPr>
              <w:t>in Gruppen und halten</w:t>
            </w:r>
            <w:proofErr w:type="gramEnd"/>
            <w:r w:rsidRPr="001A7075">
              <w:rPr>
                <w:rFonts w:asciiTheme="minorHAnsi" w:hAnsiTheme="minorHAnsi" w:cstheme="minorHAnsi"/>
                <w:color w:val="auto"/>
              </w:rPr>
              <w:t xml:space="preserve"> ihre Ergebnisse auf einem Plakat fest. Optional kann während des Projekts den Gruppen der Link zu einem Interview mit Data Scientist gegeben werden</w:t>
            </w:r>
            <w:r w:rsidR="00DB06AC" w:rsidRPr="001A7075">
              <w:rPr>
                <w:rFonts w:asciiTheme="minorHAnsi" w:hAnsiTheme="minorHAnsi" w:cstheme="minorHAnsi"/>
                <w:color w:val="auto"/>
              </w:rPr>
              <w:t>, die sich auf dem YouTube Kanal der Wissensfabrik finden:</w:t>
            </w:r>
          </w:p>
          <w:p w14:paraId="6789A18A" w14:textId="77777777" w:rsidR="00DB06AC" w:rsidRPr="001A7075" w:rsidRDefault="00DB06AC" w:rsidP="00DB06AC">
            <w:pPr>
              <w:pStyle w:val="Listenabsatz"/>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Was macht eigentlich eine Data Scientist? </w:t>
            </w:r>
          </w:p>
          <w:p w14:paraId="4F5EFC64" w14:textId="56C891AE" w:rsidR="00DB06AC" w:rsidRPr="001A7075" w:rsidRDefault="00DB06AC" w:rsidP="00DB06AC">
            <w:pPr>
              <w:pStyle w:val="Listenabsatz"/>
              <w:pBdr>
                <w:top w:val="none" w:sz="0" w:space="0" w:color="000000"/>
                <w:left w:val="none" w:sz="0" w:space="0" w:color="000000"/>
                <w:bottom w:val="none" w:sz="0" w:space="0" w:color="000000"/>
                <w:right w:val="none" w:sz="0" w:space="0" w:color="000000"/>
                <w:between w:val="none" w:sz="0" w:space="0" w:color="000000"/>
              </w:pBdr>
              <w:spacing w:after="0"/>
              <w:ind w:left="14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Interview mit Elena Bruna </w:t>
            </w:r>
            <w:hyperlink r:id="rId46" w:history="1">
              <w:r w:rsidRPr="001A7075">
                <w:rPr>
                  <w:rStyle w:val="Hyperlink"/>
                  <w:rFonts w:asciiTheme="minorHAnsi" w:hAnsiTheme="minorHAnsi" w:cstheme="minorHAnsi"/>
                  <w:color w:val="auto"/>
                </w:rPr>
                <w:t>https://youtu.be/EbURtR4NUj4</w:t>
              </w:r>
            </w:hyperlink>
            <w:r w:rsidRPr="001A7075">
              <w:rPr>
                <w:rFonts w:asciiTheme="minorHAnsi" w:hAnsiTheme="minorHAnsi" w:cstheme="minorHAnsi"/>
                <w:color w:val="auto"/>
              </w:rPr>
              <w:t xml:space="preserve"> </w:t>
            </w:r>
          </w:p>
          <w:p w14:paraId="64E14609" w14:textId="77777777" w:rsidR="00DB06AC" w:rsidRPr="001A7075" w:rsidRDefault="00DB06AC" w:rsidP="00DB06AC">
            <w:pPr>
              <w:pStyle w:val="Listenabsatz"/>
              <w:numPr>
                <w:ilvl w:val="0"/>
                <w:numId w:val="16"/>
              </w:numPr>
              <w:pBdr>
                <w:top w:val="none" w:sz="0" w:space="0" w:color="000000"/>
                <w:left w:val="none" w:sz="0" w:space="0" w:color="000000"/>
                <w:bottom w:val="none" w:sz="0" w:space="0" w:color="000000"/>
                <w:right w:val="none" w:sz="0" w:space="0" w:color="000000"/>
                <w:between w:val="none" w:sz="0" w:space="0" w:color="000000"/>
              </w:pBd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Was macht eigentlich ein KI-Entwickler?</w:t>
            </w:r>
          </w:p>
          <w:p w14:paraId="1F2B313A" w14:textId="640862FB" w:rsidR="00DB06AC" w:rsidRPr="001A7075" w:rsidRDefault="00DB06AC" w:rsidP="008C2E28">
            <w:pPr>
              <w:pStyle w:val="Listenabsatz"/>
              <w:pBdr>
                <w:top w:val="none" w:sz="0" w:space="0" w:color="000000"/>
                <w:left w:val="none" w:sz="0" w:space="0" w:color="000000"/>
                <w:bottom w:val="none" w:sz="0" w:space="0" w:color="000000"/>
                <w:right w:val="none" w:sz="0" w:space="0" w:color="000000"/>
                <w:between w:val="none" w:sz="0" w:space="0" w:color="000000"/>
              </w:pBdr>
              <w:spacing w:after="0"/>
              <w:ind w:left="14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Interview mit Dennis </w:t>
            </w:r>
            <w:proofErr w:type="spellStart"/>
            <w:r w:rsidRPr="001A7075">
              <w:rPr>
                <w:rFonts w:asciiTheme="minorHAnsi" w:hAnsiTheme="minorHAnsi" w:cstheme="minorHAnsi"/>
                <w:color w:val="auto"/>
              </w:rPr>
              <w:t>Hügele</w:t>
            </w:r>
            <w:proofErr w:type="spellEnd"/>
            <w:r w:rsidRPr="001A7075">
              <w:rPr>
                <w:rFonts w:asciiTheme="minorHAnsi" w:hAnsiTheme="minorHAnsi" w:cstheme="minorHAnsi"/>
                <w:color w:val="auto"/>
              </w:rPr>
              <w:t xml:space="preserve"> </w:t>
            </w:r>
            <w:hyperlink r:id="rId47" w:history="1">
              <w:r w:rsidR="008C2E28" w:rsidRPr="001A7075">
                <w:rPr>
                  <w:rStyle w:val="Hyperlink"/>
                  <w:rFonts w:asciiTheme="minorHAnsi" w:hAnsiTheme="minorHAnsi" w:cstheme="minorHAnsi"/>
                  <w:color w:val="auto"/>
                </w:rPr>
                <w:t>https://youtu.be/_sZnDZf7LgM</w:t>
              </w:r>
            </w:hyperlink>
            <w:r w:rsidR="008C2E28" w:rsidRPr="001A7075">
              <w:rPr>
                <w:rFonts w:asciiTheme="minorHAnsi" w:hAnsiTheme="minorHAnsi" w:cstheme="minorHAnsi"/>
                <w:color w:val="auto"/>
              </w:rPr>
              <w:t xml:space="preserve"> </w:t>
            </w:r>
          </w:p>
        </w:tc>
        <w:tc>
          <w:tcPr>
            <w:tcW w:w="2268" w:type="dxa"/>
          </w:tcPr>
          <w:p w14:paraId="570C464D"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KI-B4.3.3 Arbeitsanweisung Projekt</w:t>
            </w:r>
          </w:p>
          <w:p w14:paraId="0CF1D5B6"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KI-B4.2.5 Hilfekarten für Orange3 </w:t>
            </w:r>
            <w:r w:rsidRPr="001A7075">
              <w:rPr>
                <w:rFonts w:asciiTheme="minorHAnsi" w:hAnsiTheme="minorHAnsi" w:cstheme="minorHAnsi"/>
                <w:color w:val="auto"/>
              </w:rPr>
              <w:br/>
              <w:t xml:space="preserve">ggf. KI-B4.3.4 Datensatz für das Projekt </w:t>
            </w:r>
            <w:proofErr w:type="spellStart"/>
            <w:r w:rsidRPr="001A7075">
              <w:rPr>
                <w:rFonts w:asciiTheme="minorHAnsi" w:hAnsiTheme="minorHAnsi" w:cstheme="minorHAnsi"/>
                <w:color w:val="auto"/>
              </w:rPr>
              <w:t>student</w:t>
            </w:r>
            <w:proofErr w:type="spellEnd"/>
            <w:r w:rsidRPr="001A7075">
              <w:rPr>
                <w:rFonts w:asciiTheme="minorHAnsi" w:hAnsiTheme="minorHAnsi" w:cstheme="minorHAnsi"/>
                <w:color w:val="auto"/>
              </w:rPr>
              <w:t xml:space="preserve"> </w:t>
            </w:r>
            <w:proofErr w:type="spellStart"/>
            <w:r w:rsidRPr="001A7075">
              <w:rPr>
                <w:rFonts w:asciiTheme="minorHAnsi" w:hAnsiTheme="minorHAnsi" w:cstheme="minorHAnsi"/>
                <w:color w:val="auto"/>
              </w:rPr>
              <w:t>data</w:t>
            </w:r>
            <w:proofErr w:type="spellEnd"/>
          </w:p>
          <w:p w14:paraId="34A06383" w14:textId="096132B8"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1 x Plakat je Gruppe zur Darstellung der Ergebnisse</w:t>
            </w:r>
            <w:r w:rsidR="000F44D3">
              <w:rPr>
                <w:rFonts w:asciiTheme="minorHAnsi" w:hAnsiTheme="minorHAnsi" w:cstheme="minorHAnsi"/>
                <w:color w:val="auto"/>
              </w:rPr>
              <w:t xml:space="preserve"> (nicht in Klassensatz enthalten).</w:t>
            </w:r>
          </w:p>
          <w:p w14:paraId="08165B81" w14:textId="342AE1F3"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p>
        </w:tc>
      </w:tr>
      <w:tr w:rsidR="001A7075" w:rsidRPr="001A7075" w14:paraId="13F3705F" w14:textId="77777777" w:rsidTr="00F153B9">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1134" w:type="dxa"/>
          </w:tcPr>
          <w:p w14:paraId="77D708B2" w14:textId="77777777" w:rsidR="007B31E8" w:rsidRPr="001A7075" w:rsidRDefault="007B31E8" w:rsidP="00F153B9">
            <w:pPr>
              <w:rPr>
                <w:rFonts w:asciiTheme="minorHAnsi" w:hAnsiTheme="minorHAnsi" w:cstheme="minorHAnsi"/>
                <w:color w:val="auto"/>
              </w:rPr>
            </w:pPr>
            <w:r w:rsidRPr="001A7075">
              <w:rPr>
                <w:rFonts w:asciiTheme="minorHAnsi" w:eastAsia="Times New Roman" w:hAnsiTheme="minorHAnsi" w:cstheme="minorHAnsi"/>
                <w:color w:val="auto"/>
              </w:rPr>
              <w:t>30</w:t>
            </w:r>
          </w:p>
        </w:tc>
        <w:tc>
          <w:tcPr>
            <w:tcW w:w="1701" w:type="dxa"/>
          </w:tcPr>
          <w:p w14:paraId="0F7589B5"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eastAsia="Times New Roman" w:hAnsiTheme="minorHAnsi" w:cstheme="minorHAnsi"/>
                <w:color w:val="auto"/>
              </w:rPr>
              <w:t>Präsentation</w:t>
            </w:r>
          </w:p>
        </w:tc>
        <w:tc>
          <w:tcPr>
            <w:tcW w:w="2268" w:type="dxa"/>
          </w:tcPr>
          <w:p w14:paraId="2B308DBE"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eastAsia="Times New Roman" w:hAnsiTheme="minorHAnsi" w:cstheme="minorHAnsi"/>
                <w:color w:val="auto"/>
              </w:rPr>
              <w:t>Schülerpräsentation und moderierte Fragerunde</w:t>
            </w:r>
          </w:p>
        </w:tc>
        <w:tc>
          <w:tcPr>
            <w:tcW w:w="7227" w:type="dxa"/>
          </w:tcPr>
          <w:p w14:paraId="00BA7337" w14:textId="77777777" w:rsidR="007B31E8" w:rsidRPr="001A7075" w:rsidRDefault="007B31E8" w:rsidP="00F153B9">
            <w:pPr>
              <w:pBdr>
                <w:top w:val="none" w:sz="0" w:space="0" w:color="000000"/>
                <w:left w:val="none" w:sz="0" w:space="0" w:color="000000"/>
                <w:bottom w:val="none" w:sz="0" w:space="0" w:color="000000"/>
                <w:right w:val="none" w:sz="0" w:space="0" w:color="000000"/>
                <w:between w:val="none" w:sz="0" w:space="0" w:color="000000"/>
              </w:pBd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rPr>
            </w:pPr>
            <w:r w:rsidRPr="001A7075">
              <w:rPr>
                <w:rFonts w:asciiTheme="minorHAnsi" w:eastAsia="Times New Roman" w:hAnsiTheme="minorHAnsi" w:cstheme="minorHAnsi"/>
                <w:color w:val="auto"/>
              </w:rPr>
              <w:t>Präsentation und Diskussion der Ergebnisse (z.B. 5 x 4er Gruppe à 5 Minuten).</w:t>
            </w:r>
          </w:p>
        </w:tc>
        <w:tc>
          <w:tcPr>
            <w:tcW w:w="2268" w:type="dxa"/>
          </w:tcPr>
          <w:p w14:paraId="0BE2B982"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eastAsia="Times New Roman" w:hAnsiTheme="minorHAnsi" w:cstheme="minorHAnsi"/>
                <w:color w:val="auto"/>
              </w:rPr>
              <w:t>Von Schülerinnen und Schülern erstellte Präsentationen / Poster</w:t>
            </w:r>
          </w:p>
        </w:tc>
      </w:tr>
    </w:tbl>
    <w:p w14:paraId="7D2A97B4" w14:textId="77777777" w:rsidR="007B31E8" w:rsidRPr="005A6220" w:rsidRDefault="007B31E8" w:rsidP="00E74FE4"/>
    <w:p w14:paraId="660ADCDF" w14:textId="77777777" w:rsidR="007B31E8" w:rsidRPr="005A6220" w:rsidRDefault="007B31E8" w:rsidP="007B31E8">
      <w:pPr>
        <w:rPr>
          <w:rFonts w:asciiTheme="minorHAnsi" w:hAnsiTheme="minorHAnsi" w:cstheme="minorHAnsi"/>
        </w:rPr>
      </w:pPr>
    </w:p>
    <w:p w14:paraId="7B5F4B56" w14:textId="77777777" w:rsidR="007B31E8" w:rsidRPr="005A6220" w:rsidRDefault="007B31E8" w:rsidP="007B31E8">
      <w:pPr>
        <w:rPr>
          <w:rFonts w:asciiTheme="minorHAnsi" w:hAnsiTheme="minorHAnsi" w:cstheme="minorHAnsi"/>
        </w:rPr>
        <w:sectPr w:rsidR="007B31E8" w:rsidRPr="005A6220">
          <w:headerReference w:type="default" r:id="rId48"/>
          <w:footerReference w:type="default" r:id="rId49"/>
          <w:headerReference w:type="first" r:id="rId50"/>
          <w:footerReference w:type="first" r:id="rId51"/>
          <w:pgSz w:w="16838" w:h="11906" w:orient="landscape"/>
          <w:pgMar w:top="1531" w:right="1134" w:bottom="1134" w:left="1134" w:header="709" w:footer="346" w:gutter="0"/>
          <w:cols w:space="708"/>
          <w:docGrid w:linePitch="360"/>
        </w:sectPr>
      </w:pPr>
    </w:p>
    <w:p w14:paraId="517F8F0A" w14:textId="77777777" w:rsidR="007B31E8" w:rsidRPr="005A6220" w:rsidRDefault="007B31E8" w:rsidP="007B31E8">
      <w:pPr>
        <w:pStyle w:val="KeinLeerraum"/>
        <w:rPr>
          <w:rFonts w:asciiTheme="minorHAnsi" w:hAnsiTheme="minorHAnsi" w:cstheme="minorHAnsi"/>
          <w:sz w:val="28"/>
          <w:szCs w:val="28"/>
        </w:rPr>
      </w:pPr>
      <w:r w:rsidRPr="005A6220">
        <w:rPr>
          <w:rFonts w:asciiTheme="minorHAnsi" w:hAnsiTheme="minorHAnsi" w:cstheme="minorHAnsi"/>
          <w:sz w:val="28"/>
          <w:szCs w:val="28"/>
        </w:rPr>
        <w:lastRenderedPageBreak/>
        <w:t>Stunde 4 bis 6: Projektarbeit (nur Variante II)</w:t>
      </w:r>
    </w:p>
    <w:p w14:paraId="259F443B" w14:textId="77777777" w:rsidR="007B31E8" w:rsidRPr="005A6220" w:rsidRDefault="007B31E8" w:rsidP="007B31E8">
      <w:pPr>
        <w:pStyle w:val="KeinLeerraum"/>
        <w:rPr>
          <w:rFonts w:asciiTheme="minorHAnsi" w:hAnsiTheme="minorHAnsi" w:cstheme="minorHAnsi"/>
          <w:sz w:val="28"/>
          <w:szCs w:val="28"/>
        </w:rPr>
      </w:pPr>
    </w:p>
    <w:p w14:paraId="6A095DDA" w14:textId="77777777" w:rsidR="007B31E8" w:rsidRPr="005A6220" w:rsidRDefault="007B31E8" w:rsidP="007B31E8">
      <w:pPr>
        <w:widowControl w:val="0"/>
        <w:spacing w:line="240" w:lineRule="auto"/>
        <w:jc w:val="both"/>
        <w:rPr>
          <w:rFonts w:asciiTheme="minorHAnsi" w:hAnsiTheme="minorHAnsi" w:cstheme="minorHAnsi"/>
        </w:rPr>
      </w:pPr>
      <w:r w:rsidRPr="005A6220">
        <w:rPr>
          <w:rFonts w:asciiTheme="minorHAnsi" w:hAnsiTheme="minorHAnsi" w:cstheme="minorHAnsi"/>
        </w:rPr>
        <w:t>Während der dreistündigen Projektarbeitsphase arbeiten die Schülerinnen und Schüler weitestgehend selbstständig. Stellen Sie der Klasse zunächst die verschiedenen Themen und damit verbundenen Fragestellungen für die Projektarbeit vor (vgl. KI-B4.3.1), bilden Sie Gruppen und lassen Sie die Gruppen dann jeweils ein Thema wählen.</w:t>
      </w:r>
    </w:p>
    <w:p w14:paraId="04626CE9" w14:textId="77777777" w:rsidR="007B31E8" w:rsidRPr="005A6220" w:rsidRDefault="007B31E8" w:rsidP="007B31E8">
      <w:pPr>
        <w:jc w:val="both"/>
        <w:rPr>
          <w:rFonts w:asciiTheme="minorHAnsi" w:hAnsiTheme="minorHAnsi" w:cstheme="minorHAnsi"/>
        </w:rPr>
      </w:pPr>
      <w:r w:rsidRPr="005A6220">
        <w:rPr>
          <w:rFonts w:asciiTheme="minorHAnsi" w:hAnsiTheme="minorHAnsi" w:cstheme="minorHAnsi"/>
        </w:rPr>
        <w:t xml:space="preserve">Anschließend erhalten sie den Arbeitsauftrag. </w:t>
      </w:r>
    </w:p>
    <w:tbl>
      <w:tblPr>
        <w:tblStyle w:val="StGen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B31E8" w:rsidRPr="005A6220" w14:paraId="682B1664" w14:textId="77777777" w:rsidTr="00F153B9">
        <w:tc>
          <w:tcPr>
            <w:tcW w:w="9029" w:type="dxa"/>
            <w:shd w:val="clear" w:color="auto" w:fill="auto"/>
            <w:tcMar>
              <w:top w:w="100" w:type="dxa"/>
              <w:left w:w="100" w:type="dxa"/>
              <w:bottom w:w="100" w:type="dxa"/>
              <w:right w:w="100" w:type="dxa"/>
            </w:tcMar>
          </w:tcPr>
          <w:p w14:paraId="4EF8CBA9" w14:textId="77777777" w:rsidR="007B31E8" w:rsidRPr="005A6220" w:rsidRDefault="007B31E8" w:rsidP="00F153B9">
            <w:pPr>
              <w:rPr>
                <w:rFonts w:asciiTheme="minorHAnsi" w:hAnsiTheme="minorHAnsi" w:cstheme="minorHAnsi"/>
              </w:rPr>
            </w:pPr>
            <w:r w:rsidRPr="005A6220">
              <w:rPr>
                <w:rFonts w:asciiTheme="minorHAnsi" w:hAnsiTheme="minorHAnsi" w:cstheme="minorHAnsi"/>
                <w:b/>
              </w:rPr>
              <w:t>Arbeitsauftrag (findet sich auch in den Begleitmaterialien)</w:t>
            </w:r>
          </w:p>
          <w:p w14:paraId="39A9E1E5" w14:textId="77777777" w:rsidR="007B31E8" w:rsidRPr="005A6220" w:rsidRDefault="007B31E8" w:rsidP="00F153B9">
            <w:pPr>
              <w:spacing w:after="0" w:line="276" w:lineRule="auto"/>
              <w:rPr>
                <w:rFonts w:asciiTheme="minorHAnsi" w:hAnsiTheme="minorHAnsi" w:cstheme="minorHAnsi"/>
              </w:rPr>
            </w:pPr>
            <w:r w:rsidRPr="005A6220">
              <w:rPr>
                <w:rFonts w:asciiTheme="minorHAnsi" w:hAnsiTheme="minorHAnsi" w:cstheme="minorHAnsi"/>
              </w:rPr>
              <w:t>Als Data Scientist ist es eure Aufgabe, Probleme durch Erstellen eines Klassifikationsmodells zu lösen. Dazu steht euch ein Datensatz zur Verfügung, der den Ausgangspunkt für euer KI-Modell darstellt.</w:t>
            </w:r>
          </w:p>
          <w:p w14:paraId="454BDD51" w14:textId="77777777" w:rsidR="007B31E8" w:rsidRPr="005A6220" w:rsidRDefault="007B31E8" w:rsidP="00F153B9">
            <w:pPr>
              <w:spacing w:after="0" w:line="276" w:lineRule="auto"/>
              <w:rPr>
                <w:rFonts w:asciiTheme="minorHAnsi" w:hAnsiTheme="minorHAnsi" w:cstheme="minorHAnsi"/>
              </w:rPr>
            </w:pPr>
            <w:r w:rsidRPr="005A6220">
              <w:rPr>
                <w:rFonts w:asciiTheme="minorHAnsi" w:hAnsiTheme="minorHAnsi" w:cstheme="minorHAnsi"/>
              </w:rPr>
              <w:t>Folgt dazu folgenden Schritten:</w:t>
            </w:r>
          </w:p>
          <w:p w14:paraId="0A763F13" w14:textId="77777777"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Erstellt ein neues Orange3-Projekt.</w:t>
            </w:r>
          </w:p>
          <w:p w14:paraId="755E7CCA" w14:textId="77777777" w:rsidR="007B31E8" w:rsidRPr="005A6220" w:rsidRDefault="007B31E8" w:rsidP="00F153B9">
            <w:pPr>
              <w:spacing w:after="0" w:line="276" w:lineRule="auto"/>
              <w:ind w:left="720"/>
              <w:rPr>
                <w:rFonts w:asciiTheme="minorHAnsi" w:hAnsiTheme="minorHAnsi" w:cstheme="minorHAnsi"/>
              </w:rPr>
            </w:pPr>
            <w:r w:rsidRPr="005A6220">
              <w:rPr>
                <w:rFonts w:asciiTheme="minorHAnsi" w:hAnsiTheme="minorHAnsi" w:cstheme="minorHAnsi"/>
              </w:rPr>
              <w:t>- Wenn euer Datensatz bereits in Orange3 enthalten ist, zieht das Datasets-Widget auf die Leinwand und wählt den entsprechenden Datensatz mit einem Doppelklick aus.</w:t>
            </w:r>
          </w:p>
          <w:p w14:paraId="44E636C3" w14:textId="77777777" w:rsidR="007B31E8" w:rsidRPr="005A6220" w:rsidRDefault="007B31E8" w:rsidP="00F153B9">
            <w:pPr>
              <w:spacing w:after="0" w:line="276" w:lineRule="auto"/>
              <w:ind w:left="720"/>
              <w:rPr>
                <w:rFonts w:asciiTheme="minorHAnsi" w:hAnsiTheme="minorHAnsi" w:cstheme="minorHAnsi"/>
              </w:rPr>
            </w:pPr>
            <w:r w:rsidRPr="005A6220">
              <w:rPr>
                <w:rFonts w:asciiTheme="minorHAnsi" w:hAnsiTheme="minorHAnsi" w:cstheme="minorHAnsi"/>
              </w:rPr>
              <w:t xml:space="preserve">- Wenn euer Datensatz nicht in Orange3 enthalten ist, öffnet ihn wie den </w:t>
            </w:r>
            <w:proofErr w:type="spellStart"/>
            <w:r w:rsidRPr="005A6220">
              <w:rPr>
                <w:rFonts w:asciiTheme="minorHAnsi" w:hAnsiTheme="minorHAnsi" w:cstheme="minorHAnsi"/>
              </w:rPr>
              <w:t>Äffchendatensatz</w:t>
            </w:r>
            <w:proofErr w:type="spellEnd"/>
            <w:r w:rsidRPr="005A6220">
              <w:rPr>
                <w:rFonts w:asciiTheme="minorHAnsi" w:hAnsiTheme="minorHAnsi" w:cstheme="minorHAnsi"/>
              </w:rPr>
              <w:t xml:space="preserve"> mithilfe des File-Widgets.</w:t>
            </w:r>
          </w:p>
          <w:p w14:paraId="4ECFA789" w14:textId="20AC3F2B"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Verschafft euch anschließend einen Überblick über den Datensatz mithilfe des Data Table-Widgets! Notiert, welche Informationen in den Spalten gespeichert sind</w:t>
            </w:r>
            <w:r w:rsidR="000F44D3">
              <w:rPr>
                <w:rFonts w:asciiTheme="minorHAnsi" w:hAnsiTheme="minorHAnsi" w:cstheme="minorHAnsi"/>
              </w:rPr>
              <w:t>.</w:t>
            </w:r>
            <w:r w:rsidRPr="005A6220">
              <w:rPr>
                <w:rFonts w:asciiTheme="minorHAnsi" w:hAnsiTheme="minorHAnsi" w:cstheme="minorHAnsi"/>
              </w:rPr>
              <w:t xml:space="preserve"> Was sind die möglichen Klassen? Welche Merkmale stehen euch zur Verfügung?</w:t>
            </w:r>
          </w:p>
          <w:p w14:paraId="0F5B24AA" w14:textId="77777777"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Teilt die Daten mithilfe des Data Sampler-Widget in Trainings- und Testdaten auf.</w:t>
            </w:r>
          </w:p>
          <w:p w14:paraId="369A44D5" w14:textId="1D0F6410"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Trainiert mehrere Modelle, indem ihr unterschiedliche Merkmale für das Training auswählt und verschiedene Parameter des Trainingsprozesses festlegt</w:t>
            </w:r>
            <w:r w:rsidR="000F44D3">
              <w:rPr>
                <w:rFonts w:asciiTheme="minorHAnsi" w:hAnsiTheme="minorHAnsi" w:cstheme="minorHAnsi"/>
              </w:rPr>
              <w:t>.</w:t>
            </w:r>
          </w:p>
          <w:p w14:paraId="574F6643" w14:textId="77777777"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Testet und bewertet eure Modelle mithilfe einer geeigneten Metrik.</w:t>
            </w:r>
          </w:p>
          <w:p w14:paraId="1C12EBBD" w14:textId="7BCE0C87"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Überlegt euch, welche Personengruppen wie von eurem Modell profitieren und welche Personengruppen wie von eurem Modell benachteiligt werden könnten</w:t>
            </w:r>
            <w:r w:rsidR="000F44D3">
              <w:rPr>
                <w:rFonts w:asciiTheme="minorHAnsi" w:hAnsiTheme="minorHAnsi" w:cstheme="minorHAnsi"/>
              </w:rPr>
              <w:t>.</w:t>
            </w:r>
          </w:p>
          <w:p w14:paraId="1CEA6B82" w14:textId="2C3DA142" w:rsidR="007B31E8" w:rsidRPr="005A6220" w:rsidRDefault="007B31E8" w:rsidP="00F51BA4">
            <w:pPr>
              <w:numPr>
                <w:ilvl w:val="0"/>
                <w:numId w:val="18"/>
              </w:numPr>
              <w:spacing w:after="0" w:line="276" w:lineRule="auto"/>
              <w:rPr>
                <w:rFonts w:asciiTheme="minorHAnsi" w:hAnsiTheme="minorHAnsi" w:cstheme="minorHAnsi"/>
              </w:rPr>
            </w:pPr>
            <w:r w:rsidRPr="005A6220">
              <w:rPr>
                <w:rFonts w:asciiTheme="minorHAnsi" w:hAnsiTheme="minorHAnsi" w:cstheme="minorHAnsi"/>
              </w:rPr>
              <w:t>Gestaltet ein Poster, das euren Datensatz, euer Ziel und eure Ergebnisse knapp und präzise zusammenfasst</w:t>
            </w:r>
            <w:r w:rsidR="000F44D3">
              <w:rPr>
                <w:rFonts w:asciiTheme="minorHAnsi" w:hAnsiTheme="minorHAnsi" w:cstheme="minorHAnsi"/>
              </w:rPr>
              <w:t>.</w:t>
            </w:r>
            <w:r w:rsidRPr="005A6220">
              <w:rPr>
                <w:rFonts w:asciiTheme="minorHAnsi" w:hAnsiTheme="minorHAnsi" w:cstheme="minorHAnsi"/>
              </w:rPr>
              <w:t xml:space="preserve"> Was findet ihr an eurer Auswertung überraschend?</w:t>
            </w:r>
          </w:p>
        </w:tc>
      </w:tr>
    </w:tbl>
    <w:p w14:paraId="5806F50F" w14:textId="77777777" w:rsidR="007B31E8" w:rsidRPr="005A6220" w:rsidRDefault="007B31E8" w:rsidP="007B31E8">
      <w:pPr>
        <w:rPr>
          <w:rFonts w:asciiTheme="minorHAnsi" w:hAnsiTheme="minorHAnsi" w:cstheme="minorHAnsi"/>
        </w:rPr>
      </w:pPr>
    </w:p>
    <w:p w14:paraId="1DF42E85" w14:textId="7A06CC24" w:rsidR="007B31E8" w:rsidRPr="005A6220" w:rsidRDefault="007B31E8" w:rsidP="007B31E8">
      <w:pPr>
        <w:rPr>
          <w:rFonts w:asciiTheme="minorHAnsi" w:hAnsiTheme="minorHAnsi" w:cstheme="minorHAnsi"/>
        </w:rPr>
      </w:pPr>
      <w:r w:rsidRPr="005A6220">
        <w:rPr>
          <w:rFonts w:asciiTheme="minorHAnsi" w:hAnsiTheme="minorHAnsi" w:cstheme="minorHAnsi"/>
        </w:rPr>
        <w:t>Den Schülerinnen und Schülern stehen Hilfekarten zu den verschiedenen im Rahmen des Projekts relevanten Möglichkeiten innerhalb von Orange3</w:t>
      </w:r>
      <w:r w:rsidR="00846D4D">
        <w:rPr>
          <w:rFonts w:asciiTheme="minorHAnsi" w:hAnsiTheme="minorHAnsi" w:cstheme="minorHAnsi"/>
        </w:rPr>
        <w:t>. Die Schülerinnen und Schüler können zum Festhalten und Präsentieren</w:t>
      </w:r>
      <w:r w:rsidRPr="005A6220">
        <w:rPr>
          <w:rFonts w:asciiTheme="minorHAnsi" w:hAnsiTheme="minorHAnsi" w:cstheme="minorHAnsi"/>
        </w:rPr>
        <w:t xml:space="preserve"> ein Poster </w:t>
      </w:r>
      <w:r w:rsidR="00846D4D">
        <w:rPr>
          <w:rFonts w:asciiTheme="minorHAnsi" w:hAnsiTheme="minorHAnsi" w:cstheme="minorHAnsi"/>
        </w:rPr>
        <w:t>erstellen</w:t>
      </w:r>
      <w:r w:rsidRPr="005A6220">
        <w:rPr>
          <w:rFonts w:asciiTheme="minorHAnsi" w:hAnsiTheme="minorHAnsi" w:cstheme="minorHAnsi"/>
        </w:rPr>
        <w:t>.</w:t>
      </w:r>
    </w:p>
    <w:p w14:paraId="3BA977A3" w14:textId="77777777" w:rsidR="007B31E8" w:rsidRPr="005A6220" w:rsidRDefault="007B31E8" w:rsidP="007B31E8">
      <w:pPr>
        <w:jc w:val="both"/>
        <w:rPr>
          <w:rFonts w:asciiTheme="minorHAnsi" w:hAnsiTheme="minorHAnsi" w:cstheme="minorHAnsi"/>
        </w:rPr>
      </w:pPr>
      <w:r w:rsidRPr="005A6220">
        <w:rPr>
          <w:rFonts w:asciiTheme="minorHAnsi" w:hAnsiTheme="minorHAnsi" w:cstheme="minorHAnsi"/>
        </w:rPr>
        <w:t xml:space="preserve">Zusätzlich besteht während des Projekts die Möglichkeit, den Gruppen einzeln ein aufgezeichnetes Interview mit zwei Data </w:t>
      </w:r>
      <w:proofErr w:type="spellStart"/>
      <w:r w:rsidRPr="005A6220">
        <w:rPr>
          <w:rFonts w:asciiTheme="minorHAnsi" w:hAnsiTheme="minorHAnsi" w:cstheme="minorHAnsi"/>
        </w:rPr>
        <w:t>Scientists</w:t>
      </w:r>
      <w:proofErr w:type="spellEnd"/>
      <w:r w:rsidRPr="005A6220">
        <w:rPr>
          <w:rFonts w:asciiTheme="minorHAnsi" w:hAnsiTheme="minorHAnsi" w:cstheme="minorHAnsi"/>
        </w:rPr>
        <w:t xml:space="preserve"> zu zeigen und so mögliche Berufs- und Karriereoptionen deutlich zu machen.</w:t>
      </w:r>
    </w:p>
    <w:p w14:paraId="6F5F8174" w14:textId="6563E326" w:rsidR="007B31E8" w:rsidRPr="005A6220" w:rsidRDefault="007B31E8" w:rsidP="007B31E8">
      <w:pPr>
        <w:jc w:val="both"/>
        <w:rPr>
          <w:rFonts w:asciiTheme="minorHAnsi" w:hAnsiTheme="minorHAnsi" w:cstheme="minorHAnsi"/>
        </w:rPr>
      </w:pPr>
      <w:r w:rsidRPr="005A6220">
        <w:rPr>
          <w:rFonts w:asciiTheme="minorHAnsi" w:hAnsiTheme="minorHAnsi" w:cstheme="minorHAnsi"/>
        </w:rPr>
        <w:t>Abschließend präsentieren die Schülerinnen und Schüler ihre Ergebnisse. Bitten Sie sie dazu ihr Plakat an einer Stelle im Klassenzimmer aufzuhängen. Anschließend präsentieren die Gruppen der Reihe nach ihre Ergebnisse und die Klasse wandert mit. Dabei sollte jeweils dieselbe Zeit, die für die Präsentation verwendet wurde, auch für die anschließende Diskussion der Ergebnisse aufgewendet werden (z.B. 5 x 4er Gruppe à 5 Minuten mit 2,5 Präsentation und 2,5 Minuten Diskussion). Lassen Sie die Schülerinnen und Schüler dabei die Aufgaben des Menschen beim Erstellen von Modellen im Kontext des maschinellen Lernens (Konfigurieren des Verfahrens, Festlegen der Parameter, Güte der resultierenden Modelle kritisch einschätzen) reflektieren und benennen.</w:t>
      </w:r>
    </w:p>
    <w:p w14:paraId="2706EB8C" w14:textId="087275BE" w:rsidR="007B31E8" w:rsidRPr="005A6220" w:rsidRDefault="007B31E8" w:rsidP="008E12D5">
      <w:pPr>
        <w:tabs>
          <w:tab w:val="left" w:pos="5029"/>
        </w:tabs>
        <w:rPr>
          <w:rFonts w:asciiTheme="minorHAnsi" w:hAnsiTheme="minorHAnsi" w:cstheme="minorHAnsi"/>
          <w:sz w:val="20"/>
          <w:szCs w:val="20"/>
        </w:rPr>
      </w:pPr>
      <w:r w:rsidRPr="005A6220">
        <w:rPr>
          <w:rFonts w:asciiTheme="minorHAnsi" w:hAnsiTheme="minorHAnsi" w:cstheme="minorHAnsi"/>
          <w:sz w:val="20"/>
          <w:szCs w:val="20"/>
        </w:rPr>
        <w:tab/>
      </w:r>
    </w:p>
    <w:p w14:paraId="4F871487" w14:textId="77777777" w:rsidR="007B31E8" w:rsidRPr="005A6220" w:rsidRDefault="007B31E8" w:rsidP="007B31E8">
      <w:pPr>
        <w:rPr>
          <w:rFonts w:asciiTheme="minorHAnsi" w:hAnsiTheme="minorHAnsi" w:cstheme="minorHAnsi"/>
          <w:sz w:val="20"/>
          <w:szCs w:val="20"/>
        </w:rPr>
      </w:pPr>
    </w:p>
    <w:p w14:paraId="0C2B6181" w14:textId="77777777" w:rsidR="007B31E8" w:rsidRPr="005A6220" w:rsidRDefault="007B31E8" w:rsidP="007B31E8">
      <w:pPr>
        <w:rPr>
          <w:rFonts w:asciiTheme="minorHAnsi" w:hAnsiTheme="minorHAnsi" w:cstheme="minorHAnsi"/>
        </w:rPr>
        <w:sectPr w:rsidR="007B31E8" w:rsidRPr="005A6220" w:rsidSect="00C679E3">
          <w:footerReference w:type="default" r:id="rId52"/>
          <w:headerReference w:type="first" r:id="rId53"/>
          <w:footerReference w:type="first" r:id="rId54"/>
          <w:pgSz w:w="11906" w:h="16838"/>
          <w:pgMar w:top="1134" w:right="1531" w:bottom="1134" w:left="1531" w:header="284" w:footer="329" w:gutter="0"/>
          <w:cols w:space="708"/>
          <w:docGrid w:linePitch="360"/>
        </w:sectPr>
      </w:pPr>
    </w:p>
    <w:p w14:paraId="544C484A" w14:textId="77777777" w:rsidR="007B31E8" w:rsidRPr="005A6220" w:rsidRDefault="007B31E8" w:rsidP="00F51BA4">
      <w:pPr>
        <w:pStyle w:val="berschrift3"/>
        <w:numPr>
          <w:ilvl w:val="2"/>
          <w:numId w:val="11"/>
        </w:numPr>
        <w:spacing w:before="200" w:after="0"/>
        <w:ind w:left="426" w:hanging="426"/>
        <w:jc w:val="both"/>
        <w:rPr>
          <w:rFonts w:asciiTheme="minorHAnsi" w:hAnsiTheme="minorHAnsi" w:cstheme="minorHAnsi"/>
          <w:b/>
        </w:rPr>
      </w:pPr>
      <w:bookmarkStart w:id="79" w:name="_Toc83890429"/>
      <w:bookmarkStart w:id="80" w:name="_Toc83890671"/>
      <w:bookmarkStart w:id="81" w:name="_Toc90635447"/>
      <w:r w:rsidRPr="005A6220">
        <w:rPr>
          <w:rFonts w:asciiTheme="minorHAnsi" w:hAnsiTheme="minorHAnsi" w:cstheme="minorHAnsi"/>
          <w:b/>
        </w:rPr>
        <w:lastRenderedPageBreak/>
        <w:t>Stunde 7: KI und unsere Gesellschaft</w:t>
      </w:r>
      <w:bookmarkEnd w:id="79"/>
      <w:bookmarkEnd w:id="80"/>
      <w:bookmarkEnd w:id="81"/>
    </w:p>
    <w:p w14:paraId="0D7E2BFB" w14:textId="77777777" w:rsidR="007B31E8" w:rsidRPr="005A6220" w:rsidRDefault="007B31E8" w:rsidP="007B31E8">
      <w:pPr>
        <w:rPr>
          <w:rFonts w:asciiTheme="minorHAnsi" w:hAnsiTheme="minorHAnsi" w:cstheme="minorHAnsi"/>
          <w:i/>
        </w:rPr>
      </w:pPr>
      <w:r w:rsidRPr="005A6220">
        <w:rPr>
          <w:rFonts w:asciiTheme="minorHAnsi" w:hAnsiTheme="minorHAnsi" w:cstheme="minorHAnsi"/>
          <w:i/>
        </w:rPr>
        <w:t xml:space="preserve">In der letzten Einheit diskutieren die Schülerinnen und Schüler über die ethische Perspektive beim Einsatz von KI-Modellen. </w:t>
      </w:r>
    </w:p>
    <w:tbl>
      <w:tblPr>
        <w:tblW w:w="0" w:type="auto"/>
        <w:tblCellMar>
          <w:top w:w="15" w:type="dxa"/>
          <w:left w:w="15" w:type="dxa"/>
          <w:bottom w:w="15" w:type="dxa"/>
          <w:right w:w="15" w:type="dxa"/>
        </w:tblCellMar>
        <w:tblLook w:val="04A0" w:firstRow="1" w:lastRow="0" w:firstColumn="1" w:lastColumn="0" w:noHBand="0" w:noVBand="1"/>
      </w:tblPr>
      <w:tblGrid>
        <w:gridCol w:w="586"/>
        <w:gridCol w:w="2048"/>
        <w:gridCol w:w="2157"/>
        <w:gridCol w:w="8529"/>
        <w:gridCol w:w="1240"/>
      </w:tblGrid>
      <w:tr w:rsidR="001A7075" w:rsidRPr="001A7075" w14:paraId="3725E4D2" w14:textId="77777777" w:rsidTr="00846D4D">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3C6A01A5"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b/>
                <w:sz w:val="20"/>
                <w:szCs w:val="20"/>
              </w:rPr>
              <w:t>Zeit</w:t>
            </w:r>
          </w:p>
        </w:tc>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49CDD907"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b/>
                <w:sz w:val="20"/>
                <w:szCs w:val="20"/>
              </w:rPr>
              <w:t>Phase</w:t>
            </w:r>
          </w:p>
        </w:tc>
        <w:tc>
          <w:tcPr>
            <w:tcW w:w="0" w:type="auto"/>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790BC352"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b/>
                <w:sz w:val="20"/>
                <w:szCs w:val="20"/>
              </w:rPr>
              <w:t>Sozialform/</w:t>
            </w:r>
          </w:p>
          <w:p w14:paraId="53512290"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b/>
                <w:sz w:val="20"/>
                <w:szCs w:val="20"/>
              </w:rPr>
              <w:t>Lehrerimpuls</w:t>
            </w:r>
          </w:p>
        </w:tc>
        <w:tc>
          <w:tcPr>
            <w:tcW w:w="8529" w:type="dxa"/>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6AA7DF3A"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b/>
                <w:sz w:val="20"/>
                <w:szCs w:val="20"/>
              </w:rPr>
              <w:t>Inhalt/Unterrichtsgeschehen</w:t>
            </w:r>
          </w:p>
        </w:tc>
        <w:tc>
          <w:tcPr>
            <w:tcW w:w="1240" w:type="dxa"/>
            <w:tcBorders>
              <w:top w:val="single" w:sz="4" w:space="0" w:color="FFC000"/>
              <w:left w:val="single" w:sz="4" w:space="0" w:color="FFC000"/>
              <w:bottom w:val="single" w:sz="4" w:space="0" w:color="FFC000"/>
              <w:right w:val="single" w:sz="4" w:space="0" w:color="FFC000"/>
            </w:tcBorders>
            <w:shd w:val="clear" w:color="auto" w:fill="FFE599"/>
            <w:tcMar>
              <w:top w:w="0" w:type="dxa"/>
              <w:left w:w="115" w:type="dxa"/>
              <w:bottom w:w="0" w:type="dxa"/>
              <w:right w:w="115" w:type="dxa"/>
            </w:tcMar>
            <w:vAlign w:val="center"/>
          </w:tcPr>
          <w:p w14:paraId="452BAA02"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b/>
                <w:sz w:val="20"/>
                <w:szCs w:val="20"/>
              </w:rPr>
              <w:t>Material</w:t>
            </w:r>
          </w:p>
        </w:tc>
      </w:tr>
      <w:tr w:rsidR="001A7075" w:rsidRPr="001A7075" w14:paraId="0D50DA78" w14:textId="77777777" w:rsidTr="00846D4D">
        <w:trPr>
          <w:trHeight w:val="137"/>
        </w:trPr>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43C81AD0"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6EB98530" w14:textId="77777777" w:rsidR="007B31E8" w:rsidRPr="001A7075" w:rsidRDefault="007B31E8" w:rsidP="00F153B9">
            <w:pPr>
              <w:spacing w:after="0" w:line="240" w:lineRule="auto"/>
              <w:rPr>
                <w:rFonts w:asciiTheme="minorHAnsi" w:eastAsia="Times New Roman" w:hAnsiTheme="minorHAnsi" w:cstheme="minorHAnsi"/>
                <w:sz w:val="24"/>
                <w:szCs w:val="24"/>
              </w:rPr>
            </w:pP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5E37644B" w14:textId="77777777" w:rsidR="007B31E8" w:rsidRPr="001A7075" w:rsidRDefault="007B31E8" w:rsidP="00F153B9">
            <w:pPr>
              <w:spacing w:after="0" w:line="240" w:lineRule="auto"/>
              <w:rPr>
                <w:rFonts w:asciiTheme="minorHAnsi" w:eastAsia="Times New Roman" w:hAnsiTheme="minorHAnsi" w:cstheme="minorHAnsi"/>
                <w:sz w:val="24"/>
                <w:szCs w:val="24"/>
              </w:rPr>
            </w:pPr>
          </w:p>
        </w:tc>
        <w:tc>
          <w:tcPr>
            <w:tcW w:w="8529"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0E0F73C8" w14:textId="77777777" w:rsidR="007B31E8" w:rsidRPr="001A7075" w:rsidRDefault="007B31E8" w:rsidP="00F153B9">
            <w:pPr>
              <w:spacing w:after="0" w:line="240" w:lineRule="auto"/>
              <w:rPr>
                <w:rFonts w:asciiTheme="minorHAnsi" w:eastAsia="Times New Roman" w:hAnsiTheme="minorHAnsi" w:cstheme="minorHAnsi"/>
                <w:sz w:val="24"/>
                <w:szCs w:val="24"/>
              </w:rPr>
            </w:pPr>
          </w:p>
        </w:tc>
        <w:tc>
          <w:tcPr>
            <w:tcW w:w="1240"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01D96DAB" w14:textId="77777777" w:rsidR="007B31E8" w:rsidRPr="001A7075" w:rsidRDefault="007B31E8" w:rsidP="00F153B9">
            <w:pPr>
              <w:spacing w:after="0" w:line="240" w:lineRule="auto"/>
              <w:rPr>
                <w:rFonts w:asciiTheme="minorHAnsi" w:eastAsia="Times New Roman" w:hAnsiTheme="minorHAnsi" w:cstheme="minorHAnsi"/>
                <w:sz w:val="24"/>
                <w:szCs w:val="24"/>
              </w:rPr>
            </w:pPr>
          </w:p>
        </w:tc>
      </w:tr>
      <w:tr w:rsidR="001A7075" w:rsidRPr="001A7075" w14:paraId="5E3FFB7F" w14:textId="77777777" w:rsidTr="00846D4D">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71D9DA8D" w14:textId="77777777" w:rsidR="007B31E8" w:rsidRPr="001A7075" w:rsidRDefault="007B31E8" w:rsidP="00F153B9">
            <w:pPr>
              <w:spacing w:after="0" w:line="240" w:lineRule="auto"/>
              <w:jc w:val="center"/>
              <w:rPr>
                <w:rFonts w:asciiTheme="minorHAnsi" w:eastAsia="Times New Roman" w:hAnsiTheme="minorHAnsi" w:cstheme="minorHAnsi"/>
                <w:szCs w:val="21"/>
              </w:rPr>
            </w:pPr>
            <w:r w:rsidRPr="001A7075">
              <w:rPr>
                <w:rFonts w:asciiTheme="minorHAnsi" w:eastAsia="Times New Roman" w:hAnsiTheme="minorHAnsi" w:cstheme="minorHAnsi"/>
                <w:szCs w:val="21"/>
              </w:rPr>
              <w:t>25</w:t>
            </w:r>
          </w:p>
        </w:tc>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4DA24375"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Erarbeitung &amp; Vertiefung</w:t>
            </w:r>
          </w:p>
        </w:tc>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6502ADF4"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Partnerarbeit</w:t>
            </w:r>
          </w:p>
        </w:tc>
        <w:tc>
          <w:tcPr>
            <w:tcW w:w="8529"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32D84A4D"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 xml:space="preserve">Die Schülerinnen und Schüler bearbeiten in Partnerarbeit die vorgegebenen Szenarien und diskutieren über die Leitfragen. </w:t>
            </w:r>
            <w:r w:rsidRPr="001A7075">
              <w:rPr>
                <w:rFonts w:asciiTheme="minorHAnsi" w:eastAsia="Times New Roman" w:hAnsiTheme="minorHAnsi" w:cstheme="minorHAnsi"/>
                <w:sz w:val="20"/>
                <w:szCs w:val="20"/>
              </w:rPr>
              <w:br/>
              <w:t xml:space="preserve">Alternativ können die Aufgaben mit Hilfe der </w:t>
            </w:r>
            <w:proofErr w:type="spellStart"/>
            <w:r w:rsidRPr="001A7075">
              <w:rPr>
                <w:rFonts w:asciiTheme="minorHAnsi" w:eastAsia="Times New Roman" w:hAnsiTheme="minorHAnsi" w:cstheme="minorHAnsi"/>
                <w:sz w:val="20"/>
                <w:szCs w:val="20"/>
              </w:rPr>
              <w:t>Jigsaw</w:t>
            </w:r>
            <w:proofErr w:type="spellEnd"/>
            <w:r w:rsidRPr="001A7075">
              <w:rPr>
                <w:rFonts w:asciiTheme="minorHAnsi" w:eastAsia="Times New Roman" w:hAnsiTheme="minorHAnsi" w:cstheme="minorHAnsi"/>
                <w:sz w:val="20"/>
                <w:szCs w:val="20"/>
              </w:rPr>
              <w:t>-Methode bearbeitet werden.</w:t>
            </w:r>
          </w:p>
        </w:tc>
        <w:tc>
          <w:tcPr>
            <w:tcW w:w="1240"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2EA72B97"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KI-B4.4</w:t>
            </w:r>
          </w:p>
        </w:tc>
      </w:tr>
      <w:tr w:rsidR="001A7075" w:rsidRPr="001A7075" w14:paraId="64C5AC61" w14:textId="77777777" w:rsidTr="00846D4D">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57A02774" w14:textId="77777777" w:rsidR="007B31E8" w:rsidRPr="001A7075" w:rsidRDefault="007B31E8" w:rsidP="00F153B9">
            <w:pPr>
              <w:spacing w:after="0" w:line="240" w:lineRule="auto"/>
              <w:jc w:val="center"/>
              <w:rPr>
                <w:rFonts w:asciiTheme="minorHAnsi" w:eastAsia="Times New Roman" w:hAnsiTheme="minorHAnsi" w:cstheme="minorHAnsi"/>
                <w:szCs w:val="21"/>
              </w:rPr>
            </w:pPr>
            <w:r w:rsidRPr="001A7075">
              <w:rPr>
                <w:rFonts w:asciiTheme="minorHAnsi" w:eastAsia="Times New Roman" w:hAnsiTheme="minorHAnsi" w:cstheme="minorHAnsi"/>
                <w:szCs w:val="21"/>
              </w:rPr>
              <w:t>10</w:t>
            </w: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361671B2"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Sicherung</w:t>
            </w:r>
          </w:p>
        </w:tc>
        <w:tc>
          <w:tcPr>
            <w:tcW w:w="0" w:type="auto"/>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16148A5D"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Lehrer-Schüler-Gespräch </w:t>
            </w:r>
          </w:p>
        </w:tc>
        <w:tc>
          <w:tcPr>
            <w:tcW w:w="8529"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2D0CDD50"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1-2 Gruppen stellen ihre Ergebnisse vor.</w:t>
            </w:r>
          </w:p>
        </w:tc>
        <w:tc>
          <w:tcPr>
            <w:tcW w:w="1240" w:type="dxa"/>
            <w:tcBorders>
              <w:top w:val="single" w:sz="4" w:space="0" w:color="FFC000"/>
              <w:left w:val="single" w:sz="4" w:space="0" w:color="FFC000"/>
              <w:bottom w:val="single" w:sz="4" w:space="0" w:color="FFC000"/>
              <w:right w:val="single" w:sz="4" w:space="0" w:color="FFC000"/>
            </w:tcBorders>
            <w:shd w:val="clear" w:color="auto" w:fill="FFF2CC"/>
            <w:tcMar>
              <w:top w:w="0" w:type="dxa"/>
              <w:left w:w="115" w:type="dxa"/>
              <w:bottom w:w="0" w:type="dxa"/>
              <w:right w:w="115" w:type="dxa"/>
            </w:tcMar>
          </w:tcPr>
          <w:p w14:paraId="6193237F" w14:textId="77777777" w:rsidR="007B31E8" w:rsidRPr="001A7075" w:rsidRDefault="007B31E8" w:rsidP="00F153B9">
            <w:pPr>
              <w:spacing w:after="0" w:line="240" w:lineRule="auto"/>
              <w:rPr>
                <w:rFonts w:asciiTheme="minorHAnsi" w:eastAsia="Times New Roman" w:hAnsiTheme="minorHAnsi" w:cstheme="minorHAnsi"/>
                <w:sz w:val="24"/>
                <w:szCs w:val="24"/>
              </w:rPr>
            </w:pPr>
          </w:p>
        </w:tc>
      </w:tr>
      <w:tr w:rsidR="001A7075" w:rsidRPr="001A7075" w14:paraId="28ED1E88" w14:textId="77777777" w:rsidTr="00846D4D">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0E72FF00" w14:textId="77777777" w:rsidR="007B31E8" w:rsidRPr="001A7075" w:rsidRDefault="007B31E8" w:rsidP="00F153B9">
            <w:pPr>
              <w:spacing w:after="0" w:line="240" w:lineRule="auto"/>
              <w:jc w:val="center"/>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10</w:t>
            </w:r>
          </w:p>
        </w:tc>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6CAD5CD8"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Fazit und Ausblick</w:t>
            </w:r>
          </w:p>
        </w:tc>
        <w:tc>
          <w:tcPr>
            <w:tcW w:w="0" w:type="auto"/>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51CFAD00"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Lehrer-Schüler-Gespräch </w:t>
            </w:r>
          </w:p>
        </w:tc>
        <w:tc>
          <w:tcPr>
            <w:tcW w:w="8529"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272CAD72" w14:textId="77777777" w:rsidR="007B31E8" w:rsidRPr="001A7075" w:rsidRDefault="007B31E8" w:rsidP="00F153B9">
            <w:pPr>
              <w:spacing w:after="0" w:line="240" w:lineRule="auto"/>
              <w:rPr>
                <w:rFonts w:asciiTheme="minorHAnsi" w:eastAsia="Times New Roman" w:hAnsiTheme="minorHAnsi" w:cstheme="minorHAnsi"/>
                <w:sz w:val="24"/>
                <w:szCs w:val="24"/>
              </w:rPr>
            </w:pPr>
            <w:r w:rsidRPr="001A7075">
              <w:rPr>
                <w:rFonts w:asciiTheme="minorHAnsi" w:eastAsia="Times New Roman" w:hAnsiTheme="minorHAnsi" w:cstheme="minorHAnsi"/>
                <w:sz w:val="20"/>
                <w:szCs w:val="20"/>
              </w:rPr>
              <w:t>Anschließend wird der Einsatz von KI im Plenum diskutiert. Leitfragen sind</w:t>
            </w:r>
          </w:p>
          <w:p w14:paraId="7806BD16" w14:textId="77777777" w:rsidR="007B31E8" w:rsidRPr="001A7075" w:rsidRDefault="007B31E8" w:rsidP="00F51BA4">
            <w:pPr>
              <w:numPr>
                <w:ilvl w:val="0"/>
                <w:numId w:val="19"/>
              </w:numPr>
              <w:spacing w:after="0" w:line="240" w:lineRule="auto"/>
              <w:rPr>
                <w:rFonts w:asciiTheme="minorHAnsi" w:eastAsia="Times New Roman" w:hAnsiTheme="minorHAnsi" w:cstheme="minorHAnsi"/>
                <w:sz w:val="20"/>
                <w:szCs w:val="20"/>
              </w:rPr>
            </w:pPr>
            <w:r w:rsidRPr="001A7075">
              <w:rPr>
                <w:rFonts w:asciiTheme="minorHAnsi" w:eastAsia="Times New Roman" w:hAnsiTheme="minorHAnsi" w:cstheme="minorHAnsi"/>
                <w:sz w:val="20"/>
                <w:szCs w:val="20"/>
              </w:rPr>
              <w:t>Auf Basis des Gelernten: Wofür sollte KI eingesetzt werden -- und wofür nicht?</w:t>
            </w:r>
          </w:p>
          <w:p w14:paraId="3590EA8E" w14:textId="77777777" w:rsidR="007B31E8" w:rsidRPr="001A7075" w:rsidRDefault="007B31E8" w:rsidP="00F51BA4">
            <w:pPr>
              <w:numPr>
                <w:ilvl w:val="0"/>
                <w:numId w:val="19"/>
              </w:numPr>
              <w:spacing w:after="0" w:line="240" w:lineRule="auto"/>
              <w:rPr>
                <w:rFonts w:asciiTheme="minorHAnsi" w:eastAsia="Times New Roman" w:hAnsiTheme="minorHAnsi" w:cstheme="minorHAnsi"/>
                <w:sz w:val="20"/>
                <w:szCs w:val="20"/>
              </w:rPr>
            </w:pPr>
            <w:r w:rsidRPr="001A7075">
              <w:rPr>
                <w:rFonts w:asciiTheme="minorHAnsi" w:eastAsia="Times New Roman" w:hAnsiTheme="minorHAnsi" w:cstheme="minorHAnsi"/>
                <w:sz w:val="20"/>
                <w:szCs w:val="20"/>
              </w:rPr>
              <w:t>Welche Regeln sollten für einen fairen Einsatz von KI-Systemen gelten?</w:t>
            </w:r>
          </w:p>
        </w:tc>
        <w:tc>
          <w:tcPr>
            <w:tcW w:w="1240" w:type="dxa"/>
            <w:tcBorders>
              <w:top w:val="single" w:sz="4" w:space="0" w:color="FFC000"/>
              <w:left w:val="single" w:sz="4" w:space="0" w:color="FFC000"/>
              <w:bottom w:val="single" w:sz="4" w:space="0" w:color="FFC000"/>
              <w:right w:val="single" w:sz="4" w:space="0" w:color="FFC000"/>
            </w:tcBorders>
            <w:tcMar>
              <w:top w:w="0" w:type="dxa"/>
              <w:left w:w="115" w:type="dxa"/>
              <w:bottom w:w="0" w:type="dxa"/>
              <w:right w:w="115" w:type="dxa"/>
            </w:tcMar>
          </w:tcPr>
          <w:p w14:paraId="13832347" w14:textId="77777777" w:rsidR="007B31E8" w:rsidRPr="001A7075" w:rsidRDefault="007B31E8" w:rsidP="00F153B9">
            <w:pPr>
              <w:spacing w:after="0" w:line="240" w:lineRule="auto"/>
              <w:rPr>
                <w:rFonts w:asciiTheme="minorHAnsi" w:eastAsia="Times New Roman" w:hAnsiTheme="minorHAnsi" w:cstheme="minorHAnsi"/>
                <w:sz w:val="24"/>
                <w:szCs w:val="24"/>
              </w:rPr>
            </w:pPr>
          </w:p>
        </w:tc>
      </w:tr>
    </w:tbl>
    <w:p w14:paraId="514E35B1" w14:textId="77777777" w:rsidR="007B31E8" w:rsidRPr="005A6220" w:rsidRDefault="007B31E8" w:rsidP="007B31E8">
      <w:pPr>
        <w:rPr>
          <w:rFonts w:asciiTheme="minorHAnsi" w:hAnsiTheme="minorHAnsi" w:cstheme="minorHAnsi"/>
        </w:rPr>
      </w:pPr>
    </w:p>
    <w:p w14:paraId="406EB6DF" w14:textId="77777777" w:rsidR="007B31E8" w:rsidRPr="005A6220" w:rsidRDefault="007B31E8" w:rsidP="007B31E8">
      <w:pPr>
        <w:rPr>
          <w:rFonts w:asciiTheme="minorHAnsi" w:hAnsiTheme="minorHAnsi" w:cstheme="minorHAnsi"/>
        </w:rPr>
      </w:pPr>
    </w:p>
    <w:p w14:paraId="726A4E3E" w14:textId="77777777" w:rsidR="007B31E8" w:rsidRPr="005A6220" w:rsidRDefault="007B31E8" w:rsidP="007B31E8">
      <w:pPr>
        <w:rPr>
          <w:rFonts w:asciiTheme="minorHAnsi" w:hAnsiTheme="minorHAnsi" w:cstheme="minorHAnsi"/>
        </w:rPr>
        <w:sectPr w:rsidR="007B31E8" w:rsidRPr="005A6220">
          <w:headerReference w:type="default" r:id="rId55"/>
          <w:footerReference w:type="default" r:id="rId56"/>
          <w:headerReference w:type="first" r:id="rId57"/>
          <w:footerReference w:type="first" r:id="rId58"/>
          <w:pgSz w:w="16838" w:h="11906" w:orient="landscape"/>
          <w:pgMar w:top="1531" w:right="1134" w:bottom="1134" w:left="1134" w:header="709" w:footer="346" w:gutter="0"/>
          <w:cols w:space="708"/>
          <w:docGrid w:linePitch="360"/>
        </w:sectPr>
      </w:pPr>
    </w:p>
    <w:p w14:paraId="4CA98D48" w14:textId="77777777" w:rsidR="007B31E8" w:rsidRPr="005A6220" w:rsidRDefault="007B31E8" w:rsidP="007B31E8">
      <w:pPr>
        <w:pStyle w:val="KeinLeerraum"/>
        <w:rPr>
          <w:rFonts w:asciiTheme="minorHAnsi" w:hAnsiTheme="minorHAnsi" w:cstheme="minorHAnsi"/>
          <w:sz w:val="28"/>
          <w:szCs w:val="28"/>
        </w:rPr>
      </w:pPr>
      <w:r w:rsidRPr="005A6220">
        <w:rPr>
          <w:rFonts w:asciiTheme="minorHAnsi" w:hAnsiTheme="minorHAnsi" w:cstheme="minorHAnsi"/>
          <w:sz w:val="28"/>
          <w:szCs w:val="28"/>
        </w:rPr>
        <w:lastRenderedPageBreak/>
        <w:t>Stunde 7: KI und unsere Gesellschaft</w:t>
      </w:r>
    </w:p>
    <w:p w14:paraId="1F9DDD72" w14:textId="77777777" w:rsidR="007B31E8" w:rsidRPr="005A6220" w:rsidRDefault="007B31E8" w:rsidP="007B31E8">
      <w:pPr>
        <w:pStyle w:val="KeinLeerraum"/>
        <w:rPr>
          <w:rFonts w:asciiTheme="minorHAnsi" w:hAnsiTheme="minorHAnsi" w:cstheme="minorHAnsi"/>
          <w:sz w:val="28"/>
          <w:szCs w:val="28"/>
        </w:rPr>
      </w:pPr>
    </w:p>
    <w:p w14:paraId="06453389" w14:textId="48221630" w:rsidR="007B31E8" w:rsidRPr="005A6220" w:rsidRDefault="007B31E8" w:rsidP="007B31E8">
      <w:pPr>
        <w:jc w:val="both"/>
        <w:rPr>
          <w:rFonts w:asciiTheme="minorHAnsi" w:hAnsiTheme="minorHAnsi" w:cstheme="minorHAnsi"/>
        </w:rPr>
      </w:pPr>
      <w:r w:rsidRPr="005A6220">
        <w:rPr>
          <w:rFonts w:asciiTheme="minorHAnsi" w:hAnsiTheme="minorHAnsi" w:cstheme="minorHAnsi"/>
        </w:rPr>
        <w:t>In der letzten Einheit diskutieren Sie mit ihrer Klasse die ethische Perspektive beim Einsatz von KI-Modellen. Dazu erhalten die Schülerinnen und Schüler</w:t>
      </w:r>
      <w:r w:rsidR="00846D4D">
        <w:rPr>
          <w:rFonts w:asciiTheme="minorHAnsi" w:hAnsiTheme="minorHAnsi" w:cstheme="minorHAnsi"/>
        </w:rPr>
        <w:t xml:space="preserve"> das</w:t>
      </w:r>
      <w:r w:rsidRPr="005A6220">
        <w:rPr>
          <w:rFonts w:asciiTheme="minorHAnsi" w:hAnsiTheme="minorHAnsi" w:cstheme="minorHAnsi"/>
        </w:rPr>
        <w:t xml:space="preserve"> Arbeits</w:t>
      </w:r>
      <w:r w:rsidR="00DA2B04" w:rsidRPr="005A6220">
        <w:rPr>
          <w:rFonts w:asciiTheme="minorHAnsi" w:hAnsiTheme="minorHAnsi" w:cstheme="minorHAnsi"/>
        </w:rPr>
        <w:t>material KI-B4.4</w:t>
      </w:r>
      <w:r w:rsidRPr="005A6220">
        <w:rPr>
          <w:rFonts w:asciiTheme="minorHAnsi" w:hAnsiTheme="minorHAnsi" w:cstheme="minorHAnsi"/>
        </w:rPr>
        <w:t xml:space="preserve"> mit drei Szenarien über unzuverlässige, diskriminierende bzw. fehlerhafte KI-Systeme. Diese werden zunächst in Partnerarbeit und anschließend im Plenum diskutiert. Durch den gesellschaftlich relevanten Bezug kann dieses Thema in unterschiedliche Fächer eingebettet werden. </w:t>
      </w:r>
    </w:p>
    <w:p w14:paraId="20BEA309" w14:textId="7543EE7F" w:rsidR="001E1A69" w:rsidRPr="005A6220" w:rsidRDefault="001E1A69" w:rsidP="001E1A69">
      <w:pPr>
        <w:pStyle w:val="berschrift1"/>
        <w:numPr>
          <w:ilvl w:val="0"/>
          <w:numId w:val="11"/>
        </w:numPr>
        <w:ind w:left="426" w:hanging="426"/>
        <w:rPr>
          <w:rFonts w:asciiTheme="minorHAnsi" w:hAnsiTheme="minorHAnsi" w:cstheme="minorHAnsi"/>
          <w:bCs/>
        </w:rPr>
      </w:pPr>
      <w:bookmarkStart w:id="82" w:name="_Toc90635448"/>
      <w:r w:rsidRPr="005A6220">
        <w:rPr>
          <w:rFonts w:asciiTheme="minorHAnsi" w:hAnsiTheme="minorHAnsi" w:cstheme="minorHAnsi"/>
          <w:bCs/>
        </w:rPr>
        <w:t>Einbettung in verschiedene Fächer und Themen</w:t>
      </w:r>
      <w:bookmarkEnd w:id="82"/>
    </w:p>
    <w:p w14:paraId="312D89AF" w14:textId="7569E6AA" w:rsidR="001E1A69" w:rsidRPr="005A6220" w:rsidRDefault="007B31E8" w:rsidP="007B31E8">
      <w:pPr>
        <w:jc w:val="both"/>
        <w:rPr>
          <w:rFonts w:asciiTheme="minorHAnsi" w:hAnsiTheme="minorHAnsi" w:cstheme="minorHAnsi"/>
        </w:rPr>
      </w:pPr>
      <w:r w:rsidRPr="005A6220">
        <w:rPr>
          <w:rFonts w:asciiTheme="minorHAnsi" w:hAnsiTheme="minorHAnsi" w:cstheme="minorHAnsi"/>
        </w:rPr>
        <w:t>Im Zuge der digitalen Transformation spielen Daten und Datenanalyse in allen Schulfächern und deren Bezugswissenschaften eine herausragende Rolle. So werden Datenanalysen und Künstliche Intelligenz oft als viertes Standbein der Wissenschaft bezeichnet. Jeder Wissenschaftler bzw. jede Wissenschaftlerin benötigt entsprechende Kompetenzen im Umgang und der Analyse von Daten. Und auch für den Schulunterricht werden entsprechende Vorgehensweisen zunehmend Inhalt und bieten weiterhin enormes Potential für einen handlungsorientierten und fachübergreifenden Unterricht. Ob bei der Durchführung von Experimenten im Physikunterricht, der Beantwortung von Fragen im Chemie- oder Biologieunterricht, der Auswertung von Geodaten im Geographieunterricht, der Analyse von Textdokumenten im Fach Deutsch oder der Diskussion ethischer, gesellschaftlicher und moralischer Konsequenzen im Ethik- oder Religionsunterricht: Überall finden die in diesem Modul eingeführten Verfahren zunehmende Bedeutung und können fachübergreifend zur Beantwortung fachspezifischer Fragestellungen eingesetzt werden.</w:t>
      </w:r>
    </w:p>
    <w:p w14:paraId="76E0A5CB" w14:textId="77777777" w:rsidR="007B31E8" w:rsidRPr="005A6220" w:rsidRDefault="007B31E8" w:rsidP="00EA191D">
      <w:pPr>
        <w:pStyle w:val="berschrift1"/>
        <w:numPr>
          <w:ilvl w:val="0"/>
          <w:numId w:val="11"/>
        </w:numPr>
        <w:ind w:left="426" w:hanging="426"/>
        <w:rPr>
          <w:rFonts w:asciiTheme="minorHAnsi" w:hAnsiTheme="minorHAnsi" w:cstheme="minorHAnsi"/>
          <w:bCs/>
        </w:rPr>
      </w:pPr>
      <w:bookmarkStart w:id="83" w:name="_Toc83890430"/>
      <w:bookmarkStart w:id="84" w:name="_Toc83890672"/>
      <w:bookmarkStart w:id="85" w:name="_Toc90635449"/>
      <w:r w:rsidRPr="005A6220">
        <w:rPr>
          <w:rFonts w:asciiTheme="minorHAnsi" w:hAnsiTheme="minorHAnsi" w:cstheme="minorHAnsi"/>
          <w:bCs/>
        </w:rPr>
        <w:t>Anschlussthemen</w:t>
      </w:r>
      <w:bookmarkEnd w:id="83"/>
      <w:bookmarkEnd w:id="84"/>
      <w:bookmarkEnd w:id="85"/>
    </w:p>
    <w:p w14:paraId="7513CF7F" w14:textId="5043E112" w:rsidR="000E2C71" w:rsidRPr="005A6220" w:rsidRDefault="007B31E8" w:rsidP="007B31E8">
      <w:pPr>
        <w:rPr>
          <w:rFonts w:asciiTheme="minorHAnsi" w:hAnsiTheme="minorHAnsi" w:cstheme="minorHAnsi"/>
        </w:rPr>
      </w:pPr>
      <w:r w:rsidRPr="005A6220">
        <w:rPr>
          <w:rFonts w:asciiTheme="minorHAnsi" w:hAnsiTheme="minorHAnsi" w:cstheme="minorHAnsi"/>
        </w:rPr>
        <w:t>Als Anschlussthemen im Zusammenhang mit IT2School bieten sich folgende Bausteine an:</w:t>
      </w:r>
    </w:p>
    <w:p w14:paraId="37846298" w14:textId="191FD3FA" w:rsidR="007B31E8" w:rsidRPr="005A6220" w:rsidRDefault="007B31E8" w:rsidP="007B31E8">
      <w:pPr>
        <w:rPr>
          <w:rFonts w:asciiTheme="minorHAnsi" w:hAnsiTheme="minorHAnsi" w:cstheme="minorHAnsi"/>
          <w:b/>
        </w:rPr>
      </w:pPr>
      <w:r w:rsidRPr="005A6220">
        <w:rPr>
          <w:rFonts w:asciiTheme="minorHAnsi" w:hAnsiTheme="minorHAnsi" w:cstheme="minorHAnsi"/>
          <w:b/>
        </w:rPr>
        <w:t>KI-A2: Mein persönlicher Assistent</w:t>
      </w:r>
    </w:p>
    <w:p w14:paraId="6CC72DF1" w14:textId="37AD4BA9" w:rsidR="007B31E8" w:rsidRPr="005A6220" w:rsidRDefault="007B31E8" w:rsidP="007B31E8">
      <w:pPr>
        <w:rPr>
          <w:rFonts w:asciiTheme="minorHAnsi" w:hAnsiTheme="minorHAnsi" w:cstheme="minorHAnsi"/>
        </w:rPr>
      </w:pPr>
      <w:r w:rsidRPr="005A6220">
        <w:rPr>
          <w:rFonts w:asciiTheme="minorHAnsi" w:hAnsiTheme="minorHAnsi" w:cstheme="minorHAnsi"/>
        </w:rPr>
        <w:t xml:space="preserve">Während in diesem Modul die datenbasierte Sicht eingenommen wurde, können die Schülerinnen und Schüler im Modul „Mein </w:t>
      </w:r>
      <w:r w:rsidR="00846D4D">
        <w:rPr>
          <w:rFonts w:asciiTheme="minorHAnsi" w:hAnsiTheme="minorHAnsi" w:cstheme="minorHAnsi"/>
        </w:rPr>
        <w:t>persönlicher</w:t>
      </w:r>
      <w:r w:rsidRPr="005A6220">
        <w:rPr>
          <w:rFonts w:asciiTheme="minorHAnsi" w:hAnsiTheme="minorHAnsi" w:cstheme="minorHAnsi"/>
        </w:rPr>
        <w:t xml:space="preserve"> Assistent“ selbst einen (einfachen) digitalen Sprachassistenten entwickeln. Dieses Modul ergänzt die hier eingenommene Sichtweise und zeigt, dass KI auch als kreatives Werkzeug für persönliche Projekte verwendet werden kann. </w:t>
      </w:r>
    </w:p>
    <w:p w14:paraId="3DE62D98" w14:textId="0E3C668B" w:rsidR="000E2C71" w:rsidRDefault="000E2C71" w:rsidP="000E2C71">
      <w:pPr>
        <w:jc w:val="center"/>
        <w:rPr>
          <w:rFonts w:asciiTheme="minorHAnsi" w:hAnsiTheme="minorHAnsi" w:cstheme="minorHAnsi"/>
        </w:rPr>
      </w:pPr>
      <w:r w:rsidRPr="005A6220">
        <w:rPr>
          <w:rFonts w:asciiTheme="minorHAnsi" w:hAnsiTheme="minorHAnsi" w:cstheme="minorHAnsi"/>
          <w:noProof/>
        </w:rPr>
        <w:drawing>
          <wp:inline distT="0" distB="0" distL="0" distR="0" wp14:anchorId="0BA69D9D" wp14:editId="0768CCD5">
            <wp:extent cx="1415332" cy="1024851"/>
            <wp:effectExtent l="0" t="0" r="0" b="4445"/>
            <wp:docPr id="42" name="Grafik 42" descr="Ein Bild, das Text, Automa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42" descr="Ein Bild, das Text, Automat enthält.&#10;&#10;Automatisch generierte Beschreibu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26558" cy="1032980"/>
                    </a:xfrm>
                    <a:prstGeom prst="rect">
                      <a:avLst/>
                    </a:prstGeom>
                  </pic:spPr>
                </pic:pic>
              </a:graphicData>
            </a:graphic>
          </wp:inline>
        </w:drawing>
      </w:r>
    </w:p>
    <w:p w14:paraId="3E36954C" w14:textId="4F0A644B" w:rsidR="00846D4D" w:rsidRDefault="00846D4D">
      <w:pPr>
        <w:spacing w:line="259" w:lineRule="auto"/>
        <w:rPr>
          <w:rFonts w:asciiTheme="minorHAnsi" w:hAnsiTheme="minorHAnsi" w:cstheme="minorHAnsi"/>
        </w:rPr>
      </w:pPr>
      <w:r>
        <w:rPr>
          <w:rFonts w:asciiTheme="minorHAnsi" w:hAnsiTheme="minorHAnsi" w:cstheme="minorHAnsi"/>
        </w:rPr>
        <w:br w:type="page"/>
      </w:r>
    </w:p>
    <w:p w14:paraId="59C33977" w14:textId="622A285C" w:rsidR="007B31E8" w:rsidRPr="005A6220" w:rsidRDefault="007B31E8" w:rsidP="00EA191D">
      <w:pPr>
        <w:pStyle w:val="berschrift1"/>
        <w:numPr>
          <w:ilvl w:val="0"/>
          <w:numId w:val="11"/>
        </w:numPr>
        <w:ind w:left="426" w:hanging="426"/>
        <w:rPr>
          <w:rFonts w:asciiTheme="minorHAnsi" w:hAnsiTheme="minorHAnsi" w:cstheme="minorHAnsi"/>
          <w:bCs/>
        </w:rPr>
      </w:pPr>
      <w:bookmarkStart w:id="86" w:name="_Toc83890431"/>
      <w:bookmarkStart w:id="87" w:name="_Toc83890673"/>
      <w:bookmarkStart w:id="88" w:name="_Toc90635450"/>
      <w:r w:rsidRPr="005A6220">
        <w:rPr>
          <w:rFonts w:asciiTheme="minorHAnsi" w:hAnsiTheme="minorHAnsi" w:cstheme="minorHAnsi"/>
          <w:bCs/>
        </w:rPr>
        <w:lastRenderedPageBreak/>
        <w:t>Literatur und Links</w:t>
      </w:r>
      <w:bookmarkEnd w:id="86"/>
      <w:bookmarkEnd w:id="87"/>
      <w:bookmarkEnd w:id="88"/>
      <w:r w:rsidR="00EA191D" w:rsidRPr="005A6220">
        <w:rPr>
          <w:rFonts w:asciiTheme="minorHAnsi" w:hAnsiTheme="minorHAnsi" w:cstheme="minorHAnsi"/>
          <w:bCs/>
        </w:rPr>
        <w:t xml:space="preserve"> </w:t>
      </w:r>
    </w:p>
    <w:p w14:paraId="74BDF898" w14:textId="31181252" w:rsidR="00222316" w:rsidRPr="005A6220" w:rsidRDefault="007B31E8" w:rsidP="00663FF1">
      <w:pPr>
        <w:numPr>
          <w:ilvl w:val="0"/>
          <w:numId w:val="20"/>
        </w:numPr>
        <w:pBdr>
          <w:top w:val="none" w:sz="0" w:space="0" w:color="000000"/>
          <w:left w:val="none" w:sz="0" w:space="0" w:color="000000"/>
          <w:bottom w:val="none" w:sz="0" w:space="2"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b/>
          <w:color w:val="000000"/>
        </w:rPr>
        <w:t>AI Unplugged</w:t>
      </w:r>
      <w:r w:rsidRPr="005A6220">
        <w:rPr>
          <w:rFonts w:asciiTheme="minorHAnsi" w:hAnsiTheme="minorHAnsi" w:cstheme="minorHAnsi"/>
          <w:color w:val="000000"/>
        </w:rPr>
        <w:t xml:space="preserve">: </w:t>
      </w:r>
      <w:hyperlink r:id="rId60" w:history="1">
        <w:r w:rsidR="00222316" w:rsidRPr="005A6220">
          <w:rPr>
            <w:rStyle w:val="Hyperlink"/>
            <w:rFonts w:asciiTheme="minorHAnsi" w:hAnsiTheme="minorHAnsi" w:cstheme="minorHAnsi"/>
          </w:rPr>
          <w:t>https://aiunplugged.org</w:t>
        </w:r>
      </w:hyperlink>
    </w:p>
    <w:p w14:paraId="28B0B400" w14:textId="58440142" w:rsidR="007B31E8" w:rsidRPr="005A6220" w:rsidRDefault="007B31E8" w:rsidP="00663FF1">
      <w:pPr>
        <w:numPr>
          <w:ilvl w:val="0"/>
          <w:numId w:val="20"/>
        </w:numPr>
        <w:pBdr>
          <w:top w:val="none" w:sz="0" w:space="0" w:color="000000"/>
          <w:left w:val="none" w:sz="0" w:space="0" w:color="000000"/>
          <w:bottom w:val="none" w:sz="0" w:space="2"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b/>
          <w:color w:val="000000"/>
        </w:rPr>
        <w:t xml:space="preserve">Werkzeug </w:t>
      </w:r>
      <w:r w:rsidRPr="005A6220">
        <w:rPr>
          <w:rFonts w:asciiTheme="minorHAnsi" w:hAnsiTheme="minorHAnsi" w:cstheme="minorHAnsi"/>
          <w:b/>
        </w:rPr>
        <w:t>Orange3</w:t>
      </w:r>
      <w:r w:rsidRPr="005A6220">
        <w:rPr>
          <w:rFonts w:asciiTheme="minorHAnsi" w:hAnsiTheme="minorHAnsi" w:cstheme="minorHAnsi"/>
          <w:color w:val="000000"/>
        </w:rPr>
        <w:t xml:space="preserve">: </w:t>
      </w:r>
      <w:hyperlink r:id="rId61" w:history="1">
        <w:r w:rsidR="00222316" w:rsidRPr="005A6220">
          <w:rPr>
            <w:rStyle w:val="Hyperlink"/>
            <w:rFonts w:asciiTheme="minorHAnsi" w:hAnsiTheme="minorHAnsi" w:cstheme="minorHAnsi"/>
          </w:rPr>
          <w:t>https://orangedatamining.com</w:t>
        </w:r>
      </w:hyperlink>
      <w:r w:rsidR="00222316" w:rsidRPr="005A6220">
        <w:rPr>
          <w:rFonts w:asciiTheme="minorHAnsi" w:hAnsiTheme="minorHAnsi" w:cstheme="minorHAnsi"/>
          <w:color w:val="000000"/>
        </w:rPr>
        <w:t xml:space="preserve"> </w:t>
      </w:r>
      <w:r w:rsidRPr="005A6220">
        <w:rPr>
          <w:rFonts w:asciiTheme="minorHAnsi" w:hAnsiTheme="minorHAnsi" w:cstheme="minorHAnsi"/>
          <w:color w:val="000000"/>
        </w:rPr>
        <w:t>(kann ohne Administratorrechte genutzt werden)</w:t>
      </w:r>
    </w:p>
    <w:p w14:paraId="7B595074" w14:textId="77777777" w:rsidR="00FC0D7B" w:rsidRDefault="007B31E8" w:rsidP="00663FF1">
      <w:pPr>
        <w:numPr>
          <w:ilvl w:val="0"/>
          <w:numId w:val="20"/>
        </w:numPr>
        <w:pBdr>
          <w:top w:val="none" w:sz="0" w:space="0" w:color="000000"/>
          <w:left w:val="none" w:sz="0" w:space="0" w:color="000000"/>
          <w:bottom w:val="none" w:sz="0" w:space="2" w:color="000000"/>
          <w:right w:val="none" w:sz="0" w:space="0" w:color="000000"/>
          <w:between w:val="none" w:sz="0" w:space="0" w:color="000000"/>
        </w:pBdr>
        <w:spacing w:before="120" w:after="120"/>
        <w:rPr>
          <w:rFonts w:asciiTheme="minorHAnsi" w:hAnsiTheme="minorHAnsi" w:cstheme="minorHAnsi"/>
        </w:rPr>
      </w:pPr>
      <w:r w:rsidRPr="005A6220">
        <w:rPr>
          <w:rFonts w:asciiTheme="minorHAnsi" w:hAnsiTheme="minorHAnsi" w:cstheme="minorHAnsi"/>
          <w:b/>
          <w:color w:val="000000"/>
        </w:rPr>
        <w:t>Quellen für weitere Datensätze:</w:t>
      </w:r>
      <w:r w:rsidRPr="005A6220">
        <w:rPr>
          <w:rFonts w:asciiTheme="minorHAnsi" w:hAnsiTheme="minorHAnsi" w:cstheme="minorHAnsi"/>
          <w:color w:val="000000"/>
        </w:rPr>
        <w:t xml:space="preserve"> </w:t>
      </w:r>
      <w:hyperlink r:id="rId62" w:history="1">
        <w:r w:rsidR="00222316" w:rsidRPr="005A6220">
          <w:rPr>
            <w:rStyle w:val="Hyperlink"/>
            <w:rFonts w:asciiTheme="minorHAnsi" w:hAnsiTheme="minorHAnsi" w:cstheme="minorHAnsi"/>
          </w:rPr>
          <w:t>https://datasetsearch.research.google.com/</w:t>
        </w:r>
      </w:hyperlink>
      <w:r w:rsidRPr="005A6220">
        <w:rPr>
          <w:rFonts w:asciiTheme="minorHAnsi" w:hAnsiTheme="minorHAnsi" w:cstheme="minorHAnsi"/>
          <w:color w:val="000000"/>
        </w:rPr>
        <w:t xml:space="preserve">, </w:t>
      </w:r>
      <w:hyperlink r:id="rId63" w:history="1">
        <w:r w:rsidR="00222316" w:rsidRPr="005A6220">
          <w:rPr>
            <w:rStyle w:val="Hyperlink"/>
            <w:rFonts w:asciiTheme="minorHAnsi" w:hAnsiTheme="minorHAnsi" w:cstheme="minorHAnsi"/>
          </w:rPr>
          <w:t>https://archive.ics.uci.edu/ml/datasets/</w:t>
        </w:r>
      </w:hyperlink>
      <w:r w:rsidRPr="005A6220">
        <w:rPr>
          <w:rFonts w:asciiTheme="minorHAnsi" w:hAnsiTheme="minorHAnsi" w:cstheme="minorHAnsi"/>
          <w:color w:val="000000"/>
        </w:rPr>
        <w:t xml:space="preserve"> </w:t>
      </w:r>
    </w:p>
    <w:p w14:paraId="0A2AF8BB" w14:textId="7D95EAB0" w:rsidR="003325B2" w:rsidRPr="00FC0D7B" w:rsidRDefault="007B31E8" w:rsidP="00663FF1">
      <w:pPr>
        <w:numPr>
          <w:ilvl w:val="0"/>
          <w:numId w:val="20"/>
        </w:numPr>
        <w:pBdr>
          <w:top w:val="none" w:sz="0" w:space="0" w:color="000000"/>
          <w:left w:val="none" w:sz="0" w:space="0" w:color="000000"/>
          <w:bottom w:val="none" w:sz="0" w:space="2" w:color="000000"/>
          <w:right w:val="none" w:sz="0" w:space="0" w:color="000000"/>
          <w:between w:val="none" w:sz="0" w:space="0" w:color="000000"/>
        </w:pBdr>
        <w:spacing w:before="120" w:after="120"/>
        <w:rPr>
          <w:rStyle w:val="Hyperlink"/>
          <w:rFonts w:asciiTheme="minorHAnsi" w:hAnsiTheme="minorHAnsi" w:cstheme="minorHAnsi"/>
          <w:color w:val="auto"/>
        </w:rPr>
      </w:pPr>
      <w:bookmarkStart w:id="89" w:name="_Hlk94879626"/>
      <w:r w:rsidRPr="00FC0D7B">
        <w:rPr>
          <w:rFonts w:asciiTheme="minorHAnsi" w:hAnsiTheme="minorHAnsi" w:cstheme="minorHAnsi"/>
          <w:b/>
          <w:color w:val="000000"/>
        </w:rPr>
        <w:t xml:space="preserve">Unterrichtsreihe </w:t>
      </w:r>
      <w:r w:rsidR="00B47CBA" w:rsidRPr="00FC0D7B">
        <w:rPr>
          <w:rFonts w:asciiTheme="minorHAnsi" w:hAnsiTheme="minorHAnsi" w:cstheme="minorHAnsi"/>
          <w:b/>
          <w:color w:val="000000"/>
        </w:rPr>
        <w:t>„</w:t>
      </w:r>
      <w:r w:rsidRPr="00FC0D7B">
        <w:rPr>
          <w:rFonts w:asciiTheme="minorHAnsi" w:hAnsiTheme="minorHAnsi" w:cstheme="minorHAnsi"/>
          <w:b/>
          <w:color w:val="000000"/>
        </w:rPr>
        <w:t>Data Mining im Unterricht</w:t>
      </w:r>
      <w:r w:rsidR="00B47CBA" w:rsidRPr="00FC0D7B">
        <w:rPr>
          <w:rFonts w:asciiTheme="minorHAnsi" w:hAnsiTheme="minorHAnsi" w:cstheme="minorHAnsi"/>
          <w:b/>
          <w:color w:val="000000"/>
        </w:rPr>
        <w:t>“</w:t>
      </w:r>
      <w:r w:rsidRPr="00FC0D7B">
        <w:rPr>
          <w:rFonts w:asciiTheme="minorHAnsi" w:hAnsiTheme="minorHAnsi" w:cstheme="minorHAnsi"/>
          <w:b/>
          <w:color w:val="000000"/>
        </w:rPr>
        <w:t>:</w:t>
      </w:r>
      <w:r w:rsidRPr="00FC0D7B">
        <w:rPr>
          <w:rFonts w:asciiTheme="minorHAnsi" w:hAnsiTheme="minorHAnsi" w:cstheme="minorHAnsi"/>
          <w:color w:val="000000"/>
        </w:rPr>
        <w:t xml:space="preserve"> </w:t>
      </w:r>
      <w:r w:rsidR="0075413A" w:rsidRPr="00FC0D7B">
        <w:rPr>
          <w:rFonts w:asciiTheme="minorHAnsi" w:hAnsiTheme="minorHAnsi" w:cstheme="minorHAnsi"/>
          <w:color w:val="000000"/>
        </w:rPr>
        <w:br/>
      </w:r>
      <w:hyperlink r:id="rId64" w:history="1">
        <w:r w:rsidR="0075413A" w:rsidRPr="00FC0D7B">
          <w:rPr>
            <w:rStyle w:val="Hyperlink"/>
            <w:rFonts w:asciiTheme="minorHAnsi" w:hAnsiTheme="minorHAnsi" w:cstheme="minorHAnsi"/>
          </w:rPr>
          <w:t>https://dataliteracy.education/unterrichtsmaterial/</w:t>
        </w:r>
      </w:hyperlink>
    </w:p>
    <w:p w14:paraId="2D94CEB7" w14:textId="75DA5DE9" w:rsidR="007B31E8" w:rsidRPr="005A6220" w:rsidRDefault="007B31E8" w:rsidP="00F51BA4">
      <w:pPr>
        <w:pStyle w:val="berschrift1"/>
        <w:numPr>
          <w:ilvl w:val="0"/>
          <w:numId w:val="11"/>
        </w:numPr>
        <w:ind w:left="426" w:hanging="360"/>
        <w:rPr>
          <w:rFonts w:asciiTheme="minorHAnsi" w:hAnsiTheme="minorHAnsi" w:cstheme="minorHAnsi"/>
          <w:bCs/>
        </w:rPr>
      </w:pPr>
      <w:bookmarkStart w:id="90" w:name="_Toc83890432"/>
      <w:bookmarkStart w:id="91" w:name="_Toc83890674"/>
      <w:bookmarkStart w:id="92" w:name="_Toc90635451"/>
      <w:bookmarkEnd w:id="89"/>
      <w:r w:rsidRPr="005A6220">
        <w:rPr>
          <w:rFonts w:asciiTheme="minorHAnsi" w:hAnsiTheme="minorHAnsi" w:cstheme="minorHAnsi"/>
          <w:bCs/>
        </w:rPr>
        <w:t>Arbeitsmaterialien</w:t>
      </w:r>
      <w:bookmarkEnd w:id="90"/>
      <w:bookmarkEnd w:id="91"/>
      <w:bookmarkEnd w:id="92"/>
    </w:p>
    <w:p w14:paraId="55519ABF" w14:textId="305E73E1" w:rsidR="00E3656F" w:rsidRPr="005A6220" w:rsidRDefault="00E3656F" w:rsidP="00E3656F">
      <w:pPr>
        <w:rPr>
          <w:rFonts w:asciiTheme="minorHAnsi" w:hAnsiTheme="minorHAnsi" w:cstheme="minorHAnsi"/>
        </w:rPr>
      </w:pPr>
      <w:r w:rsidRPr="005A6220">
        <w:rPr>
          <w:rFonts w:asciiTheme="minorHAnsi" w:hAnsiTheme="minorHAnsi" w:cstheme="minorHAnsi"/>
        </w:rPr>
        <w:t xml:space="preserve">Das Modul besteht </w:t>
      </w:r>
      <w:proofErr w:type="gramStart"/>
      <w:r w:rsidRPr="005A6220">
        <w:rPr>
          <w:rFonts w:asciiTheme="minorHAnsi" w:hAnsiTheme="minorHAnsi" w:cstheme="minorHAnsi"/>
        </w:rPr>
        <w:t>aus folgenden</w:t>
      </w:r>
      <w:proofErr w:type="gramEnd"/>
      <w:r w:rsidRPr="005A6220">
        <w:rPr>
          <w:rFonts w:asciiTheme="minorHAnsi" w:hAnsiTheme="minorHAnsi" w:cstheme="minorHAnsi"/>
        </w:rPr>
        <w:t xml:space="preserve"> Materialien. Zu allen Arbeitsblättern gibt es auch Musterlösungen. </w:t>
      </w:r>
    </w:p>
    <w:tbl>
      <w:tblPr>
        <w:tblStyle w:val="StGen8"/>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696"/>
        <w:gridCol w:w="2556"/>
        <w:gridCol w:w="4649"/>
      </w:tblGrid>
      <w:tr w:rsidR="007B31E8" w:rsidRPr="005A6220" w14:paraId="02163B24" w14:textId="77777777" w:rsidTr="00E36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0CAFF79" w14:textId="77777777" w:rsidR="007B31E8" w:rsidRPr="005A6220" w:rsidRDefault="007B31E8" w:rsidP="00F153B9">
            <w:pPr>
              <w:rPr>
                <w:rFonts w:asciiTheme="minorHAnsi" w:hAnsiTheme="minorHAnsi" w:cstheme="minorHAnsi"/>
              </w:rPr>
            </w:pPr>
            <w:r w:rsidRPr="001A7075">
              <w:rPr>
                <w:rFonts w:asciiTheme="minorHAnsi" w:hAnsiTheme="minorHAnsi" w:cstheme="minorHAnsi"/>
                <w:color w:val="auto"/>
              </w:rPr>
              <w:t>Nr.</w:t>
            </w:r>
          </w:p>
        </w:tc>
        <w:tc>
          <w:tcPr>
            <w:tcW w:w="2556" w:type="dxa"/>
          </w:tcPr>
          <w:p w14:paraId="46B79940"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Titel</w:t>
            </w:r>
          </w:p>
        </w:tc>
        <w:tc>
          <w:tcPr>
            <w:tcW w:w="4649" w:type="dxa"/>
          </w:tcPr>
          <w:p w14:paraId="0C7F135B"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Beschreibung</w:t>
            </w:r>
          </w:p>
        </w:tc>
      </w:tr>
      <w:tr w:rsidR="007B31E8" w:rsidRPr="005A6220" w14:paraId="44363709"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9E78695" w14:textId="19F3D7DB" w:rsidR="007B31E8" w:rsidRPr="005A6220" w:rsidRDefault="00B30856" w:rsidP="00E360EC">
            <w:pPr>
              <w:jc w:val="left"/>
              <w:rPr>
                <w:rFonts w:asciiTheme="minorHAnsi" w:hAnsiTheme="minorHAnsi" w:cstheme="minorHAnsi"/>
              </w:rPr>
            </w:pPr>
            <w:r w:rsidRPr="005A6220">
              <w:rPr>
                <w:rFonts w:asciiTheme="minorHAnsi" w:eastAsia="arimo" w:hAnsiTheme="minorHAnsi" w:cstheme="minorHAnsi"/>
                <w:color w:val="FFC000"/>
                <w:sz w:val="32"/>
                <w:szCs w:val="32"/>
              </w:rPr>
              <w:t>☻</w:t>
            </w:r>
            <w:r w:rsidR="007B31E8" w:rsidRPr="005A6220">
              <w:rPr>
                <w:rFonts w:asciiTheme="minorHAnsi" w:eastAsia="arimo" w:hAnsiTheme="minorHAnsi" w:cstheme="minorHAnsi"/>
                <w:color w:val="00B050"/>
                <w:sz w:val="32"/>
                <w:szCs w:val="32"/>
              </w:rPr>
              <w:t xml:space="preserve"> </w:t>
            </w:r>
            <w:r w:rsidR="007B31E8" w:rsidRPr="001A7075">
              <w:rPr>
                <w:rFonts w:asciiTheme="minorHAnsi" w:hAnsiTheme="minorHAnsi" w:cstheme="minorHAnsi"/>
                <w:color w:val="auto"/>
              </w:rPr>
              <w:t>KI-B4.1.1</w:t>
            </w:r>
          </w:p>
        </w:tc>
        <w:tc>
          <w:tcPr>
            <w:tcW w:w="2556" w:type="dxa"/>
          </w:tcPr>
          <w:p w14:paraId="3222C5F1" w14:textId="77777777"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Einstiegsimpuls</w:t>
            </w:r>
          </w:p>
        </w:tc>
        <w:tc>
          <w:tcPr>
            <w:tcW w:w="4649" w:type="dxa"/>
          </w:tcPr>
          <w:p w14:paraId="7B1087C9" w14:textId="0456B804"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Einstiegsimpuls Zeitungsmeldung </w:t>
            </w:r>
            <w:r w:rsidR="00B47CBA">
              <w:rPr>
                <w:rFonts w:asciiTheme="minorHAnsi" w:hAnsiTheme="minorHAnsi" w:cstheme="minorHAnsi"/>
                <w:color w:val="auto"/>
              </w:rPr>
              <w:t>„</w:t>
            </w:r>
            <w:r w:rsidRPr="001A7075">
              <w:rPr>
                <w:rFonts w:asciiTheme="minorHAnsi" w:hAnsiTheme="minorHAnsi" w:cstheme="minorHAnsi"/>
                <w:color w:val="auto"/>
              </w:rPr>
              <w:t>Target</w:t>
            </w:r>
            <w:r w:rsidR="00B47CBA">
              <w:rPr>
                <w:rFonts w:asciiTheme="minorHAnsi" w:hAnsiTheme="minorHAnsi" w:cstheme="minorHAnsi"/>
                <w:color w:val="auto"/>
              </w:rPr>
              <w:t>“</w:t>
            </w:r>
          </w:p>
        </w:tc>
      </w:tr>
      <w:tr w:rsidR="007B31E8" w:rsidRPr="005A6220" w14:paraId="4B37F27A" w14:textId="77777777" w:rsidTr="00E360EC">
        <w:tc>
          <w:tcPr>
            <w:cnfStyle w:val="001000000000" w:firstRow="0" w:lastRow="0" w:firstColumn="1" w:lastColumn="0" w:oddVBand="0" w:evenVBand="0" w:oddHBand="0" w:evenHBand="0" w:firstRowFirstColumn="0" w:firstRowLastColumn="0" w:lastRowFirstColumn="0" w:lastRowLastColumn="0"/>
            <w:tcW w:w="1696" w:type="dxa"/>
          </w:tcPr>
          <w:p w14:paraId="6EEA2869" w14:textId="77777777" w:rsidR="007B31E8" w:rsidRPr="005A6220" w:rsidRDefault="007B31E8" w:rsidP="00E360EC">
            <w:pPr>
              <w:jc w:val="left"/>
              <w:rPr>
                <w:rFonts w:asciiTheme="minorHAnsi" w:hAnsiTheme="minorHAnsi" w:cstheme="minorHAnsi"/>
              </w:rPr>
            </w:pPr>
            <w:r w:rsidRPr="005A6220">
              <w:rPr>
                <w:rFonts w:asciiTheme="minorHAnsi" w:eastAsia="arimo" w:hAnsiTheme="minorHAnsi" w:cstheme="minorHAnsi"/>
                <w:color w:val="FFC000"/>
                <w:sz w:val="32"/>
                <w:szCs w:val="32"/>
              </w:rPr>
              <w:t xml:space="preserve">☻ </w:t>
            </w:r>
            <w:r w:rsidRPr="001A7075">
              <w:rPr>
                <w:rFonts w:asciiTheme="minorHAnsi" w:hAnsiTheme="minorHAnsi" w:cstheme="minorHAnsi"/>
                <w:color w:val="auto"/>
              </w:rPr>
              <w:t>KI-B4.1.2</w:t>
            </w:r>
          </w:p>
        </w:tc>
        <w:tc>
          <w:tcPr>
            <w:tcW w:w="2556" w:type="dxa"/>
          </w:tcPr>
          <w:p w14:paraId="281D43AD" w14:textId="2503C7BF" w:rsidR="007B31E8" w:rsidRPr="001A7075" w:rsidRDefault="007B31E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Entscheidungsbäume</w:t>
            </w:r>
          </w:p>
        </w:tc>
        <w:tc>
          <w:tcPr>
            <w:tcW w:w="4649" w:type="dxa"/>
          </w:tcPr>
          <w:p w14:paraId="05B9FD52"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Arbeitsblatt zur Einführung von Entscheidungsbäumen anhand der Äffchen in Variante a und b.</w:t>
            </w:r>
          </w:p>
        </w:tc>
      </w:tr>
      <w:tr w:rsidR="007B31E8" w:rsidRPr="005A6220" w14:paraId="0985C95D"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C5E1B4C" w14:textId="24507C0F" w:rsidR="007B31E8" w:rsidRPr="005A6220" w:rsidRDefault="00B30856" w:rsidP="00E360EC">
            <w:pPr>
              <w:jc w:val="left"/>
              <w:rPr>
                <w:rFonts w:asciiTheme="minorHAnsi" w:eastAsia="arimo" w:hAnsiTheme="minorHAnsi" w:cstheme="minorHAnsi"/>
                <w:color w:val="FFC000"/>
                <w:sz w:val="32"/>
                <w:szCs w:val="32"/>
              </w:rPr>
            </w:pPr>
            <w:r w:rsidRPr="005A6220">
              <w:rPr>
                <w:rFonts w:asciiTheme="minorHAnsi" w:eastAsia="arimo" w:hAnsiTheme="minorHAnsi" w:cstheme="minorHAnsi"/>
                <w:color w:val="00B050"/>
                <w:sz w:val="32"/>
                <w:szCs w:val="32"/>
              </w:rPr>
              <w:t>☻</w:t>
            </w:r>
            <w:r w:rsidR="007B31E8" w:rsidRPr="005A6220">
              <w:rPr>
                <w:rFonts w:asciiTheme="minorHAnsi" w:eastAsia="arimo" w:hAnsiTheme="minorHAnsi" w:cstheme="minorHAnsi"/>
                <w:color w:val="FFC000"/>
                <w:sz w:val="32"/>
                <w:szCs w:val="32"/>
              </w:rPr>
              <w:t xml:space="preserve"> </w:t>
            </w:r>
            <w:r w:rsidR="007B31E8" w:rsidRPr="001A7075">
              <w:rPr>
                <w:rFonts w:asciiTheme="minorHAnsi" w:hAnsiTheme="minorHAnsi" w:cstheme="minorHAnsi"/>
                <w:color w:val="auto"/>
              </w:rPr>
              <w:t>KI-B4.1.3</w:t>
            </w:r>
          </w:p>
        </w:tc>
        <w:tc>
          <w:tcPr>
            <w:tcW w:w="2556" w:type="dxa"/>
          </w:tcPr>
          <w:p w14:paraId="0149F872" w14:textId="77777777"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Kontrollblatt</w:t>
            </w:r>
          </w:p>
        </w:tc>
        <w:tc>
          <w:tcPr>
            <w:tcW w:w="4649" w:type="dxa"/>
          </w:tcPr>
          <w:p w14:paraId="0DCCEBFC"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Kontrolle der Klassifizierung der Äffchen um anschließend die Metriken berechnen zu können</w:t>
            </w:r>
          </w:p>
        </w:tc>
      </w:tr>
      <w:tr w:rsidR="007B31E8" w:rsidRPr="005A6220" w14:paraId="6D89CD4B" w14:textId="77777777" w:rsidTr="00E360EC">
        <w:tc>
          <w:tcPr>
            <w:cnfStyle w:val="001000000000" w:firstRow="0" w:lastRow="0" w:firstColumn="1" w:lastColumn="0" w:oddVBand="0" w:evenVBand="0" w:oddHBand="0" w:evenHBand="0" w:firstRowFirstColumn="0" w:firstRowLastColumn="0" w:lastRowFirstColumn="0" w:lastRowLastColumn="0"/>
            <w:tcW w:w="1696" w:type="dxa"/>
          </w:tcPr>
          <w:p w14:paraId="6C8AB735" w14:textId="77777777" w:rsidR="007B31E8" w:rsidRPr="005A6220" w:rsidRDefault="007B31E8" w:rsidP="00E360EC">
            <w:pPr>
              <w:jc w:val="left"/>
              <w:rPr>
                <w:rFonts w:asciiTheme="minorHAnsi" w:hAnsiTheme="minorHAnsi" w:cstheme="minorHAnsi"/>
              </w:rPr>
            </w:pPr>
            <w:r w:rsidRPr="005A6220">
              <w:rPr>
                <w:rFonts w:asciiTheme="minorHAnsi" w:eastAsia="arimo" w:hAnsiTheme="minorHAnsi" w:cstheme="minorHAnsi"/>
                <w:color w:val="FFC000"/>
                <w:sz w:val="32"/>
                <w:szCs w:val="32"/>
              </w:rPr>
              <w:t xml:space="preserve">☻ </w:t>
            </w:r>
            <w:r w:rsidRPr="001A7075">
              <w:rPr>
                <w:rFonts w:asciiTheme="minorHAnsi" w:hAnsiTheme="minorHAnsi" w:cstheme="minorHAnsi"/>
                <w:color w:val="auto"/>
              </w:rPr>
              <w:t>KI-B4.2.1</w:t>
            </w:r>
          </w:p>
        </w:tc>
        <w:tc>
          <w:tcPr>
            <w:tcW w:w="2556" w:type="dxa"/>
          </w:tcPr>
          <w:p w14:paraId="20A35A37" w14:textId="77777777" w:rsidR="007B31E8" w:rsidRPr="001A7075" w:rsidRDefault="007B31E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Vorlage Tabelle</w:t>
            </w:r>
          </w:p>
        </w:tc>
        <w:tc>
          <w:tcPr>
            <w:tcW w:w="4649" w:type="dxa"/>
          </w:tcPr>
          <w:p w14:paraId="35C8A5B4"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Tabellarische Vorlage zur Kodierung der Äffchen</w:t>
            </w:r>
          </w:p>
        </w:tc>
      </w:tr>
      <w:tr w:rsidR="007B31E8" w:rsidRPr="005A6220" w14:paraId="38ED7568"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A95AD75" w14:textId="77777777" w:rsidR="007B31E8" w:rsidRPr="005A6220" w:rsidRDefault="007B31E8" w:rsidP="00E360EC">
            <w:pPr>
              <w:jc w:val="left"/>
              <w:rPr>
                <w:rFonts w:asciiTheme="minorHAnsi" w:eastAsia="Quattrocento Sans" w:hAnsiTheme="minorHAnsi" w:cstheme="minorHAnsi"/>
                <w:color w:val="00B0F0"/>
                <w:sz w:val="32"/>
                <w:szCs w:val="32"/>
              </w:rPr>
            </w:pPr>
            <w:r w:rsidRPr="005A6220">
              <w:rPr>
                <w:rFonts w:asciiTheme="minorHAnsi" w:eastAsia="arimo" w:hAnsiTheme="minorHAnsi" w:cstheme="minorHAnsi"/>
                <w:color w:val="FFC000"/>
                <w:sz w:val="32"/>
                <w:szCs w:val="32"/>
              </w:rPr>
              <w:t xml:space="preserve">☻ </w:t>
            </w:r>
            <w:r w:rsidRPr="001A7075">
              <w:rPr>
                <w:rFonts w:asciiTheme="minorHAnsi" w:hAnsiTheme="minorHAnsi" w:cstheme="minorHAnsi"/>
                <w:color w:val="auto"/>
              </w:rPr>
              <w:t>KI-B4.2.2</w:t>
            </w:r>
          </w:p>
        </w:tc>
        <w:tc>
          <w:tcPr>
            <w:tcW w:w="2556" w:type="dxa"/>
          </w:tcPr>
          <w:p w14:paraId="3B2C3B0B" w14:textId="1D12B16C"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Orange3</w:t>
            </w:r>
          </w:p>
        </w:tc>
        <w:tc>
          <w:tcPr>
            <w:tcW w:w="4649" w:type="dxa"/>
          </w:tcPr>
          <w:p w14:paraId="2AE1F129"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Arbeitsblatt zur Einführung in die Nutzung von Orange3 zur Datenanalyse in Variante a und b.</w:t>
            </w:r>
          </w:p>
        </w:tc>
      </w:tr>
      <w:tr w:rsidR="007B31E8" w:rsidRPr="005A6220" w14:paraId="72A83FAC" w14:textId="77777777" w:rsidTr="00E360EC">
        <w:trPr>
          <w:trHeight w:val="664"/>
        </w:trPr>
        <w:tc>
          <w:tcPr>
            <w:cnfStyle w:val="001000000000" w:firstRow="0" w:lastRow="0" w:firstColumn="1" w:lastColumn="0" w:oddVBand="0" w:evenVBand="0" w:oddHBand="0" w:evenHBand="0" w:firstRowFirstColumn="0" w:firstRowLastColumn="0" w:lastRowFirstColumn="0" w:lastRowLastColumn="0"/>
            <w:tcW w:w="1696" w:type="dxa"/>
          </w:tcPr>
          <w:p w14:paraId="77CDCC10" w14:textId="7F8C332B" w:rsidR="007B31E8" w:rsidRPr="005A6220" w:rsidRDefault="007B31E8" w:rsidP="00E360EC">
            <w:pPr>
              <w:jc w:val="left"/>
              <w:rPr>
                <w:rFonts w:asciiTheme="minorHAnsi" w:hAnsiTheme="minorHAnsi" w:cstheme="minorHAnsi"/>
              </w:rPr>
            </w:pPr>
            <w:r w:rsidRPr="005A6220">
              <w:rPr>
                <w:rFonts w:asciiTheme="minorHAnsi" w:eastAsia="arimo" w:hAnsiTheme="minorHAnsi" w:cstheme="minorHAnsi"/>
                <w:color w:val="FFC000"/>
                <w:sz w:val="32"/>
                <w:szCs w:val="32"/>
              </w:rPr>
              <w:t>☻</w:t>
            </w:r>
            <w:r w:rsidRPr="001A7075">
              <w:rPr>
                <w:rFonts w:asciiTheme="minorHAnsi" w:hAnsiTheme="minorHAnsi" w:cstheme="minorHAnsi"/>
                <w:color w:val="auto"/>
              </w:rPr>
              <w:t>KI-B4.2.3</w:t>
            </w:r>
          </w:p>
        </w:tc>
        <w:tc>
          <w:tcPr>
            <w:tcW w:w="2556" w:type="dxa"/>
          </w:tcPr>
          <w:p w14:paraId="2D1A79D9" w14:textId="77777777" w:rsidR="007B31E8" w:rsidRPr="001A7075" w:rsidRDefault="007B31E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Datensatz Äffchen</w:t>
            </w:r>
          </w:p>
        </w:tc>
        <w:tc>
          <w:tcPr>
            <w:tcW w:w="4649" w:type="dxa"/>
          </w:tcPr>
          <w:p w14:paraId="6BC1535E"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Datensatz zur Bearbeitung des Arbeitsblattes</w:t>
            </w:r>
          </w:p>
        </w:tc>
      </w:tr>
      <w:tr w:rsidR="007B31E8" w:rsidRPr="005A6220" w14:paraId="724CB21B"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3EABCF6" w14:textId="540C8662" w:rsidR="007B31E8" w:rsidRPr="005A6220" w:rsidRDefault="007B31E8" w:rsidP="00E360EC">
            <w:pPr>
              <w:jc w:val="left"/>
              <w:rPr>
                <w:rFonts w:asciiTheme="minorHAnsi" w:eastAsia="arimo" w:hAnsiTheme="minorHAnsi" w:cstheme="minorHAnsi"/>
                <w:color w:val="00B050"/>
                <w:sz w:val="32"/>
                <w:szCs w:val="32"/>
              </w:rPr>
            </w:pPr>
            <w:r w:rsidRPr="005A6220">
              <w:rPr>
                <w:rFonts w:asciiTheme="minorHAnsi" w:eastAsia="arimo" w:hAnsiTheme="minorHAnsi" w:cstheme="minorHAnsi"/>
                <w:color w:val="00B050"/>
                <w:sz w:val="32"/>
                <w:szCs w:val="32"/>
              </w:rPr>
              <w:t>☻</w:t>
            </w:r>
            <w:r w:rsidRPr="001A7075">
              <w:rPr>
                <w:rFonts w:asciiTheme="minorHAnsi" w:hAnsiTheme="minorHAnsi" w:cstheme="minorHAnsi"/>
                <w:color w:val="auto"/>
              </w:rPr>
              <w:t>KI-B4.2.4</w:t>
            </w:r>
          </w:p>
        </w:tc>
        <w:tc>
          <w:tcPr>
            <w:tcW w:w="2556" w:type="dxa"/>
          </w:tcPr>
          <w:p w14:paraId="0F60284D" w14:textId="77777777"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Foliensatz Random Forest / KNN</w:t>
            </w:r>
          </w:p>
        </w:tc>
        <w:tc>
          <w:tcPr>
            <w:tcW w:w="4649" w:type="dxa"/>
          </w:tcPr>
          <w:p w14:paraId="76F6BA0E"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Foliensatz zur optionalen Erläuterung weiterer Verfahren zur Datenanalyse</w:t>
            </w:r>
          </w:p>
        </w:tc>
      </w:tr>
      <w:tr w:rsidR="007B31E8" w:rsidRPr="005A6220" w14:paraId="182284FD" w14:textId="77777777" w:rsidTr="00E360EC">
        <w:tc>
          <w:tcPr>
            <w:cnfStyle w:val="001000000000" w:firstRow="0" w:lastRow="0" w:firstColumn="1" w:lastColumn="0" w:oddVBand="0" w:evenVBand="0" w:oddHBand="0" w:evenHBand="0" w:firstRowFirstColumn="0" w:firstRowLastColumn="0" w:lastRowFirstColumn="0" w:lastRowLastColumn="0"/>
            <w:tcW w:w="1696" w:type="dxa"/>
          </w:tcPr>
          <w:p w14:paraId="03599BF1" w14:textId="1AAB04D3" w:rsidR="007B31E8" w:rsidRPr="005A6220" w:rsidRDefault="00B30856" w:rsidP="00E360EC">
            <w:pPr>
              <w:jc w:val="left"/>
              <w:rPr>
                <w:rFonts w:asciiTheme="minorHAnsi" w:hAnsiTheme="minorHAnsi" w:cstheme="minorHAnsi"/>
              </w:rPr>
            </w:pPr>
            <w:r w:rsidRPr="005A6220">
              <w:rPr>
                <w:rFonts w:asciiTheme="minorHAnsi" w:eastAsia="arimo" w:hAnsiTheme="minorHAnsi" w:cstheme="minorHAnsi"/>
                <w:color w:val="FFC000"/>
                <w:sz w:val="32"/>
                <w:szCs w:val="32"/>
              </w:rPr>
              <w:t>☻</w:t>
            </w:r>
            <w:r w:rsidR="007B31E8" w:rsidRPr="005A6220">
              <w:rPr>
                <w:rFonts w:asciiTheme="minorHAnsi" w:eastAsia="arimo" w:hAnsiTheme="minorHAnsi" w:cstheme="minorHAnsi"/>
                <w:color w:val="00B0F0"/>
                <w:sz w:val="32"/>
                <w:szCs w:val="32"/>
              </w:rPr>
              <w:t xml:space="preserve"> </w:t>
            </w:r>
            <w:r w:rsidR="007B31E8" w:rsidRPr="001A7075">
              <w:rPr>
                <w:rFonts w:asciiTheme="minorHAnsi" w:hAnsiTheme="minorHAnsi" w:cstheme="minorHAnsi"/>
                <w:color w:val="auto"/>
              </w:rPr>
              <w:t>KI-B4.2.5</w:t>
            </w:r>
          </w:p>
        </w:tc>
        <w:tc>
          <w:tcPr>
            <w:tcW w:w="2556" w:type="dxa"/>
          </w:tcPr>
          <w:p w14:paraId="1FC00FD8" w14:textId="77777777" w:rsidR="007B31E8" w:rsidRPr="001A7075" w:rsidRDefault="007B31E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Hilfen</w:t>
            </w:r>
            <w:r w:rsidRPr="001A7075">
              <w:rPr>
                <w:rFonts w:asciiTheme="minorHAnsi" w:hAnsiTheme="minorHAnsi" w:cstheme="minorHAnsi"/>
                <w:color w:val="auto"/>
              </w:rPr>
              <w:br/>
              <w:t>Orange3</w:t>
            </w:r>
          </w:p>
        </w:tc>
        <w:tc>
          <w:tcPr>
            <w:tcW w:w="4649" w:type="dxa"/>
          </w:tcPr>
          <w:p w14:paraId="262C9A27" w14:textId="11BC54E8"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Hilfekarten zu den verschiedenen für die Projektarbeit relevanten Funktionen von Orange3 (kann auch digital zur Verfügung gestellt werden)</w:t>
            </w:r>
          </w:p>
        </w:tc>
      </w:tr>
      <w:tr w:rsidR="007B31E8" w:rsidRPr="005A6220" w14:paraId="3DBF9783"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F54A7F0" w14:textId="77777777" w:rsidR="007B31E8" w:rsidRPr="005A6220" w:rsidRDefault="007B31E8" w:rsidP="00E360EC">
            <w:pPr>
              <w:jc w:val="left"/>
              <w:rPr>
                <w:rFonts w:asciiTheme="minorHAnsi" w:eastAsia="arimo" w:hAnsiTheme="minorHAnsi" w:cstheme="minorHAnsi"/>
                <w:color w:val="00B0F0"/>
                <w:sz w:val="32"/>
                <w:szCs w:val="32"/>
              </w:rPr>
            </w:pPr>
            <w:r w:rsidRPr="005A6220">
              <w:rPr>
                <w:rFonts w:asciiTheme="minorHAnsi" w:eastAsia="arimo" w:hAnsiTheme="minorHAnsi" w:cstheme="minorHAnsi"/>
                <w:color w:val="00B0F0"/>
                <w:sz w:val="32"/>
                <w:szCs w:val="32"/>
              </w:rPr>
              <w:t xml:space="preserve">☻ </w:t>
            </w:r>
            <w:r w:rsidRPr="001A7075">
              <w:rPr>
                <w:rFonts w:asciiTheme="minorHAnsi" w:hAnsiTheme="minorHAnsi" w:cstheme="minorHAnsi"/>
                <w:color w:val="auto"/>
              </w:rPr>
              <w:t>KI-B4.2.6</w:t>
            </w:r>
          </w:p>
        </w:tc>
        <w:tc>
          <w:tcPr>
            <w:tcW w:w="2556" w:type="dxa"/>
          </w:tcPr>
          <w:p w14:paraId="6DBB8DB5" w14:textId="77777777"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Erläuterung Random Forest / KNN</w:t>
            </w:r>
          </w:p>
        </w:tc>
        <w:tc>
          <w:tcPr>
            <w:tcW w:w="4649" w:type="dxa"/>
          </w:tcPr>
          <w:p w14:paraId="4F384BC5"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Fachlicher Hintergrund zu Random Forest bzw. KNN als optionalen weiteren Verfahren, die verwendet werden können.</w:t>
            </w:r>
          </w:p>
        </w:tc>
      </w:tr>
      <w:tr w:rsidR="007B31E8" w:rsidRPr="005A6220" w14:paraId="01B5F388" w14:textId="77777777" w:rsidTr="00E360EC">
        <w:tc>
          <w:tcPr>
            <w:cnfStyle w:val="001000000000" w:firstRow="0" w:lastRow="0" w:firstColumn="1" w:lastColumn="0" w:oddVBand="0" w:evenVBand="0" w:oddHBand="0" w:evenHBand="0" w:firstRowFirstColumn="0" w:firstRowLastColumn="0" w:lastRowFirstColumn="0" w:lastRowLastColumn="0"/>
            <w:tcW w:w="1696" w:type="dxa"/>
          </w:tcPr>
          <w:p w14:paraId="7A245959" w14:textId="2E0AF376" w:rsidR="007B31E8" w:rsidRPr="005A6220" w:rsidRDefault="00202404" w:rsidP="00E360EC">
            <w:pPr>
              <w:jc w:val="left"/>
              <w:rPr>
                <w:rFonts w:asciiTheme="minorHAnsi" w:hAnsiTheme="minorHAnsi" w:cstheme="minorHAnsi"/>
              </w:rPr>
            </w:pPr>
            <w:r w:rsidRPr="005A6220">
              <w:rPr>
                <w:rFonts w:asciiTheme="minorHAnsi" w:eastAsia="arimo" w:hAnsiTheme="minorHAnsi" w:cstheme="minorHAnsi"/>
                <w:color w:val="00B0F0"/>
                <w:sz w:val="32"/>
                <w:szCs w:val="32"/>
              </w:rPr>
              <w:t>☻</w:t>
            </w:r>
            <w:r w:rsidR="007B31E8" w:rsidRPr="005A6220">
              <w:rPr>
                <w:rFonts w:asciiTheme="minorHAnsi" w:eastAsia="arimo" w:hAnsiTheme="minorHAnsi" w:cstheme="minorHAnsi"/>
                <w:color w:val="00B050"/>
                <w:sz w:val="32"/>
                <w:szCs w:val="32"/>
              </w:rPr>
              <w:t xml:space="preserve"> </w:t>
            </w:r>
            <w:r w:rsidR="007B31E8" w:rsidRPr="001A7075">
              <w:rPr>
                <w:rFonts w:asciiTheme="minorHAnsi" w:hAnsiTheme="minorHAnsi" w:cstheme="minorHAnsi"/>
                <w:color w:val="auto"/>
              </w:rPr>
              <w:t>KI-B4.3.1</w:t>
            </w:r>
          </w:p>
        </w:tc>
        <w:tc>
          <w:tcPr>
            <w:tcW w:w="2556" w:type="dxa"/>
          </w:tcPr>
          <w:p w14:paraId="5F84A696" w14:textId="77777777" w:rsidR="007B31E8" w:rsidRPr="001A7075" w:rsidRDefault="007B31E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Übersicht Datensätze</w:t>
            </w:r>
          </w:p>
        </w:tc>
        <w:tc>
          <w:tcPr>
            <w:tcW w:w="4649" w:type="dxa"/>
          </w:tcPr>
          <w:p w14:paraId="7EF7C10C"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Eine Übersicht über mögliche Datensätze für die Projektarbeitsphase</w:t>
            </w:r>
          </w:p>
        </w:tc>
      </w:tr>
      <w:tr w:rsidR="007B31E8" w:rsidRPr="00C9294A" w14:paraId="25D349A3"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C4C59C9" w14:textId="77777777" w:rsidR="007B31E8" w:rsidRPr="005A6220" w:rsidRDefault="007B31E8" w:rsidP="00E360EC">
            <w:pPr>
              <w:jc w:val="left"/>
              <w:rPr>
                <w:rFonts w:asciiTheme="minorHAnsi" w:hAnsiTheme="minorHAnsi" w:cstheme="minorHAnsi"/>
              </w:rPr>
            </w:pPr>
            <w:r w:rsidRPr="005A6220">
              <w:rPr>
                <w:rFonts w:asciiTheme="minorHAnsi" w:eastAsia="arimo" w:hAnsiTheme="minorHAnsi" w:cstheme="minorHAnsi"/>
                <w:color w:val="00B0F0"/>
                <w:sz w:val="32"/>
                <w:szCs w:val="32"/>
              </w:rPr>
              <w:t>☻</w:t>
            </w:r>
            <w:r w:rsidRPr="005A6220">
              <w:rPr>
                <w:rFonts w:asciiTheme="minorHAnsi" w:eastAsia="arimo" w:hAnsiTheme="minorHAnsi" w:cstheme="minorHAnsi"/>
                <w:color w:val="00B050"/>
                <w:sz w:val="32"/>
                <w:szCs w:val="32"/>
              </w:rPr>
              <w:t xml:space="preserve"> </w:t>
            </w:r>
            <w:r w:rsidRPr="001A7075">
              <w:rPr>
                <w:rFonts w:asciiTheme="minorHAnsi" w:hAnsiTheme="minorHAnsi" w:cstheme="minorHAnsi"/>
                <w:color w:val="auto"/>
              </w:rPr>
              <w:t>KI-B4.3.2</w:t>
            </w:r>
          </w:p>
        </w:tc>
        <w:tc>
          <w:tcPr>
            <w:tcW w:w="2556" w:type="dxa"/>
          </w:tcPr>
          <w:p w14:paraId="581D4265" w14:textId="18ADB481"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Interview</w:t>
            </w:r>
            <w:r w:rsidR="004B7F45" w:rsidRPr="001A7075">
              <w:rPr>
                <w:rFonts w:asciiTheme="minorHAnsi" w:hAnsiTheme="minorHAnsi" w:cstheme="minorHAnsi"/>
                <w:color w:val="auto"/>
              </w:rPr>
              <w:t>s Data Scientist</w:t>
            </w:r>
          </w:p>
        </w:tc>
        <w:tc>
          <w:tcPr>
            <w:tcW w:w="4649" w:type="dxa"/>
          </w:tcPr>
          <w:p w14:paraId="1157903C" w14:textId="77777777" w:rsidR="007B31E8" w:rsidRPr="001A7075" w:rsidRDefault="004B7F45"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Interviews mit Unternehmensvertreter*innen: Was macht eigentlich ein Data Scientist?</w:t>
            </w:r>
          </w:p>
          <w:p w14:paraId="29256BDE" w14:textId="1BA7DC72" w:rsidR="00FA158F" w:rsidRPr="004E7A42" w:rsidRDefault="00FA158F"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GB"/>
              </w:rPr>
            </w:pPr>
            <w:r w:rsidRPr="004E7A42">
              <w:rPr>
                <w:rFonts w:asciiTheme="minorHAnsi" w:hAnsiTheme="minorHAnsi" w:cstheme="minorHAnsi"/>
                <w:color w:val="auto"/>
                <w:lang w:val="en-GB"/>
              </w:rPr>
              <w:t xml:space="preserve">Interview 1: </w:t>
            </w:r>
            <w:r w:rsidR="00000000">
              <w:fldChar w:fldCharType="begin"/>
            </w:r>
            <w:r w:rsidR="00000000" w:rsidRPr="00C9294A">
              <w:rPr>
                <w:lang w:val="en-GB"/>
                <w:rPrChange w:id="93" w:author="Imke Endjer" w:date="2023-02-22T11:17:00Z">
                  <w:rPr/>
                </w:rPrChange>
              </w:rPr>
              <w:instrText>HYPERLINK "https://youtu.be/EbURtR4NUj4"</w:instrText>
            </w:r>
            <w:r w:rsidR="00000000">
              <w:fldChar w:fldCharType="separate"/>
            </w:r>
            <w:r w:rsidRPr="004E7A42">
              <w:rPr>
                <w:rStyle w:val="Hyperlink"/>
                <w:rFonts w:asciiTheme="minorHAnsi" w:hAnsiTheme="minorHAnsi" w:cstheme="minorHAnsi"/>
                <w:lang w:val="en-GB"/>
              </w:rPr>
              <w:t>https://youtu.be/EbURtR4NUj4</w:t>
            </w:r>
            <w:r w:rsidR="00000000">
              <w:rPr>
                <w:rStyle w:val="Hyperlink"/>
                <w:rFonts w:asciiTheme="minorHAnsi" w:hAnsiTheme="minorHAnsi" w:cstheme="minorHAnsi"/>
                <w:lang w:val="en-GB"/>
              </w:rPr>
              <w:fldChar w:fldCharType="end"/>
            </w:r>
          </w:p>
          <w:p w14:paraId="75890D61" w14:textId="2CD6733D" w:rsidR="00FA158F" w:rsidRPr="004E7A42" w:rsidRDefault="00FA158F" w:rsidP="00FA158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GB"/>
              </w:rPr>
            </w:pPr>
            <w:r w:rsidRPr="004E7A42">
              <w:rPr>
                <w:rFonts w:asciiTheme="minorHAnsi" w:hAnsiTheme="minorHAnsi" w:cstheme="minorHAnsi"/>
                <w:color w:val="auto"/>
                <w:lang w:val="en-GB"/>
              </w:rPr>
              <w:t xml:space="preserve">Interview 2: </w:t>
            </w:r>
            <w:r w:rsidR="00000000">
              <w:fldChar w:fldCharType="begin"/>
            </w:r>
            <w:r w:rsidR="00000000" w:rsidRPr="00C9294A">
              <w:rPr>
                <w:lang w:val="en-GB"/>
                <w:rPrChange w:id="94" w:author="Imke Endjer" w:date="2023-02-22T11:17:00Z">
                  <w:rPr/>
                </w:rPrChange>
              </w:rPr>
              <w:instrText>HYPERLINK "https://youtu.be/_sZnDZf7LgM"</w:instrText>
            </w:r>
            <w:r w:rsidR="00000000">
              <w:fldChar w:fldCharType="separate"/>
            </w:r>
            <w:r w:rsidRPr="004E7A42">
              <w:rPr>
                <w:rStyle w:val="Hyperlink"/>
                <w:rFonts w:asciiTheme="minorHAnsi" w:hAnsiTheme="minorHAnsi" w:cstheme="minorHAnsi"/>
                <w:lang w:val="en-GB"/>
              </w:rPr>
              <w:t>https://youtu.be/_sZnDZf7LgM</w:t>
            </w:r>
            <w:r w:rsidR="00000000">
              <w:rPr>
                <w:rStyle w:val="Hyperlink"/>
                <w:rFonts w:asciiTheme="minorHAnsi" w:hAnsiTheme="minorHAnsi" w:cstheme="minorHAnsi"/>
                <w:lang w:val="en-GB"/>
              </w:rPr>
              <w:fldChar w:fldCharType="end"/>
            </w:r>
          </w:p>
        </w:tc>
      </w:tr>
    </w:tbl>
    <w:p w14:paraId="7031DFF1" w14:textId="77777777" w:rsidR="00B47CBA" w:rsidRPr="004E7A42" w:rsidRDefault="00B47CBA">
      <w:pPr>
        <w:rPr>
          <w:lang w:val="en-GB"/>
        </w:rPr>
      </w:pPr>
      <w:r w:rsidRPr="004E7A42">
        <w:rPr>
          <w:lang w:val="en-GB"/>
        </w:rPr>
        <w:br w:type="page"/>
      </w:r>
    </w:p>
    <w:tbl>
      <w:tblPr>
        <w:tblStyle w:val="StGen8"/>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1696"/>
        <w:gridCol w:w="2556"/>
        <w:gridCol w:w="4649"/>
      </w:tblGrid>
      <w:tr w:rsidR="007B31E8" w:rsidRPr="005A6220" w14:paraId="1FC61795" w14:textId="77777777" w:rsidTr="00E36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5BCAE62" w14:textId="602B1783" w:rsidR="007B31E8" w:rsidRPr="005A6220" w:rsidRDefault="007B31E8" w:rsidP="00E360EC">
            <w:pPr>
              <w:jc w:val="left"/>
              <w:rPr>
                <w:rFonts w:asciiTheme="minorHAnsi" w:hAnsiTheme="minorHAnsi" w:cstheme="minorHAnsi"/>
                <w:color w:val="38761D"/>
              </w:rPr>
            </w:pPr>
            <w:r w:rsidRPr="005A6220">
              <w:rPr>
                <w:rFonts w:asciiTheme="minorHAnsi" w:eastAsia="arimo" w:hAnsiTheme="minorHAnsi" w:cstheme="minorHAnsi"/>
                <w:color w:val="FFC000"/>
                <w:sz w:val="32"/>
                <w:szCs w:val="32"/>
              </w:rPr>
              <w:lastRenderedPageBreak/>
              <w:t>☻</w:t>
            </w:r>
            <w:r w:rsidRPr="005A6220">
              <w:rPr>
                <w:rFonts w:asciiTheme="minorHAnsi" w:hAnsiTheme="minorHAnsi" w:cstheme="minorHAnsi"/>
              </w:rPr>
              <w:t xml:space="preserve"> </w:t>
            </w:r>
            <w:r w:rsidRPr="001A7075">
              <w:rPr>
                <w:rFonts w:asciiTheme="minorHAnsi" w:hAnsiTheme="minorHAnsi" w:cstheme="minorHAnsi"/>
                <w:color w:val="auto"/>
              </w:rPr>
              <w:t>KI-B4.3.3</w:t>
            </w:r>
          </w:p>
        </w:tc>
        <w:tc>
          <w:tcPr>
            <w:tcW w:w="2556" w:type="dxa"/>
          </w:tcPr>
          <w:p w14:paraId="227AB9F9"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Arbeitsauftrag</w:t>
            </w:r>
          </w:p>
        </w:tc>
        <w:tc>
          <w:tcPr>
            <w:tcW w:w="4649" w:type="dxa"/>
          </w:tcPr>
          <w:p w14:paraId="593D4D2A"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Arbeitsauftrag für die Projektarbeit</w:t>
            </w:r>
          </w:p>
        </w:tc>
      </w:tr>
      <w:tr w:rsidR="007B31E8" w:rsidRPr="005A6220" w14:paraId="2E25BF02" w14:textId="77777777" w:rsidTr="00E3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D836202" w14:textId="77777777" w:rsidR="007B31E8" w:rsidRPr="005A6220" w:rsidRDefault="007B31E8" w:rsidP="00E360EC">
            <w:pPr>
              <w:jc w:val="left"/>
              <w:rPr>
                <w:rFonts w:asciiTheme="minorHAnsi" w:eastAsia="arimo" w:hAnsiTheme="minorHAnsi" w:cstheme="minorHAnsi"/>
                <w:color w:val="FFC000"/>
                <w:sz w:val="32"/>
                <w:szCs w:val="32"/>
              </w:rPr>
            </w:pPr>
            <w:r w:rsidRPr="005A6220">
              <w:rPr>
                <w:rFonts w:asciiTheme="minorHAnsi" w:eastAsia="arimo" w:hAnsiTheme="minorHAnsi" w:cstheme="minorHAnsi"/>
                <w:color w:val="FFC000"/>
                <w:sz w:val="32"/>
                <w:szCs w:val="32"/>
              </w:rPr>
              <w:t>☻</w:t>
            </w:r>
            <w:r w:rsidRPr="005A6220">
              <w:rPr>
                <w:rFonts w:asciiTheme="minorHAnsi" w:hAnsiTheme="minorHAnsi" w:cstheme="minorHAnsi"/>
              </w:rPr>
              <w:t xml:space="preserve"> </w:t>
            </w:r>
            <w:r w:rsidRPr="001A7075">
              <w:rPr>
                <w:rFonts w:asciiTheme="minorHAnsi" w:hAnsiTheme="minorHAnsi" w:cstheme="minorHAnsi"/>
                <w:color w:val="auto"/>
              </w:rPr>
              <w:t>KI-B4.3.4</w:t>
            </w:r>
          </w:p>
        </w:tc>
        <w:tc>
          <w:tcPr>
            <w:tcW w:w="2556" w:type="dxa"/>
          </w:tcPr>
          <w:p w14:paraId="0453A705" w14:textId="77777777" w:rsidR="007B31E8" w:rsidRPr="001A7075" w:rsidRDefault="007B31E8" w:rsidP="00F153B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Datensatz </w:t>
            </w:r>
            <w:proofErr w:type="spellStart"/>
            <w:r w:rsidRPr="001A7075">
              <w:rPr>
                <w:rFonts w:asciiTheme="minorHAnsi" w:hAnsiTheme="minorHAnsi" w:cstheme="minorHAnsi"/>
                <w:color w:val="auto"/>
              </w:rPr>
              <w:t>student</w:t>
            </w:r>
            <w:proofErr w:type="spellEnd"/>
            <w:r w:rsidRPr="001A7075">
              <w:rPr>
                <w:rFonts w:asciiTheme="minorHAnsi" w:hAnsiTheme="minorHAnsi" w:cstheme="minorHAnsi"/>
                <w:color w:val="auto"/>
              </w:rPr>
              <w:t xml:space="preserve"> </w:t>
            </w:r>
            <w:proofErr w:type="spellStart"/>
            <w:r w:rsidRPr="001A7075">
              <w:rPr>
                <w:rFonts w:asciiTheme="minorHAnsi" w:hAnsiTheme="minorHAnsi" w:cstheme="minorHAnsi"/>
                <w:color w:val="auto"/>
              </w:rPr>
              <w:t>data</w:t>
            </w:r>
            <w:proofErr w:type="spellEnd"/>
          </w:p>
        </w:tc>
        <w:tc>
          <w:tcPr>
            <w:tcW w:w="4649" w:type="dxa"/>
          </w:tcPr>
          <w:p w14:paraId="183B1873"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Datensatz für ein Projekt aus der Projektarbeit</w:t>
            </w:r>
          </w:p>
        </w:tc>
      </w:tr>
      <w:tr w:rsidR="007B31E8" w:rsidRPr="005A6220" w14:paraId="492D718D" w14:textId="77777777" w:rsidTr="00E360EC">
        <w:tc>
          <w:tcPr>
            <w:cnfStyle w:val="001000000000" w:firstRow="0" w:lastRow="0" w:firstColumn="1" w:lastColumn="0" w:oddVBand="0" w:evenVBand="0" w:oddHBand="0" w:evenHBand="0" w:firstRowFirstColumn="0" w:firstRowLastColumn="0" w:lastRowFirstColumn="0" w:lastRowLastColumn="0"/>
            <w:tcW w:w="1696" w:type="dxa"/>
          </w:tcPr>
          <w:p w14:paraId="791D7149" w14:textId="77777777" w:rsidR="007B31E8" w:rsidRPr="005A6220" w:rsidRDefault="007B31E8" w:rsidP="00E360EC">
            <w:pPr>
              <w:jc w:val="left"/>
              <w:rPr>
                <w:rFonts w:asciiTheme="minorHAnsi" w:hAnsiTheme="minorHAnsi" w:cstheme="minorHAnsi"/>
                <w:color w:val="38761D"/>
              </w:rPr>
            </w:pPr>
            <w:r w:rsidRPr="005A6220">
              <w:rPr>
                <w:rFonts w:asciiTheme="minorHAnsi" w:eastAsia="arimo" w:hAnsiTheme="minorHAnsi" w:cstheme="minorHAnsi"/>
                <w:color w:val="FFC000"/>
                <w:sz w:val="32"/>
                <w:szCs w:val="32"/>
              </w:rPr>
              <w:t>☻</w:t>
            </w:r>
            <w:r w:rsidRPr="005A6220">
              <w:rPr>
                <w:rFonts w:asciiTheme="minorHAnsi" w:hAnsiTheme="minorHAnsi" w:cstheme="minorHAnsi"/>
                <w:color w:val="FFE599"/>
              </w:rPr>
              <w:t xml:space="preserve"> </w:t>
            </w:r>
            <w:r w:rsidRPr="001A7075">
              <w:rPr>
                <w:rFonts w:asciiTheme="minorHAnsi" w:hAnsiTheme="minorHAnsi" w:cstheme="minorHAnsi"/>
                <w:color w:val="auto"/>
              </w:rPr>
              <w:t>KI-B4.4</w:t>
            </w:r>
          </w:p>
        </w:tc>
        <w:tc>
          <w:tcPr>
            <w:tcW w:w="2556" w:type="dxa"/>
          </w:tcPr>
          <w:p w14:paraId="798FFB3F" w14:textId="77777777" w:rsidR="007B31E8" w:rsidRPr="001A7075" w:rsidRDefault="007B31E8" w:rsidP="00F153B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Arbeitsblatt Bias</w:t>
            </w:r>
          </w:p>
        </w:tc>
        <w:tc>
          <w:tcPr>
            <w:tcW w:w="4649" w:type="dxa"/>
          </w:tcPr>
          <w:p w14:paraId="23A6984C"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Arbeitsblatt mit drei Szenarien zu Bias bei KI-Modellen</w:t>
            </w:r>
          </w:p>
        </w:tc>
      </w:tr>
    </w:tbl>
    <w:p w14:paraId="6F6A152C" w14:textId="77777777" w:rsidR="007B31E8" w:rsidRPr="005A6220" w:rsidRDefault="007B31E8" w:rsidP="007B31E8">
      <w:pPr>
        <w:spacing w:before="240" w:after="0"/>
        <w:rPr>
          <w:rFonts w:asciiTheme="minorHAnsi" w:hAnsiTheme="minorHAnsi" w:cstheme="minorHAnsi"/>
          <w:b/>
        </w:rPr>
      </w:pPr>
      <w:r w:rsidRPr="005A6220">
        <w:rPr>
          <w:rFonts w:asciiTheme="minorHAnsi" w:hAnsiTheme="minorHAnsi" w:cstheme="minorHAnsi"/>
          <w:b/>
        </w:rPr>
        <w:t>Legende</w:t>
      </w:r>
    </w:p>
    <w:p w14:paraId="53BB28DA" w14:textId="77777777" w:rsidR="007B31E8" w:rsidRPr="005A6220" w:rsidRDefault="007B31E8" w:rsidP="007B31E8">
      <w:pPr>
        <w:spacing w:after="0" w:line="240" w:lineRule="auto"/>
        <w:rPr>
          <w:rFonts w:asciiTheme="minorHAnsi" w:hAnsiTheme="minorHAnsi" w:cstheme="minorHAnsi"/>
        </w:rPr>
      </w:pPr>
      <w:bookmarkStart w:id="95" w:name="_2jxsxqh"/>
      <w:bookmarkEnd w:id="95"/>
      <w:r w:rsidRPr="005A6220">
        <w:rPr>
          <w:rFonts w:asciiTheme="minorHAnsi" w:eastAsia="arimo" w:hAnsiTheme="minorHAnsi" w:cstheme="minorHAnsi"/>
          <w:color w:val="FFC000"/>
          <w:sz w:val="32"/>
          <w:szCs w:val="32"/>
        </w:rPr>
        <w:t xml:space="preserve">☻ </w:t>
      </w:r>
      <w:r w:rsidRPr="005A6220">
        <w:rPr>
          <w:rFonts w:asciiTheme="minorHAnsi" w:hAnsiTheme="minorHAnsi" w:cstheme="minorHAnsi"/>
        </w:rPr>
        <w:t xml:space="preserve">Material für Schülerinnen und Schüler </w:t>
      </w:r>
    </w:p>
    <w:p w14:paraId="4E1B1460" w14:textId="77777777" w:rsidR="007B31E8" w:rsidRPr="005A6220" w:rsidRDefault="007B31E8" w:rsidP="007B31E8">
      <w:pPr>
        <w:spacing w:after="0" w:line="240" w:lineRule="auto"/>
        <w:rPr>
          <w:rFonts w:asciiTheme="minorHAnsi" w:hAnsiTheme="minorHAnsi" w:cstheme="minorHAnsi"/>
        </w:rPr>
      </w:pPr>
      <w:r w:rsidRPr="005A6220">
        <w:rPr>
          <w:rFonts w:asciiTheme="minorHAnsi" w:eastAsia="arimo" w:hAnsiTheme="minorHAnsi" w:cstheme="minorHAnsi"/>
          <w:color w:val="00B050"/>
          <w:sz w:val="32"/>
          <w:szCs w:val="32"/>
        </w:rPr>
        <w:t xml:space="preserve">☻ </w:t>
      </w:r>
      <w:r w:rsidRPr="005A6220">
        <w:rPr>
          <w:rFonts w:asciiTheme="minorHAnsi" w:hAnsiTheme="minorHAnsi" w:cstheme="minorHAnsi"/>
        </w:rPr>
        <w:t>Material für Lehrkräfte sowie Unternehmensvertreterinnen und Unternehmensvertreter</w:t>
      </w:r>
    </w:p>
    <w:p w14:paraId="31BC240B" w14:textId="44691B35" w:rsidR="008E12D5" w:rsidRPr="005A6220" w:rsidRDefault="007B31E8" w:rsidP="008E12D5">
      <w:pPr>
        <w:rPr>
          <w:rFonts w:asciiTheme="minorHAnsi" w:hAnsiTheme="minorHAnsi" w:cstheme="minorHAnsi"/>
        </w:rPr>
      </w:pPr>
      <w:r w:rsidRPr="005A6220">
        <w:rPr>
          <w:rFonts w:asciiTheme="minorHAnsi" w:eastAsia="arimo" w:hAnsiTheme="minorHAnsi" w:cstheme="minorHAnsi"/>
          <w:color w:val="00B0F0"/>
          <w:sz w:val="32"/>
          <w:szCs w:val="32"/>
        </w:rPr>
        <w:t xml:space="preserve">☻ </w:t>
      </w:r>
      <w:r w:rsidRPr="005A6220">
        <w:rPr>
          <w:rFonts w:asciiTheme="minorHAnsi" w:hAnsiTheme="minorHAnsi" w:cstheme="minorHAnsi"/>
        </w:rPr>
        <w:t>Zusatzmaterial</w:t>
      </w:r>
    </w:p>
    <w:p w14:paraId="3F5CF73A" w14:textId="77777777" w:rsidR="007B31E8" w:rsidRPr="005A6220" w:rsidRDefault="007B31E8" w:rsidP="00EA191D">
      <w:pPr>
        <w:pStyle w:val="berschrift1"/>
        <w:numPr>
          <w:ilvl w:val="0"/>
          <w:numId w:val="11"/>
        </w:numPr>
        <w:ind w:left="426" w:hanging="426"/>
        <w:rPr>
          <w:rFonts w:asciiTheme="minorHAnsi" w:hAnsiTheme="minorHAnsi" w:cstheme="minorHAnsi"/>
          <w:bCs/>
        </w:rPr>
      </w:pPr>
      <w:bookmarkStart w:id="96" w:name="_Toc83890433"/>
      <w:bookmarkStart w:id="97" w:name="_Toc83890675"/>
      <w:bookmarkStart w:id="98" w:name="_Toc90635452"/>
      <w:r w:rsidRPr="005A6220">
        <w:rPr>
          <w:rFonts w:asciiTheme="minorHAnsi" w:hAnsiTheme="minorHAnsi" w:cstheme="minorHAnsi"/>
          <w:bCs/>
        </w:rPr>
        <w:t>Glossar</w:t>
      </w:r>
      <w:bookmarkEnd w:id="96"/>
      <w:bookmarkEnd w:id="97"/>
      <w:bookmarkEnd w:id="98"/>
    </w:p>
    <w:tbl>
      <w:tblPr>
        <w:tblStyle w:val="StGen9"/>
        <w:tblW w:w="8901" w:type="dxa"/>
        <w:tblInd w:w="0"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4A0" w:firstRow="1" w:lastRow="0" w:firstColumn="1" w:lastColumn="0" w:noHBand="0" w:noVBand="1"/>
      </w:tblPr>
      <w:tblGrid>
        <w:gridCol w:w="2665"/>
        <w:gridCol w:w="6236"/>
      </w:tblGrid>
      <w:tr w:rsidR="001A7075" w:rsidRPr="001A7075" w14:paraId="5483A935" w14:textId="77777777" w:rsidTr="00F15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6C8538B8"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Begriff</w:t>
            </w:r>
          </w:p>
        </w:tc>
        <w:tc>
          <w:tcPr>
            <w:tcW w:w="6236" w:type="dxa"/>
          </w:tcPr>
          <w:p w14:paraId="4DDDE414" w14:textId="77777777" w:rsidR="007B31E8" w:rsidRPr="001A7075" w:rsidRDefault="007B31E8" w:rsidP="00F153B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Erläuterung</w:t>
            </w:r>
          </w:p>
        </w:tc>
      </w:tr>
      <w:tr w:rsidR="001A7075" w:rsidRPr="001A7075" w14:paraId="21BD6A96" w14:textId="77777777" w:rsidTr="00F15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9FF3D34"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Maschinelles Lernen</w:t>
            </w:r>
          </w:p>
        </w:tc>
        <w:tc>
          <w:tcPr>
            <w:tcW w:w="6236" w:type="dxa"/>
          </w:tcPr>
          <w:p w14:paraId="2FDBE3C3"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 xml:space="preserve">Beim </w:t>
            </w:r>
            <w:r w:rsidRPr="001A7075">
              <w:rPr>
                <w:rFonts w:asciiTheme="minorHAnsi" w:hAnsiTheme="minorHAnsi" w:cstheme="minorHAnsi"/>
                <w:color w:val="auto"/>
                <w:u w:val="single"/>
              </w:rPr>
              <w:t>maschinellen Lernen (ML)</w:t>
            </w:r>
            <w:r w:rsidRPr="001A7075">
              <w:rPr>
                <w:rFonts w:asciiTheme="minorHAnsi" w:hAnsiTheme="minorHAnsi" w:cstheme="minorHAnsi"/>
                <w:color w:val="auto"/>
              </w:rPr>
              <w:t xml:space="preserve"> leiten Computer Zusammenhänge aus Daten bzw. Erfahrungen ab. Das Gelernte wird in einem Modell gespeichert.</w:t>
            </w:r>
          </w:p>
        </w:tc>
      </w:tr>
      <w:tr w:rsidR="001A7075" w:rsidRPr="001A7075" w14:paraId="5C24D800" w14:textId="77777777" w:rsidTr="00F153B9">
        <w:tc>
          <w:tcPr>
            <w:cnfStyle w:val="001000000000" w:firstRow="0" w:lastRow="0" w:firstColumn="1" w:lastColumn="0" w:oddVBand="0" w:evenVBand="0" w:oddHBand="0" w:evenHBand="0" w:firstRowFirstColumn="0" w:firstRowLastColumn="0" w:lastRowFirstColumn="0" w:lastRowLastColumn="0"/>
            <w:tcW w:w="2665" w:type="dxa"/>
          </w:tcPr>
          <w:p w14:paraId="7AAEBF8D"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Überwachtes Lernen</w:t>
            </w:r>
          </w:p>
        </w:tc>
        <w:tc>
          <w:tcPr>
            <w:tcW w:w="6236" w:type="dxa"/>
          </w:tcPr>
          <w:p w14:paraId="1CF773DE"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Bei überwachtem Lernen wird aus beschrifteten Daten eine Zuordnung von Daten zu Beschriftung gelernt, die dann auf weitere, unbeschriftete Daten angewendet werden kann.</w:t>
            </w:r>
          </w:p>
        </w:tc>
      </w:tr>
      <w:tr w:rsidR="001A7075" w:rsidRPr="001A7075" w14:paraId="268DFA8C" w14:textId="77777777" w:rsidTr="00F15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C7F555D"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Trainingsdaten</w:t>
            </w:r>
          </w:p>
        </w:tc>
        <w:tc>
          <w:tcPr>
            <w:tcW w:w="6236" w:type="dxa"/>
          </w:tcPr>
          <w:p w14:paraId="0BFA90B4"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Trainingsdaten sind Daten, die zur Erstellung eines mit überwachtem Lernen trainierten Modells herangezogen werden.</w:t>
            </w:r>
          </w:p>
        </w:tc>
      </w:tr>
      <w:tr w:rsidR="001A7075" w:rsidRPr="001A7075" w14:paraId="713CE5A6" w14:textId="77777777" w:rsidTr="00F153B9">
        <w:tc>
          <w:tcPr>
            <w:cnfStyle w:val="001000000000" w:firstRow="0" w:lastRow="0" w:firstColumn="1" w:lastColumn="0" w:oddVBand="0" w:evenVBand="0" w:oddHBand="0" w:evenHBand="0" w:firstRowFirstColumn="0" w:firstRowLastColumn="0" w:lastRowFirstColumn="0" w:lastRowLastColumn="0"/>
            <w:tcW w:w="2665" w:type="dxa"/>
          </w:tcPr>
          <w:p w14:paraId="2FD18655"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Testdaten</w:t>
            </w:r>
          </w:p>
        </w:tc>
        <w:tc>
          <w:tcPr>
            <w:tcW w:w="6236" w:type="dxa"/>
          </w:tcPr>
          <w:p w14:paraId="141B2A92"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Testdaten werden genutzt, um zu beurteilen (zu „testen“), ob ein Modell zufriedenstellende Ergebnisse liefert. Sie sollten nicht Teil des Trainingsprozesses sein.</w:t>
            </w:r>
          </w:p>
        </w:tc>
      </w:tr>
      <w:tr w:rsidR="001A7075" w:rsidRPr="001A7075" w14:paraId="2CF7D523" w14:textId="77777777" w:rsidTr="00F15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842FD80"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Entscheidungsbaum</w:t>
            </w:r>
          </w:p>
        </w:tc>
        <w:tc>
          <w:tcPr>
            <w:tcW w:w="6236" w:type="dxa"/>
          </w:tcPr>
          <w:p w14:paraId="4D03FC6E" w14:textId="77777777" w:rsidR="007B31E8" w:rsidRPr="001A7075" w:rsidRDefault="007B31E8" w:rsidP="00F153B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Entscheidungsbäume stellen Entscheidungsregeln in einem geordneten und gerichteten Baum bestehend aus mehreren hierarchisch angeordneten Entscheidungen dar. Sie können im Fall von überwachtem Lernen auch automatisch aus Daten gelernt werden.</w:t>
            </w:r>
          </w:p>
        </w:tc>
      </w:tr>
      <w:tr w:rsidR="001A7075" w:rsidRPr="001A7075" w14:paraId="6A02DA56" w14:textId="77777777" w:rsidTr="00F153B9">
        <w:tc>
          <w:tcPr>
            <w:cnfStyle w:val="001000000000" w:firstRow="0" w:lastRow="0" w:firstColumn="1" w:lastColumn="0" w:oddVBand="0" w:evenVBand="0" w:oddHBand="0" w:evenHBand="0" w:firstRowFirstColumn="0" w:firstRowLastColumn="0" w:lastRowFirstColumn="0" w:lastRowLastColumn="0"/>
            <w:tcW w:w="2665" w:type="dxa"/>
          </w:tcPr>
          <w:p w14:paraId="3AB87D00" w14:textId="77777777" w:rsidR="007B31E8" w:rsidRPr="001A7075" w:rsidRDefault="007B31E8" w:rsidP="00F153B9">
            <w:pPr>
              <w:rPr>
                <w:rFonts w:asciiTheme="minorHAnsi" w:hAnsiTheme="minorHAnsi" w:cstheme="minorHAnsi"/>
                <w:color w:val="auto"/>
              </w:rPr>
            </w:pPr>
            <w:r w:rsidRPr="001A7075">
              <w:rPr>
                <w:rFonts w:asciiTheme="minorHAnsi" w:hAnsiTheme="minorHAnsi" w:cstheme="minorHAnsi"/>
                <w:color w:val="auto"/>
              </w:rPr>
              <w:t>Konfusionsmatrix</w:t>
            </w:r>
          </w:p>
        </w:tc>
        <w:tc>
          <w:tcPr>
            <w:tcW w:w="6236" w:type="dxa"/>
          </w:tcPr>
          <w:p w14:paraId="52A0484F" w14:textId="77777777" w:rsidR="007B31E8" w:rsidRPr="001A7075" w:rsidRDefault="007B31E8" w:rsidP="00F15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1A7075">
              <w:rPr>
                <w:rFonts w:asciiTheme="minorHAnsi" w:hAnsiTheme="minorHAnsi" w:cstheme="minorHAnsi"/>
                <w:color w:val="auto"/>
              </w:rPr>
              <w:t>Die Konfusionsmatrix ist eine Tabelle, in der die richtigen und falschen Vorhersagen eines Modells übersichtlich dargestellt werden.</w:t>
            </w:r>
          </w:p>
        </w:tc>
      </w:tr>
    </w:tbl>
    <w:p w14:paraId="7E35055E" w14:textId="43FF63D8" w:rsidR="00B47CBA" w:rsidRDefault="00B47CBA" w:rsidP="00B47CBA">
      <w:pPr>
        <w:rPr>
          <w:lang w:eastAsia="zh-CN"/>
        </w:rPr>
      </w:pPr>
      <w:bookmarkStart w:id="99" w:name="_Toc24112811"/>
      <w:bookmarkStart w:id="100" w:name="_Toc88152159"/>
      <w:bookmarkStart w:id="101" w:name="_Toc90281164"/>
      <w:bookmarkStart w:id="102" w:name="_Toc90283705"/>
      <w:bookmarkStart w:id="103" w:name="_Toc90297969"/>
      <w:bookmarkStart w:id="104" w:name="_Toc90635453"/>
    </w:p>
    <w:p w14:paraId="37A62C9C" w14:textId="77777777" w:rsidR="00B47CBA" w:rsidRDefault="00B47CBA">
      <w:pPr>
        <w:spacing w:line="259" w:lineRule="auto"/>
        <w:rPr>
          <w:lang w:eastAsia="zh-CN"/>
        </w:rPr>
      </w:pPr>
      <w:r>
        <w:rPr>
          <w:lang w:eastAsia="zh-CN"/>
        </w:rPr>
        <w:br w:type="page"/>
      </w:r>
    </w:p>
    <w:p w14:paraId="402414F5" w14:textId="0F45A76F" w:rsidR="00605030" w:rsidRPr="005A6220" w:rsidRDefault="00605030" w:rsidP="00DB64B1">
      <w:pPr>
        <w:keepNext/>
        <w:keepLines/>
        <w:numPr>
          <w:ilvl w:val="0"/>
          <w:numId w:val="24"/>
        </w:numPr>
        <w:spacing w:before="760" w:line="240" w:lineRule="auto"/>
        <w:outlineLvl w:val="0"/>
        <w:rPr>
          <w:rFonts w:asciiTheme="minorHAnsi" w:eastAsia="helvetica neue" w:hAnsiTheme="minorHAnsi" w:cstheme="minorHAnsi"/>
          <w:b/>
          <w:color w:val="000000"/>
          <w:sz w:val="28"/>
          <w:szCs w:val="28"/>
          <w:lang w:eastAsia="zh-CN"/>
        </w:rPr>
      </w:pPr>
      <w:r w:rsidRPr="005A6220">
        <w:rPr>
          <w:rFonts w:asciiTheme="minorHAnsi" w:eastAsia="helvetica neue" w:hAnsiTheme="minorHAnsi" w:cstheme="minorHAnsi"/>
          <w:b/>
          <w:color w:val="000000"/>
          <w:sz w:val="28"/>
          <w:szCs w:val="28"/>
          <w:lang w:eastAsia="zh-CN"/>
        </w:rPr>
        <w:lastRenderedPageBreak/>
        <w:t>F</w:t>
      </w:r>
      <w:bookmarkEnd w:id="99"/>
      <w:r w:rsidRPr="005A6220">
        <w:rPr>
          <w:rFonts w:asciiTheme="minorHAnsi" w:eastAsia="helvetica neue" w:hAnsiTheme="minorHAnsi" w:cstheme="minorHAnsi"/>
          <w:b/>
          <w:color w:val="000000"/>
          <w:sz w:val="28"/>
          <w:szCs w:val="28"/>
          <w:lang w:eastAsia="zh-CN"/>
        </w:rPr>
        <w:t>ragen, Feedback, Anregungen</w:t>
      </w:r>
      <w:bookmarkEnd w:id="100"/>
      <w:bookmarkEnd w:id="101"/>
      <w:bookmarkEnd w:id="102"/>
      <w:bookmarkEnd w:id="103"/>
      <w:bookmarkEnd w:id="104"/>
    </w:p>
    <w:p w14:paraId="4344DCEF" w14:textId="77777777" w:rsidR="00605030" w:rsidRPr="004E7A42" w:rsidRDefault="00605030" w:rsidP="00605030">
      <w:pPr>
        <w:spacing w:before="240"/>
        <w:rPr>
          <w:rFonts w:asciiTheme="minorHAnsi" w:eastAsia="helvetica neue" w:hAnsiTheme="minorHAnsi" w:cstheme="minorHAnsi"/>
          <w:bCs w:val="0"/>
          <w:szCs w:val="21"/>
          <w:lang w:eastAsia="zh-CN"/>
        </w:rPr>
      </w:pPr>
      <w:r w:rsidRPr="004E7A42">
        <w:rPr>
          <w:rFonts w:asciiTheme="minorHAnsi" w:eastAsia="helvetica neue" w:hAnsiTheme="minorHAnsi" w:cstheme="minorHAnsi"/>
          <w:bCs w:val="0"/>
          <w:szCs w:val="21"/>
          <w:lang w:eastAsia="zh-CN"/>
        </w:rPr>
        <w:t>Sie haben das Modul ausprobiert und nun Fragen, Anregungen oder Feedback für uns? Darüber freuen wir uns, denn mit Ihren Erfahrungen können wir Schritt für Schritt einen FAQ (</w:t>
      </w:r>
      <w:proofErr w:type="spellStart"/>
      <w:r w:rsidRPr="004E7A42">
        <w:rPr>
          <w:rFonts w:asciiTheme="minorHAnsi" w:eastAsia="helvetica neue" w:hAnsiTheme="minorHAnsi" w:cstheme="minorHAnsi"/>
          <w:bCs w:val="0"/>
          <w:szCs w:val="21"/>
          <w:lang w:eastAsia="zh-CN"/>
        </w:rPr>
        <w:t>Frequently</w:t>
      </w:r>
      <w:proofErr w:type="spellEnd"/>
      <w:r w:rsidRPr="004E7A42">
        <w:rPr>
          <w:rFonts w:asciiTheme="minorHAnsi" w:eastAsia="helvetica neue" w:hAnsiTheme="minorHAnsi" w:cstheme="minorHAnsi"/>
          <w:bCs w:val="0"/>
          <w:szCs w:val="21"/>
          <w:lang w:eastAsia="zh-CN"/>
        </w:rPr>
        <w:t xml:space="preserve"> </w:t>
      </w:r>
      <w:proofErr w:type="spellStart"/>
      <w:r w:rsidRPr="004E7A42">
        <w:rPr>
          <w:rFonts w:asciiTheme="minorHAnsi" w:eastAsia="helvetica neue" w:hAnsiTheme="minorHAnsi" w:cstheme="minorHAnsi"/>
          <w:bCs w:val="0"/>
          <w:szCs w:val="21"/>
          <w:lang w:eastAsia="zh-CN"/>
        </w:rPr>
        <w:t>Asked</w:t>
      </w:r>
      <w:proofErr w:type="spellEnd"/>
      <w:r w:rsidRPr="004E7A42">
        <w:rPr>
          <w:rFonts w:asciiTheme="minorHAnsi" w:eastAsia="helvetica neue" w:hAnsiTheme="minorHAnsi" w:cstheme="minorHAnsi"/>
          <w:bCs w:val="0"/>
          <w:szCs w:val="21"/>
          <w:lang w:eastAsia="zh-CN"/>
        </w:rPr>
        <w:t xml:space="preserve"> Questions) für die neuen KI-Module aufbauen oder die Module </w:t>
      </w:r>
      <w:proofErr w:type="gramStart"/>
      <w:r w:rsidRPr="004E7A42">
        <w:rPr>
          <w:rFonts w:asciiTheme="minorHAnsi" w:eastAsia="helvetica neue" w:hAnsiTheme="minorHAnsi" w:cstheme="minorHAnsi"/>
          <w:bCs w:val="0"/>
          <w:szCs w:val="21"/>
          <w:lang w:eastAsia="zh-CN"/>
        </w:rPr>
        <w:t>weiter entwickeln</w:t>
      </w:r>
      <w:proofErr w:type="gramEnd"/>
      <w:r w:rsidRPr="004E7A42">
        <w:rPr>
          <w:rFonts w:asciiTheme="minorHAnsi" w:eastAsia="helvetica neue" w:hAnsiTheme="minorHAnsi" w:cstheme="minorHAnsi"/>
          <w:bCs w:val="0"/>
          <w:szCs w:val="21"/>
          <w:lang w:eastAsia="zh-CN"/>
        </w:rPr>
        <w:t xml:space="preserve">. </w:t>
      </w:r>
    </w:p>
    <w:p w14:paraId="43DCA62C" w14:textId="074F1600" w:rsidR="00605030" w:rsidRPr="004E7A42" w:rsidRDefault="00605030" w:rsidP="00605030">
      <w:pPr>
        <w:spacing w:before="240"/>
        <w:rPr>
          <w:rFonts w:asciiTheme="minorHAnsi" w:eastAsia="helvetica neue" w:hAnsiTheme="minorHAnsi" w:cstheme="minorHAnsi"/>
          <w:bCs w:val="0"/>
          <w:szCs w:val="21"/>
          <w:lang w:eastAsia="zh-CN"/>
        </w:rPr>
      </w:pPr>
      <w:r w:rsidRPr="004E7A42">
        <w:rPr>
          <w:rFonts w:asciiTheme="minorHAnsi" w:eastAsia="helvetica neue" w:hAnsiTheme="minorHAnsi" w:cstheme="minorHAnsi"/>
          <w:bCs w:val="0"/>
          <w:szCs w:val="21"/>
          <w:lang w:eastAsia="zh-CN"/>
        </w:rPr>
        <w:t xml:space="preserve">Bitte füllen Sie folgende Umfrage über </w:t>
      </w:r>
      <w:proofErr w:type="spellStart"/>
      <w:r w:rsidRPr="004E7A42">
        <w:rPr>
          <w:rFonts w:asciiTheme="minorHAnsi" w:eastAsia="helvetica neue" w:hAnsiTheme="minorHAnsi" w:cstheme="minorHAnsi"/>
          <w:bCs w:val="0"/>
          <w:szCs w:val="21"/>
          <w:lang w:eastAsia="zh-CN"/>
        </w:rPr>
        <w:t>Surveymonkey</w:t>
      </w:r>
      <w:proofErr w:type="spellEnd"/>
      <w:r w:rsidRPr="004E7A42">
        <w:rPr>
          <w:rFonts w:asciiTheme="minorHAnsi" w:eastAsia="helvetica neue" w:hAnsiTheme="minorHAnsi" w:cstheme="minorHAnsi"/>
          <w:bCs w:val="0"/>
          <w:szCs w:val="21"/>
          <w:lang w:eastAsia="zh-CN"/>
        </w:rPr>
        <w:t xml:space="preserve"> aus: </w:t>
      </w:r>
      <w:hyperlink r:id="rId65" w:history="1">
        <w:r w:rsidRPr="005A6220">
          <w:rPr>
            <w:rStyle w:val="Hyperlink"/>
            <w:rFonts w:asciiTheme="minorHAnsi" w:hAnsiTheme="minorHAnsi" w:cstheme="minorHAnsi"/>
          </w:rPr>
          <w:t>https://bit.ly/3DQnqi8</w:t>
        </w:r>
      </w:hyperlink>
      <w:r w:rsidRPr="005A6220">
        <w:rPr>
          <w:rFonts w:asciiTheme="minorHAnsi" w:hAnsiTheme="minorHAnsi" w:cstheme="minorHAnsi"/>
        </w:rPr>
        <w:t xml:space="preserve"> </w:t>
      </w:r>
      <w:r w:rsidRPr="004E7A42">
        <w:rPr>
          <w:rFonts w:asciiTheme="minorHAnsi" w:eastAsia="helvetica neue" w:hAnsiTheme="minorHAnsi" w:cstheme="minorHAnsi"/>
          <w:bCs w:val="0"/>
          <w:szCs w:val="21"/>
          <w:lang w:eastAsia="zh-CN"/>
        </w:rPr>
        <w:t xml:space="preserve">über den folgenden QR-Code kommen Sie ebenfalls zur </w:t>
      </w:r>
      <w:proofErr w:type="spellStart"/>
      <w:r w:rsidRPr="004E7A42">
        <w:rPr>
          <w:rFonts w:asciiTheme="minorHAnsi" w:eastAsia="helvetica neue" w:hAnsiTheme="minorHAnsi" w:cstheme="minorHAnsi"/>
          <w:bCs w:val="0"/>
          <w:szCs w:val="21"/>
          <w:lang w:eastAsia="zh-CN"/>
        </w:rPr>
        <w:t>Surveymonkey</w:t>
      </w:r>
      <w:proofErr w:type="spellEnd"/>
      <w:r w:rsidRPr="004E7A42">
        <w:rPr>
          <w:rFonts w:asciiTheme="minorHAnsi" w:eastAsia="helvetica neue" w:hAnsiTheme="minorHAnsi" w:cstheme="minorHAnsi"/>
          <w:bCs w:val="0"/>
          <w:szCs w:val="21"/>
          <w:lang w:eastAsia="zh-CN"/>
        </w:rPr>
        <w:t>-Umfrage:</w:t>
      </w:r>
    </w:p>
    <w:p w14:paraId="02DFCEAA" w14:textId="1D78C46C" w:rsidR="00605030" w:rsidRPr="005A6220" w:rsidRDefault="00605030" w:rsidP="00605030">
      <w:pPr>
        <w:spacing w:before="240"/>
        <w:jc w:val="center"/>
        <w:rPr>
          <w:rFonts w:asciiTheme="minorHAnsi" w:eastAsia="helvetica neue" w:hAnsiTheme="minorHAnsi" w:cstheme="minorHAnsi"/>
          <w:bCs w:val="0"/>
          <w:szCs w:val="21"/>
          <w:lang w:val="en-US" w:eastAsia="zh-CN"/>
        </w:rPr>
      </w:pPr>
      <w:r w:rsidRPr="005A6220">
        <w:rPr>
          <w:rFonts w:asciiTheme="minorHAnsi" w:eastAsia="helvetica neue" w:hAnsiTheme="minorHAnsi" w:cstheme="minorHAnsi"/>
          <w:bCs w:val="0"/>
          <w:noProof/>
          <w:szCs w:val="21"/>
          <w:lang w:val="en-US" w:eastAsia="zh-CN"/>
        </w:rPr>
        <w:drawing>
          <wp:inline distT="0" distB="0" distL="0" distR="0" wp14:anchorId="3D14344F" wp14:editId="4BE76A0C">
            <wp:extent cx="1981200" cy="19812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66">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14:paraId="5F07F9B7" w14:textId="77777777" w:rsidR="00605030" w:rsidRPr="005A6220" w:rsidRDefault="00605030" w:rsidP="00605030">
      <w:pPr>
        <w:tabs>
          <w:tab w:val="left" w:pos="5029"/>
        </w:tabs>
        <w:rPr>
          <w:rFonts w:asciiTheme="minorHAnsi" w:eastAsia="Times New Roman" w:hAnsiTheme="minorHAnsi" w:cstheme="minorHAnsi"/>
          <w:color w:val="000000"/>
          <w:sz w:val="24"/>
          <w:szCs w:val="24"/>
        </w:rPr>
      </w:pPr>
      <w:r w:rsidRPr="004E7A42">
        <w:rPr>
          <w:rFonts w:asciiTheme="minorHAnsi" w:eastAsia="helvetica neue" w:hAnsiTheme="minorHAnsi" w:cstheme="minorHAnsi"/>
          <w:bCs w:val="0"/>
          <w:szCs w:val="21"/>
          <w:lang w:eastAsia="zh-CN"/>
        </w:rPr>
        <w:t xml:space="preserve">Sie können sich auch gerne unter </w:t>
      </w:r>
      <w:hyperlink r:id="rId67" w:history="1">
        <w:r w:rsidRPr="004E7A42">
          <w:rPr>
            <w:rFonts w:asciiTheme="minorHAnsi" w:eastAsia="helvetica neue" w:hAnsiTheme="minorHAnsi" w:cstheme="minorHAnsi"/>
            <w:bCs w:val="0"/>
            <w:color w:val="0000FF"/>
            <w:szCs w:val="21"/>
            <w:u w:val="single"/>
            <w:lang w:eastAsia="zh-CN"/>
          </w:rPr>
          <w:t>bildung@wissensfabrik.de</w:t>
        </w:r>
      </w:hyperlink>
      <w:r w:rsidRPr="004E7A42">
        <w:rPr>
          <w:rFonts w:asciiTheme="minorHAnsi" w:eastAsia="helvetica neue" w:hAnsiTheme="minorHAnsi" w:cstheme="minorHAnsi"/>
          <w:bCs w:val="0"/>
          <w:szCs w:val="21"/>
          <w:lang w:eastAsia="zh-CN"/>
        </w:rPr>
        <w:t xml:space="preserve"> melden.</w:t>
      </w:r>
    </w:p>
    <w:p w14:paraId="01F148E2" w14:textId="77777777" w:rsidR="00222316" w:rsidRPr="005A6220" w:rsidRDefault="00222316" w:rsidP="00376A80">
      <w:pPr>
        <w:pBdr>
          <w:top w:val="none" w:sz="0" w:space="31" w:color="000000"/>
          <w:left w:val="none" w:sz="0" w:space="0" w:color="000000"/>
          <w:bottom w:val="none" w:sz="0" w:space="0" w:color="000000"/>
          <w:right w:val="none" w:sz="0" w:space="0" w:color="000000"/>
          <w:between w:val="none" w:sz="0" w:space="0" w:color="000000"/>
        </w:pBdr>
        <w:spacing w:line="240" w:lineRule="auto"/>
        <w:jc w:val="center"/>
        <w:rPr>
          <w:rFonts w:asciiTheme="minorHAnsi" w:eastAsia="Times New Roman" w:hAnsiTheme="minorHAnsi" w:cstheme="minorHAnsi"/>
          <w:color w:val="000000"/>
          <w:sz w:val="24"/>
          <w:szCs w:val="24"/>
        </w:rPr>
      </w:pPr>
    </w:p>
    <w:sectPr w:rsidR="00222316" w:rsidRPr="005A6220" w:rsidSect="00EA191D">
      <w:headerReference w:type="default" r:id="rId68"/>
      <w:footerReference w:type="default" r:id="rId69"/>
      <w:pgSz w:w="11906" w:h="16838"/>
      <w:pgMar w:top="1134" w:right="1531" w:bottom="709" w:left="1531"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Imke Endjer" w:date="2023-02-22T11:21:00Z" w:initials="IE">
    <w:p w14:paraId="6CBE5CC1" w14:textId="77777777" w:rsidR="00C9294A" w:rsidRDefault="00C9294A" w:rsidP="007926BA">
      <w:pPr>
        <w:pStyle w:val="Kommentartext"/>
      </w:pPr>
      <w:r>
        <w:rPr>
          <w:rStyle w:val="Kommentarzeichen"/>
        </w:rPr>
        <w:annotationRef/>
      </w:r>
      <w:r>
        <w:t>Sollte hier nicht die Ziele aus dem One-Pager definiert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BE5C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0791F" w16cex:dateUtc="2023-02-22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BE5CC1" w16cid:durableId="27A079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8E674" w14:textId="77777777" w:rsidR="00BC2FA3" w:rsidRDefault="00BC2FA3">
      <w:r>
        <w:separator/>
      </w:r>
    </w:p>
  </w:endnote>
  <w:endnote w:type="continuationSeparator" w:id="0">
    <w:p w14:paraId="39481F18" w14:textId="77777777" w:rsidR="00BC2FA3" w:rsidRDefault="00BC2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65">
    <w:altName w:val="Arial"/>
    <w:charset w:val="00"/>
    <w:family w:val="auto"/>
    <w:pitch w:val="variable"/>
    <w:sig w:usb0="E00002FF" w:usb1="5000785B" w:usb2="00000000" w:usb3="00000000" w:csb0="0000019F" w:csb1="00000000"/>
  </w:font>
  <w:font w:name="helvetica neue">
    <w:altName w:val="Arial"/>
    <w:charset w:val="00"/>
    <w:family w:val="auto"/>
    <w:pitch w:val="default"/>
  </w:font>
  <w:font w:name="Helvetica 55">
    <w:altName w:val="Arial"/>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mo">
    <w:altName w:val="Calibri"/>
    <w:charset w:val="00"/>
    <w:family w:val="auto"/>
    <w:pitch w:val="default"/>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95ED3" w14:textId="22EB1645" w:rsidR="0033573F"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640320" behindDoc="0" locked="0" layoutInCell="1" allowOverlap="1" wp14:anchorId="47379E9B" wp14:editId="45A4D513">
              <wp:simplePos x="0" y="0"/>
              <wp:positionH relativeFrom="column">
                <wp:posOffset>3972697</wp:posOffset>
              </wp:positionH>
              <wp:positionV relativeFrom="paragraph">
                <wp:posOffset>-3322275</wp:posOffset>
              </wp:positionV>
              <wp:extent cx="4405720" cy="328930"/>
              <wp:effectExtent l="0" t="0" r="13970" b="13970"/>
              <wp:wrapNone/>
              <wp:docPr id="6" name="Rechteck 6"/>
              <wp:cNvGraphicFramePr/>
              <a:graphic xmlns:a="http://schemas.openxmlformats.org/drawingml/2006/main">
                <a:graphicData uri="http://schemas.microsoft.com/office/word/2010/wordprocessingShape">
                  <wps:wsp>
                    <wps:cNvSpPr/>
                    <wps:spPr bwMode="auto">
                      <a:xfrm rot="16199998">
                        <a:off x="0" y="0"/>
                        <a:ext cx="4405720" cy="328930"/>
                      </a:xfrm>
                      <a:prstGeom prst="rect">
                        <a:avLst/>
                      </a:prstGeom>
                      <a:solidFill>
                        <a:srgbClr val="FFFFFF"/>
                      </a:solidFill>
                      <a:ln w="9525">
                        <a:noFill/>
                        <a:miter lim="800000"/>
                        <a:headEnd/>
                        <a:tailEnd/>
                      </a:ln>
                    </wps:spPr>
                    <wps:txbx>
                      <w:txbxContent>
                        <w:p w14:paraId="00AB7279"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772F568" w14:textId="20553A54" w:rsidR="0033573F" w:rsidRPr="004E3427" w:rsidRDefault="0033573F">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47379E9B" id="Rechteck 6" o:spid="_x0000_s1028" style="position:absolute;margin-left:312.8pt;margin-top:-261.6pt;width:346.9pt;height:25.9pt;rotation:-5898242fd;z-index:25164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" stroked="f">
              <v:textbox>
                <w:txbxContent>
                  <w:p w14:paraId="00AB7279"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772F568" w14:textId="20553A54" w:rsidR="0033573F" w:rsidRPr="004E3427" w:rsidRDefault="0033573F">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641344" behindDoc="0" locked="0" layoutInCell="1" allowOverlap="1" wp14:anchorId="2FC214C2" wp14:editId="5F8F0368">
          <wp:simplePos x="0" y="0"/>
          <wp:positionH relativeFrom="column">
            <wp:posOffset>5845558</wp:posOffset>
          </wp:positionH>
          <wp:positionV relativeFrom="paragraph">
            <wp:posOffset>-746785</wp:posOffset>
          </wp:positionV>
          <wp:extent cx="647750" cy="146050"/>
          <wp:effectExtent l="3175" t="15875" r="3175" b="3175"/>
          <wp:wrapNone/>
          <wp:docPr id="8"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440778" w:rsidRPr="00C140D3">
      <w:rPr>
        <w:noProof/>
        <w:sz w:val="8"/>
      </w:rPr>
      <mc:AlternateContent>
        <mc:Choice Requires="wps">
          <w:drawing>
            <wp:anchor distT="0" distB="0" distL="114300" distR="114300" simplePos="0" relativeHeight="251720704" behindDoc="0" locked="0" layoutInCell="1" allowOverlap="1" wp14:anchorId="7EE8DA28" wp14:editId="003D06AD">
              <wp:simplePos x="0" y="0"/>
              <wp:positionH relativeFrom="column">
                <wp:posOffset>0</wp:posOffset>
              </wp:positionH>
              <wp:positionV relativeFrom="paragraph">
                <wp:posOffset>-133350</wp:posOffset>
              </wp:positionV>
              <wp:extent cx="5605200" cy="0"/>
              <wp:effectExtent l="0" t="19050" r="33655" b="19050"/>
              <wp:wrapNone/>
              <wp:docPr id="31"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0495F59" id="Gerade Verbindung 7"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33573F">
      <w:rPr>
        <w:sz w:val="6"/>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33573F">
      <w:rPr>
        <w:i/>
        <w:sz w:val="18"/>
      </w:rPr>
      <w:tab/>
    </w:r>
    <w:r w:rsidR="0033573F">
      <w:rPr>
        <w:sz w:val="18"/>
      </w:rPr>
      <w:t xml:space="preserve">Seite </w:t>
    </w:r>
    <w:r w:rsidR="0033573F">
      <w:rPr>
        <w:bCs w:val="0"/>
        <w:sz w:val="18"/>
      </w:rPr>
      <w:fldChar w:fldCharType="begin"/>
    </w:r>
    <w:r w:rsidR="0033573F">
      <w:rPr>
        <w:sz w:val="18"/>
      </w:rPr>
      <w:instrText>PAGE  \* Arabic  \* MERGEFORMAT</w:instrText>
    </w:r>
    <w:r w:rsidR="0033573F">
      <w:rPr>
        <w:bCs w:val="0"/>
        <w:sz w:val="18"/>
      </w:rPr>
      <w:fldChar w:fldCharType="separate"/>
    </w:r>
    <w:r w:rsidR="0033573F">
      <w:rPr>
        <w:sz w:val="18"/>
      </w:rPr>
      <w:t>2</w:t>
    </w:r>
    <w:r w:rsidR="0033573F">
      <w:rPr>
        <w:bCs w:val="0"/>
        <w:sz w:val="18"/>
      </w:rPr>
      <w:fldChar w:fldCharType="end"/>
    </w:r>
    <w:r w:rsidR="0033573F">
      <w:rPr>
        <w:sz w:val="18"/>
      </w:rPr>
      <w:t xml:space="preserve"> von </w:t>
    </w:r>
    <w:r w:rsidR="0033573F">
      <w:rPr>
        <w:sz w:val="18"/>
      </w:rPr>
      <w:fldChar w:fldCharType="begin"/>
    </w:r>
    <w:r w:rsidR="0033573F">
      <w:rPr>
        <w:sz w:val="18"/>
      </w:rPr>
      <w:instrText>NUMPAGES  \* Arabic  \* MERGEFORMAT</w:instrText>
    </w:r>
    <w:r w:rsidR="0033573F">
      <w:rPr>
        <w:sz w:val="18"/>
      </w:rPr>
      <w:fldChar w:fldCharType="separate"/>
    </w:r>
    <w:r w:rsidR="0033573F">
      <w:rPr>
        <w:sz w:val="18"/>
      </w:rPr>
      <w:t>16</w:t>
    </w:r>
    <w:r w:rsidR="0033573F">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7C0C" w14:textId="25FD50C2" w:rsidR="00A3179A" w:rsidRDefault="00A3179A">
    <w:pPr>
      <w:pStyle w:val="Fuzeile"/>
      <w:tabs>
        <w:tab w:val="clear" w:pos="4536"/>
        <w:tab w:val="clear" w:pos="9072"/>
        <w:tab w:val="left" w:pos="5103"/>
      </w:tabs>
      <w:rPr>
        <w:sz w:val="18"/>
        <w:szCs w:val="18"/>
      </w:rPr>
    </w:pPr>
    <w:bookmarkStart w:id="64" w:name="_Hlk58245454"/>
    <w:bookmarkStart w:id="65" w:name="_Hlk58245455"/>
    <w:r w:rsidRPr="00780D18">
      <w:rPr>
        <w:noProof/>
      </w:rPr>
      <w:drawing>
        <wp:anchor distT="0" distB="0" distL="114300" distR="114300" simplePos="0" relativeHeight="251727872" behindDoc="1" locked="0" layoutInCell="1" allowOverlap="1" wp14:anchorId="00AB99F1" wp14:editId="397ACAAB">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57"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573F">
      <w:rPr>
        <w:sz w:val="18"/>
        <w:szCs w:val="18"/>
      </w:rPr>
      <w:t>Eine Entwicklung in Kooperation von:</w:t>
    </w:r>
  </w:p>
  <w:p w14:paraId="735FA5F1" w14:textId="5B730BA4" w:rsidR="00A3179A" w:rsidRDefault="004E7A42">
    <w:pPr>
      <w:pStyle w:val="Fuzeile"/>
      <w:tabs>
        <w:tab w:val="clear" w:pos="4536"/>
        <w:tab w:val="clear" w:pos="9072"/>
        <w:tab w:val="left" w:pos="5103"/>
      </w:tabs>
      <w:rPr>
        <w:sz w:val="18"/>
        <w:szCs w:val="18"/>
      </w:rPr>
    </w:pPr>
    <w:r>
      <w:rPr>
        <w:noProof/>
      </w:rPr>
      <w:drawing>
        <wp:anchor distT="0" distB="0" distL="114300" distR="114300" simplePos="0" relativeHeight="251804672" behindDoc="0" locked="0" layoutInCell="1" allowOverlap="1" wp14:anchorId="4D88D3F2" wp14:editId="31B9A64F">
          <wp:simplePos x="0" y="0"/>
          <wp:positionH relativeFrom="margin">
            <wp:posOffset>2581275</wp:posOffset>
          </wp:positionH>
          <wp:positionV relativeFrom="paragraph">
            <wp:posOffset>15875</wp:posOffset>
          </wp:positionV>
          <wp:extent cx="501015" cy="5715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50101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0D18">
      <w:rPr>
        <w:noProof/>
      </w:rPr>
      <w:drawing>
        <wp:anchor distT="0" distB="0" distL="114300" distR="114300" simplePos="0" relativeHeight="251726848" behindDoc="0" locked="0" layoutInCell="1" allowOverlap="1" wp14:anchorId="4F17308B" wp14:editId="48F7CF92">
          <wp:simplePos x="0" y="0"/>
          <wp:positionH relativeFrom="margin">
            <wp:posOffset>3493135</wp:posOffset>
          </wp:positionH>
          <wp:positionV relativeFrom="page">
            <wp:posOffset>9470390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60"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3"/>
                  <a:stretch/>
                </pic:blipFill>
                <pic:spPr bwMode="auto">
                  <a:xfrm>
                    <a:off x="0" y="0"/>
                    <a:ext cx="2167890" cy="628650"/>
                  </a:xfrm>
                  <a:prstGeom prst="rect">
                    <a:avLst/>
                  </a:prstGeom>
                  <a:noFill/>
                  <a:ln>
                    <a:noFill/>
                  </a:ln>
                </pic:spPr>
              </pic:pic>
            </a:graphicData>
          </a:graphic>
          <wp14:sizeRelH relativeFrom="margin">
            <wp14:pctWidth>0</wp14:pctWidth>
          </wp14:sizeRelH>
        </wp:anchor>
      </w:drawing>
    </w:r>
    <w:r w:rsidR="00763C52">
      <w:rPr>
        <w:noProof/>
      </w:rPr>
      <w:drawing>
        <wp:anchor distT="0" distB="0" distL="114300" distR="114300" simplePos="0" relativeHeight="251802624" behindDoc="1" locked="0" layoutInCell="1" allowOverlap="1" wp14:anchorId="10BDE5B3" wp14:editId="4A4C6A75">
          <wp:simplePos x="0" y="0"/>
          <wp:positionH relativeFrom="margin">
            <wp:posOffset>-13335</wp:posOffset>
          </wp:positionH>
          <wp:positionV relativeFrom="paragraph">
            <wp:posOffset>121920</wp:posOffset>
          </wp:positionV>
          <wp:extent cx="1822450" cy="486410"/>
          <wp:effectExtent l="0" t="0" r="6350" b="889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4">
                    <a:extLst>
                      <a:ext uri="{28A0092B-C50C-407E-A947-70E740481C1C}">
                        <a14:useLocalDpi xmlns:a14="http://schemas.microsoft.com/office/drawing/2010/main" val="0"/>
                      </a:ext>
                    </a:extLst>
                  </a:blip>
                  <a:stretch>
                    <a:fillRect/>
                  </a:stretch>
                </pic:blipFill>
                <pic:spPr>
                  <a:xfrm>
                    <a:off x="0" y="0"/>
                    <a:ext cx="1822450" cy="486410"/>
                  </a:xfrm>
                  <a:prstGeom prst="rect">
                    <a:avLst/>
                  </a:prstGeom>
                </pic:spPr>
              </pic:pic>
            </a:graphicData>
          </a:graphic>
        </wp:anchor>
      </w:drawing>
    </w:r>
  </w:p>
  <w:p w14:paraId="1B1D64E4" w14:textId="4A69E2FF" w:rsidR="0033573F" w:rsidRDefault="0033573F">
    <w:pPr>
      <w:pStyle w:val="Fuzeile"/>
      <w:tabs>
        <w:tab w:val="clear" w:pos="4536"/>
        <w:tab w:val="clear" w:pos="9072"/>
        <w:tab w:val="left" w:pos="5103"/>
      </w:tabs>
      <w:rPr>
        <w:sz w:val="18"/>
        <w:szCs w:val="18"/>
      </w:rPr>
    </w:pPr>
    <w:r>
      <w:rPr>
        <w:sz w:val="18"/>
        <w:szCs w:val="18"/>
      </w:rPr>
      <w:tab/>
    </w:r>
  </w:p>
  <w:p w14:paraId="0C6D244F" w14:textId="3081AB7C" w:rsidR="0033573F" w:rsidRDefault="0033573F">
    <w:pPr>
      <w:pStyle w:val="Fuzeile"/>
      <w:tabs>
        <w:tab w:val="clear" w:pos="4536"/>
        <w:tab w:val="clear" w:pos="9072"/>
        <w:tab w:val="right" w:pos="4395"/>
        <w:tab w:val="left" w:pos="5103"/>
      </w:tabs>
    </w:pPr>
    <w:r>
      <w:t xml:space="preserve">                  </w:t>
    </w:r>
    <w:r>
      <w:tab/>
    </w:r>
    <w:r>
      <w:tab/>
      <w:t xml:space="preserve">         </w:t>
    </w:r>
  </w:p>
  <w:bookmarkEnd w:id="64"/>
  <w:bookmarkEnd w:id="65"/>
  <w:p w14:paraId="52169E8C" w14:textId="3970E044" w:rsidR="0033573F" w:rsidRDefault="0033573F" w:rsidP="00763C52">
    <w:pPr>
      <w:pStyle w:val="Fuzeile"/>
      <w:tabs>
        <w:tab w:val="clear" w:pos="4536"/>
        <w:tab w:val="clear" w:pos="9072"/>
        <w:tab w:val="right" w:pos="3261"/>
        <w:tab w:val="left" w:pos="5387"/>
      </w:tabs>
      <w:ind w:firstLine="709"/>
    </w:pPr>
  </w:p>
  <w:p w14:paraId="085108AA" w14:textId="754EAFAE" w:rsidR="0033573F" w:rsidRDefault="00A3179A">
    <w:pPr>
      <w:pStyle w:val="Fuzeile"/>
    </w:pPr>
    <w:r>
      <w:rPr>
        <w:noProof/>
        <w:vertAlign w:val="subscript"/>
      </w:rPr>
      <mc:AlternateContent>
        <mc:Choice Requires="wps">
          <w:drawing>
            <wp:anchor distT="0" distB="0" distL="114300" distR="114300" simplePos="0" relativeHeight="251718656" behindDoc="0" locked="0" layoutInCell="1" allowOverlap="1" wp14:anchorId="5091E553" wp14:editId="3F532A5C">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10"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0EFF81" id="Gerade Verbindung 26" o:spid="_x0000_s1026" style="position:absolute;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" strokecolor="#f5a700" strokeweight="2.5pt">
              <w10:wrap type="through" anchorx="page"/>
            </v:line>
          </w:pict>
        </mc:Fallback>
      </mc:AlternateContent>
    </w:r>
  </w:p>
  <w:p w14:paraId="27C60B7F" w14:textId="78A648A1" w:rsidR="0033573F" w:rsidRDefault="0033573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588D" w14:textId="0A55E58E" w:rsidR="0033573F" w:rsidRDefault="00763C52">
    <w:pPr>
      <w:pStyle w:val="Kopfzeile"/>
      <w:tabs>
        <w:tab w:val="clear" w:pos="4536"/>
        <w:tab w:val="clear" w:pos="9072"/>
        <w:tab w:val="center" w:pos="7371"/>
        <w:tab w:val="right" w:pos="13467"/>
      </w:tabs>
      <w:ind w:right="-2637" w:firstLine="993"/>
      <w:rPr>
        <w:i/>
        <w:sz w:val="18"/>
      </w:rPr>
    </w:pPr>
    <w:r>
      <w:rPr>
        <w:noProof/>
        <w:vertAlign w:val="subscript"/>
      </w:rPr>
      <mc:AlternateContent>
        <mc:Choice Requires="wps">
          <w:drawing>
            <wp:anchor distT="0" distB="0" distL="114300" distR="114300" simplePos="0" relativeHeight="251637248" behindDoc="0" locked="0" layoutInCell="1" allowOverlap="1" wp14:anchorId="540C9A1A" wp14:editId="5FA0CEFD">
              <wp:simplePos x="0" y="0"/>
              <wp:positionH relativeFrom="column">
                <wp:posOffset>7444240</wp:posOffset>
              </wp:positionH>
              <wp:positionV relativeFrom="paragraph">
                <wp:posOffset>-3284809</wp:posOffset>
              </wp:positionV>
              <wp:extent cx="4313193" cy="328930"/>
              <wp:effectExtent l="10795" t="8255" r="3175" b="3175"/>
              <wp:wrapNone/>
              <wp:docPr id="12" name="Rechteck 12"/>
              <wp:cNvGraphicFramePr/>
              <a:graphic xmlns:a="http://schemas.openxmlformats.org/drawingml/2006/main">
                <a:graphicData uri="http://schemas.microsoft.com/office/word/2010/wordprocessingShape">
                  <wps:wsp>
                    <wps:cNvSpPr/>
                    <wps:spPr bwMode="auto">
                      <a:xfrm rot="16199998">
                        <a:off x="0" y="0"/>
                        <a:ext cx="4313193" cy="328930"/>
                      </a:xfrm>
                      <a:prstGeom prst="rect">
                        <a:avLst/>
                      </a:prstGeom>
                      <a:solidFill>
                        <a:srgbClr val="FFFFFF"/>
                      </a:solidFill>
                      <a:ln w="9525">
                        <a:noFill/>
                        <a:miter lim="800000"/>
                        <a:headEnd/>
                        <a:tailEnd/>
                      </a:ln>
                    </wps:spPr>
                    <wps:txbx>
                      <w:txbxContent>
                        <w:p w14:paraId="054D2CC3"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0323645A" w14:textId="6677A54C" w:rsidR="0033573F" w:rsidRDefault="0033573F">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540C9A1A" id="Rechteck 12" o:spid="_x0000_s1029" style="position:absolute;left:0;text-align:left;margin-left:586.15pt;margin-top:-258.65pt;width:339.6pt;height:25.9pt;rotation:-5898242fd;z-index:25163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" stroked="f">
              <v:textbox>
                <w:txbxContent>
                  <w:p w14:paraId="054D2CC3"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0323645A" w14:textId="6677A54C" w:rsidR="0033573F" w:rsidRDefault="0033573F">
                    <w:pPr>
                      <w:spacing w:line="160" w:lineRule="exact"/>
                      <w:rPr>
                        <w:rFonts w:ascii="Helvetica 55" w:hAnsi="Helvetica 55"/>
                        <w:color w:val="A6A6A6"/>
                        <w:sz w:val="14"/>
                        <w:szCs w:val="14"/>
                      </w:rPr>
                    </w:pPr>
                  </w:p>
                </w:txbxContent>
              </v:textbox>
            </v:rect>
          </w:pict>
        </mc:Fallback>
      </mc:AlternateContent>
    </w:r>
    <w:r>
      <w:rPr>
        <w:noProof/>
        <w:vertAlign w:val="subscript"/>
      </w:rPr>
      <w:drawing>
        <wp:anchor distT="0" distB="0" distL="114300" distR="114300" simplePos="0" relativeHeight="251638272" behindDoc="0" locked="0" layoutInCell="1" allowOverlap="1" wp14:anchorId="1C543774" wp14:editId="3731A8D0">
          <wp:simplePos x="0" y="0"/>
          <wp:positionH relativeFrom="column">
            <wp:posOffset>9270741</wp:posOffset>
          </wp:positionH>
          <wp:positionV relativeFrom="paragraph">
            <wp:posOffset>-732542</wp:posOffset>
          </wp:positionV>
          <wp:extent cx="648000" cy="146106"/>
          <wp:effectExtent l="3175" t="15875" r="3175" b="3175"/>
          <wp:wrapNone/>
          <wp:docPr id="13"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34"/>
                  <pic:cNvPicPr preferRelativeResize="0">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8000" cy="146106"/>
                  </a:xfrm>
                  <a:prstGeom prst="rect">
                    <a:avLst/>
                  </a:prstGeom>
                  <a:noFill/>
                </pic:spPr>
              </pic:pic>
            </a:graphicData>
          </a:graphic>
        </wp:anchor>
      </w:drawing>
    </w:r>
    <w:r w:rsidR="00440778">
      <w:rPr>
        <w:noProof/>
        <w:vertAlign w:val="subscript"/>
      </w:rPr>
      <mc:AlternateContent>
        <mc:Choice Requires="wps">
          <w:drawing>
            <wp:anchor distT="0" distB="0" distL="114300" distR="114300" simplePos="0" relativeHeight="251722752" behindDoc="0" locked="0" layoutInCell="1" allowOverlap="1" wp14:anchorId="334A67EE" wp14:editId="1A4BB1C1">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23"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37AB9B" id="Gerade Verbindung 26" o:spid="_x0000_s1026" style="position:absolute;flip: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sidR="0033573F">
      <w:rPr>
        <w:sz w:val="6"/>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33573F">
      <w:rPr>
        <w:i/>
        <w:sz w:val="18"/>
      </w:rPr>
      <w:tab/>
    </w:r>
    <w:r w:rsidR="0033573F">
      <w:rPr>
        <w:sz w:val="18"/>
      </w:rPr>
      <w:t xml:space="preserve">Seite </w:t>
    </w:r>
    <w:r w:rsidR="0033573F">
      <w:rPr>
        <w:bCs w:val="0"/>
        <w:sz w:val="18"/>
      </w:rPr>
      <w:fldChar w:fldCharType="begin"/>
    </w:r>
    <w:r w:rsidR="0033573F">
      <w:rPr>
        <w:sz w:val="18"/>
      </w:rPr>
      <w:instrText>PAGE  \* Arabic  \* MERGEFORMAT</w:instrText>
    </w:r>
    <w:r w:rsidR="0033573F">
      <w:rPr>
        <w:bCs w:val="0"/>
        <w:sz w:val="18"/>
      </w:rPr>
      <w:fldChar w:fldCharType="separate"/>
    </w:r>
    <w:r w:rsidR="0033573F">
      <w:rPr>
        <w:sz w:val="18"/>
      </w:rPr>
      <w:t>11</w:t>
    </w:r>
    <w:r w:rsidR="0033573F">
      <w:rPr>
        <w:bCs w:val="0"/>
        <w:sz w:val="18"/>
      </w:rPr>
      <w:fldChar w:fldCharType="end"/>
    </w:r>
    <w:r w:rsidR="0033573F">
      <w:rPr>
        <w:sz w:val="18"/>
      </w:rPr>
      <w:t xml:space="preserve"> von </w:t>
    </w:r>
    <w:r w:rsidR="0033573F">
      <w:rPr>
        <w:sz w:val="18"/>
      </w:rPr>
      <w:fldChar w:fldCharType="begin"/>
    </w:r>
    <w:r w:rsidR="0033573F">
      <w:rPr>
        <w:sz w:val="18"/>
      </w:rPr>
      <w:instrText>NUMPAGES  \* Arabic  \* MERGEFORMAT</w:instrText>
    </w:r>
    <w:r w:rsidR="0033573F">
      <w:rPr>
        <w:sz w:val="18"/>
      </w:rPr>
      <w:fldChar w:fldCharType="separate"/>
    </w:r>
    <w:r w:rsidR="0033573F">
      <w:rPr>
        <w:sz w:val="18"/>
      </w:rPr>
      <w:t>16</w:t>
    </w:r>
    <w:r w:rsidR="0033573F">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4CD3" w14:textId="77777777" w:rsidR="0033573F" w:rsidRDefault="0033573F">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74D56" w14:textId="2C287FB8" w:rsidR="00C679E3"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46304" behindDoc="0" locked="0" layoutInCell="1" allowOverlap="1" wp14:anchorId="447BE849" wp14:editId="55D228A5">
              <wp:simplePos x="0" y="0"/>
              <wp:positionH relativeFrom="column">
                <wp:posOffset>3795804</wp:posOffset>
              </wp:positionH>
              <wp:positionV relativeFrom="paragraph">
                <wp:posOffset>-3499168</wp:posOffset>
              </wp:positionV>
              <wp:extent cx="4759506" cy="328930"/>
              <wp:effectExtent l="5398" t="13652" r="8572" b="8573"/>
              <wp:wrapNone/>
              <wp:docPr id="380" name="Rechteck 380"/>
              <wp:cNvGraphicFramePr/>
              <a:graphic xmlns:a="http://schemas.openxmlformats.org/drawingml/2006/main">
                <a:graphicData uri="http://schemas.microsoft.com/office/word/2010/wordprocessingShape">
                  <wps:wsp>
                    <wps:cNvSpPr/>
                    <wps:spPr bwMode="auto">
                      <a:xfrm rot="16199998">
                        <a:off x="0" y="0"/>
                        <a:ext cx="4759506" cy="328930"/>
                      </a:xfrm>
                      <a:prstGeom prst="rect">
                        <a:avLst/>
                      </a:prstGeom>
                      <a:solidFill>
                        <a:srgbClr val="FFFFFF"/>
                      </a:solidFill>
                      <a:ln w="9525">
                        <a:noFill/>
                        <a:miter lim="800000"/>
                        <a:headEnd/>
                        <a:tailEnd/>
                      </a:ln>
                    </wps:spPr>
                    <wps:txbx>
                      <w:txbxContent>
                        <w:p w14:paraId="13BEA494"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5538FA9" w14:textId="75D5522E" w:rsidR="00C679E3" w:rsidRPr="004E3427" w:rsidRDefault="00C679E3">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447BE849" id="Rechteck 380" o:spid="_x0000_s1030" style="position:absolute;margin-left:298.9pt;margin-top:-275.55pt;width:374.75pt;height:25.9pt;rotation:-5898242fd;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" stroked="f">
              <v:textbox>
                <w:txbxContent>
                  <w:p w14:paraId="13BEA494"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5538FA9" w14:textId="75D5522E" w:rsidR="00C679E3" w:rsidRPr="004E3427" w:rsidRDefault="00C679E3">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47328" behindDoc="0" locked="0" layoutInCell="1" allowOverlap="1" wp14:anchorId="28B8717D" wp14:editId="7A6E351A">
          <wp:simplePos x="0" y="0"/>
          <wp:positionH relativeFrom="column">
            <wp:posOffset>5845558</wp:posOffset>
          </wp:positionH>
          <wp:positionV relativeFrom="paragraph">
            <wp:posOffset>-746785</wp:posOffset>
          </wp:positionV>
          <wp:extent cx="647750" cy="146050"/>
          <wp:effectExtent l="3175" t="15875" r="3175" b="3175"/>
          <wp:wrapNone/>
          <wp:docPr id="38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C679E3" w:rsidRPr="00C140D3">
      <w:rPr>
        <w:noProof/>
        <w:sz w:val="8"/>
      </w:rPr>
      <mc:AlternateContent>
        <mc:Choice Requires="wps">
          <w:drawing>
            <wp:anchor distT="0" distB="0" distL="114300" distR="114300" simplePos="0" relativeHeight="251751424" behindDoc="0" locked="0" layoutInCell="1" allowOverlap="1" wp14:anchorId="67471849" wp14:editId="5326ED44">
              <wp:simplePos x="0" y="0"/>
              <wp:positionH relativeFrom="column">
                <wp:posOffset>0</wp:posOffset>
              </wp:positionH>
              <wp:positionV relativeFrom="paragraph">
                <wp:posOffset>-133350</wp:posOffset>
              </wp:positionV>
              <wp:extent cx="5605200" cy="0"/>
              <wp:effectExtent l="0" t="19050" r="33655" b="19050"/>
              <wp:wrapNone/>
              <wp:docPr id="378"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33F9789" id="Gerade Verbindung 7"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C679E3">
      <w:rPr>
        <w:i/>
        <w:sz w:val="18"/>
      </w:rPr>
      <w:tab/>
    </w:r>
    <w:r w:rsidR="00C679E3">
      <w:rPr>
        <w:sz w:val="18"/>
      </w:rPr>
      <w:t xml:space="preserve">Seite </w:t>
    </w:r>
    <w:r w:rsidR="00C679E3">
      <w:rPr>
        <w:bCs w:val="0"/>
        <w:sz w:val="18"/>
      </w:rPr>
      <w:fldChar w:fldCharType="begin"/>
    </w:r>
    <w:r w:rsidR="00C679E3">
      <w:rPr>
        <w:sz w:val="18"/>
      </w:rPr>
      <w:instrText>PAGE  \* Arabic  \* MERGEFORMAT</w:instrText>
    </w:r>
    <w:r w:rsidR="00C679E3">
      <w:rPr>
        <w:bCs w:val="0"/>
        <w:sz w:val="18"/>
      </w:rPr>
      <w:fldChar w:fldCharType="separate"/>
    </w:r>
    <w:r w:rsidR="00C679E3">
      <w:rPr>
        <w:sz w:val="18"/>
      </w:rPr>
      <w:t>2</w:t>
    </w:r>
    <w:r w:rsidR="00C679E3">
      <w:rPr>
        <w:bCs w:val="0"/>
        <w:sz w:val="18"/>
      </w:rPr>
      <w:fldChar w:fldCharType="end"/>
    </w:r>
    <w:r w:rsidR="00C679E3">
      <w:rPr>
        <w:sz w:val="18"/>
      </w:rPr>
      <w:t xml:space="preserve"> von </w:t>
    </w:r>
    <w:r w:rsidR="00C679E3">
      <w:rPr>
        <w:sz w:val="18"/>
      </w:rPr>
      <w:fldChar w:fldCharType="begin"/>
    </w:r>
    <w:r w:rsidR="00C679E3">
      <w:rPr>
        <w:sz w:val="18"/>
      </w:rPr>
      <w:instrText>NUMPAGES  \* Arabic  \* MERGEFORMAT</w:instrText>
    </w:r>
    <w:r w:rsidR="00C679E3">
      <w:rPr>
        <w:sz w:val="18"/>
      </w:rPr>
      <w:fldChar w:fldCharType="separate"/>
    </w:r>
    <w:r w:rsidR="00C679E3">
      <w:rPr>
        <w:sz w:val="18"/>
      </w:rPr>
      <w:t>16</w:t>
    </w:r>
    <w:r w:rsidR="00C679E3">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E7CE9" w14:textId="77777777" w:rsidR="00C679E3" w:rsidRDefault="00C679E3">
    <w:pPr>
      <w:pStyle w:val="Fuzeile"/>
      <w:tabs>
        <w:tab w:val="clear" w:pos="4536"/>
        <w:tab w:val="clear" w:pos="9072"/>
        <w:tab w:val="left" w:pos="5103"/>
      </w:tabs>
      <w:rPr>
        <w:sz w:val="18"/>
        <w:szCs w:val="18"/>
      </w:rPr>
    </w:pPr>
    <w:r w:rsidRPr="00780D18">
      <w:rPr>
        <w:noProof/>
      </w:rPr>
      <w:drawing>
        <wp:anchor distT="0" distB="0" distL="114300" distR="114300" simplePos="0" relativeHeight="251754496" behindDoc="1" locked="0" layoutInCell="1" allowOverlap="1" wp14:anchorId="70508BB4" wp14:editId="3EC5AFA5">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62"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0D18">
      <w:rPr>
        <w:noProof/>
      </w:rPr>
      <w:drawing>
        <wp:anchor distT="0" distB="0" distL="114300" distR="114300" simplePos="0" relativeHeight="251756544" behindDoc="1" locked="0" layoutInCell="1" allowOverlap="1" wp14:anchorId="3EF77985" wp14:editId="40F02D4D">
          <wp:simplePos x="0" y="0"/>
          <wp:positionH relativeFrom="column">
            <wp:posOffset>0</wp:posOffset>
          </wp:positionH>
          <wp:positionV relativeFrom="paragraph">
            <wp:posOffset>249555</wp:posOffset>
          </wp:positionV>
          <wp:extent cx="676275" cy="464185"/>
          <wp:effectExtent l="0" t="0" r="9525" b="0"/>
          <wp:wrapNone/>
          <wp:docPr id="6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
                    <a:extLst>
                      <a:ext uri="{28A0092B-C50C-407E-A947-70E740481C1C}">
                        <a14:useLocalDpi xmlns:a14="http://schemas.microsoft.com/office/drawing/2010/main" val="0"/>
                      </a:ext>
                    </a:extLst>
                  </a:blip>
                  <a:stretch/>
                </pic:blipFill>
                <pic:spPr bwMode="auto">
                  <a:xfrm>
                    <a:off x="0" y="0"/>
                    <a:ext cx="676275" cy="464185"/>
                  </a:xfrm>
                  <a:prstGeom prst="rect">
                    <a:avLst/>
                  </a:prstGeom>
                </pic:spPr>
              </pic:pic>
            </a:graphicData>
          </a:graphic>
        </wp:anchor>
      </w:drawing>
    </w:r>
    <w:r w:rsidRPr="00780D18">
      <w:rPr>
        <w:noProof/>
      </w:rPr>
      <w:drawing>
        <wp:anchor distT="0" distB="0" distL="114300" distR="114300" simplePos="0" relativeHeight="251755520" behindDoc="1" locked="0" layoutInCell="1" allowOverlap="1" wp14:anchorId="3F291AE2" wp14:editId="5906AD13">
          <wp:simplePos x="0" y="0"/>
          <wp:positionH relativeFrom="column">
            <wp:posOffset>1031875</wp:posOffset>
          </wp:positionH>
          <wp:positionV relativeFrom="paragraph">
            <wp:posOffset>191770</wp:posOffset>
          </wp:positionV>
          <wp:extent cx="785495" cy="508000"/>
          <wp:effectExtent l="0" t="0" r="0" b="6350"/>
          <wp:wrapTight wrapText="bothSides">
            <wp:wrapPolygon edited="1">
              <wp:start x="0" y="0"/>
              <wp:lineTo x="0" y="21060"/>
              <wp:lineTo x="20954" y="21060"/>
              <wp:lineTo x="20954" y="0"/>
              <wp:lineTo x="0" y="0"/>
            </wp:wrapPolygon>
          </wp:wrapTight>
          <wp:docPr id="320" name="Grafi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
                  <a:stretch/>
                </pic:blipFill>
                <pic:spPr bwMode="auto">
                  <a:xfrm>
                    <a:off x="0" y="0"/>
                    <a:ext cx="785495" cy="508000"/>
                  </a:xfrm>
                  <a:prstGeom prst="rect">
                    <a:avLst/>
                  </a:prstGeom>
                </pic:spPr>
              </pic:pic>
            </a:graphicData>
          </a:graphic>
        </wp:anchor>
      </w:drawing>
    </w:r>
    <w:r>
      <w:rPr>
        <w:sz w:val="18"/>
        <w:szCs w:val="18"/>
      </w:rPr>
      <w:t>Eine Entwicklung in Kooperation von:</w:t>
    </w:r>
  </w:p>
  <w:p w14:paraId="4E1AC16C" w14:textId="77777777" w:rsidR="00C679E3" w:rsidRDefault="00C679E3">
    <w:pPr>
      <w:pStyle w:val="Fuzeile"/>
      <w:tabs>
        <w:tab w:val="clear" w:pos="4536"/>
        <w:tab w:val="clear" w:pos="9072"/>
        <w:tab w:val="left" w:pos="5103"/>
      </w:tabs>
      <w:rPr>
        <w:sz w:val="18"/>
        <w:szCs w:val="18"/>
      </w:rPr>
    </w:pPr>
    <w:r w:rsidRPr="00780D18">
      <w:rPr>
        <w:noProof/>
      </w:rPr>
      <w:drawing>
        <wp:anchor distT="0" distB="0" distL="114300" distR="114300" simplePos="0" relativeHeight="251753472" behindDoc="0" locked="0" layoutInCell="1" allowOverlap="1" wp14:anchorId="42011ABF" wp14:editId="702AA464">
          <wp:simplePos x="0" y="0"/>
          <wp:positionH relativeFrom="margin">
            <wp:posOffset>1959610</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4"/>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737B30B6" w14:textId="77777777" w:rsidR="00C679E3" w:rsidRDefault="00C679E3">
    <w:pPr>
      <w:pStyle w:val="Fuzeile"/>
      <w:tabs>
        <w:tab w:val="clear" w:pos="4536"/>
        <w:tab w:val="clear" w:pos="9072"/>
        <w:tab w:val="left" w:pos="5103"/>
      </w:tabs>
      <w:rPr>
        <w:sz w:val="18"/>
        <w:szCs w:val="18"/>
      </w:rPr>
    </w:pPr>
    <w:r>
      <w:rPr>
        <w:sz w:val="18"/>
        <w:szCs w:val="18"/>
      </w:rPr>
      <w:tab/>
    </w:r>
  </w:p>
  <w:p w14:paraId="5808A635" w14:textId="77777777" w:rsidR="00C679E3" w:rsidRDefault="00C679E3">
    <w:pPr>
      <w:pStyle w:val="Fuzeile"/>
      <w:tabs>
        <w:tab w:val="clear" w:pos="4536"/>
        <w:tab w:val="clear" w:pos="9072"/>
        <w:tab w:val="right" w:pos="4395"/>
        <w:tab w:val="left" w:pos="5103"/>
      </w:tabs>
    </w:pPr>
    <w:r>
      <w:t xml:space="preserve">                  </w:t>
    </w:r>
    <w:r>
      <w:tab/>
    </w:r>
    <w:r>
      <w:tab/>
      <w:t xml:space="preserve">         </w:t>
    </w:r>
  </w:p>
  <w:p w14:paraId="5EDD3544" w14:textId="77777777" w:rsidR="00C679E3" w:rsidRDefault="00C679E3">
    <w:pPr>
      <w:pStyle w:val="Fuzeile"/>
      <w:tabs>
        <w:tab w:val="clear" w:pos="4536"/>
        <w:tab w:val="clear" w:pos="9072"/>
        <w:tab w:val="right" w:pos="3261"/>
        <w:tab w:val="left" w:pos="5387"/>
      </w:tabs>
    </w:pPr>
  </w:p>
  <w:p w14:paraId="67514EC3" w14:textId="77777777" w:rsidR="00C679E3" w:rsidRDefault="00C679E3">
    <w:pPr>
      <w:pStyle w:val="Fuzeile"/>
    </w:pPr>
    <w:r>
      <w:rPr>
        <w:noProof/>
        <w:vertAlign w:val="subscript"/>
      </w:rPr>
      <mc:AlternateContent>
        <mc:Choice Requires="wps">
          <w:drawing>
            <wp:anchor distT="0" distB="0" distL="114300" distR="114300" simplePos="0" relativeHeight="251750400" behindDoc="0" locked="0" layoutInCell="1" allowOverlap="1" wp14:anchorId="292C0D41" wp14:editId="2EF17F26">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383"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694A88" id="Gerade Verbindung 26" o:spid="_x0000_s1026" style="position:absolute;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" strokecolor="#f99d1c" strokeweight="2.5pt">
              <w10:wrap type="through" anchorx="page"/>
            </v:line>
          </w:pict>
        </mc:Fallback>
      </mc:AlternateContent>
    </w:r>
  </w:p>
  <w:p w14:paraId="35477F9C" w14:textId="77777777" w:rsidR="00C679E3" w:rsidRDefault="00C679E3">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35AB" w14:textId="0F3A4FD3" w:rsidR="00C679E3" w:rsidRDefault="003E7B5F">
    <w:pPr>
      <w:pStyle w:val="Kopfzeile"/>
      <w:tabs>
        <w:tab w:val="clear" w:pos="4536"/>
        <w:tab w:val="clear" w:pos="9072"/>
        <w:tab w:val="center" w:pos="7371"/>
        <w:tab w:val="right" w:pos="13467"/>
      </w:tabs>
      <w:ind w:right="-2637" w:firstLine="993"/>
      <w:rPr>
        <w:i/>
        <w:sz w:val="18"/>
      </w:rPr>
    </w:pPr>
    <w:r>
      <w:rPr>
        <w:noProof/>
        <w:vertAlign w:val="subscript"/>
      </w:rPr>
      <w:drawing>
        <wp:anchor distT="0" distB="0" distL="114300" distR="114300" simplePos="0" relativeHeight="251801600" behindDoc="0" locked="0" layoutInCell="1" allowOverlap="1" wp14:anchorId="4B150B59" wp14:editId="3B7F5FAF">
          <wp:simplePos x="0" y="0"/>
          <wp:positionH relativeFrom="column">
            <wp:posOffset>9378206</wp:posOffset>
          </wp:positionH>
          <wp:positionV relativeFrom="paragraph">
            <wp:posOffset>-752835</wp:posOffset>
          </wp:positionV>
          <wp:extent cx="647700" cy="146050"/>
          <wp:effectExtent l="3175" t="15875" r="3175" b="3175"/>
          <wp:wrapNone/>
          <wp:docPr id="32"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00" cy="146050"/>
                  </a:xfrm>
                  <a:prstGeom prst="rect">
                    <a:avLst/>
                  </a:prstGeom>
                  <a:noFill/>
                </pic:spPr>
              </pic:pic>
            </a:graphicData>
          </a:graphic>
        </wp:anchor>
      </w:drawing>
    </w:r>
    <w:r w:rsidR="00C679E3">
      <w:rPr>
        <w:noProof/>
        <w:vertAlign w:val="subscript"/>
      </w:rPr>
      <mc:AlternateContent>
        <mc:Choice Requires="wps">
          <w:drawing>
            <wp:anchor distT="0" distB="0" distL="114300" distR="114300" simplePos="0" relativeHeight="251752448" behindDoc="0" locked="0" layoutInCell="1" allowOverlap="1" wp14:anchorId="44E20F07" wp14:editId="72AEAFEB">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387"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E2F5D5" id="Gerade Verbindung 26" o:spid="_x0000_s1026" style="position:absolute;flip:y;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sidR="00C679E3">
      <w:rPr>
        <w:sz w:val="6"/>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C679E3">
      <w:rPr>
        <w:i/>
        <w:sz w:val="18"/>
      </w:rPr>
      <w:tab/>
    </w:r>
    <w:r w:rsidR="00C679E3">
      <w:rPr>
        <w:sz w:val="18"/>
      </w:rPr>
      <w:t xml:space="preserve">Seite </w:t>
    </w:r>
    <w:r w:rsidR="00C679E3">
      <w:rPr>
        <w:bCs w:val="0"/>
        <w:sz w:val="18"/>
      </w:rPr>
      <w:fldChar w:fldCharType="begin"/>
    </w:r>
    <w:r w:rsidR="00C679E3">
      <w:rPr>
        <w:sz w:val="18"/>
      </w:rPr>
      <w:instrText>PAGE  \* Arabic  \* MERGEFORMAT</w:instrText>
    </w:r>
    <w:r w:rsidR="00C679E3">
      <w:rPr>
        <w:bCs w:val="0"/>
        <w:sz w:val="18"/>
      </w:rPr>
      <w:fldChar w:fldCharType="separate"/>
    </w:r>
    <w:r w:rsidR="00C679E3">
      <w:rPr>
        <w:sz w:val="18"/>
      </w:rPr>
      <w:t>11</w:t>
    </w:r>
    <w:r w:rsidR="00C679E3">
      <w:rPr>
        <w:bCs w:val="0"/>
        <w:sz w:val="18"/>
      </w:rPr>
      <w:fldChar w:fldCharType="end"/>
    </w:r>
    <w:r w:rsidR="00C679E3">
      <w:rPr>
        <w:sz w:val="18"/>
      </w:rPr>
      <w:t xml:space="preserve"> von </w:t>
    </w:r>
    <w:r w:rsidR="00C679E3">
      <w:rPr>
        <w:sz w:val="18"/>
      </w:rPr>
      <w:fldChar w:fldCharType="begin"/>
    </w:r>
    <w:r w:rsidR="00C679E3">
      <w:rPr>
        <w:sz w:val="18"/>
      </w:rPr>
      <w:instrText>NUMPAGES  \* Arabic  \* MERGEFORMAT</w:instrText>
    </w:r>
    <w:r w:rsidR="00C679E3">
      <w:rPr>
        <w:sz w:val="18"/>
      </w:rPr>
      <w:fldChar w:fldCharType="separate"/>
    </w:r>
    <w:r w:rsidR="00C679E3">
      <w:rPr>
        <w:sz w:val="18"/>
      </w:rPr>
      <w:t>16</w:t>
    </w:r>
    <w:r w:rsidR="00C679E3">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1F7DC" w14:textId="77777777" w:rsidR="00C679E3" w:rsidRDefault="00C679E3">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B15A1" w14:textId="7A53E4DA" w:rsidR="007B31E8"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62688" behindDoc="0" locked="0" layoutInCell="1" allowOverlap="1" wp14:anchorId="46175FB4" wp14:editId="3B3B33D4">
              <wp:simplePos x="0" y="0"/>
              <wp:positionH relativeFrom="column">
                <wp:posOffset>3967480</wp:posOffset>
              </wp:positionH>
              <wp:positionV relativeFrom="paragraph">
                <wp:posOffset>-3322955</wp:posOffset>
              </wp:positionV>
              <wp:extent cx="4404360" cy="328930"/>
              <wp:effectExtent l="18415" t="635" r="14605" b="14605"/>
              <wp:wrapNone/>
              <wp:docPr id="405" name="Rechteck 405"/>
              <wp:cNvGraphicFramePr/>
              <a:graphic xmlns:a="http://schemas.openxmlformats.org/drawingml/2006/main">
                <a:graphicData uri="http://schemas.microsoft.com/office/word/2010/wordprocessingShape">
                  <wps:wsp>
                    <wps:cNvSpPr/>
                    <wps:spPr bwMode="auto">
                      <a:xfrm rot="16199998">
                        <a:off x="0" y="0"/>
                        <a:ext cx="4404360" cy="328930"/>
                      </a:xfrm>
                      <a:prstGeom prst="rect">
                        <a:avLst/>
                      </a:prstGeom>
                      <a:solidFill>
                        <a:srgbClr val="FFFFFF"/>
                      </a:solidFill>
                      <a:ln w="9525">
                        <a:noFill/>
                        <a:miter lim="800000"/>
                        <a:headEnd/>
                        <a:tailEnd/>
                      </a:ln>
                    </wps:spPr>
                    <wps:txbx>
                      <w:txbxContent>
                        <w:p w14:paraId="3FA1B488"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43CFE0DF" w14:textId="705673B4" w:rsidR="007B31E8" w:rsidRPr="004E3427" w:rsidRDefault="007B31E8">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46175FB4" id="Rechteck 405" o:spid="_x0000_s1032" style="position:absolute;margin-left:312.4pt;margin-top:-261.65pt;width:346.8pt;height:25.9pt;rotation:-5898242fd;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" stroked="f">
              <v:textbox>
                <w:txbxContent>
                  <w:p w14:paraId="3FA1B488"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43CFE0DF" w14:textId="705673B4" w:rsidR="007B31E8" w:rsidRPr="004E3427" w:rsidRDefault="007B31E8">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63712" behindDoc="0" locked="0" layoutInCell="1" allowOverlap="1" wp14:anchorId="7F7F83AA" wp14:editId="6940142B">
          <wp:simplePos x="0" y="0"/>
          <wp:positionH relativeFrom="column">
            <wp:posOffset>5841022</wp:posOffset>
          </wp:positionH>
          <wp:positionV relativeFrom="paragraph">
            <wp:posOffset>-746785</wp:posOffset>
          </wp:positionV>
          <wp:extent cx="647750" cy="146050"/>
          <wp:effectExtent l="3175" t="15875" r="3175" b="3175"/>
          <wp:wrapNone/>
          <wp:docPr id="406"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B31E8" w:rsidRPr="00C140D3">
      <w:rPr>
        <w:noProof/>
        <w:sz w:val="8"/>
      </w:rPr>
      <mc:AlternateContent>
        <mc:Choice Requires="wps">
          <w:drawing>
            <wp:anchor distT="0" distB="0" distL="114300" distR="114300" simplePos="0" relativeHeight="251767808" behindDoc="0" locked="0" layoutInCell="1" allowOverlap="1" wp14:anchorId="4619A4B5" wp14:editId="08730005">
              <wp:simplePos x="0" y="0"/>
              <wp:positionH relativeFrom="column">
                <wp:posOffset>0</wp:posOffset>
              </wp:positionH>
              <wp:positionV relativeFrom="paragraph">
                <wp:posOffset>-133350</wp:posOffset>
              </wp:positionV>
              <wp:extent cx="5605200" cy="0"/>
              <wp:effectExtent l="0" t="19050" r="33655" b="19050"/>
              <wp:wrapNone/>
              <wp:docPr id="403"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0206EA4" id="Gerade Verbindung 7" o:spid="_x0000_s1026" style="position:absolute;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7B31E8">
      <w:rPr>
        <w:i/>
        <w:sz w:val="18"/>
      </w:rPr>
      <w:tab/>
    </w:r>
    <w:r w:rsidR="007B31E8">
      <w:rPr>
        <w:sz w:val="18"/>
      </w:rPr>
      <w:t xml:space="preserve">Seite </w:t>
    </w:r>
    <w:r w:rsidR="007B31E8">
      <w:rPr>
        <w:bCs w:val="0"/>
        <w:sz w:val="18"/>
      </w:rPr>
      <w:fldChar w:fldCharType="begin"/>
    </w:r>
    <w:r w:rsidR="007B31E8">
      <w:rPr>
        <w:sz w:val="18"/>
      </w:rPr>
      <w:instrText>PAGE  \* Arabic  \* MERGEFORMAT</w:instrText>
    </w:r>
    <w:r w:rsidR="007B31E8">
      <w:rPr>
        <w:bCs w:val="0"/>
        <w:sz w:val="18"/>
      </w:rPr>
      <w:fldChar w:fldCharType="separate"/>
    </w:r>
    <w:r w:rsidR="007B31E8">
      <w:rPr>
        <w:sz w:val="18"/>
      </w:rPr>
      <w:t>2</w:t>
    </w:r>
    <w:r w:rsidR="007B31E8">
      <w:rPr>
        <w:bCs w:val="0"/>
        <w:sz w:val="18"/>
      </w:rPr>
      <w:fldChar w:fldCharType="end"/>
    </w:r>
    <w:r w:rsidR="007B31E8">
      <w:rPr>
        <w:sz w:val="18"/>
      </w:rPr>
      <w:t xml:space="preserve"> von </w:t>
    </w:r>
    <w:r w:rsidR="007B31E8">
      <w:rPr>
        <w:sz w:val="18"/>
      </w:rPr>
      <w:fldChar w:fldCharType="begin"/>
    </w:r>
    <w:r w:rsidR="007B31E8">
      <w:rPr>
        <w:sz w:val="18"/>
      </w:rPr>
      <w:instrText>NUMPAGES  \* Arabic  \* MERGEFORMAT</w:instrText>
    </w:r>
    <w:r w:rsidR="007B31E8">
      <w:rPr>
        <w:sz w:val="18"/>
      </w:rPr>
      <w:fldChar w:fldCharType="separate"/>
    </w:r>
    <w:r w:rsidR="007B31E8">
      <w:rPr>
        <w:sz w:val="18"/>
      </w:rPr>
      <w:t>16</w:t>
    </w:r>
    <w:r w:rsidR="007B31E8">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BDE73" w14:textId="77777777" w:rsidR="007B31E8" w:rsidRDefault="007B31E8">
    <w:pPr>
      <w:pStyle w:val="Fuzeile"/>
      <w:tabs>
        <w:tab w:val="clear" w:pos="4536"/>
        <w:tab w:val="clear" w:pos="9072"/>
        <w:tab w:val="left" w:pos="5103"/>
      </w:tabs>
      <w:rPr>
        <w:sz w:val="18"/>
        <w:szCs w:val="18"/>
      </w:rPr>
    </w:pPr>
    <w:r w:rsidRPr="00780D18">
      <w:rPr>
        <w:noProof/>
      </w:rPr>
      <w:drawing>
        <wp:anchor distT="0" distB="0" distL="114300" distR="114300" simplePos="0" relativeHeight="251770880" behindDoc="1" locked="0" layoutInCell="1" allowOverlap="1" wp14:anchorId="34B2EB7D" wp14:editId="7187C868">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323"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0D18">
      <w:rPr>
        <w:noProof/>
      </w:rPr>
      <w:drawing>
        <wp:anchor distT="0" distB="0" distL="114300" distR="114300" simplePos="0" relativeHeight="251772928" behindDoc="1" locked="0" layoutInCell="1" allowOverlap="1" wp14:anchorId="6EBEB9ED" wp14:editId="012026E9">
          <wp:simplePos x="0" y="0"/>
          <wp:positionH relativeFrom="column">
            <wp:posOffset>0</wp:posOffset>
          </wp:positionH>
          <wp:positionV relativeFrom="paragraph">
            <wp:posOffset>249555</wp:posOffset>
          </wp:positionV>
          <wp:extent cx="676275" cy="464185"/>
          <wp:effectExtent l="0" t="0" r="9525" b="0"/>
          <wp:wrapNone/>
          <wp:docPr id="32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
                    <a:extLst>
                      <a:ext uri="{28A0092B-C50C-407E-A947-70E740481C1C}">
                        <a14:useLocalDpi xmlns:a14="http://schemas.microsoft.com/office/drawing/2010/main" val="0"/>
                      </a:ext>
                    </a:extLst>
                  </a:blip>
                  <a:stretch/>
                </pic:blipFill>
                <pic:spPr bwMode="auto">
                  <a:xfrm>
                    <a:off x="0" y="0"/>
                    <a:ext cx="676275" cy="464185"/>
                  </a:xfrm>
                  <a:prstGeom prst="rect">
                    <a:avLst/>
                  </a:prstGeom>
                </pic:spPr>
              </pic:pic>
            </a:graphicData>
          </a:graphic>
        </wp:anchor>
      </w:drawing>
    </w:r>
    <w:r w:rsidRPr="00780D18">
      <w:rPr>
        <w:noProof/>
      </w:rPr>
      <w:drawing>
        <wp:anchor distT="0" distB="0" distL="114300" distR="114300" simplePos="0" relativeHeight="251771904" behindDoc="1" locked="0" layoutInCell="1" allowOverlap="1" wp14:anchorId="7506FA5C" wp14:editId="49816620">
          <wp:simplePos x="0" y="0"/>
          <wp:positionH relativeFrom="column">
            <wp:posOffset>1031875</wp:posOffset>
          </wp:positionH>
          <wp:positionV relativeFrom="paragraph">
            <wp:posOffset>191770</wp:posOffset>
          </wp:positionV>
          <wp:extent cx="785495" cy="508000"/>
          <wp:effectExtent l="0" t="0" r="0" b="6350"/>
          <wp:wrapTight wrapText="bothSides">
            <wp:wrapPolygon edited="1">
              <wp:start x="0" y="0"/>
              <wp:lineTo x="0" y="21060"/>
              <wp:lineTo x="20954" y="21060"/>
              <wp:lineTo x="20954" y="0"/>
              <wp:lineTo x="0" y="0"/>
            </wp:wrapPolygon>
          </wp:wrapTight>
          <wp:docPr id="325" name="Grafi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
                  <a:stretch/>
                </pic:blipFill>
                <pic:spPr bwMode="auto">
                  <a:xfrm>
                    <a:off x="0" y="0"/>
                    <a:ext cx="785495" cy="508000"/>
                  </a:xfrm>
                  <a:prstGeom prst="rect">
                    <a:avLst/>
                  </a:prstGeom>
                </pic:spPr>
              </pic:pic>
            </a:graphicData>
          </a:graphic>
        </wp:anchor>
      </w:drawing>
    </w:r>
    <w:r>
      <w:rPr>
        <w:sz w:val="18"/>
        <w:szCs w:val="18"/>
      </w:rPr>
      <w:t>Eine Entwicklung in Kooperation von:</w:t>
    </w:r>
  </w:p>
  <w:p w14:paraId="3AF1964D" w14:textId="77777777" w:rsidR="007B31E8" w:rsidRDefault="007B31E8">
    <w:pPr>
      <w:pStyle w:val="Fuzeile"/>
      <w:tabs>
        <w:tab w:val="clear" w:pos="4536"/>
        <w:tab w:val="clear" w:pos="9072"/>
        <w:tab w:val="left" w:pos="5103"/>
      </w:tabs>
      <w:rPr>
        <w:sz w:val="18"/>
        <w:szCs w:val="18"/>
      </w:rPr>
    </w:pPr>
    <w:r w:rsidRPr="00780D18">
      <w:rPr>
        <w:noProof/>
      </w:rPr>
      <w:drawing>
        <wp:anchor distT="0" distB="0" distL="114300" distR="114300" simplePos="0" relativeHeight="251769856" behindDoc="0" locked="0" layoutInCell="1" allowOverlap="1" wp14:anchorId="7B608AB3" wp14:editId="0437BD49">
          <wp:simplePos x="0" y="0"/>
          <wp:positionH relativeFrom="margin">
            <wp:posOffset>1959610</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6"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4"/>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611FEE79" w14:textId="77777777" w:rsidR="007B31E8" w:rsidRDefault="007B31E8">
    <w:pPr>
      <w:pStyle w:val="Fuzeile"/>
      <w:tabs>
        <w:tab w:val="clear" w:pos="4536"/>
        <w:tab w:val="clear" w:pos="9072"/>
        <w:tab w:val="left" w:pos="5103"/>
      </w:tabs>
      <w:rPr>
        <w:sz w:val="18"/>
        <w:szCs w:val="18"/>
      </w:rPr>
    </w:pPr>
    <w:r>
      <w:rPr>
        <w:sz w:val="18"/>
        <w:szCs w:val="18"/>
      </w:rPr>
      <w:tab/>
    </w:r>
  </w:p>
  <w:p w14:paraId="210C8461" w14:textId="77777777" w:rsidR="007B31E8" w:rsidRDefault="007B31E8">
    <w:pPr>
      <w:pStyle w:val="Fuzeile"/>
      <w:tabs>
        <w:tab w:val="clear" w:pos="4536"/>
        <w:tab w:val="clear" w:pos="9072"/>
        <w:tab w:val="right" w:pos="4395"/>
        <w:tab w:val="left" w:pos="5103"/>
      </w:tabs>
    </w:pPr>
    <w:r>
      <w:t xml:space="preserve">                  </w:t>
    </w:r>
    <w:r>
      <w:tab/>
    </w:r>
    <w:r>
      <w:tab/>
      <w:t xml:space="preserve">         </w:t>
    </w:r>
  </w:p>
  <w:p w14:paraId="783F50B5" w14:textId="77777777" w:rsidR="007B31E8" w:rsidRDefault="007B31E8">
    <w:pPr>
      <w:pStyle w:val="Fuzeile"/>
      <w:tabs>
        <w:tab w:val="clear" w:pos="4536"/>
        <w:tab w:val="clear" w:pos="9072"/>
        <w:tab w:val="right" w:pos="3261"/>
        <w:tab w:val="left" w:pos="5387"/>
      </w:tabs>
    </w:pPr>
  </w:p>
  <w:p w14:paraId="300816EE" w14:textId="77777777" w:rsidR="007B31E8" w:rsidRDefault="007B31E8">
    <w:pPr>
      <w:pStyle w:val="Fuzeile"/>
    </w:pPr>
    <w:r>
      <w:rPr>
        <w:noProof/>
        <w:vertAlign w:val="subscript"/>
      </w:rPr>
      <mc:AlternateContent>
        <mc:Choice Requires="wps">
          <w:drawing>
            <wp:anchor distT="0" distB="0" distL="114300" distR="114300" simplePos="0" relativeHeight="251766784" behindDoc="0" locked="0" layoutInCell="1" allowOverlap="1" wp14:anchorId="7DB5BCEE" wp14:editId="6965486C">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408"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B697A1" id="Gerade Verbindung 26" o:spid="_x0000_s1026" style="position:absolute;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" strokecolor="#f99d1c" strokeweight="2.5pt">
              <w10:wrap type="through" anchorx="page"/>
            </v:line>
          </w:pict>
        </mc:Fallback>
      </mc:AlternateContent>
    </w:r>
  </w:p>
  <w:p w14:paraId="416486F2" w14:textId="77777777" w:rsidR="007B31E8" w:rsidRDefault="007B31E8">
    <w:pPr>
      <w:pStyle w:val="Fuzeil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3D371" w14:textId="0C967F3A" w:rsidR="007B31E8" w:rsidRDefault="002A4112">
    <w:pPr>
      <w:pStyle w:val="Kopfzeile"/>
      <w:tabs>
        <w:tab w:val="clear" w:pos="4536"/>
        <w:tab w:val="clear" w:pos="9072"/>
        <w:tab w:val="center" w:pos="7371"/>
        <w:tab w:val="right" w:pos="13467"/>
      </w:tabs>
      <w:ind w:right="-2637" w:firstLine="993"/>
      <w:rPr>
        <w:i/>
        <w:sz w:val="18"/>
      </w:rPr>
    </w:pPr>
    <w:r>
      <w:rPr>
        <w:noProof/>
        <w:vertAlign w:val="subscript"/>
      </w:rPr>
      <w:drawing>
        <wp:anchor distT="0" distB="0" distL="114300" distR="114300" simplePos="0" relativeHeight="251760640" behindDoc="0" locked="0" layoutInCell="1" allowOverlap="1" wp14:anchorId="28EFE6F9" wp14:editId="06B008C3">
          <wp:simplePos x="0" y="0"/>
          <wp:positionH relativeFrom="column">
            <wp:posOffset>9268401</wp:posOffset>
          </wp:positionH>
          <wp:positionV relativeFrom="paragraph">
            <wp:posOffset>-732351</wp:posOffset>
          </wp:positionV>
          <wp:extent cx="647750" cy="146050"/>
          <wp:effectExtent l="3175" t="15875" r="3175" b="3175"/>
          <wp:wrapNone/>
          <wp:docPr id="411"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Grafik 34"/>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B31E8">
      <w:rPr>
        <w:noProof/>
        <w:vertAlign w:val="subscript"/>
      </w:rPr>
      <mc:AlternateContent>
        <mc:Choice Requires="wps">
          <w:drawing>
            <wp:anchor distT="0" distB="0" distL="114300" distR="114300" simplePos="0" relativeHeight="251768832" behindDoc="0" locked="0" layoutInCell="1" allowOverlap="1" wp14:anchorId="06F4BE83" wp14:editId="4DE8F66F">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412"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147BAD" id="Gerade Verbindung 26" o:spid="_x0000_s1026" style="position:absolute;flip:y;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7B31E8">
      <w:rPr>
        <w:i/>
        <w:sz w:val="18"/>
      </w:rPr>
      <w:tab/>
    </w:r>
    <w:r w:rsidR="007B31E8">
      <w:rPr>
        <w:sz w:val="18"/>
      </w:rPr>
      <w:t xml:space="preserve">Seite </w:t>
    </w:r>
    <w:r w:rsidR="007B31E8">
      <w:rPr>
        <w:bCs w:val="0"/>
        <w:sz w:val="18"/>
      </w:rPr>
      <w:fldChar w:fldCharType="begin"/>
    </w:r>
    <w:r w:rsidR="007B31E8">
      <w:rPr>
        <w:sz w:val="18"/>
      </w:rPr>
      <w:instrText>PAGE  \* Arabic  \* MERGEFORMAT</w:instrText>
    </w:r>
    <w:r w:rsidR="007B31E8">
      <w:rPr>
        <w:bCs w:val="0"/>
        <w:sz w:val="18"/>
      </w:rPr>
      <w:fldChar w:fldCharType="separate"/>
    </w:r>
    <w:r w:rsidR="007B31E8">
      <w:rPr>
        <w:sz w:val="18"/>
      </w:rPr>
      <w:t>11</w:t>
    </w:r>
    <w:r w:rsidR="007B31E8">
      <w:rPr>
        <w:bCs w:val="0"/>
        <w:sz w:val="18"/>
      </w:rPr>
      <w:fldChar w:fldCharType="end"/>
    </w:r>
    <w:r w:rsidR="007B31E8">
      <w:rPr>
        <w:sz w:val="18"/>
      </w:rPr>
      <w:t xml:space="preserve"> von </w:t>
    </w:r>
    <w:r w:rsidR="007B31E8">
      <w:rPr>
        <w:sz w:val="18"/>
      </w:rPr>
      <w:fldChar w:fldCharType="begin"/>
    </w:r>
    <w:r w:rsidR="007B31E8">
      <w:rPr>
        <w:sz w:val="18"/>
      </w:rPr>
      <w:instrText>NUMPAGES  \* Arabic  \* MERGEFORMAT</w:instrText>
    </w:r>
    <w:r w:rsidR="007B31E8">
      <w:rPr>
        <w:sz w:val="18"/>
      </w:rPr>
      <w:fldChar w:fldCharType="separate"/>
    </w:r>
    <w:r w:rsidR="007B31E8">
      <w:rPr>
        <w:sz w:val="18"/>
      </w:rPr>
      <w:t>16</w:t>
    </w:r>
    <w:r w:rsidR="007B31E8">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2A684" w14:textId="77777777" w:rsidR="007B31E8" w:rsidRDefault="007B31E8">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CE1CB" w14:textId="44A68C7C" w:rsidR="007B31E8"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79072" behindDoc="0" locked="0" layoutInCell="1" allowOverlap="1" wp14:anchorId="73F2054A" wp14:editId="610F725F">
              <wp:simplePos x="0" y="0"/>
              <wp:positionH relativeFrom="column">
                <wp:posOffset>3935730</wp:posOffset>
              </wp:positionH>
              <wp:positionV relativeFrom="paragraph">
                <wp:posOffset>-3354705</wp:posOffset>
              </wp:positionV>
              <wp:extent cx="4467860" cy="328930"/>
              <wp:effectExtent l="12065" t="6985" r="1905" b="1905"/>
              <wp:wrapNone/>
              <wp:docPr id="422" name="Rechteck 422"/>
              <wp:cNvGraphicFramePr/>
              <a:graphic xmlns:a="http://schemas.openxmlformats.org/drawingml/2006/main">
                <a:graphicData uri="http://schemas.microsoft.com/office/word/2010/wordprocessingShape">
                  <wps:wsp>
                    <wps:cNvSpPr/>
                    <wps:spPr bwMode="auto">
                      <a:xfrm rot="16199998">
                        <a:off x="0" y="0"/>
                        <a:ext cx="4467860" cy="328930"/>
                      </a:xfrm>
                      <a:prstGeom prst="rect">
                        <a:avLst/>
                      </a:prstGeom>
                      <a:solidFill>
                        <a:srgbClr val="FFFFFF"/>
                      </a:solidFill>
                      <a:ln w="9525">
                        <a:noFill/>
                        <a:miter lim="800000"/>
                        <a:headEnd/>
                        <a:tailEnd/>
                      </a:ln>
                    </wps:spPr>
                    <wps:txbx>
                      <w:txbxContent>
                        <w:p w14:paraId="387596E8"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57902AB1" w14:textId="74E96286" w:rsidR="007B31E8" w:rsidRPr="004E3427" w:rsidRDefault="007B31E8">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73F2054A" id="Rechteck 422" o:spid="_x0000_s1034" style="position:absolute;margin-left:309.9pt;margin-top:-264.15pt;width:351.8pt;height:25.9pt;rotation:-5898242fd;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" stroked="f">
              <v:textbox>
                <w:txbxContent>
                  <w:p w14:paraId="387596E8"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57902AB1" w14:textId="74E96286" w:rsidR="007B31E8" w:rsidRPr="004E3427" w:rsidRDefault="007B31E8">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80096" behindDoc="0" locked="0" layoutInCell="1" allowOverlap="1" wp14:anchorId="4468566D" wp14:editId="28A38FCA">
          <wp:simplePos x="0" y="0"/>
          <wp:positionH relativeFrom="column">
            <wp:posOffset>5841022</wp:posOffset>
          </wp:positionH>
          <wp:positionV relativeFrom="paragraph">
            <wp:posOffset>-746785</wp:posOffset>
          </wp:positionV>
          <wp:extent cx="647750" cy="146050"/>
          <wp:effectExtent l="3175" t="15875" r="3175" b="3175"/>
          <wp:wrapNone/>
          <wp:docPr id="423"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B31E8" w:rsidRPr="00C140D3">
      <w:rPr>
        <w:noProof/>
        <w:sz w:val="8"/>
      </w:rPr>
      <mc:AlternateContent>
        <mc:Choice Requires="wps">
          <w:drawing>
            <wp:anchor distT="0" distB="0" distL="114300" distR="114300" simplePos="0" relativeHeight="251784192" behindDoc="0" locked="0" layoutInCell="1" allowOverlap="1" wp14:anchorId="05D59BE8" wp14:editId="125DFB66">
              <wp:simplePos x="0" y="0"/>
              <wp:positionH relativeFrom="column">
                <wp:posOffset>0</wp:posOffset>
              </wp:positionH>
              <wp:positionV relativeFrom="paragraph">
                <wp:posOffset>-133350</wp:posOffset>
              </wp:positionV>
              <wp:extent cx="5605200" cy="0"/>
              <wp:effectExtent l="0" t="19050" r="33655" b="19050"/>
              <wp:wrapNone/>
              <wp:docPr id="420"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D073032" id="Gerade Verbindung 7" o:spid="_x0000_s1026" style="position:absolute;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7B31E8">
      <w:rPr>
        <w:i/>
        <w:sz w:val="18"/>
      </w:rPr>
      <w:tab/>
    </w:r>
    <w:r w:rsidR="007B31E8">
      <w:rPr>
        <w:sz w:val="18"/>
      </w:rPr>
      <w:t xml:space="preserve">Seite </w:t>
    </w:r>
    <w:r w:rsidR="007B31E8">
      <w:rPr>
        <w:bCs w:val="0"/>
        <w:sz w:val="18"/>
      </w:rPr>
      <w:fldChar w:fldCharType="begin"/>
    </w:r>
    <w:r w:rsidR="007B31E8">
      <w:rPr>
        <w:sz w:val="18"/>
      </w:rPr>
      <w:instrText>PAGE  \* Arabic  \* MERGEFORMAT</w:instrText>
    </w:r>
    <w:r w:rsidR="007B31E8">
      <w:rPr>
        <w:bCs w:val="0"/>
        <w:sz w:val="18"/>
      </w:rPr>
      <w:fldChar w:fldCharType="separate"/>
    </w:r>
    <w:r w:rsidR="007B31E8">
      <w:rPr>
        <w:sz w:val="18"/>
      </w:rPr>
      <w:t>2</w:t>
    </w:r>
    <w:r w:rsidR="007B31E8">
      <w:rPr>
        <w:bCs w:val="0"/>
        <w:sz w:val="18"/>
      </w:rPr>
      <w:fldChar w:fldCharType="end"/>
    </w:r>
    <w:r w:rsidR="007B31E8">
      <w:rPr>
        <w:sz w:val="18"/>
      </w:rPr>
      <w:t xml:space="preserve"> von </w:t>
    </w:r>
    <w:r w:rsidR="007B31E8">
      <w:rPr>
        <w:sz w:val="18"/>
      </w:rPr>
      <w:fldChar w:fldCharType="begin"/>
    </w:r>
    <w:r w:rsidR="007B31E8">
      <w:rPr>
        <w:sz w:val="18"/>
      </w:rPr>
      <w:instrText>NUMPAGES  \* Arabic  \* MERGEFORMAT</w:instrText>
    </w:r>
    <w:r w:rsidR="007B31E8">
      <w:rPr>
        <w:sz w:val="18"/>
      </w:rPr>
      <w:fldChar w:fldCharType="separate"/>
    </w:r>
    <w:r w:rsidR="007B31E8">
      <w:rPr>
        <w:sz w:val="18"/>
      </w:rPr>
      <w:t>16</w:t>
    </w:r>
    <w:r w:rsidR="007B31E8">
      <w:rPr>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FD2F" w14:textId="77777777" w:rsidR="007B31E8" w:rsidRDefault="007B31E8">
    <w:pPr>
      <w:pStyle w:val="Fuzeile"/>
      <w:tabs>
        <w:tab w:val="clear" w:pos="4536"/>
        <w:tab w:val="clear" w:pos="9072"/>
        <w:tab w:val="left" w:pos="5103"/>
      </w:tabs>
      <w:rPr>
        <w:sz w:val="18"/>
        <w:szCs w:val="18"/>
      </w:rPr>
    </w:pPr>
    <w:r w:rsidRPr="00780D18">
      <w:rPr>
        <w:noProof/>
      </w:rPr>
      <w:drawing>
        <wp:anchor distT="0" distB="0" distL="114300" distR="114300" simplePos="0" relativeHeight="251787264" behindDoc="1" locked="0" layoutInCell="1" allowOverlap="1" wp14:anchorId="6E38A2FA" wp14:editId="14219C31">
          <wp:simplePos x="0" y="0"/>
          <wp:positionH relativeFrom="margin">
            <wp:posOffset>5598160</wp:posOffset>
          </wp:positionH>
          <wp:positionV relativeFrom="paragraph">
            <wp:posOffset>17780</wp:posOffset>
          </wp:positionV>
          <wp:extent cx="1108800" cy="360000"/>
          <wp:effectExtent l="12700" t="6350" r="8890" b="8890"/>
          <wp:wrapThrough wrapText="bothSides">
            <wp:wrapPolygon edited="1">
              <wp:start x="21736" y="419"/>
              <wp:lineTo x="198" y="419"/>
              <wp:lineTo x="198" y="20990"/>
              <wp:lineTo x="21736" y="20990"/>
              <wp:lineTo x="21736" y="419"/>
            </wp:wrapPolygon>
          </wp:wrapThrough>
          <wp:docPr id="328" name="Grafik 11"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Bildergebnis für cc lizenz urheberrecht"/>
                  <pic:cNvPicPr>
                    <a:picLocks noChangeAspect="1"/>
                  </pic:cNvPicPr>
                </pic:nvPicPr>
                <pic:blipFill>
                  <a:blip r:embed="rId1"/>
                  <a:srcRect b="14090"/>
                  <a:stretch/>
                </pic:blipFill>
                <pic:spPr bwMode="auto">
                  <a:xfrm rot="16199998">
                    <a:off x="0" y="0"/>
                    <a:ext cx="1108800"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0D18">
      <w:rPr>
        <w:noProof/>
      </w:rPr>
      <w:drawing>
        <wp:anchor distT="0" distB="0" distL="114300" distR="114300" simplePos="0" relativeHeight="251789312" behindDoc="1" locked="0" layoutInCell="1" allowOverlap="1" wp14:anchorId="3226C49D" wp14:editId="6871B70D">
          <wp:simplePos x="0" y="0"/>
          <wp:positionH relativeFrom="column">
            <wp:posOffset>0</wp:posOffset>
          </wp:positionH>
          <wp:positionV relativeFrom="paragraph">
            <wp:posOffset>249555</wp:posOffset>
          </wp:positionV>
          <wp:extent cx="676275" cy="464185"/>
          <wp:effectExtent l="0" t="0" r="9525" b="0"/>
          <wp:wrapNone/>
          <wp:docPr id="32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
                    <a:extLst>
                      <a:ext uri="{28A0092B-C50C-407E-A947-70E740481C1C}">
                        <a14:useLocalDpi xmlns:a14="http://schemas.microsoft.com/office/drawing/2010/main" val="0"/>
                      </a:ext>
                    </a:extLst>
                  </a:blip>
                  <a:stretch/>
                </pic:blipFill>
                <pic:spPr bwMode="auto">
                  <a:xfrm>
                    <a:off x="0" y="0"/>
                    <a:ext cx="676275" cy="464185"/>
                  </a:xfrm>
                  <a:prstGeom prst="rect">
                    <a:avLst/>
                  </a:prstGeom>
                </pic:spPr>
              </pic:pic>
            </a:graphicData>
          </a:graphic>
        </wp:anchor>
      </w:drawing>
    </w:r>
    <w:r w:rsidRPr="00780D18">
      <w:rPr>
        <w:noProof/>
      </w:rPr>
      <w:drawing>
        <wp:anchor distT="0" distB="0" distL="114300" distR="114300" simplePos="0" relativeHeight="251788288" behindDoc="1" locked="0" layoutInCell="1" allowOverlap="1" wp14:anchorId="18F4451C" wp14:editId="6D8850DA">
          <wp:simplePos x="0" y="0"/>
          <wp:positionH relativeFrom="column">
            <wp:posOffset>1031875</wp:posOffset>
          </wp:positionH>
          <wp:positionV relativeFrom="paragraph">
            <wp:posOffset>191770</wp:posOffset>
          </wp:positionV>
          <wp:extent cx="785495" cy="508000"/>
          <wp:effectExtent l="0" t="0" r="0" b="6350"/>
          <wp:wrapTight wrapText="bothSides">
            <wp:wrapPolygon edited="1">
              <wp:start x="0" y="0"/>
              <wp:lineTo x="0" y="21060"/>
              <wp:lineTo x="20954" y="21060"/>
              <wp:lineTo x="20954" y="0"/>
              <wp:lineTo x="0" y="0"/>
            </wp:wrapPolygon>
          </wp:wrapTight>
          <wp:docPr id="331" name="Grafi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
                  <a:stretch/>
                </pic:blipFill>
                <pic:spPr bwMode="auto">
                  <a:xfrm>
                    <a:off x="0" y="0"/>
                    <a:ext cx="785495" cy="508000"/>
                  </a:xfrm>
                  <a:prstGeom prst="rect">
                    <a:avLst/>
                  </a:prstGeom>
                </pic:spPr>
              </pic:pic>
            </a:graphicData>
          </a:graphic>
        </wp:anchor>
      </w:drawing>
    </w:r>
    <w:r>
      <w:rPr>
        <w:sz w:val="18"/>
        <w:szCs w:val="18"/>
      </w:rPr>
      <w:t>Eine Entwicklung in Kooperation von:</w:t>
    </w:r>
  </w:p>
  <w:p w14:paraId="4603E00C" w14:textId="77777777" w:rsidR="007B31E8" w:rsidRDefault="007B31E8">
    <w:pPr>
      <w:pStyle w:val="Fuzeile"/>
      <w:tabs>
        <w:tab w:val="clear" w:pos="4536"/>
        <w:tab w:val="clear" w:pos="9072"/>
        <w:tab w:val="left" w:pos="5103"/>
      </w:tabs>
      <w:rPr>
        <w:sz w:val="18"/>
        <w:szCs w:val="18"/>
      </w:rPr>
    </w:pPr>
    <w:r w:rsidRPr="00780D18">
      <w:rPr>
        <w:noProof/>
      </w:rPr>
      <w:drawing>
        <wp:anchor distT="0" distB="0" distL="114300" distR="114300" simplePos="0" relativeHeight="251786240" behindDoc="0" locked="0" layoutInCell="1" allowOverlap="1" wp14:anchorId="5E2CD704" wp14:editId="2192A0F3">
          <wp:simplePos x="0" y="0"/>
          <wp:positionH relativeFrom="margin">
            <wp:posOffset>1959610</wp:posOffset>
          </wp:positionH>
          <wp:positionV relativeFrom="page">
            <wp:posOffset>9546590</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32"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Wissensfabrik_Kopf"/>
                  <pic:cNvPicPr>
                    <a:picLocks noChangeAspect="1"/>
                  </pic:cNvPicPr>
                </pic:nvPicPr>
                <pic:blipFill>
                  <a:blip r:embed="rId4"/>
                  <a:stretch/>
                </pic:blipFill>
                <pic:spPr bwMode="auto">
                  <a:xfrm>
                    <a:off x="0" y="0"/>
                    <a:ext cx="2167890" cy="628650"/>
                  </a:xfrm>
                  <a:prstGeom prst="rect">
                    <a:avLst/>
                  </a:prstGeom>
                  <a:noFill/>
                  <a:ln>
                    <a:noFill/>
                  </a:ln>
                </pic:spPr>
              </pic:pic>
            </a:graphicData>
          </a:graphic>
          <wp14:sizeRelH relativeFrom="margin">
            <wp14:pctWidth>0</wp14:pctWidth>
          </wp14:sizeRelH>
        </wp:anchor>
      </w:drawing>
    </w:r>
  </w:p>
  <w:p w14:paraId="1DB6FC76" w14:textId="77777777" w:rsidR="007B31E8" w:rsidRDefault="007B31E8">
    <w:pPr>
      <w:pStyle w:val="Fuzeile"/>
      <w:tabs>
        <w:tab w:val="clear" w:pos="4536"/>
        <w:tab w:val="clear" w:pos="9072"/>
        <w:tab w:val="left" w:pos="5103"/>
      </w:tabs>
      <w:rPr>
        <w:sz w:val="18"/>
        <w:szCs w:val="18"/>
      </w:rPr>
    </w:pPr>
    <w:r>
      <w:rPr>
        <w:sz w:val="18"/>
        <w:szCs w:val="18"/>
      </w:rPr>
      <w:tab/>
    </w:r>
  </w:p>
  <w:p w14:paraId="0FFFF504" w14:textId="77777777" w:rsidR="007B31E8" w:rsidRDefault="007B31E8">
    <w:pPr>
      <w:pStyle w:val="Fuzeile"/>
      <w:tabs>
        <w:tab w:val="clear" w:pos="4536"/>
        <w:tab w:val="clear" w:pos="9072"/>
        <w:tab w:val="right" w:pos="4395"/>
        <w:tab w:val="left" w:pos="5103"/>
      </w:tabs>
    </w:pPr>
    <w:r>
      <w:t xml:space="preserve">                  </w:t>
    </w:r>
    <w:r>
      <w:tab/>
    </w:r>
    <w:r>
      <w:tab/>
      <w:t xml:space="preserve">         </w:t>
    </w:r>
  </w:p>
  <w:p w14:paraId="69674C21" w14:textId="77777777" w:rsidR="007B31E8" w:rsidRDefault="007B31E8">
    <w:pPr>
      <w:pStyle w:val="Fuzeile"/>
      <w:tabs>
        <w:tab w:val="clear" w:pos="4536"/>
        <w:tab w:val="clear" w:pos="9072"/>
        <w:tab w:val="right" w:pos="3261"/>
        <w:tab w:val="left" w:pos="5387"/>
      </w:tabs>
    </w:pPr>
  </w:p>
  <w:p w14:paraId="3AE0783D" w14:textId="77777777" w:rsidR="007B31E8" w:rsidRDefault="007B31E8">
    <w:pPr>
      <w:pStyle w:val="Fuzeile"/>
    </w:pPr>
    <w:r>
      <w:rPr>
        <w:noProof/>
        <w:vertAlign w:val="subscript"/>
      </w:rPr>
      <mc:AlternateContent>
        <mc:Choice Requires="wps">
          <w:drawing>
            <wp:anchor distT="0" distB="0" distL="114300" distR="114300" simplePos="0" relativeHeight="251783168" behindDoc="0" locked="0" layoutInCell="1" allowOverlap="1" wp14:anchorId="647813D8" wp14:editId="11355788">
              <wp:simplePos x="0" y="0"/>
              <wp:positionH relativeFrom="page">
                <wp:posOffset>-97790</wp:posOffset>
              </wp:positionH>
              <wp:positionV relativeFrom="paragraph">
                <wp:posOffset>187325</wp:posOffset>
              </wp:positionV>
              <wp:extent cx="7693200" cy="0"/>
              <wp:effectExtent l="0" t="19050" r="22225" b="19050"/>
              <wp:wrapThrough wrapText="bothSides">
                <wp:wrapPolygon edited="1">
                  <wp:start x="0" y="0"/>
                  <wp:lineTo x="0" y="21600"/>
                  <wp:lineTo x="21600" y="21600"/>
                  <wp:lineTo x="21600" y="0"/>
                </wp:wrapPolygon>
              </wp:wrapThrough>
              <wp:docPr id="425" name="Gerade Verbindung 26"/>
              <wp:cNvGraphicFramePr/>
              <a:graphic xmlns:a="http://schemas.openxmlformats.org/drawingml/2006/main">
                <a:graphicData uri="http://schemas.microsoft.com/office/word/2010/wordprocessingShape">
                  <wps:wsp>
                    <wps:cNvCnPr/>
                    <wps:spPr bwMode="auto">
                      <a:xfrm>
                        <a:off x="0" y="0"/>
                        <a:ext cx="76932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22B166" id="Gerade Verbindung 26" o:spid="_x0000_s1026" style="position:absolute;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pt,14.75pt" to="598.05pt,14.7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" strokecolor="#f99d1c" strokeweight="2.5pt">
              <w10:wrap type="through" anchorx="page"/>
            </v:line>
          </w:pict>
        </mc:Fallback>
      </mc:AlternateContent>
    </w:r>
  </w:p>
  <w:p w14:paraId="5071855D" w14:textId="77777777" w:rsidR="007B31E8" w:rsidRDefault="007B31E8">
    <w:pPr>
      <w:pStyle w:val="Fuzeil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00C9" w14:textId="77E1BC1E" w:rsidR="007B31E8" w:rsidRDefault="00763C52">
    <w:pPr>
      <w:pStyle w:val="Kopfzeile"/>
      <w:tabs>
        <w:tab w:val="clear" w:pos="4536"/>
        <w:tab w:val="clear" w:pos="9072"/>
        <w:tab w:val="center" w:pos="7371"/>
        <w:tab w:val="right" w:pos="13467"/>
      </w:tabs>
      <w:ind w:right="-2637" w:firstLine="993"/>
      <w:rPr>
        <w:i/>
        <w:sz w:val="18"/>
      </w:rPr>
    </w:pPr>
    <w:r>
      <w:rPr>
        <w:noProof/>
        <w:vertAlign w:val="subscript"/>
      </w:rPr>
      <w:drawing>
        <wp:anchor distT="0" distB="0" distL="114300" distR="114300" simplePos="0" relativeHeight="251777024" behindDoc="0" locked="0" layoutInCell="1" allowOverlap="1" wp14:anchorId="6E9DBB45" wp14:editId="2DD6D0CC">
          <wp:simplePos x="0" y="0"/>
          <wp:positionH relativeFrom="column">
            <wp:posOffset>9268117</wp:posOffset>
          </wp:positionH>
          <wp:positionV relativeFrom="paragraph">
            <wp:posOffset>-734720</wp:posOffset>
          </wp:positionV>
          <wp:extent cx="647750" cy="146050"/>
          <wp:effectExtent l="3175" t="15875" r="3175" b="3175"/>
          <wp:wrapNone/>
          <wp:docPr id="428"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Grafik 34"/>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7B31E8">
      <w:rPr>
        <w:noProof/>
        <w:vertAlign w:val="subscript"/>
      </w:rPr>
      <mc:AlternateContent>
        <mc:Choice Requires="wps">
          <w:drawing>
            <wp:anchor distT="0" distB="0" distL="114300" distR="114300" simplePos="0" relativeHeight="251785216" behindDoc="0" locked="0" layoutInCell="1" allowOverlap="1" wp14:anchorId="60DEA44F" wp14:editId="234EFBA8">
              <wp:simplePos x="0" y="0"/>
              <wp:positionH relativeFrom="margin">
                <wp:posOffset>0</wp:posOffset>
              </wp:positionH>
              <wp:positionV relativeFrom="paragraph">
                <wp:posOffset>-133350</wp:posOffset>
              </wp:positionV>
              <wp:extent cx="9241200" cy="0"/>
              <wp:effectExtent l="0" t="19050" r="36195" b="19050"/>
              <wp:wrapThrough wrapText="bothSides">
                <wp:wrapPolygon edited="1">
                  <wp:start x="0" y="0"/>
                  <wp:lineTo x="0" y="49846"/>
                  <wp:lineTo x="21616" y="49846"/>
                  <wp:lineTo x="21616" y="0"/>
                  <wp:lineTo x="0" y="0"/>
                </wp:wrapPolygon>
              </wp:wrapThrough>
              <wp:docPr id="429" name="Gerade Verbindung 26"/>
              <wp:cNvGraphicFramePr/>
              <a:graphic xmlns:a="http://schemas.openxmlformats.org/drawingml/2006/main">
                <a:graphicData uri="http://schemas.microsoft.com/office/word/2010/wordprocessingShape">
                  <wps:wsp>
                    <wps:cNvCnPr/>
                    <wps:spPr bwMode="auto">
                      <a:xfrm flipV="1">
                        <a:off x="0" y="0"/>
                        <a:ext cx="92412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E4F0C9" id="Gerade Verbindung 26" o:spid="_x0000_s1026" style="position:absolute;flip:y;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0.5pt" to="727.65pt,-10.5pt" wrapcoords="0 0 0 0 21616 0 21616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" strokecolor="#f5a700" strokeweight="2.5pt">
              <w10:wrap type="through" anchorx="margin"/>
            </v:line>
          </w:pict>
        </mc:Fallback>
      </mc:AlternateContent>
    </w:r>
    <w:r w:rsidR="007B31E8">
      <w:rPr>
        <w:sz w:val="6"/>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7B31E8">
      <w:rPr>
        <w:i/>
        <w:sz w:val="18"/>
      </w:rPr>
      <w:tab/>
    </w:r>
    <w:r w:rsidR="007B31E8">
      <w:rPr>
        <w:sz w:val="18"/>
      </w:rPr>
      <w:t xml:space="preserve">Seite </w:t>
    </w:r>
    <w:r w:rsidR="007B31E8">
      <w:rPr>
        <w:bCs w:val="0"/>
        <w:sz w:val="18"/>
      </w:rPr>
      <w:fldChar w:fldCharType="begin"/>
    </w:r>
    <w:r w:rsidR="007B31E8">
      <w:rPr>
        <w:sz w:val="18"/>
      </w:rPr>
      <w:instrText>PAGE  \* Arabic  \* MERGEFORMAT</w:instrText>
    </w:r>
    <w:r w:rsidR="007B31E8">
      <w:rPr>
        <w:bCs w:val="0"/>
        <w:sz w:val="18"/>
      </w:rPr>
      <w:fldChar w:fldCharType="separate"/>
    </w:r>
    <w:r w:rsidR="007B31E8">
      <w:rPr>
        <w:sz w:val="18"/>
      </w:rPr>
      <w:t>11</w:t>
    </w:r>
    <w:r w:rsidR="007B31E8">
      <w:rPr>
        <w:bCs w:val="0"/>
        <w:sz w:val="18"/>
      </w:rPr>
      <w:fldChar w:fldCharType="end"/>
    </w:r>
    <w:r w:rsidR="007B31E8">
      <w:rPr>
        <w:sz w:val="18"/>
      </w:rPr>
      <w:t xml:space="preserve"> von </w:t>
    </w:r>
    <w:r w:rsidR="007B31E8">
      <w:rPr>
        <w:sz w:val="18"/>
      </w:rPr>
      <w:fldChar w:fldCharType="begin"/>
    </w:r>
    <w:r w:rsidR="007B31E8">
      <w:rPr>
        <w:sz w:val="18"/>
      </w:rPr>
      <w:instrText>NUMPAGES  \* Arabic  \* MERGEFORMAT</w:instrText>
    </w:r>
    <w:r w:rsidR="007B31E8">
      <w:rPr>
        <w:sz w:val="18"/>
      </w:rPr>
      <w:fldChar w:fldCharType="separate"/>
    </w:r>
    <w:r w:rsidR="007B31E8">
      <w:rPr>
        <w:sz w:val="18"/>
      </w:rPr>
      <w:t>16</w:t>
    </w:r>
    <w:r w:rsidR="007B31E8">
      <w:rPr>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1CF98" w14:textId="77777777" w:rsidR="007B31E8" w:rsidRDefault="007B31E8">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933B5" w14:textId="34C523F3" w:rsidR="00D34BC3" w:rsidRDefault="00763C52" w:rsidP="00D34BC3">
    <w:pPr>
      <w:pStyle w:val="Kopfzeile"/>
      <w:tabs>
        <w:tab w:val="clear" w:pos="4536"/>
        <w:tab w:val="clear" w:pos="9072"/>
        <w:tab w:val="center" w:pos="5103"/>
        <w:tab w:val="right" w:pos="8789"/>
      </w:tabs>
      <w:ind w:right="-2637"/>
      <w:rPr>
        <w:i/>
        <w:sz w:val="18"/>
      </w:rPr>
    </w:pPr>
    <w:r>
      <w:rPr>
        <w:noProof/>
        <w:sz w:val="8"/>
      </w:rPr>
      <mc:AlternateContent>
        <mc:Choice Requires="wps">
          <w:drawing>
            <wp:anchor distT="0" distB="0" distL="114300" distR="114300" simplePos="0" relativeHeight="251792384" behindDoc="0" locked="0" layoutInCell="1" allowOverlap="1" wp14:anchorId="6975530E" wp14:editId="3165C733">
              <wp:simplePos x="0" y="0"/>
              <wp:positionH relativeFrom="column">
                <wp:posOffset>3923030</wp:posOffset>
              </wp:positionH>
              <wp:positionV relativeFrom="paragraph">
                <wp:posOffset>-3366135</wp:posOffset>
              </wp:positionV>
              <wp:extent cx="4493260" cy="328930"/>
              <wp:effectExtent l="5715" t="13335" r="8255" b="8255"/>
              <wp:wrapNone/>
              <wp:docPr id="38" name="Rechteck 38"/>
              <wp:cNvGraphicFramePr/>
              <a:graphic xmlns:a="http://schemas.openxmlformats.org/drawingml/2006/main">
                <a:graphicData uri="http://schemas.microsoft.com/office/word/2010/wordprocessingShape">
                  <wps:wsp>
                    <wps:cNvSpPr/>
                    <wps:spPr bwMode="auto">
                      <a:xfrm rot="16199998">
                        <a:off x="0" y="0"/>
                        <a:ext cx="4493260" cy="328930"/>
                      </a:xfrm>
                      <a:prstGeom prst="rect">
                        <a:avLst/>
                      </a:prstGeom>
                      <a:solidFill>
                        <a:srgbClr val="FFFFFF"/>
                      </a:solidFill>
                      <a:ln w="9525">
                        <a:noFill/>
                        <a:miter lim="800000"/>
                        <a:headEnd/>
                        <a:tailEnd/>
                      </a:ln>
                    </wps:spPr>
                    <wps:txbx>
                      <w:txbxContent>
                        <w:p w14:paraId="204CABB4"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1A3C5F85" w14:textId="2D5E937B" w:rsidR="00D34BC3" w:rsidRPr="004E3427" w:rsidRDefault="00D34BC3" w:rsidP="00D34BC3">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975530E" id="Rechteck 38" o:spid="_x0000_s1036" style="position:absolute;margin-left:308.9pt;margin-top:-265.05pt;width:353.8pt;height:25.9pt;rotation:-5898242fd;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" stroked="f">
              <v:textbox>
                <w:txbxContent>
                  <w:p w14:paraId="204CABB4"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1A3C5F85" w14:textId="2D5E937B" w:rsidR="00D34BC3" w:rsidRPr="004E3427" w:rsidRDefault="00D34BC3" w:rsidP="00D34BC3">
                    <w:pPr>
                      <w:spacing w:line="160" w:lineRule="exact"/>
                      <w:rPr>
                        <w:rFonts w:asciiTheme="minorHAnsi" w:hAnsiTheme="minorHAnsi" w:cstheme="minorHAnsi"/>
                        <w:color w:val="A6A6A6"/>
                        <w:sz w:val="14"/>
                        <w:szCs w:val="14"/>
                      </w:rPr>
                    </w:pPr>
                  </w:p>
                </w:txbxContent>
              </v:textbox>
            </v:rect>
          </w:pict>
        </mc:Fallback>
      </mc:AlternateContent>
    </w:r>
    <w:r>
      <w:rPr>
        <w:noProof/>
        <w:sz w:val="8"/>
      </w:rPr>
      <w:drawing>
        <wp:anchor distT="0" distB="0" distL="114300" distR="114300" simplePos="0" relativeHeight="251793408" behindDoc="0" locked="0" layoutInCell="1" allowOverlap="1" wp14:anchorId="0A00EC49" wp14:editId="2897C47F">
          <wp:simplePos x="0" y="0"/>
          <wp:positionH relativeFrom="column">
            <wp:posOffset>5841022</wp:posOffset>
          </wp:positionH>
          <wp:positionV relativeFrom="paragraph">
            <wp:posOffset>-745515</wp:posOffset>
          </wp:positionV>
          <wp:extent cx="647750" cy="146050"/>
          <wp:effectExtent l="3175" t="15875" r="3175" b="3175"/>
          <wp:wrapNone/>
          <wp:docPr id="39"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1"/>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0" y="0"/>
                    <a:ext cx="647750" cy="146050"/>
                  </a:xfrm>
                  <a:prstGeom prst="rect">
                    <a:avLst/>
                  </a:prstGeom>
                  <a:noFill/>
                </pic:spPr>
              </pic:pic>
            </a:graphicData>
          </a:graphic>
        </wp:anchor>
      </w:drawing>
    </w:r>
    <w:r w:rsidR="00D34BC3" w:rsidRPr="00C140D3">
      <w:rPr>
        <w:noProof/>
        <w:sz w:val="8"/>
      </w:rPr>
      <mc:AlternateContent>
        <mc:Choice Requires="wps">
          <w:drawing>
            <wp:anchor distT="0" distB="0" distL="114300" distR="114300" simplePos="0" relativeHeight="251794432" behindDoc="0" locked="0" layoutInCell="1" allowOverlap="1" wp14:anchorId="5CB157AE" wp14:editId="4F4B32DF">
              <wp:simplePos x="0" y="0"/>
              <wp:positionH relativeFrom="column">
                <wp:posOffset>0</wp:posOffset>
              </wp:positionH>
              <wp:positionV relativeFrom="paragraph">
                <wp:posOffset>-133350</wp:posOffset>
              </wp:positionV>
              <wp:extent cx="5605200" cy="0"/>
              <wp:effectExtent l="0" t="19050" r="33655" b="19050"/>
              <wp:wrapNone/>
              <wp:docPr id="34"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31D985E" id="Gerade Verbindung 7" o:spid="_x0000_s1026" style="position:absolute;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5pt" to="441.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" strokecolor="#f5a700" strokeweight="2.5pt">
              <v:stroke joinstyle="miter"/>
            </v:line>
          </w:pict>
        </mc:Fallback>
      </mc:AlternateContent>
    </w:r>
    <w:r w:rsidR="00D34BC3" w:rsidRPr="00D34BC3">
      <w:rPr>
        <w:color w:val="000000"/>
        <w:sz w:val="18"/>
        <w:szCs w:val="18"/>
      </w:rPr>
      <w:t xml:space="preserve"> </w:t>
    </w:r>
    <w:r w:rsidR="00D34BC3">
      <w:rPr>
        <w:color w:val="000000"/>
        <w:sz w:val="18"/>
        <w:szCs w:val="18"/>
      </w:rPr>
      <w:t xml:space="preserve">Modul </w:t>
    </w:r>
    <w:r w:rsidR="00D34BC3">
      <w:rPr>
        <w:sz w:val="18"/>
        <w:szCs w:val="18"/>
      </w:rPr>
      <w:t>KI-B4</w:t>
    </w:r>
    <w:r w:rsidR="00D34BC3">
      <w:rPr>
        <w:color w:val="000000"/>
        <w:sz w:val="18"/>
        <w:szCs w:val="18"/>
      </w:rPr>
      <w:t xml:space="preserve"> – </w:t>
    </w:r>
    <w:r w:rsidR="00D34BC3">
      <w:rPr>
        <w:sz w:val="18"/>
        <w:szCs w:val="18"/>
      </w:rPr>
      <w:t>Von Daten und Bäumen</w:t>
    </w:r>
    <w:r w:rsidR="00D34BC3">
      <w:rPr>
        <w:color w:val="000000"/>
        <w:sz w:val="18"/>
        <w:szCs w:val="18"/>
      </w:rPr>
      <w:tab/>
      <w:t xml:space="preserve">zuletzt aktualisiert am </w:t>
    </w:r>
    <w:r w:rsidR="00D34BC3">
      <w:rPr>
        <w:sz w:val="18"/>
        <w:szCs w:val="18"/>
      </w:rPr>
      <w:t>11</w:t>
    </w:r>
    <w:r w:rsidR="00D34BC3">
      <w:rPr>
        <w:color w:val="000000"/>
        <w:sz w:val="18"/>
        <w:szCs w:val="18"/>
      </w:rPr>
      <w:t>.0</w:t>
    </w:r>
    <w:r w:rsidR="00D34BC3">
      <w:rPr>
        <w:sz w:val="18"/>
        <w:szCs w:val="18"/>
      </w:rPr>
      <w:t>6</w:t>
    </w:r>
    <w:r w:rsidR="00D34BC3">
      <w:rPr>
        <w:color w:val="000000"/>
        <w:sz w:val="18"/>
        <w:szCs w:val="18"/>
      </w:rPr>
      <w:t>.20</w:t>
    </w:r>
    <w:r w:rsidR="00D34BC3">
      <w:rPr>
        <w:sz w:val="18"/>
        <w:szCs w:val="18"/>
      </w:rPr>
      <w:t>2</w:t>
    </w:r>
    <w:r w:rsidR="00D34BC3">
      <w:rPr>
        <w:color w:val="000000"/>
        <w:sz w:val="18"/>
        <w:szCs w:val="18"/>
      </w:rPr>
      <w:t>1</w:t>
    </w:r>
    <w:r w:rsidR="00D34BC3">
      <w:rPr>
        <w:i/>
        <w:sz w:val="18"/>
      </w:rPr>
      <w:tab/>
    </w:r>
    <w:r w:rsidR="00D34BC3">
      <w:rPr>
        <w:sz w:val="18"/>
      </w:rPr>
      <w:t xml:space="preserve">Seite </w:t>
    </w:r>
    <w:r w:rsidR="00D34BC3">
      <w:rPr>
        <w:bCs w:val="0"/>
        <w:sz w:val="18"/>
      </w:rPr>
      <w:fldChar w:fldCharType="begin"/>
    </w:r>
    <w:r w:rsidR="00D34BC3">
      <w:rPr>
        <w:sz w:val="18"/>
      </w:rPr>
      <w:instrText>PAGE  \* Arabic  \* MERGEFORMAT</w:instrText>
    </w:r>
    <w:r w:rsidR="00D34BC3">
      <w:rPr>
        <w:bCs w:val="0"/>
        <w:sz w:val="18"/>
      </w:rPr>
      <w:fldChar w:fldCharType="separate"/>
    </w:r>
    <w:r w:rsidR="00D34BC3">
      <w:rPr>
        <w:bCs w:val="0"/>
        <w:sz w:val="18"/>
      </w:rPr>
      <w:t>23</w:t>
    </w:r>
    <w:r w:rsidR="00D34BC3">
      <w:rPr>
        <w:bCs w:val="0"/>
        <w:sz w:val="18"/>
      </w:rPr>
      <w:fldChar w:fldCharType="end"/>
    </w:r>
    <w:r w:rsidR="00D34BC3">
      <w:rPr>
        <w:sz w:val="18"/>
      </w:rPr>
      <w:t xml:space="preserve"> von </w:t>
    </w:r>
    <w:r w:rsidR="00D34BC3">
      <w:rPr>
        <w:sz w:val="18"/>
      </w:rPr>
      <w:fldChar w:fldCharType="begin"/>
    </w:r>
    <w:r w:rsidR="00D34BC3">
      <w:rPr>
        <w:sz w:val="18"/>
      </w:rPr>
      <w:instrText>NUMPAGES  \* Arabic  \* MERGEFORMAT</w:instrText>
    </w:r>
    <w:r w:rsidR="00D34BC3">
      <w:rPr>
        <w:sz w:val="18"/>
      </w:rPr>
      <w:fldChar w:fldCharType="separate"/>
    </w:r>
    <w:r w:rsidR="00D34BC3">
      <w:rPr>
        <w:sz w:val="18"/>
      </w:rPr>
      <w:t>28</w:t>
    </w:r>
    <w:r w:rsidR="00D34BC3">
      <w:rPr>
        <w:sz w:val="18"/>
      </w:rPr>
      <w:fldChar w:fldCharType="end"/>
    </w:r>
  </w:p>
  <w:p w14:paraId="1A221B51" w14:textId="21642717" w:rsidR="00F279B7" w:rsidRPr="00D34BC3" w:rsidRDefault="00F279B7" w:rsidP="00D34BC3">
    <w:pPr>
      <w:pStyle w:val="Fuzeile"/>
      <w:tabs>
        <w:tab w:val="clear" w:pos="4536"/>
        <w:tab w:val="center" w:pos="510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20FCE" w14:textId="77777777" w:rsidR="00BC2FA3" w:rsidRDefault="00BC2FA3">
      <w:r>
        <w:separator/>
      </w:r>
    </w:p>
  </w:footnote>
  <w:footnote w:type="continuationSeparator" w:id="0">
    <w:p w14:paraId="53EBEC85" w14:textId="77777777" w:rsidR="00BC2FA3" w:rsidRDefault="00BC2FA3">
      <w:r>
        <w:continuationSeparator/>
      </w:r>
    </w:p>
  </w:footnote>
  <w:footnote w:id="1">
    <w:p w14:paraId="1FAF8B5B" w14:textId="77777777" w:rsidR="00752E58" w:rsidRDefault="00752E58" w:rsidP="00752E58">
      <w:pPr>
        <w:spacing w:after="0" w:line="240" w:lineRule="auto"/>
        <w:rPr>
          <w:sz w:val="20"/>
          <w:szCs w:val="20"/>
        </w:rPr>
      </w:pPr>
      <w:r>
        <w:rPr>
          <w:vertAlign w:val="superscript"/>
        </w:rPr>
        <w:footnoteRef/>
      </w:r>
      <w:r>
        <w:rPr>
          <w:sz w:val="20"/>
          <w:szCs w:val="20"/>
        </w:rPr>
        <w:t xml:space="preserve"> Viele Algorithmen berechnen hierfür den sogenannten Informationsgewinn: </w:t>
      </w:r>
      <w:hyperlink r:id="rId1" w:tooltip="https://de.wikipedia.org/wiki/Iterative_Dichotomiser_3" w:history="1">
        <w:r>
          <w:rPr>
            <w:color w:val="1155CC"/>
            <w:sz w:val="20"/>
            <w:szCs w:val="20"/>
            <w:u w:val="single"/>
          </w:rPr>
          <w:t>https://de.wikipedia.org/wiki/Iterative_Dichotomiser_3</w:t>
        </w:r>
      </w:hyperlink>
      <w:r>
        <w:rPr>
          <w:sz w:val="20"/>
          <w:szCs w:val="20"/>
        </w:rPr>
        <w:t xml:space="preserve"> </w:t>
      </w:r>
    </w:p>
  </w:footnote>
  <w:footnote w:id="2">
    <w:p w14:paraId="2C81E173" w14:textId="77777777" w:rsidR="00752E58" w:rsidRDefault="00752E58" w:rsidP="00752E58">
      <w:pPr>
        <w:spacing w:line="240" w:lineRule="auto"/>
        <w:rPr>
          <w:sz w:val="20"/>
          <w:szCs w:val="20"/>
        </w:rPr>
      </w:pPr>
      <w:r>
        <w:rPr>
          <w:vertAlign w:val="superscript"/>
        </w:rPr>
        <w:footnoteRef/>
      </w:r>
      <w:r>
        <w:rPr>
          <w:sz w:val="20"/>
          <w:szCs w:val="20"/>
        </w:rPr>
        <w:t xml:space="preserve"> Bei </w:t>
      </w:r>
      <w:r>
        <w:rPr>
          <w:rFonts w:ascii="Courier New" w:eastAsia="Courier New" w:hAnsi="Courier New" w:cs="Courier New"/>
        </w:rPr>
        <w:t>pip</w:t>
      </w:r>
      <w:r>
        <w:t xml:space="preserve"> </w:t>
      </w:r>
      <w:r>
        <w:rPr>
          <w:sz w:val="20"/>
          <w:szCs w:val="20"/>
        </w:rPr>
        <w:t>und</w:t>
      </w:r>
      <w:r>
        <w:t xml:space="preserve"> </w:t>
      </w:r>
      <w:r>
        <w:rPr>
          <w:rFonts w:ascii="Courier New" w:eastAsia="Courier New" w:hAnsi="Courier New" w:cs="Courier New"/>
        </w:rPr>
        <w:t xml:space="preserve">conda </w:t>
      </w:r>
      <w:r>
        <w:rPr>
          <w:sz w:val="20"/>
          <w:szCs w:val="20"/>
        </w:rPr>
        <w:t xml:space="preserve">handelt es um Paketverwaltungsprogramme für die Programmiersprache Python. Sie müssen die Programme jedoch nicht kennen, um dieses Modul einsetzen zu können. </w:t>
      </w:r>
    </w:p>
  </w:footnote>
  <w:footnote w:id="3">
    <w:p w14:paraId="0DB2C5E2" w14:textId="77777777" w:rsidR="00752E58" w:rsidRDefault="00752E58" w:rsidP="00752E58">
      <w:pPr>
        <w:pStyle w:val="Funotentext"/>
      </w:pPr>
      <w:r>
        <w:rPr>
          <w:rStyle w:val="Funotenzeichen"/>
        </w:rPr>
        <w:footnoteRef/>
      </w:r>
      <w:r>
        <w:t xml:space="preserve"> Der Computer könnte in unserem Beispiel auch direkt </w:t>
      </w:r>
      <w:proofErr w:type="gramStart"/>
      <w:r>
        <w:t>mit den Bilder</w:t>
      </w:r>
      <w:proofErr w:type="gramEnd"/>
      <w:r>
        <w:t xml:space="preserve"> arbeiten, wie das etwa bei Bilderkennung bzw. Klassifikation von Bildern der Fall ist. Allerdings liegen viele Daten in tabellarischer Form vor, wie auch in den späteren Beispielen in diesem Modul. Auch dort werden die für den Anwendungsfall relevanten Merkmale aus der „echten Welt“ erfasst und für den Computer verarbeitbar gemacht.</w:t>
      </w:r>
    </w:p>
  </w:footnote>
  <w:footnote w:id="4">
    <w:p w14:paraId="1E5E1F0F" w14:textId="4638E0A2" w:rsidR="00752E58" w:rsidRDefault="00752E58" w:rsidP="00752E58">
      <w:pPr>
        <w:spacing w:line="240" w:lineRule="auto"/>
        <w:rPr>
          <w:sz w:val="20"/>
          <w:szCs w:val="20"/>
        </w:rPr>
      </w:pPr>
      <w:r>
        <w:rPr>
          <w:vertAlign w:val="superscript"/>
        </w:rPr>
        <w:footnoteRef/>
      </w:r>
      <w:r>
        <w:rPr>
          <w:sz w:val="20"/>
          <w:szCs w:val="20"/>
        </w:rPr>
        <w:t xml:space="preserve"> In diesem Zusammenhang wird häufig der Begriff </w:t>
      </w:r>
      <w:r w:rsidR="00EA5E54">
        <w:rPr>
          <w:sz w:val="20"/>
          <w:szCs w:val="20"/>
        </w:rPr>
        <w:t>„</w:t>
      </w:r>
      <w:r>
        <w:rPr>
          <w:sz w:val="20"/>
          <w:szCs w:val="20"/>
        </w:rPr>
        <w:t>Big Data</w:t>
      </w:r>
      <w:r w:rsidR="00EA5E54">
        <w:rPr>
          <w:sz w:val="20"/>
          <w:szCs w:val="20"/>
        </w:rPr>
        <w:t>“</w:t>
      </w:r>
      <w:r>
        <w:rPr>
          <w:sz w:val="20"/>
          <w:szCs w:val="20"/>
        </w:rPr>
        <w:t xml:space="preserve"> verwendet.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ED832" w14:textId="4F664B12" w:rsidR="0033573F" w:rsidRDefault="00440778">
    <w:pPr>
      <w:pStyle w:val="Kopfzeile"/>
      <w:rPr>
        <w:vertAlign w:val="subscript"/>
      </w:rPr>
    </w:pPr>
    <w:bookmarkStart w:id="62" w:name="_Hlk58245611"/>
    <w:bookmarkStart w:id="63" w:name="_Hlk58245612"/>
    <w:r w:rsidRPr="00440778">
      <w:rPr>
        <w:noProof/>
        <w:vertAlign w:val="subscript"/>
      </w:rPr>
      <w:drawing>
        <wp:anchor distT="0" distB="0" distL="114300" distR="114300" simplePos="0" relativeHeight="251715584" behindDoc="0" locked="0" layoutInCell="1" allowOverlap="1" wp14:anchorId="5E586248" wp14:editId="078A26E5">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56"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8CB94" w14:textId="32443047" w:rsidR="0033573F" w:rsidRDefault="0033573F">
    <w:pPr>
      <w:pStyle w:val="Kopfzeile"/>
      <w:tabs>
        <w:tab w:val="clear" w:pos="4536"/>
        <w:tab w:val="clear" w:pos="9072"/>
        <w:tab w:val="left" w:pos="3855"/>
      </w:tabs>
    </w:pPr>
    <w:r>
      <w:tab/>
    </w:r>
  </w:p>
  <w:p w14:paraId="06A6EFAB" w14:textId="77777777" w:rsidR="0033573F" w:rsidRDefault="0033573F">
    <w:pPr>
      <w:pStyle w:val="Kopfzeile"/>
      <w:tabs>
        <w:tab w:val="clear" w:pos="4536"/>
        <w:tab w:val="clear" w:pos="9072"/>
        <w:tab w:val="left" w:pos="5010"/>
      </w:tabs>
    </w:pPr>
    <w:r>
      <w:rPr>
        <w:rFonts w:hint="eastAsia"/>
      </w:rPr>
      <w:tab/>
    </w:r>
    <w:bookmarkEnd w:id="62"/>
    <w:bookmarkEnd w:id="63"/>
  </w:p>
  <w:p w14:paraId="4D45332F" w14:textId="01C122F9" w:rsidR="0033573F" w:rsidRDefault="0033573F">
    <w:pPr>
      <w:pStyle w:val="Kopfzeile"/>
    </w:pPr>
  </w:p>
  <w:p w14:paraId="72C97786" w14:textId="6967663F" w:rsidR="0033573F" w:rsidRDefault="00440778">
    <w:pPr>
      <w:pStyle w:val="Kopfzeile"/>
    </w:pPr>
    <w:r w:rsidRPr="00440778">
      <w:rPr>
        <w:noProof/>
        <w:vertAlign w:val="subscript"/>
      </w:rPr>
      <mc:AlternateContent>
        <mc:Choice Requires="wps">
          <w:drawing>
            <wp:anchor distT="0" distB="0" distL="114300" distR="114300" simplePos="0" relativeHeight="251716608" behindDoc="0" locked="0" layoutInCell="1" allowOverlap="1" wp14:anchorId="661C186B" wp14:editId="41B3D512">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2"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5A7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61175" id="Gerade Verbindung 26" o:spid="_x0000_s1026" style="position:absolute;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" strokecolor="#f5a700" strokeweight="2.5pt">
              <w10:wrap type="through" anchorx="page"/>
            </v:line>
          </w:pict>
        </mc:Fallback>
      </mc:AlternateContent>
    </w:r>
  </w:p>
  <w:p w14:paraId="35FB4DA3" w14:textId="77777777" w:rsidR="0033573F" w:rsidRDefault="0033573F">
    <w:pPr>
      <w:pStyle w:val="Kopfzeile"/>
    </w:pPr>
  </w:p>
  <w:p w14:paraId="04DE26BB" w14:textId="77777777" w:rsidR="0033573F" w:rsidRDefault="0033573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AC767" w14:textId="57BD4F11" w:rsidR="0033573F" w:rsidRDefault="0033573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17DCB" w14:textId="77777777" w:rsidR="0033573F" w:rsidRDefault="0033573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7379E" w14:textId="77777777" w:rsidR="00C679E3" w:rsidRDefault="00C679E3">
    <w:pPr>
      <w:pStyle w:val="Kopfzeile"/>
      <w:rPr>
        <w:vertAlign w:val="subscript"/>
      </w:rPr>
    </w:pPr>
    <w:r w:rsidRPr="00440778">
      <w:rPr>
        <w:noProof/>
        <w:vertAlign w:val="subscript"/>
      </w:rPr>
      <w:drawing>
        <wp:anchor distT="0" distB="0" distL="114300" distR="114300" simplePos="0" relativeHeight="251748352" behindDoc="0" locked="0" layoutInCell="1" allowOverlap="1" wp14:anchorId="1B7E3951" wp14:editId="7BFAD3F2">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6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D5248" w14:textId="77777777" w:rsidR="00C679E3" w:rsidRDefault="00C679E3">
    <w:pPr>
      <w:pStyle w:val="Kopfzeile"/>
      <w:tabs>
        <w:tab w:val="clear" w:pos="4536"/>
        <w:tab w:val="clear" w:pos="9072"/>
        <w:tab w:val="left" w:pos="3855"/>
      </w:tabs>
    </w:pPr>
    <w:r>
      <w:tab/>
    </w:r>
  </w:p>
  <w:p w14:paraId="60EA8299" w14:textId="77777777" w:rsidR="00C679E3" w:rsidRDefault="00C679E3">
    <w:pPr>
      <w:pStyle w:val="Kopfzeile"/>
      <w:tabs>
        <w:tab w:val="clear" w:pos="4536"/>
        <w:tab w:val="clear" w:pos="9072"/>
        <w:tab w:val="left" w:pos="5010"/>
      </w:tabs>
    </w:pPr>
    <w:r>
      <w:rPr>
        <w:rFonts w:hint="eastAsia"/>
      </w:rPr>
      <w:tab/>
    </w:r>
  </w:p>
  <w:p w14:paraId="1FA11DBF" w14:textId="77777777" w:rsidR="00C679E3" w:rsidRDefault="00C679E3">
    <w:pPr>
      <w:pStyle w:val="Kopfzeile"/>
    </w:pPr>
  </w:p>
  <w:p w14:paraId="02FEED06" w14:textId="77777777" w:rsidR="00C679E3" w:rsidRDefault="00C679E3">
    <w:pPr>
      <w:pStyle w:val="Kopfzeile"/>
    </w:pPr>
    <w:r w:rsidRPr="00440778">
      <w:rPr>
        <w:noProof/>
        <w:vertAlign w:val="subscript"/>
      </w:rPr>
      <mc:AlternateContent>
        <mc:Choice Requires="wps">
          <w:drawing>
            <wp:anchor distT="0" distB="0" distL="114300" distR="114300" simplePos="0" relativeHeight="251749376" behindDoc="0" locked="0" layoutInCell="1" allowOverlap="1" wp14:anchorId="74649DD5" wp14:editId="60A1EB1D">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382"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E8CBE3" id="Gerade Verbindung 26" o:spid="_x0000_s1026" style="position:absolute;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" strokecolor="#f99d1c" strokeweight="2.5pt">
              <w10:wrap type="through" anchorx="page"/>
            </v:line>
          </w:pict>
        </mc:Fallback>
      </mc:AlternateContent>
    </w:r>
  </w:p>
  <w:p w14:paraId="08D7C158" w14:textId="77777777" w:rsidR="00C679E3" w:rsidRDefault="00C679E3">
    <w:pPr>
      <w:pStyle w:val="Kopfzeile"/>
    </w:pPr>
  </w:p>
  <w:p w14:paraId="58210F5B" w14:textId="77777777" w:rsidR="00C679E3" w:rsidRDefault="00C679E3">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C609" w14:textId="6E0C2B22" w:rsidR="00C679E3" w:rsidRDefault="003E7B5F">
    <w:pPr>
      <w:pStyle w:val="Kopfzeile"/>
    </w:pPr>
    <w:r>
      <w:rPr>
        <w:noProof/>
      </w:rPr>
      <mc:AlternateContent>
        <mc:Choice Requires="wps">
          <w:drawing>
            <wp:anchor distT="0" distB="0" distL="114300" distR="114300" simplePos="0" relativeHeight="251800576" behindDoc="0" locked="0" layoutInCell="1" allowOverlap="1" wp14:anchorId="63DFA63E" wp14:editId="6BB9CE96">
              <wp:simplePos x="0" y="0"/>
              <wp:positionH relativeFrom="column">
                <wp:posOffset>7513016</wp:posOffset>
              </wp:positionH>
              <wp:positionV relativeFrom="paragraph">
                <wp:posOffset>3306860</wp:posOffset>
              </wp:positionV>
              <wp:extent cx="4328160" cy="328930"/>
              <wp:effectExtent l="18415" t="635" r="14605" b="14605"/>
              <wp:wrapNone/>
              <wp:docPr id="24" name="Rechteck 24"/>
              <wp:cNvGraphicFramePr/>
              <a:graphic xmlns:a="http://schemas.openxmlformats.org/drawingml/2006/main">
                <a:graphicData uri="http://schemas.microsoft.com/office/word/2010/wordprocessingShape">
                  <wps:wsp>
                    <wps:cNvSpPr/>
                    <wps:spPr bwMode="auto">
                      <a:xfrm rot="16199998">
                        <a:off x="0" y="0"/>
                        <a:ext cx="4328160" cy="328930"/>
                      </a:xfrm>
                      <a:prstGeom prst="rect">
                        <a:avLst/>
                      </a:prstGeom>
                      <a:solidFill>
                        <a:srgbClr val="FFFFFF"/>
                      </a:solidFill>
                      <a:ln w="9525">
                        <a:noFill/>
                        <a:miter lim="800000"/>
                        <a:headEnd/>
                        <a:tailEnd/>
                      </a:ln>
                    </wps:spPr>
                    <wps:txbx>
                      <w:txbxContent>
                        <w:p w14:paraId="7BB75DD4" w14:textId="2482D2B8"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w:t>
                          </w:r>
                          <w:r w:rsidR="003E7B5F">
                            <w:rPr>
                              <w:rFonts w:ascii="Helvetica 55" w:hAnsi="Helvetica 55"/>
                              <w:color w:val="A6A6A6" w:themeColor="background1" w:themeShade="A6"/>
                              <w:sz w:val="14"/>
                              <w:szCs w:val="14"/>
                            </w:rPr>
                            <w:t xml:space="preserve">d der </w:t>
                          </w:r>
                          <w:r w:rsidRPr="00292EF7">
                            <w:rPr>
                              <w:rFonts w:ascii="Helvetica 55" w:hAnsi="Helvetica 55"/>
                              <w:color w:val="A6A6A6" w:themeColor="background1" w:themeShade="A6"/>
                              <w:sz w:val="14"/>
                              <w:szCs w:val="14"/>
                            </w:rPr>
                            <w:t>Wissensfabrik – Unternehmen für Deutschland e.V.</w:t>
                          </w:r>
                        </w:p>
                        <w:p w14:paraId="677F42F7" w14:textId="30A9C355" w:rsidR="002A4112" w:rsidRPr="004E3427" w:rsidRDefault="002A4112" w:rsidP="002A4112">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anchor>
          </w:drawing>
        </mc:Choice>
        <mc:Fallback>
          <w:pict>
            <v:rect w14:anchorId="63DFA63E" id="Rechteck 24" o:spid="_x0000_s1031" style="position:absolute;margin-left:591.6pt;margin-top:260.4pt;width:340.8pt;height:25.9pt;rotation:-5898242fd;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" stroked="f">
              <v:textbox>
                <w:txbxContent>
                  <w:p w14:paraId="7BB75DD4" w14:textId="2482D2B8"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w:t>
                    </w:r>
                    <w:r w:rsidR="003E7B5F">
                      <w:rPr>
                        <w:rFonts w:ascii="Helvetica 55" w:hAnsi="Helvetica 55"/>
                        <w:color w:val="A6A6A6" w:themeColor="background1" w:themeShade="A6"/>
                        <w:sz w:val="14"/>
                        <w:szCs w:val="14"/>
                      </w:rPr>
                      <w:t xml:space="preserve">d der </w:t>
                    </w:r>
                    <w:r w:rsidRPr="00292EF7">
                      <w:rPr>
                        <w:rFonts w:ascii="Helvetica 55" w:hAnsi="Helvetica 55"/>
                        <w:color w:val="A6A6A6" w:themeColor="background1" w:themeShade="A6"/>
                        <w:sz w:val="14"/>
                        <w:szCs w:val="14"/>
                      </w:rPr>
                      <w:t>Wissensfabrik – Unternehmen für Deutschland e.V.</w:t>
                    </w:r>
                  </w:p>
                  <w:p w14:paraId="677F42F7" w14:textId="30A9C355" w:rsidR="002A4112" w:rsidRPr="004E3427" w:rsidRDefault="002A4112" w:rsidP="002A4112">
                    <w:pPr>
                      <w:spacing w:line="160" w:lineRule="exact"/>
                      <w:rPr>
                        <w:rFonts w:asciiTheme="minorHAnsi" w:hAnsiTheme="minorHAnsi" w:cstheme="minorHAnsi"/>
                        <w:color w:val="A6A6A6"/>
                        <w:sz w:val="14"/>
                        <w:szCs w:val="14"/>
                      </w:rPr>
                    </w:pPr>
                  </w:p>
                </w:txbxContent>
              </v:textbox>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5081" w14:textId="77777777" w:rsidR="00C679E3" w:rsidRDefault="00C679E3">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76D8F" w14:textId="77777777" w:rsidR="007B31E8" w:rsidRDefault="007B31E8">
    <w:pPr>
      <w:pStyle w:val="Kopfzeile"/>
      <w:rPr>
        <w:vertAlign w:val="subscript"/>
      </w:rPr>
    </w:pPr>
    <w:r w:rsidRPr="00440778">
      <w:rPr>
        <w:noProof/>
        <w:vertAlign w:val="subscript"/>
      </w:rPr>
      <w:drawing>
        <wp:anchor distT="0" distB="0" distL="114300" distR="114300" simplePos="0" relativeHeight="251764736" behindDoc="0" locked="0" layoutInCell="1" allowOverlap="1" wp14:anchorId="60435E50" wp14:editId="31A056A1">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2"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2F6BF" w14:textId="77777777" w:rsidR="007B31E8" w:rsidRDefault="007B31E8">
    <w:pPr>
      <w:pStyle w:val="Kopfzeile"/>
      <w:tabs>
        <w:tab w:val="clear" w:pos="4536"/>
        <w:tab w:val="clear" w:pos="9072"/>
        <w:tab w:val="left" w:pos="3855"/>
      </w:tabs>
    </w:pPr>
    <w:r>
      <w:tab/>
    </w:r>
  </w:p>
  <w:p w14:paraId="2820B12A" w14:textId="77777777" w:rsidR="007B31E8" w:rsidRDefault="007B31E8">
    <w:pPr>
      <w:pStyle w:val="Kopfzeile"/>
      <w:tabs>
        <w:tab w:val="clear" w:pos="4536"/>
        <w:tab w:val="clear" w:pos="9072"/>
        <w:tab w:val="left" w:pos="5010"/>
      </w:tabs>
    </w:pPr>
    <w:r>
      <w:rPr>
        <w:rFonts w:hint="eastAsia"/>
      </w:rPr>
      <w:tab/>
    </w:r>
  </w:p>
  <w:p w14:paraId="09395F72" w14:textId="77777777" w:rsidR="007B31E8" w:rsidRDefault="007B31E8">
    <w:pPr>
      <w:pStyle w:val="Kopfzeile"/>
    </w:pPr>
  </w:p>
  <w:p w14:paraId="790F3AF4" w14:textId="77777777" w:rsidR="007B31E8" w:rsidRDefault="007B31E8">
    <w:pPr>
      <w:pStyle w:val="Kopfzeile"/>
    </w:pPr>
    <w:r w:rsidRPr="00440778">
      <w:rPr>
        <w:noProof/>
        <w:vertAlign w:val="subscript"/>
      </w:rPr>
      <mc:AlternateContent>
        <mc:Choice Requires="wps">
          <w:drawing>
            <wp:anchor distT="0" distB="0" distL="114300" distR="114300" simplePos="0" relativeHeight="251765760" behindDoc="0" locked="0" layoutInCell="1" allowOverlap="1" wp14:anchorId="1A37CE12" wp14:editId="6F282106">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407"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C02AB9" id="Gerade Verbindung 26" o:spid="_x0000_s1026" style="position:absolute;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" strokecolor="#f99d1c" strokeweight="2.5pt">
              <w10:wrap type="through" anchorx="page"/>
            </v:line>
          </w:pict>
        </mc:Fallback>
      </mc:AlternateContent>
    </w:r>
  </w:p>
  <w:p w14:paraId="585598BA" w14:textId="77777777" w:rsidR="007B31E8" w:rsidRDefault="007B31E8">
    <w:pPr>
      <w:pStyle w:val="Kopfzeile"/>
    </w:pPr>
  </w:p>
  <w:p w14:paraId="66D0FB99" w14:textId="77777777" w:rsidR="007B31E8" w:rsidRDefault="007B31E8">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2598D" w14:textId="049B7A70" w:rsidR="007B31E8" w:rsidRDefault="00763C52">
    <w:pPr>
      <w:pStyle w:val="Kopfzeile"/>
    </w:pPr>
    <w:r>
      <w:rPr>
        <w:noProof/>
        <w:vertAlign w:val="subscript"/>
      </w:rPr>
      <mc:AlternateContent>
        <mc:Choice Requires="wps">
          <w:drawing>
            <wp:anchor distT="0" distB="0" distL="114300" distR="114300" simplePos="0" relativeHeight="251759616" behindDoc="0" locked="0" layoutInCell="1" allowOverlap="1" wp14:anchorId="6FC7AEA6" wp14:editId="6D984C32">
              <wp:simplePos x="0" y="0"/>
              <wp:positionH relativeFrom="column">
                <wp:posOffset>7353300</wp:posOffset>
              </wp:positionH>
              <wp:positionV relativeFrom="paragraph">
                <wp:posOffset>3387725</wp:posOffset>
              </wp:positionV>
              <wp:extent cx="4486910" cy="328930"/>
              <wp:effectExtent l="2540" t="16510" r="11430" b="11430"/>
              <wp:wrapNone/>
              <wp:docPr id="410" name="Rechteck 410"/>
              <wp:cNvGraphicFramePr/>
              <a:graphic xmlns:a="http://schemas.openxmlformats.org/drawingml/2006/main">
                <a:graphicData uri="http://schemas.microsoft.com/office/word/2010/wordprocessingShape">
                  <wps:wsp>
                    <wps:cNvSpPr/>
                    <wps:spPr bwMode="auto">
                      <a:xfrm rot="16199998">
                        <a:off x="0" y="0"/>
                        <a:ext cx="4486910" cy="328930"/>
                      </a:xfrm>
                      <a:prstGeom prst="rect">
                        <a:avLst/>
                      </a:prstGeom>
                      <a:solidFill>
                        <a:srgbClr val="FFFFFF"/>
                      </a:solidFill>
                      <a:ln w="9525">
                        <a:noFill/>
                        <a:miter lim="800000"/>
                        <a:headEnd/>
                        <a:tailEnd/>
                      </a:ln>
                    </wps:spPr>
                    <wps:txbx>
                      <w:txbxContent>
                        <w:p w14:paraId="2D6A3E41"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E7A5E94" w14:textId="77777777" w:rsidR="007B31E8" w:rsidRDefault="007B31E8">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6FC7AEA6" id="Rechteck 410" o:spid="_x0000_s1033" style="position:absolute;margin-left:579pt;margin-top:266.75pt;width:353.3pt;height:25.9pt;rotation:-5898242fd;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" stroked="f">
              <v:textbox>
                <w:txbxContent>
                  <w:p w14:paraId="2D6A3E41"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E7A5E94" w14:textId="77777777" w:rsidR="007B31E8" w:rsidRDefault="007B31E8">
                    <w:pPr>
                      <w:spacing w:line="160" w:lineRule="exact"/>
                      <w:rPr>
                        <w:rFonts w:ascii="Helvetica 55" w:hAnsi="Helvetica 55"/>
                        <w:color w:val="A6A6A6"/>
                        <w:sz w:val="14"/>
                        <w:szCs w:val="14"/>
                      </w:rPr>
                    </w:pPr>
                  </w:p>
                </w:txbxContent>
              </v:textbox>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CBB37" w14:textId="77777777" w:rsidR="007B31E8" w:rsidRDefault="007B31E8">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83F1F" w14:textId="77777777" w:rsidR="007B31E8" w:rsidRDefault="007B31E8">
    <w:pPr>
      <w:pStyle w:val="Kopfzeile"/>
      <w:rPr>
        <w:vertAlign w:val="subscript"/>
      </w:rPr>
    </w:pPr>
    <w:r w:rsidRPr="00440778">
      <w:rPr>
        <w:noProof/>
        <w:vertAlign w:val="subscript"/>
      </w:rPr>
      <w:drawing>
        <wp:anchor distT="0" distB="0" distL="114300" distR="114300" simplePos="0" relativeHeight="251781120" behindDoc="0" locked="0" layoutInCell="1" allowOverlap="1" wp14:anchorId="1A962198" wp14:editId="35C5FB04">
          <wp:simplePos x="0" y="0"/>
          <wp:positionH relativeFrom="page">
            <wp:posOffset>4835525</wp:posOffset>
          </wp:positionH>
          <wp:positionV relativeFrom="page">
            <wp:posOffset>265430</wp:posOffset>
          </wp:positionV>
          <wp:extent cx="2516400" cy="73080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327"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issensfabrik_Kopf"/>
                  <pic:cNvPicPr>
                    <a:picLocks noChangeAspect="1"/>
                  </pic:cNvPicPr>
                </pic:nvPicPr>
                <pic:blipFill>
                  <a:blip r:embed="rId1"/>
                  <a:stretch/>
                </pic:blipFill>
                <pic:spPr bwMode="auto">
                  <a:xfrm>
                    <a:off x="0" y="0"/>
                    <a:ext cx="25164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2A7DD3" w14:textId="77777777" w:rsidR="007B31E8" w:rsidRDefault="007B31E8">
    <w:pPr>
      <w:pStyle w:val="Kopfzeile"/>
      <w:tabs>
        <w:tab w:val="clear" w:pos="4536"/>
        <w:tab w:val="clear" w:pos="9072"/>
        <w:tab w:val="left" w:pos="3855"/>
      </w:tabs>
    </w:pPr>
    <w:r>
      <w:tab/>
    </w:r>
  </w:p>
  <w:p w14:paraId="3A29E158" w14:textId="77777777" w:rsidR="007B31E8" w:rsidRDefault="007B31E8">
    <w:pPr>
      <w:pStyle w:val="Kopfzeile"/>
      <w:tabs>
        <w:tab w:val="clear" w:pos="4536"/>
        <w:tab w:val="clear" w:pos="9072"/>
        <w:tab w:val="left" w:pos="5010"/>
      </w:tabs>
    </w:pPr>
    <w:r>
      <w:rPr>
        <w:rFonts w:hint="eastAsia"/>
      </w:rPr>
      <w:tab/>
    </w:r>
  </w:p>
  <w:p w14:paraId="73B6B0B3" w14:textId="77777777" w:rsidR="007B31E8" w:rsidRDefault="007B31E8">
    <w:pPr>
      <w:pStyle w:val="Kopfzeile"/>
    </w:pPr>
  </w:p>
  <w:p w14:paraId="42A5CB06" w14:textId="77777777" w:rsidR="007B31E8" w:rsidRDefault="007B31E8">
    <w:pPr>
      <w:pStyle w:val="Kopfzeile"/>
    </w:pPr>
    <w:r w:rsidRPr="00440778">
      <w:rPr>
        <w:noProof/>
        <w:vertAlign w:val="subscript"/>
      </w:rPr>
      <mc:AlternateContent>
        <mc:Choice Requires="wps">
          <w:drawing>
            <wp:anchor distT="0" distB="0" distL="114300" distR="114300" simplePos="0" relativeHeight="251782144" behindDoc="0" locked="0" layoutInCell="1" allowOverlap="1" wp14:anchorId="14DEA5BD" wp14:editId="073B9722">
              <wp:simplePos x="0" y="0"/>
              <wp:positionH relativeFrom="page">
                <wp:posOffset>0</wp:posOffset>
              </wp:positionH>
              <wp:positionV relativeFrom="paragraph">
                <wp:posOffset>197485</wp:posOffset>
              </wp:positionV>
              <wp:extent cx="7563600" cy="0"/>
              <wp:effectExtent l="0" t="19050" r="37465" b="19050"/>
              <wp:wrapThrough wrapText="bothSides">
                <wp:wrapPolygon edited="1">
                  <wp:start x="0" y="0"/>
                  <wp:lineTo x="0" y="21600"/>
                  <wp:lineTo x="21600" y="21600"/>
                  <wp:lineTo x="21600" y="0"/>
                </wp:wrapPolygon>
              </wp:wrapThrough>
              <wp:docPr id="424" name="Gerade Verbindung 26"/>
              <wp:cNvGraphicFramePr/>
              <a:graphic xmlns:a="http://schemas.openxmlformats.org/drawingml/2006/main">
                <a:graphicData uri="http://schemas.microsoft.com/office/word/2010/wordprocessingShape">
                  <wps:wsp>
                    <wps:cNvCnPr/>
                    <wps:spPr bwMode="auto">
                      <a:xfrm>
                        <a:off x="0" y="0"/>
                        <a:ext cx="7563600" cy="0"/>
                      </a:xfrm>
                      <a:prstGeom prst="line">
                        <a:avLst/>
                      </a:prstGeom>
                      <a:noFill/>
                      <a:ln w="31750">
                        <a:solidFill>
                          <a:srgbClr val="F99D1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53EA69" id="Gerade Verbindung 26" o:spid="_x0000_s1026" style="position:absolute;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0,15.55pt" to="595.55pt,15.55pt" wrapcoords="0 0 0 0 21600 0 2160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" strokecolor="#f99d1c" strokeweight="2.5pt">
              <w10:wrap type="through" anchorx="page"/>
            </v:line>
          </w:pict>
        </mc:Fallback>
      </mc:AlternateContent>
    </w:r>
  </w:p>
  <w:p w14:paraId="6D6A72BA" w14:textId="77777777" w:rsidR="007B31E8" w:rsidRDefault="007B31E8">
    <w:pPr>
      <w:pStyle w:val="Kopfzeile"/>
    </w:pPr>
  </w:p>
  <w:p w14:paraId="27C049B3" w14:textId="77777777" w:rsidR="007B31E8" w:rsidRDefault="007B31E8">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17F26" w14:textId="29FAB7EC" w:rsidR="007B31E8" w:rsidRDefault="00763C52">
    <w:pPr>
      <w:pStyle w:val="Kopfzeile"/>
    </w:pPr>
    <w:r>
      <w:rPr>
        <w:noProof/>
        <w:vertAlign w:val="subscript"/>
      </w:rPr>
      <mc:AlternateContent>
        <mc:Choice Requires="wps">
          <w:drawing>
            <wp:anchor distT="0" distB="0" distL="114300" distR="114300" simplePos="0" relativeHeight="251776000" behindDoc="0" locked="0" layoutInCell="1" allowOverlap="1" wp14:anchorId="20DD36F3" wp14:editId="466BBA4C">
              <wp:simplePos x="0" y="0"/>
              <wp:positionH relativeFrom="column">
                <wp:posOffset>7334250</wp:posOffset>
              </wp:positionH>
              <wp:positionV relativeFrom="paragraph">
                <wp:posOffset>3387725</wp:posOffset>
              </wp:positionV>
              <wp:extent cx="4525010" cy="328930"/>
              <wp:effectExtent l="2540" t="16510" r="11430" b="11430"/>
              <wp:wrapNone/>
              <wp:docPr id="427" name="Rechteck 427"/>
              <wp:cNvGraphicFramePr/>
              <a:graphic xmlns:a="http://schemas.openxmlformats.org/drawingml/2006/main">
                <a:graphicData uri="http://schemas.microsoft.com/office/word/2010/wordprocessingShape">
                  <wps:wsp>
                    <wps:cNvSpPr/>
                    <wps:spPr bwMode="auto">
                      <a:xfrm rot="16199998">
                        <a:off x="0" y="0"/>
                        <a:ext cx="4525010" cy="328930"/>
                      </a:xfrm>
                      <a:prstGeom prst="rect">
                        <a:avLst/>
                      </a:prstGeom>
                      <a:solidFill>
                        <a:srgbClr val="FFFFFF"/>
                      </a:solidFill>
                      <a:ln w="9525">
                        <a:noFill/>
                        <a:miter lim="800000"/>
                        <a:headEnd/>
                        <a:tailEnd/>
                      </a:ln>
                    </wps:spPr>
                    <wps:txbx>
                      <w:txbxContent>
                        <w:p w14:paraId="55B1A9E3"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89FC786" w14:textId="77777777" w:rsidR="007B31E8" w:rsidRDefault="007B31E8">
                          <w:pPr>
                            <w:spacing w:line="160" w:lineRule="exact"/>
                            <w:rPr>
                              <w:rFonts w:ascii="Helvetica 55" w:hAnsi="Helvetica 55"/>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20DD36F3" id="Rechteck 427" o:spid="_x0000_s1035" style="position:absolute;margin-left:577.5pt;margin-top:266.75pt;width:356.3pt;height:25.9pt;rotation:-5898242fd;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" stroked="f">
              <v:textbox>
                <w:txbxContent>
                  <w:p w14:paraId="55B1A9E3" w14:textId="77777777" w:rsidR="00763C52" w:rsidRPr="004E3427" w:rsidRDefault="00763C52" w:rsidP="00763C52">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Entwicklung in Kooperation von der Didaktik der Informatik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und der Wissensfabrik – Unternehmen für Deutschland e.V.</w:t>
                    </w:r>
                  </w:p>
                  <w:p w14:paraId="289FC786" w14:textId="77777777" w:rsidR="007B31E8" w:rsidRDefault="007B31E8">
                    <w:pPr>
                      <w:spacing w:line="160" w:lineRule="exact"/>
                      <w:rPr>
                        <w:rFonts w:ascii="Helvetica 55" w:hAnsi="Helvetica 55"/>
                        <w:color w:val="A6A6A6"/>
                        <w:sz w:val="14"/>
                        <w:szCs w:val="14"/>
                      </w:rPr>
                    </w:pPr>
                  </w:p>
                </w:txbxContent>
              </v:textbox>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EEBD5" w14:textId="77777777" w:rsidR="007B31E8" w:rsidRDefault="007B31E8">
    <w:pPr>
      <w:pStyle w:val="Kopfzeil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586D" w14:textId="77777777" w:rsidR="0033573F" w:rsidRDefault="0033573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093"/>
    <w:multiLevelType w:val="hybridMultilevel"/>
    <w:tmpl w:val="58FAE61C"/>
    <w:lvl w:ilvl="0" w:tplc="7758FC80">
      <w:start w:val="1"/>
      <w:numFmt w:val="bullet"/>
      <w:lvlText w:val=""/>
      <w:lvlJc w:val="left"/>
      <w:pPr>
        <w:tabs>
          <w:tab w:val="num" w:pos="720"/>
        </w:tabs>
        <w:ind w:left="720" w:hanging="360"/>
      </w:pPr>
      <w:rPr>
        <w:rFonts w:ascii="Symbol" w:hAnsi="Symbol" w:hint="default"/>
        <w:sz w:val="20"/>
      </w:rPr>
    </w:lvl>
    <w:lvl w:ilvl="1" w:tplc="5FDE26EC">
      <w:start w:val="1"/>
      <w:numFmt w:val="bullet"/>
      <w:lvlText w:val="o"/>
      <w:lvlJc w:val="left"/>
      <w:pPr>
        <w:tabs>
          <w:tab w:val="num" w:pos="1440"/>
        </w:tabs>
        <w:ind w:left="1440" w:hanging="360"/>
      </w:pPr>
      <w:rPr>
        <w:rFonts w:ascii="Courier New" w:hAnsi="Courier New" w:hint="default"/>
        <w:sz w:val="20"/>
      </w:rPr>
    </w:lvl>
    <w:lvl w:ilvl="2" w:tplc="834EE61E">
      <w:start w:val="1"/>
      <w:numFmt w:val="bullet"/>
      <w:lvlText w:val=""/>
      <w:lvlJc w:val="left"/>
      <w:pPr>
        <w:tabs>
          <w:tab w:val="num" w:pos="2160"/>
        </w:tabs>
        <w:ind w:left="2160" w:hanging="360"/>
      </w:pPr>
      <w:rPr>
        <w:rFonts w:ascii="Wingdings" w:hAnsi="Wingdings" w:hint="default"/>
        <w:sz w:val="20"/>
      </w:rPr>
    </w:lvl>
    <w:lvl w:ilvl="3" w:tplc="A084761C">
      <w:start w:val="1"/>
      <w:numFmt w:val="bullet"/>
      <w:lvlText w:val=""/>
      <w:lvlJc w:val="left"/>
      <w:pPr>
        <w:tabs>
          <w:tab w:val="num" w:pos="2880"/>
        </w:tabs>
        <w:ind w:left="2880" w:hanging="360"/>
      </w:pPr>
      <w:rPr>
        <w:rFonts w:ascii="Wingdings" w:hAnsi="Wingdings" w:hint="default"/>
        <w:sz w:val="20"/>
      </w:rPr>
    </w:lvl>
    <w:lvl w:ilvl="4" w:tplc="AD4CED9A">
      <w:start w:val="1"/>
      <w:numFmt w:val="bullet"/>
      <w:lvlText w:val=""/>
      <w:lvlJc w:val="left"/>
      <w:pPr>
        <w:tabs>
          <w:tab w:val="num" w:pos="3600"/>
        </w:tabs>
        <w:ind w:left="3600" w:hanging="360"/>
      </w:pPr>
      <w:rPr>
        <w:rFonts w:ascii="Wingdings" w:hAnsi="Wingdings" w:hint="default"/>
        <w:sz w:val="20"/>
      </w:rPr>
    </w:lvl>
    <w:lvl w:ilvl="5" w:tplc="EB106610">
      <w:start w:val="1"/>
      <w:numFmt w:val="bullet"/>
      <w:lvlText w:val=""/>
      <w:lvlJc w:val="left"/>
      <w:pPr>
        <w:tabs>
          <w:tab w:val="num" w:pos="4320"/>
        </w:tabs>
        <w:ind w:left="4320" w:hanging="360"/>
      </w:pPr>
      <w:rPr>
        <w:rFonts w:ascii="Wingdings" w:hAnsi="Wingdings" w:hint="default"/>
        <w:sz w:val="20"/>
      </w:rPr>
    </w:lvl>
    <w:lvl w:ilvl="6" w:tplc="F68CF78E">
      <w:start w:val="1"/>
      <w:numFmt w:val="bullet"/>
      <w:lvlText w:val=""/>
      <w:lvlJc w:val="left"/>
      <w:pPr>
        <w:tabs>
          <w:tab w:val="num" w:pos="5040"/>
        </w:tabs>
        <w:ind w:left="5040" w:hanging="360"/>
      </w:pPr>
      <w:rPr>
        <w:rFonts w:ascii="Wingdings" w:hAnsi="Wingdings" w:hint="default"/>
        <w:sz w:val="20"/>
      </w:rPr>
    </w:lvl>
    <w:lvl w:ilvl="7" w:tplc="833E5F6C">
      <w:start w:val="1"/>
      <w:numFmt w:val="bullet"/>
      <w:lvlText w:val=""/>
      <w:lvlJc w:val="left"/>
      <w:pPr>
        <w:tabs>
          <w:tab w:val="num" w:pos="5760"/>
        </w:tabs>
        <w:ind w:left="5760" w:hanging="360"/>
      </w:pPr>
      <w:rPr>
        <w:rFonts w:ascii="Wingdings" w:hAnsi="Wingdings" w:hint="default"/>
        <w:sz w:val="20"/>
      </w:rPr>
    </w:lvl>
    <w:lvl w:ilvl="8" w:tplc="4DF62D70">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10AF"/>
    <w:multiLevelType w:val="hybridMultilevel"/>
    <w:tmpl w:val="8086271A"/>
    <w:lvl w:ilvl="0" w:tplc="797E4B96">
      <w:start w:val="1"/>
      <w:numFmt w:val="bullet"/>
      <w:lvlText w:val=""/>
      <w:lvlJc w:val="left"/>
      <w:pPr>
        <w:ind w:left="720" w:hanging="360"/>
      </w:pPr>
      <w:rPr>
        <w:rFonts w:ascii="Symbol" w:hAnsi="Symbol" w:hint="default"/>
      </w:rPr>
    </w:lvl>
    <w:lvl w:ilvl="1" w:tplc="31B2DAD4">
      <w:start w:val="1"/>
      <w:numFmt w:val="bullet"/>
      <w:lvlText w:val="o"/>
      <w:lvlJc w:val="left"/>
      <w:pPr>
        <w:ind w:left="1440" w:hanging="360"/>
      </w:pPr>
      <w:rPr>
        <w:rFonts w:ascii="Courier New" w:hAnsi="Courier New" w:cs="Courier New" w:hint="default"/>
      </w:rPr>
    </w:lvl>
    <w:lvl w:ilvl="2" w:tplc="A99AF244">
      <w:start w:val="1"/>
      <w:numFmt w:val="bullet"/>
      <w:lvlText w:val=""/>
      <w:lvlJc w:val="left"/>
      <w:pPr>
        <w:ind w:left="2160" w:hanging="360"/>
      </w:pPr>
      <w:rPr>
        <w:rFonts w:ascii="Wingdings" w:hAnsi="Wingdings" w:hint="default"/>
      </w:rPr>
    </w:lvl>
    <w:lvl w:ilvl="3" w:tplc="C14ABFCE">
      <w:start w:val="1"/>
      <w:numFmt w:val="bullet"/>
      <w:lvlText w:val=""/>
      <w:lvlJc w:val="left"/>
      <w:pPr>
        <w:ind w:left="2880" w:hanging="360"/>
      </w:pPr>
      <w:rPr>
        <w:rFonts w:ascii="Symbol" w:hAnsi="Symbol" w:hint="default"/>
      </w:rPr>
    </w:lvl>
    <w:lvl w:ilvl="4" w:tplc="BF1294D4">
      <w:start w:val="1"/>
      <w:numFmt w:val="bullet"/>
      <w:lvlText w:val="o"/>
      <w:lvlJc w:val="left"/>
      <w:pPr>
        <w:ind w:left="3600" w:hanging="360"/>
      </w:pPr>
      <w:rPr>
        <w:rFonts w:ascii="Courier New" w:hAnsi="Courier New" w:cs="Courier New" w:hint="default"/>
      </w:rPr>
    </w:lvl>
    <w:lvl w:ilvl="5" w:tplc="2AD47BB0">
      <w:start w:val="1"/>
      <w:numFmt w:val="bullet"/>
      <w:lvlText w:val=""/>
      <w:lvlJc w:val="left"/>
      <w:pPr>
        <w:ind w:left="4320" w:hanging="360"/>
      </w:pPr>
      <w:rPr>
        <w:rFonts w:ascii="Wingdings" w:hAnsi="Wingdings" w:hint="default"/>
      </w:rPr>
    </w:lvl>
    <w:lvl w:ilvl="6" w:tplc="A772621E">
      <w:start w:val="1"/>
      <w:numFmt w:val="bullet"/>
      <w:lvlText w:val=""/>
      <w:lvlJc w:val="left"/>
      <w:pPr>
        <w:ind w:left="5040" w:hanging="360"/>
      </w:pPr>
      <w:rPr>
        <w:rFonts w:ascii="Symbol" w:hAnsi="Symbol" w:hint="default"/>
      </w:rPr>
    </w:lvl>
    <w:lvl w:ilvl="7" w:tplc="83302924">
      <w:start w:val="1"/>
      <w:numFmt w:val="bullet"/>
      <w:lvlText w:val="o"/>
      <w:lvlJc w:val="left"/>
      <w:pPr>
        <w:ind w:left="5760" w:hanging="360"/>
      </w:pPr>
      <w:rPr>
        <w:rFonts w:ascii="Courier New" w:hAnsi="Courier New" w:cs="Courier New" w:hint="default"/>
      </w:rPr>
    </w:lvl>
    <w:lvl w:ilvl="8" w:tplc="C3BEE548">
      <w:start w:val="1"/>
      <w:numFmt w:val="bullet"/>
      <w:lvlText w:val=""/>
      <w:lvlJc w:val="left"/>
      <w:pPr>
        <w:ind w:left="6480" w:hanging="360"/>
      </w:pPr>
      <w:rPr>
        <w:rFonts w:ascii="Wingdings" w:hAnsi="Wingdings" w:hint="default"/>
      </w:rPr>
    </w:lvl>
  </w:abstractNum>
  <w:abstractNum w:abstractNumId="2" w15:restartNumberingAfterBreak="0">
    <w:nsid w:val="02C9173D"/>
    <w:multiLevelType w:val="multilevel"/>
    <w:tmpl w:val="FF24983E"/>
    <w:lvl w:ilvl="0">
      <w:start w:val="1"/>
      <w:numFmt w:val="decimal"/>
      <w:pStyle w:val="berschrift1"/>
      <w:lvlText w:val="%1"/>
      <w:lvlJc w:val="left"/>
      <w:pPr>
        <w:ind w:left="432" w:hanging="432"/>
      </w:pPr>
    </w:lvl>
    <w:lvl w:ilvl="1">
      <w:start w:val="1"/>
      <w:numFmt w:val="decimal"/>
      <w:lvlText w:val="5.%2"/>
      <w:lvlJc w:val="left"/>
      <w:rPr>
        <w:rFonts w:hint="default"/>
        <w:b/>
        <w:bCs w:val="0"/>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D5A6FC6"/>
    <w:multiLevelType w:val="multilevel"/>
    <w:tmpl w:val="0407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4" w15:restartNumberingAfterBreak="0">
    <w:nsid w:val="0DC14E0C"/>
    <w:multiLevelType w:val="hybridMultilevel"/>
    <w:tmpl w:val="C16AA5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6C526E"/>
    <w:multiLevelType w:val="multilevel"/>
    <w:tmpl w:val="F6D4A4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6A43706"/>
    <w:multiLevelType w:val="hybridMultilevel"/>
    <w:tmpl w:val="4ADA0742"/>
    <w:lvl w:ilvl="0" w:tplc="C0E0EB86">
      <w:start w:val="1"/>
      <w:numFmt w:val="bullet"/>
      <w:lvlText w:val="●"/>
      <w:lvlJc w:val="left"/>
      <w:pPr>
        <w:ind w:left="720" w:hanging="360"/>
      </w:pPr>
      <w:rPr>
        <w:u w:val="none"/>
      </w:rPr>
    </w:lvl>
    <w:lvl w:ilvl="1" w:tplc="280C97FE">
      <w:start w:val="1"/>
      <w:numFmt w:val="bullet"/>
      <w:lvlText w:val="○"/>
      <w:lvlJc w:val="left"/>
      <w:pPr>
        <w:ind w:left="1440" w:hanging="360"/>
      </w:pPr>
      <w:rPr>
        <w:u w:val="none"/>
      </w:rPr>
    </w:lvl>
    <w:lvl w:ilvl="2" w:tplc="663EBFB2">
      <w:start w:val="1"/>
      <w:numFmt w:val="bullet"/>
      <w:lvlText w:val="■"/>
      <w:lvlJc w:val="left"/>
      <w:pPr>
        <w:ind w:left="2160" w:hanging="360"/>
      </w:pPr>
      <w:rPr>
        <w:u w:val="none"/>
      </w:rPr>
    </w:lvl>
    <w:lvl w:ilvl="3" w:tplc="B7B4E9A2">
      <w:start w:val="1"/>
      <w:numFmt w:val="bullet"/>
      <w:lvlText w:val="●"/>
      <w:lvlJc w:val="left"/>
      <w:pPr>
        <w:ind w:left="2880" w:hanging="360"/>
      </w:pPr>
      <w:rPr>
        <w:u w:val="none"/>
      </w:rPr>
    </w:lvl>
    <w:lvl w:ilvl="4" w:tplc="A0AA0ACC">
      <w:start w:val="1"/>
      <w:numFmt w:val="bullet"/>
      <w:lvlText w:val="○"/>
      <w:lvlJc w:val="left"/>
      <w:pPr>
        <w:ind w:left="3600" w:hanging="360"/>
      </w:pPr>
      <w:rPr>
        <w:u w:val="none"/>
      </w:rPr>
    </w:lvl>
    <w:lvl w:ilvl="5" w:tplc="9026792A">
      <w:start w:val="1"/>
      <w:numFmt w:val="bullet"/>
      <w:lvlText w:val="■"/>
      <w:lvlJc w:val="left"/>
      <w:pPr>
        <w:ind w:left="4320" w:hanging="360"/>
      </w:pPr>
      <w:rPr>
        <w:u w:val="none"/>
      </w:rPr>
    </w:lvl>
    <w:lvl w:ilvl="6" w:tplc="DCE28BA4">
      <w:start w:val="1"/>
      <w:numFmt w:val="bullet"/>
      <w:lvlText w:val="●"/>
      <w:lvlJc w:val="left"/>
      <w:pPr>
        <w:ind w:left="5040" w:hanging="360"/>
      </w:pPr>
      <w:rPr>
        <w:u w:val="none"/>
      </w:rPr>
    </w:lvl>
    <w:lvl w:ilvl="7" w:tplc="77D45B90">
      <w:start w:val="1"/>
      <w:numFmt w:val="bullet"/>
      <w:lvlText w:val="○"/>
      <w:lvlJc w:val="left"/>
      <w:pPr>
        <w:ind w:left="5760" w:hanging="360"/>
      </w:pPr>
      <w:rPr>
        <w:u w:val="none"/>
      </w:rPr>
    </w:lvl>
    <w:lvl w:ilvl="8" w:tplc="F73A31C0">
      <w:start w:val="1"/>
      <w:numFmt w:val="bullet"/>
      <w:lvlText w:val="■"/>
      <w:lvlJc w:val="left"/>
      <w:pPr>
        <w:ind w:left="6480" w:hanging="360"/>
      </w:pPr>
      <w:rPr>
        <w:u w:val="none"/>
      </w:rPr>
    </w:lvl>
  </w:abstractNum>
  <w:abstractNum w:abstractNumId="7" w15:restartNumberingAfterBreak="0">
    <w:nsid w:val="22942FB4"/>
    <w:multiLevelType w:val="hybridMultilevel"/>
    <w:tmpl w:val="3D30B78C"/>
    <w:lvl w:ilvl="0" w:tplc="0BFC3FF4">
      <w:start w:val="1"/>
      <w:numFmt w:val="decimal"/>
      <w:lvlText w:val="%1."/>
      <w:lvlJc w:val="left"/>
      <w:pPr>
        <w:ind w:left="720" w:hanging="720"/>
      </w:pPr>
    </w:lvl>
    <w:lvl w:ilvl="1" w:tplc="88EC3F46">
      <w:start w:val="1"/>
      <w:numFmt w:val="decimal"/>
      <w:lvlText w:val="5.%2"/>
      <w:lvlJc w:val="left"/>
      <w:rPr>
        <w:rFonts w:hint="default"/>
      </w:rPr>
    </w:lvl>
    <w:lvl w:ilvl="2" w:tplc="D83C15CC">
      <w:start w:val="1"/>
      <w:numFmt w:val="decimal"/>
      <w:lvlText w:val="%3."/>
      <w:lvlJc w:val="left"/>
      <w:pPr>
        <w:ind w:left="2160" w:hanging="720"/>
      </w:pPr>
    </w:lvl>
    <w:lvl w:ilvl="3" w:tplc="938861D2">
      <w:start w:val="1"/>
      <w:numFmt w:val="decimal"/>
      <w:lvlText w:val="%4."/>
      <w:lvlJc w:val="left"/>
      <w:pPr>
        <w:ind w:left="2880" w:hanging="720"/>
      </w:pPr>
    </w:lvl>
    <w:lvl w:ilvl="4" w:tplc="1E306028">
      <w:start w:val="1"/>
      <w:numFmt w:val="decimal"/>
      <w:lvlText w:val="%5."/>
      <w:lvlJc w:val="left"/>
      <w:pPr>
        <w:ind w:left="3600" w:hanging="720"/>
      </w:pPr>
    </w:lvl>
    <w:lvl w:ilvl="5" w:tplc="3CB697F4">
      <w:start w:val="1"/>
      <w:numFmt w:val="decimal"/>
      <w:lvlText w:val="%6."/>
      <w:lvlJc w:val="left"/>
      <w:pPr>
        <w:ind w:left="4320" w:hanging="720"/>
      </w:pPr>
    </w:lvl>
    <w:lvl w:ilvl="6" w:tplc="EBA0077C">
      <w:start w:val="1"/>
      <w:numFmt w:val="decimal"/>
      <w:lvlText w:val="%7."/>
      <w:lvlJc w:val="left"/>
      <w:pPr>
        <w:ind w:left="5040" w:hanging="720"/>
      </w:pPr>
    </w:lvl>
    <w:lvl w:ilvl="7" w:tplc="765C0536">
      <w:start w:val="1"/>
      <w:numFmt w:val="decimal"/>
      <w:lvlText w:val="%8."/>
      <w:lvlJc w:val="left"/>
      <w:pPr>
        <w:ind w:left="5760" w:hanging="720"/>
      </w:pPr>
    </w:lvl>
    <w:lvl w:ilvl="8" w:tplc="4094C414">
      <w:start w:val="1"/>
      <w:numFmt w:val="decimal"/>
      <w:lvlText w:val="%9."/>
      <w:lvlJc w:val="left"/>
      <w:pPr>
        <w:ind w:left="6480" w:hanging="720"/>
      </w:pPr>
    </w:lvl>
  </w:abstractNum>
  <w:abstractNum w:abstractNumId="8" w15:restartNumberingAfterBreak="0">
    <w:nsid w:val="31944708"/>
    <w:multiLevelType w:val="hybridMultilevel"/>
    <w:tmpl w:val="7DB29F9E"/>
    <w:lvl w:ilvl="0" w:tplc="02549524">
      <w:start w:val="1"/>
      <w:numFmt w:val="bullet"/>
      <w:lvlText w:val="●"/>
      <w:lvlJc w:val="left"/>
      <w:pPr>
        <w:ind w:left="720" w:hanging="360"/>
      </w:pPr>
      <w:rPr>
        <w:rFonts w:ascii="noto sans symbols" w:eastAsia="noto sans symbols" w:hAnsi="noto sans symbols" w:cs="noto sans symbols"/>
      </w:rPr>
    </w:lvl>
    <w:lvl w:ilvl="1" w:tplc="20D845AE">
      <w:start w:val="1"/>
      <w:numFmt w:val="bullet"/>
      <w:lvlText w:val="o"/>
      <w:lvlJc w:val="left"/>
      <w:pPr>
        <w:ind w:left="1440" w:hanging="360"/>
      </w:pPr>
      <w:rPr>
        <w:rFonts w:ascii="Courier New" w:eastAsia="Courier New" w:hAnsi="Courier New" w:cs="Courier New"/>
      </w:rPr>
    </w:lvl>
    <w:lvl w:ilvl="2" w:tplc="A30A46A6">
      <w:start w:val="1"/>
      <w:numFmt w:val="bullet"/>
      <w:lvlText w:val="▪"/>
      <w:lvlJc w:val="left"/>
      <w:pPr>
        <w:ind w:left="2160" w:hanging="360"/>
      </w:pPr>
      <w:rPr>
        <w:rFonts w:ascii="noto sans symbols" w:eastAsia="noto sans symbols" w:hAnsi="noto sans symbols" w:cs="noto sans symbols"/>
      </w:rPr>
    </w:lvl>
    <w:lvl w:ilvl="3" w:tplc="AE94EB1A">
      <w:start w:val="1"/>
      <w:numFmt w:val="bullet"/>
      <w:lvlText w:val="●"/>
      <w:lvlJc w:val="left"/>
      <w:pPr>
        <w:ind w:left="2880" w:hanging="360"/>
      </w:pPr>
      <w:rPr>
        <w:rFonts w:ascii="noto sans symbols" w:eastAsia="noto sans symbols" w:hAnsi="noto sans symbols" w:cs="noto sans symbols"/>
      </w:rPr>
    </w:lvl>
    <w:lvl w:ilvl="4" w:tplc="09729A06">
      <w:start w:val="1"/>
      <w:numFmt w:val="bullet"/>
      <w:lvlText w:val="o"/>
      <w:lvlJc w:val="left"/>
      <w:pPr>
        <w:ind w:left="3600" w:hanging="360"/>
      </w:pPr>
      <w:rPr>
        <w:rFonts w:ascii="Courier New" w:eastAsia="Courier New" w:hAnsi="Courier New" w:cs="Courier New"/>
      </w:rPr>
    </w:lvl>
    <w:lvl w:ilvl="5" w:tplc="589CC0FA">
      <w:start w:val="1"/>
      <w:numFmt w:val="bullet"/>
      <w:lvlText w:val="▪"/>
      <w:lvlJc w:val="left"/>
      <w:pPr>
        <w:ind w:left="4320" w:hanging="360"/>
      </w:pPr>
      <w:rPr>
        <w:rFonts w:ascii="noto sans symbols" w:eastAsia="noto sans symbols" w:hAnsi="noto sans symbols" w:cs="noto sans symbols"/>
      </w:rPr>
    </w:lvl>
    <w:lvl w:ilvl="6" w:tplc="CBF87D76">
      <w:start w:val="1"/>
      <w:numFmt w:val="bullet"/>
      <w:lvlText w:val="●"/>
      <w:lvlJc w:val="left"/>
      <w:pPr>
        <w:ind w:left="5040" w:hanging="360"/>
      </w:pPr>
      <w:rPr>
        <w:rFonts w:ascii="noto sans symbols" w:eastAsia="noto sans symbols" w:hAnsi="noto sans symbols" w:cs="noto sans symbols"/>
      </w:rPr>
    </w:lvl>
    <w:lvl w:ilvl="7" w:tplc="8076CDDE">
      <w:start w:val="1"/>
      <w:numFmt w:val="bullet"/>
      <w:lvlText w:val="o"/>
      <w:lvlJc w:val="left"/>
      <w:pPr>
        <w:ind w:left="5760" w:hanging="360"/>
      </w:pPr>
      <w:rPr>
        <w:rFonts w:ascii="Courier New" w:eastAsia="Courier New" w:hAnsi="Courier New" w:cs="Courier New"/>
      </w:rPr>
    </w:lvl>
    <w:lvl w:ilvl="8" w:tplc="6862D7E4">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27B4D65"/>
    <w:multiLevelType w:val="hybridMultilevel"/>
    <w:tmpl w:val="C0CC0D88"/>
    <w:lvl w:ilvl="0" w:tplc="A00EE906">
      <w:start w:val="1"/>
      <w:numFmt w:val="decimal"/>
      <w:lvlText w:val="%1."/>
      <w:lvlJc w:val="left"/>
      <w:pPr>
        <w:ind w:left="720" w:hanging="360"/>
      </w:pPr>
      <w:rPr>
        <w:u w:val="none"/>
      </w:rPr>
    </w:lvl>
    <w:lvl w:ilvl="1" w:tplc="4A6CA7AC">
      <w:start w:val="1"/>
      <w:numFmt w:val="lowerLetter"/>
      <w:lvlText w:val="%2."/>
      <w:lvlJc w:val="left"/>
      <w:pPr>
        <w:ind w:left="1440" w:hanging="360"/>
      </w:pPr>
      <w:rPr>
        <w:u w:val="none"/>
      </w:rPr>
    </w:lvl>
    <w:lvl w:ilvl="2" w:tplc="F9FCF5BC">
      <w:start w:val="1"/>
      <w:numFmt w:val="lowerRoman"/>
      <w:lvlText w:val="%3."/>
      <w:lvlJc w:val="right"/>
      <w:pPr>
        <w:ind w:left="2160" w:hanging="360"/>
      </w:pPr>
      <w:rPr>
        <w:u w:val="none"/>
      </w:rPr>
    </w:lvl>
    <w:lvl w:ilvl="3" w:tplc="CCFC666C">
      <w:start w:val="1"/>
      <w:numFmt w:val="decimal"/>
      <w:lvlText w:val="%4."/>
      <w:lvlJc w:val="left"/>
      <w:pPr>
        <w:ind w:left="2880" w:hanging="360"/>
      </w:pPr>
      <w:rPr>
        <w:u w:val="none"/>
      </w:rPr>
    </w:lvl>
    <w:lvl w:ilvl="4" w:tplc="975879A0">
      <w:start w:val="1"/>
      <w:numFmt w:val="lowerLetter"/>
      <w:lvlText w:val="%5."/>
      <w:lvlJc w:val="left"/>
      <w:pPr>
        <w:ind w:left="3600" w:hanging="360"/>
      </w:pPr>
      <w:rPr>
        <w:u w:val="none"/>
      </w:rPr>
    </w:lvl>
    <w:lvl w:ilvl="5" w:tplc="66AE76CA">
      <w:start w:val="1"/>
      <w:numFmt w:val="lowerRoman"/>
      <w:lvlText w:val="%6."/>
      <w:lvlJc w:val="right"/>
      <w:pPr>
        <w:ind w:left="4320" w:hanging="360"/>
      </w:pPr>
      <w:rPr>
        <w:u w:val="none"/>
      </w:rPr>
    </w:lvl>
    <w:lvl w:ilvl="6" w:tplc="9DD47A46">
      <w:start w:val="1"/>
      <w:numFmt w:val="decimal"/>
      <w:lvlText w:val="%7."/>
      <w:lvlJc w:val="left"/>
      <w:pPr>
        <w:ind w:left="5040" w:hanging="360"/>
      </w:pPr>
      <w:rPr>
        <w:u w:val="none"/>
      </w:rPr>
    </w:lvl>
    <w:lvl w:ilvl="7" w:tplc="57D4E74E">
      <w:start w:val="1"/>
      <w:numFmt w:val="lowerLetter"/>
      <w:lvlText w:val="%8."/>
      <w:lvlJc w:val="left"/>
      <w:pPr>
        <w:ind w:left="5760" w:hanging="360"/>
      </w:pPr>
      <w:rPr>
        <w:u w:val="none"/>
      </w:rPr>
    </w:lvl>
    <w:lvl w:ilvl="8" w:tplc="2036048A">
      <w:start w:val="1"/>
      <w:numFmt w:val="lowerRoman"/>
      <w:lvlText w:val="%9."/>
      <w:lvlJc w:val="right"/>
      <w:pPr>
        <w:ind w:left="6480" w:hanging="360"/>
      </w:pPr>
      <w:rPr>
        <w:u w:val="none"/>
      </w:rPr>
    </w:lvl>
  </w:abstractNum>
  <w:abstractNum w:abstractNumId="10" w15:restartNumberingAfterBreak="0">
    <w:nsid w:val="38AA1C75"/>
    <w:multiLevelType w:val="hybridMultilevel"/>
    <w:tmpl w:val="BE14BFB8"/>
    <w:lvl w:ilvl="0" w:tplc="72246102">
      <w:start w:val="1"/>
      <w:numFmt w:val="bullet"/>
      <w:lvlText w:val="●"/>
      <w:lvlJc w:val="left"/>
      <w:pPr>
        <w:ind w:left="709" w:hanging="360"/>
      </w:pPr>
      <w:rPr>
        <w:u w:val="none"/>
      </w:rPr>
    </w:lvl>
    <w:lvl w:ilvl="1" w:tplc="27B6EE54">
      <w:start w:val="1"/>
      <w:numFmt w:val="bullet"/>
      <w:lvlText w:val="○"/>
      <w:lvlJc w:val="left"/>
      <w:pPr>
        <w:ind w:left="1429" w:hanging="360"/>
      </w:pPr>
      <w:rPr>
        <w:u w:val="none"/>
      </w:rPr>
    </w:lvl>
    <w:lvl w:ilvl="2" w:tplc="9558F98E">
      <w:start w:val="1"/>
      <w:numFmt w:val="bullet"/>
      <w:lvlText w:val="■"/>
      <w:lvlJc w:val="left"/>
      <w:pPr>
        <w:ind w:left="2149" w:hanging="360"/>
      </w:pPr>
      <w:rPr>
        <w:u w:val="none"/>
      </w:rPr>
    </w:lvl>
    <w:lvl w:ilvl="3" w:tplc="80747368">
      <w:start w:val="1"/>
      <w:numFmt w:val="bullet"/>
      <w:lvlText w:val="●"/>
      <w:lvlJc w:val="left"/>
      <w:pPr>
        <w:ind w:left="2869" w:hanging="360"/>
      </w:pPr>
      <w:rPr>
        <w:u w:val="none"/>
      </w:rPr>
    </w:lvl>
    <w:lvl w:ilvl="4" w:tplc="CE74EB8A">
      <w:start w:val="1"/>
      <w:numFmt w:val="bullet"/>
      <w:lvlText w:val="○"/>
      <w:lvlJc w:val="left"/>
      <w:pPr>
        <w:ind w:left="3589" w:hanging="360"/>
      </w:pPr>
      <w:rPr>
        <w:u w:val="none"/>
      </w:rPr>
    </w:lvl>
    <w:lvl w:ilvl="5" w:tplc="C6064FEC">
      <w:start w:val="1"/>
      <w:numFmt w:val="bullet"/>
      <w:lvlText w:val="■"/>
      <w:lvlJc w:val="left"/>
      <w:pPr>
        <w:ind w:left="4309" w:hanging="360"/>
      </w:pPr>
      <w:rPr>
        <w:u w:val="none"/>
      </w:rPr>
    </w:lvl>
    <w:lvl w:ilvl="6" w:tplc="6FC66866">
      <w:start w:val="1"/>
      <w:numFmt w:val="bullet"/>
      <w:lvlText w:val="●"/>
      <w:lvlJc w:val="left"/>
      <w:pPr>
        <w:ind w:left="5029" w:hanging="360"/>
      </w:pPr>
      <w:rPr>
        <w:u w:val="none"/>
      </w:rPr>
    </w:lvl>
    <w:lvl w:ilvl="7" w:tplc="B002C60E">
      <w:start w:val="1"/>
      <w:numFmt w:val="bullet"/>
      <w:lvlText w:val="○"/>
      <w:lvlJc w:val="left"/>
      <w:pPr>
        <w:ind w:left="5749" w:hanging="360"/>
      </w:pPr>
      <w:rPr>
        <w:u w:val="none"/>
      </w:rPr>
    </w:lvl>
    <w:lvl w:ilvl="8" w:tplc="8C644C08">
      <w:start w:val="1"/>
      <w:numFmt w:val="bullet"/>
      <w:lvlText w:val="■"/>
      <w:lvlJc w:val="left"/>
      <w:pPr>
        <w:ind w:left="6469" w:hanging="360"/>
      </w:pPr>
      <w:rPr>
        <w:u w:val="none"/>
      </w:rPr>
    </w:lvl>
  </w:abstractNum>
  <w:abstractNum w:abstractNumId="11" w15:restartNumberingAfterBreak="0">
    <w:nsid w:val="3D4712F3"/>
    <w:multiLevelType w:val="hybridMultilevel"/>
    <w:tmpl w:val="D014104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3FD87343"/>
    <w:multiLevelType w:val="hybridMultilevel"/>
    <w:tmpl w:val="471EB7AE"/>
    <w:lvl w:ilvl="0" w:tplc="4142E7AC">
      <w:start w:val="1"/>
      <w:numFmt w:val="bullet"/>
      <w:lvlText w:val="●"/>
      <w:lvlJc w:val="left"/>
      <w:pPr>
        <w:ind w:left="720" w:hanging="360"/>
      </w:pPr>
      <w:rPr>
        <w:rFonts w:ascii="noto sans symbols" w:eastAsia="noto sans symbols" w:hAnsi="noto sans symbols" w:cs="noto sans symbols"/>
      </w:rPr>
    </w:lvl>
    <w:lvl w:ilvl="1" w:tplc="4B705E72">
      <w:start w:val="1"/>
      <w:numFmt w:val="bullet"/>
      <w:lvlText w:val="o"/>
      <w:lvlJc w:val="left"/>
      <w:pPr>
        <w:ind w:left="1440" w:hanging="360"/>
      </w:pPr>
      <w:rPr>
        <w:rFonts w:ascii="Courier New" w:eastAsia="Courier New" w:hAnsi="Courier New" w:cs="Courier New"/>
      </w:rPr>
    </w:lvl>
    <w:lvl w:ilvl="2" w:tplc="D5C8EB92">
      <w:start w:val="1"/>
      <w:numFmt w:val="bullet"/>
      <w:lvlText w:val="▪"/>
      <w:lvlJc w:val="left"/>
      <w:pPr>
        <w:ind w:left="2160" w:hanging="360"/>
      </w:pPr>
      <w:rPr>
        <w:rFonts w:ascii="noto sans symbols" w:eastAsia="noto sans symbols" w:hAnsi="noto sans symbols" w:cs="noto sans symbols"/>
      </w:rPr>
    </w:lvl>
    <w:lvl w:ilvl="3" w:tplc="D5EA3318">
      <w:start w:val="1"/>
      <w:numFmt w:val="bullet"/>
      <w:lvlText w:val="●"/>
      <w:lvlJc w:val="left"/>
      <w:pPr>
        <w:ind w:left="2880" w:hanging="360"/>
      </w:pPr>
      <w:rPr>
        <w:rFonts w:ascii="noto sans symbols" w:eastAsia="noto sans symbols" w:hAnsi="noto sans symbols" w:cs="noto sans symbols"/>
      </w:rPr>
    </w:lvl>
    <w:lvl w:ilvl="4" w:tplc="69C403C8">
      <w:start w:val="1"/>
      <w:numFmt w:val="bullet"/>
      <w:lvlText w:val="o"/>
      <w:lvlJc w:val="left"/>
      <w:pPr>
        <w:ind w:left="3600" w:hanging="360"/>
      </w:pPr>
      <w:rPr>
        <w:rFonts w:ascii="Courier New" w:eastAsia="Courier New" w:hAnsi="Courier New" w:cs="Courier New"/>
      </w:rPr>
    </w:lvl>
    <w:lvl w:ilvl="5" w:tplc="58785644">
      <w:start w:val="1"/>
      <w:numFmt w:val="bullet"/>
      <w:lvlText w:val="▪"/>
      <w:lvlJc w:val="left"/>
      <w:pPr>
        <w:ind w:left="4320" w:hanging="360"/>
      </w:pPr>
      <w:rPr>
        <w:rFonts w:ascii="noto sans symbols" w:eastAsia="noto sans symbols" w:hAnsi="noto sans symbols" w:cs="noto sans symbols"/>
      </w:rPr>
    </w:lvl>
    <w:lvl w:ilvl="6" w:tplc="BFC2185E">
      <w:start w:val="1"/>
      <w:numFmt w:val="bullet"/>
      <w:lvlText w:val="●"/>
      <w:lvlJc w:val="left"/>
      <w:pPr>
        <w:ind w:left="5040" w:hanging="360"/>
      </w:pPr>
      <w:rPr>
        <w:rFonts w:ascii="noto sans symbols" w:eastAsia="noto sans symbols" w:hAnsi="noto sans symbols" w:cs="noto sans symbols"/>
      </w:rPr>
    </w:lvl>
    <w:lvl w:ilvl="7" w:tplc="1F9E4DCE">
      <w:start w:val="1"/>
      <w:numFmt w:val="bullet"/>
      <w:lvlText w:val="o"/>
      <w:lvlJc w:val="left"/>
      <w:pPr>
        <w:ind w:left="5760" w:hanging="360"/>
      </w:pPr>
      <w:rPr>
        <w:rFonts w:ascii="Courier New" w:eastAsia="Courier New" w:hAnsi="Courier New" w:cs="Courier New"/>
      </w:rPr>
    </w:lvl>
    <w:lvl w:ilvl="8" w:tplc="696249DC">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9FF0942"/>
    <w:multiLevelType w:val="hybridMultilevel"/>
    <w:tmpl w:val="9E34AA70"/>
    <w:lvl w:ilvl="0" w:tplc="0F56B8B4">
      <w:start w:val="1"/>
      <w:numFmt w:val="bullet"/>
      <w:lvlText w:val="●"/>
      <w:lvlJc w:val="left"/>
      <w:pPr>
        <w:ind w:left="720" w:hanging="360"/>
      </w:pPr>
      <w:rPr>
        <w:u w:val="none"/>
      </w:rPr>
    </w:lvl>
    <w:lvl w:ilvl="1" w:tplc="6DC0EA14">
      <w:start w:val="1"/>
      <w:numFmt w:val="bullet"/>
      <w:lvlText w:val="○"/>
      <w:lvlJc w:val="left"/>
      <w:pPr>
        <w:ind w:left="1440" w:hanging="360"/>
      </w:pPr>
      <w:rPr>
        <w:u w:val="none"/>
      </w:rPr>
    </w:lvl>
    <w:lvl w:ilvl="2" w:tplc="BEFC6D48">
      <w:start w:val="1"/>
      <w:numFmt w:val="bullet"/>
      <w:lvlText w:val="■"/>
      <w:lvlJc w:val="left"/>
      <w:pPr>
        <w:ind w:left="2160" w:hanging="360"/>
      </w:pPr>
      <w:rPr>
        <w:u w:val="none"/>
      </w:rPr>
    </w:lvl>
    <w:lvl w:ilvl="3" w:tplc="E39451AC">
      <w:start w:val="1"/>
      <w:numFmt w:val="bullet"/>
      <w:lvlText w:val="●"/>
      <w:lvlJc w:val="left"/>
      <w:pPr>
        <w:ind w:left="2880" w:hanging="360"/>
      </w:pPr>
      <w:rPr>
        <w:u w:val="none"/>
      </w:rPr>
    </w:lvl>
    <w:lvl w:ilvl="4" w:tplc="9D1E308A">
      <w:start w:val="1"/>
      <w:numFmt w:val="bullet"/>
      <w:lvlText w:val="○"/>
      <w:lvlJc w:val="left"/>
      <w:pPr>
        <w:ind w:left="3600" w:hanging="360"/>
      </w:pPr>
      <w:rPr>
        <w:u w:val="none"/>
      </w:rPr>
    </w:lvl>
    <w:lvl w:ilvl="5" w:tplc="AA3C54B4">
      <w:start w:val="1"/>
      <w:numFmt w:val="bullet"/>
      <w:lvlText w:val="■"/>
      <w:lvlJc w:val="left"/>
      <w:pPr>
        <w:ind w:left="4320" w:hanging="360"/>
      </w:pPr>
      <w:rPr>
        <w:u w:val="none"/>
      </w:rPr>
    </w:lvl>
    <w:lvl w:ilvl="6" w:tplc="115EACDE">
      <w:start w:val="1"/>
      <w:numFmt w:val="bullet"/>
      <w:lvlText w:val="●"/>
      <w:lvlJc w:val="left"/>
      <w:pPr>
        <w:ind w:left="5040" w:hanging="360"/>
      </w:pPr>
      <w:rPr>
        <w:u w:val="none"/>
      </w:rPr>
    </w:lvl>
    <w:lvl w:ilvl="7" w:tplc="4E5A4B3E">
      <w:start w:val="1"/>
      <w:numFmt w:val="bullet"/>
      <w:lvlText w:val="○"/>
      <w:lvlJc w:val="left"/>
      <w:pPr>
        <w:ind w:left="5760" w:hanging="360"/>
      </w:pPr>
      <w:rPr>
        <w:u w:val="none"/>
      </w:rPr>
    </w:lvl>
    <w:lvl w:ilvl="8" w:tplc="E87A4B08">
      <w:start w:val="1"/>
      <w:numFmt w:val="bullet"/>
      <w:lvlText w:val="■"/>
      <w:lvlJc w:val="left"/>
      <w:pPr>
        <w:ind w:left="6480" w:hanging="360"/>
      </w:pPr>
      <w:rPr>
        <w:u w:val="none"/>
      </w:rPr>
    </w:lvl>
  </w:abstractNum>
  <w:abstractNum w:abstractNumId="14" w15:restartNumberingAfterBreak="0">
    <w:nsid w:val="4AF2760E"/>
    <w:multiLevelType w:val="hybridMultilevel"/>
    <w:tmpl w:val="860E264C"/>
    <w:lvl w:ilvl="0" w:tplc="84EE4906">
      <w:start w:val="1"/>
      <w:numFmt w:val="bullet"/>
      <w:lvlText w:val="●"/>
      <w:lvlJc w:val="left"/>
      <w:pPr>
        <w:ind w:left="360" w:hanging="360"/>
      </w:pPr>
      <w:rPr>
        <w:u w:val="none"/>
      </w:rPr>
    </w:lvl>
    <w:lvl w:ilvl="1" w:tplc="F926E128">
      <w:start w:val="1"/>
      <w:numFmt w:val="bullet"/>
      <w:lvlText w:val="○"/>
      <w:lvlJc w:val="left"/>
      <w:pPr>
        <w:ind w:left="1080" w:hanging="360"/>
      </w:pPr>
      <w:rPr>
        <w:u w:val="none"/>
      </w:rPr>
    </w:lvl>
    <w:lvl w:ilvl="2" w:tplc="643485DE">
      <w:start w:val="1"/>
      <w:numFmt w:val="bullet"/>
      <w:lvlText w:val="■"/>
      <w:lvlJc w:val="left"/>
      <w:pPr>
        <w:ind w:left="1800" w:hanging="360"/>
      </w:pPr>
      <w:rPr>
        <w:u w:val="none"/>
      </w:rPr>
    </w:lvl>
    <w:lvl w:ilvl="3" w:tplc="F55A0834">
      <w:start w:val="1"/>
      <w:numFmt w:val="bullet"/>
      <w:lvlText w:val="●"/>
      <w:lvlJc w:val="left"/>
      <w:pPr>
        <w:ind w:left="2520" w:hanging="360"/>
      </w:pPr>
      <w:rPr>
        <w:u w:val="none"/>
      </w:rPr>
    </w:lvl>
    <w:lvl w:ilvl="4" w:tplc="1BEEEDFE">
      <w:start w:val="1"/>
      <w:numFmt w:val="bullet"/>
      <w:lvlText w:val="○"/>
      <w:lvlJc w:val="left"/>
      <w:pPr>
        <w:ind w:left="3240" w:hanging="360"/>
      </w:pPr>
      <w:rPr>
        <w:u w:val="none"/>
      </w:rPr>
    </w:lvl>
    <w:lvl w:ilvl="5" w:tplc="BCE2BCB2">
      <w:start w:val="1"/>
      <w:numFmt w:val="bullet"/>
      <w:lvlText w:val="■"/>
      <w:lvlJc w:val="left"/>
      <w:pPr>
        <w:ind w:left="3960" w:hanging="360"/>
      </w:pPr>
      <w:rPr>
        <w:u w:val="none"/>
      </w:rPr>
    </w:lvl>
    <w:lvl w:ilvl="6" w:tplc="95E866E0">
      <w:start w:val="1"/>
      <w:numFmt w:val="bullet"/>
      <w:lvlText w:val="●"/>
      <w:lvlJc w:val="left"/>
      <w:pPr>
        <w:ind w:left="4680" w:hanging="360"/>
      </w:pPr>
      <w:rPr>
        <w:u w:val="none"/>
      </w:rPr>
    </w:lvl>
    <w:lvl w:ilvl="7" w:tplc="0B227C7C">
      <w:start w:val="1"/>
      <w:numFmt w:val="bullet"/>
      <w:lvlText w:val="○"/>
      <w:lvlJc w:val="left"/>
      <w:pPr>
        <w:ind w:left="5400" w:hanging="360"/>
      </w:pPr>
      <w:rPr>
        <w:u w:val="none"/>
      </w:rPr>
    </w:lvl>
    <w:lvl w:ilvl="8" w:tplc="00E2355C">
      <w:start w:val="1"/>
      <w:numFmt w:val="bullet"/>
      <w:lvlText w:val="■"/>
      <w:lvlJc w:val="left"/>
      <w:pPr>
        <w:ind w:left="6120" w:hanging="360"/>
      </w:pPr>
      <w:rPr>
        <w:u w:val="none"/>
      </w:rPr>
    </w:lvl>
  </w:abstractNum>
  <w:abstractNum w:abstractNumId="15" w15:restartNumberingAfterBreak="0">
    <w:nsid w:val="533D1B85"/>
    <w:multiLevelType w:val="multilevel"/>
    <w:tmpl w:val="C24C69F4"/>
    <w:lvl w:ilvl="0">
      <w:start w:val="1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58234C1"/>
    <w:multiLevelType w:val="hybridMultilevel"/>
    <w:tmpl w:val="1F7401E0"/>
    <w:lvl w:ilvl="0" w:tplc="3BB0551E">
      <w:start w:val="1"/>
      <w:numFmt w:val="bullet"/>
      <w:pStyle w:val="WF-Listenabsatz-1-facherZeilenabstand"/>
      <w:lvlText w:val=""/>
      <w:lvlJc w:val="left"/>
      <w:pPr>
        <w:ind w:left="720" w:hanging="360"/>
      </w:pPr>
      <w:rPr>
        <w:rFonts w:ascii="Symbol" w:hAnsi="Symbol" w:hint="default"/>
      </w:rPr>
    </w:lvl>
    <w:lvl w:ilvl="1" w:tplc="BCB03550">
      <w:start w:val="1"/>
      <w:numFmt w:val="bullet"/>
      <w:lvlText w:val="o"/>
      <w:lvlJc w:val="left"/>
      <w:pPr>
        <w:ind w:left="1440" w:hanging="360"/>
      </w:pPr>
      <w:rPr>
        <w:rFonts w:ascii="Courier New" w:hAnsi="Courier New" w:cs="Courier New" w:hint="default"/>
      </w:rPr>
    </w:lvl>
    <w:lvl w:ilvl="2" w:tplc="8B0A96AE">
      <w:start w:val="1"/>
      <w:numFmt w:val="bullet"/>
      <w:lvlText w:val=""/>
      <w:lvlJc w:val="left"/>
      <w:pPr>
        <w:ind w:left="2160" w:hanging="360"/>
      </w:pPr>
      <w:rPr>
        <w:rFonts w:ascii="Wingdings" w:hAnsi="Wingdings" w:hint="default"/>
      </w:rPr>
    </w:lvl>
    <w:lvl w:ilvl="3" w:tplc="196A511A">
      <w:start w:val="1"/>
      <w:numFmt w:val="bullet"/>
      <w:lvlText w:val=""/>
      <w:lvlJc w:val="left"/>
      <w:pPr>
        <w:ind w:left="2880" w:hanging="360"/>
      </w:pPr>
      <w:rPr>
        <w:rFonts w:ascii="Symbol" w:hAnsi="Symbol" w:hint="default"/>
      </w:rPr>
    </w:lvl>
    <w:lvl w:ilvl="4" w:tplc="AB6CC7F6">
      <w:start w:val="1"/>
      <w:numFmt w:val="bullet"/>
      <w:lvlText w:val="o"/>
      <w:lvlJc w:val="left"/>
      <w:pPr>
        <w:ind w:left="3600" w:hanging="360"/>
      </w:pPr>
      <w:rPr>
        <w:rFonts w:ascii="Courier New" w:hAnsi="Courier New" w:cs="Courier New" w:hint="default"/>
      </w:rPr>
    </w:lvl>
    <w:lvl w:ilvl="5" w:tplc="B4A6EA4E">
      <w:start w:val="1"/>
      <w:numFmt w:val="bullet"/>
      <w:lvlText w:val=""/>
      <w:lvlJc w:val="left"/>
      <w:pPr>
        <w:ind w:left="4320" w:hanging="360"/>
      </w:pPr>
      <w:rPr>
        <w:rFonts w:ascii="Wingdings" w:hAnsi="Wingdings" w:hint="default"/>
      </w:rPr>
    </w:lvl>
    <w:lvl w:ilvl="6" w:tplc="49942226">
      <w:start w:val="1"/>
      <w:numFmt w:val="bullet"/>
      <w:lvlText w:val=""/>
      <w:lvlJc w:val="left"/>
      <w:pPr>
        <w:ind w:left="5040" w:hanging="360"/>
      </w:pPr>
      <w:rPr>
        <w:rFonts w:ascii="Symbol" w:hAnsi="Symbol" w:hint="default"/>
      </w:rPr>
    </w:lvl>
    <w:lvl w:ilvl="7" w:tplc="7592E13E">
      <w:start w:val="1"/>
      <w:numFmt w:val="bullet"/>
      <w:lvlText w:val="o"/>
      <w:lvlJc w:val="left"/>
      <w:pPr>
        <w:ind w:left="5760" w:hanging="360"/>
      </w:pPr>
      <w:rPr>
        <w:rFonts w:ascii="Courier New" w:hAnsi="Courier New" w:cs="Courier New" w:hint="default"/>
      </w:rPr>
    </w:lvl>
    <w:lvl w:ilvl="8" w:tplc="90F6A4AC">
      <w:start w:val="1"/>
      <w:numFmt w:val="bullet"/>
      <w:lvlText w:val=""/>
      <w:lvlJc w:val="left"/>
      <w:pPr>
        <w:ind w:left="6480" w:hanging="360"/>
      </w:pPr>
      <w:rPr>
        <w:rFonts w:ascii="Wingdings" w:hAnsi="Wingdings" w:hint="default"/>
      </w:rPr>
    </w:lvl>
  </w:abstractNum>
  <w:abstractNum w:abstractNumId="17" w15:restartNumberingAfterBreak="0">
    <w:nsid w:val="61BC21F7"/>
    <w:multiLevelType w:val="hybridMultilevel"/>
    <w:tmpl w:val="5E0668BA"/>
    <w:lvl w:ilvl="0" w:tplc="07B85752">
      <w:start w:val="1"/>
      <w:numFmt w:val="bullet"/>
      <w:lvlText w:val=""/>
      <w:lvlJc w:val="left"/>
      <w:pPr>
        <w:tabs>
          <w:tab w:val="num" w:pos="720"/>
        </w:tabs>
        <w:ind w:left="720" w:hanging="360"/>
      </w:pPr>
      <w:rPr>
        <w:rFonts w:ascii="Symbol" w:hAnsi="Symbol" w:hint="default"/>
        <w:sz w:val="20"/>
      </w:rPr>
    </w:lvl>
    <w:lvl w:ilvl="1" w:tplc="5C7C9798">
      <w:start w:val="1"/>
      <w:numFmt w:val="bullet"/>
      <w:lvlText w:val="o"/>
      <w:lvlJc w:val="left"/>
      <w:pPr>
        <w:tabs>
          <w:tab w:val="num" w:pos="1440"/>
        </w:tabs>
        <w:ind w:left="1440" w:hanging="360"/>
      </w:pPr>
      <w:rPr>
        <w:rFonts w:ascii="Courier New" w:hAnsi="Courier New" w:hint="default"/>
        <w:sz w:val="20"/>
      </w:rPr>
    </w:lvl>
    <w:lvl w:ilvl="2" w:tplc="40C63CF4">
      <w:start w:val="1"/>
      <w:numFmt w:val="bullet"/>
      <w:lvlText w:val=""/>
      <w:lvlJc w:val="left"/>
      <w:pPr>
        <w:tabs>
          <w:tab w:val="num" w:pos="2160"/>
        </w:tabs>
        <w:ind w:left="2160" w:hanging="360"/>
      </w:pPr>
      <w:rPr>
        <w:rFonts w:ascii="Wingdings" w:hAnsi="Wingdings" w:hint="default"/>
        <w:sz w:val="20"/>
      </w:rPr>
    </w:lvl>
    <w:lvl w:ilvl="3" w:tplc="BED6A18A">
      <w:start w:val="1"/>
      <w:numFmt w:val="bullet"/>
      <w:lvlText w:val=""/>
      <w:lvlJc w:val="left"/>
      <w:pPr>
        <w:tabs>
          <w:tab w:val="num" w:pos="2880"/>
        </w:tabs>
        <w:ind w:left="2880" w:hanging="360"/>
      </w:pPr>
      <w:rPr>
        <w:rFonts w:ascii="Wingdings" w:hAnsi="Wingdings" w:hint="default"/>
        <w:sz w:val="20"/>
      </w:rPr>
    </w:lvl>
    <w:lvl w:ilvl="4" w:tplc="B4A81F3A">
      <w:start w:val="1"/>
      <w:numFmt w:val="bullet"/>
      <w:lvlText w:val=""/>
      <w:lvlJc w:val="left"/>
      <w:pPr>
        <w:tabs>
          <w:tab w:val="num" w:pos="3600"/>
        </w:tabs>
        <w:ind w:left="3600" w:hanging="360"/>
      </w:pPr>
      <w:rPr>
        <w:rFonts w:ascii="Wingdings" w:hAnsi="Wingdings" w:hint="default"/>
        <w:sz w:val="20"/>
      </w:rPr>
    </w:lvl>
    <w:lvl w:ilvl="5" w:tplc="7CE02DF0">
      <w:start w:val="1"/>
      <w:numFmt w:val="bullet"/>
      <w:lvlText w:val=""/>
      <w:lvlJc w:val="left"/>
      <w:pPr>
        <w:tabs>
          <w:tab w:val="num" w:pos="4320"/>
        </w:tabs>
        <w:ind w:left="4320" w:hanging="360"/>
      </w:pPr>
      <w:rPr>
        <w:rFonts w:ascii="Wingdings" w:hAnsi="Wingdings" w:hint="default"/>
        <w:sz w:val="20"/>
      </w:rPr>
    </w:lvl>
    <w:lvl w:ilvl="6" w:tplc="B1BE3C3A">
      <w:start w:val="1"/>
      <w:numFmt w:val="bullet"/>
      <w:lvlText w:val=""/>
      <w:lvlJc w:val="left"/>
      <w:pPr>
        <w:tabs>
          <w:tab w:val="num" w:pos="5040"/>
        </w:tabs>
        <w:ind w:left="5040" w:hanging="360"/>
      </w:pPr>
      <w:rPr>
        <w:rFonts w:ascii="Wingdings" w:hAnsi="Wingdings" w:hint="default"/>
        <w:sz w:val="20"/>
      </w:rPr>
    </w:lvl>
    <w:lvl w:ilvl="7" w:tplc="CAF0052C">
      <w:start w:val="1"/>
      <w:numFmt w:val="bullet"/>
      <w:lvlText w:val=""/>
      <w:lvlJc w:val="left"/>
      <w:pPr>
        <w:tabs>
          <w:tab w:val="num" w:pos="5760"/>
        </w:tabs>
        <w:ind w:left="5760" w:hanging="360"/>
      </w:pPr>
      <w:rPr>
        <w:rFonts w:ascii="Wingdings" w:hAnsi="Wingdings" w:hint="default"/>
        <w:sz w:val="20"/>
      </w:rPr>
    </w:lvl>
    <w:lvl w:ilvl="8" w:tplc="BA90CBC0">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05258"/>
    <w:multiLevelType w:val="hybridMultilevel"/>
    <w:tmpl w:val="A03A4F8A"/>
    <w:lvl w:ilvl="0" w:tplc="B436F9EE">
      <w:start w:val="1"/>
      <w:numFmt w:val="bullet"/>
      <w:pStyle w:val="Listenabsatz-1-facherZeilenabstand"/>
      <w:lvlText w:val=""/>
      <w:lvlJc w:val="left"/>
      <w:pPr>
        <w:ind w:left="720" w:hanging="360"/>
      </w:pPr>
      <w:rPr>
        <w:rFonts w:ascii="Symbol" w:hAnsi="Symbol" w:hint="default"/>
      </w:rPr>
    </w:lvl>
    <w:lvl w:ilvl="1" w:tplc="B71EB000">
      <w:start w:val="1"/>
      <w:numFmt w:val="bullet"/>
      <w:lvlText w:val="o"/>
      <w:lvlJc w:val="left"/>
      <w:pPr>
        <w:ind w:left="1440" w:hanging="360"/>
      </w:pPr>
      <w:rPr>
        <w:rFonts w:ascii="Courier New" w:hAnsi="Courier New" w:cs="Courier New" w:hint="default"/>
      </w:rPr>
    </w:lvl>
    <w:lvl w:ilvl="2" w:tplc="714CCA4E">
      <w:start w:val="1"/>
      <w:numFmt w:val="bullet"/>
      <w:lvlText w:val=""/>
      <w:lvlJc w:val="left"/>
      <w:pPr>
        <w:ind w:left="2160" w:hanging="360"/>
      </w:pPr>
      <w:rPr>
        <w:rFonts w:ascii="Wingdings" w:hAnsi="Wingdings" w:hint="default"/>
      </w:rPr>
    </w:lvl>
    <w:lvl w:ilvl="3" w:tplc="93C8F832">
      <w:start w:val="1"/>
      <w:numFmt w:val="bullet"/>
      <w:lvlText w:val=""/>
      <w:lvlJc w:val="left"/>
      <w:pPr>
        <w:ind w:left="2880" w:hanging="360"/>
      </w:pPr>
      <w:rPr>
        <w:rFonts w:ascii="Symbol" w:hAnsi="Symbol" w:hint="default"/>
      </w:rPr>
    </w:lvl>
    <w:lvl w:ilvl="4" w:tplc="413892CE">
      <w:start w:val="1"/>
      <w:numFmt w:val="bullet"/>
      <w:lvlText w:val="o"/>
      <w:lvlJc w:val="left"/>
      <w:pPr>
        <w:ind w:left="3600" w:hanging="360"/>
      </w:pPr>
      <w:rPr>
        <w:rFonts w:ascii="Courier New" w:hAnsi="Courier New" w:cs="Courier New" w:hint="default"/>
      </w:rPr>
    </w:lvl>
    <w:lvl w:ilvl="5" w:tplc="5AFCF646">
      <w:start w:val="1"/>
      <w:numFmt w:val="bullet"/>
      <w:lvlText w:val=""/>
      <w:lvlJc w:val="left"/>
      <w:pPr>
        <w:ind w:left="4320" w:hanging="360"/>
      </w:pPr>
      <w:rPr>
        <w:rFonts w:ascii="Wingdings" w:hAnsi="Wingdings" w:hint="default"/>
      </w:rPr>
    </w:lvl>
    <w:lvl w:ilvl="6" w:tplc="62C6E1E6">
      <w:start w:val="1"/>
      <w:numFmt w:val="bullet"/>
      <w:lvlText w:val=""/>
      <w:lvlJc w:val="left"/>
      <w:pPr>
        <w:ind w:left="5040" w:hanging="360"/>
      </w:pPr>
      <w:rPr>
        <w:rFonts w:ascii="Symbol" w:hAnsi="Symbol" w:hint="default"/>
      </w:rPr>
    </w:lvl>
    <w:lvl w:ilvl="7" w:tplc="E32A76DC">
      <w:start w:val="1"/>
      <w:numFmt w:val="bullet"/>
      <w:lvlText w:val="o"/>
      <w:lvlJc w:val="left"/>
      <w:pPr>
        <w:ind w:left="5760" w:hanging="360"/>
      </w:pPr>
      <w:rPr>
        <w:rFonts w:ascii="Courier New" w:hAnsi="Courier New" w:cs="Courier New" w:hint="default"/>
      </w:rPr>
    </w:lvl>
    <w:lvl w:ilvl="8" w:tplc="52367528">
      <w:start w:val="1"/>
      <w:numFmt w:val="bullet"/>
      <w:lvlText w:val=""/>
      <w:lvlJc w:val="left"/>
      <w:pPr>
        <w:ind w:left="6480" w:hanging="360"/>
      </w:pPr>
      <w:rPr>
        <w:rFonts w:ascii="Wingdings" w:hAnsi="Wingdings" w:hint="default"/>
      </w:rPr>
    </w:lvl>
  </w:abstractNum>
  <w:abstractNum w:abstractNumId="19" w15:restartNumberingAfterBreak="0">
    <w:nsid w:val="6C3B5E0C"/>
    <w:multiLevelType w:val="hybridMultilevel"/>
    <w:tmpl w:val="8B62CD2E"/>
    <w:lvl w:ilvl="0" w:tplc="1040ACF0">
      <w:start w:val="1"/>
      <w:numFmt w:val="bullet"/>
      <w:lvlText w:val="●"/>
      <w:lvlJc w:val="left"/>
      <w:pPr>
        <w:ind w:left="720" w:hanging="360"/>
      </w:pPr>
      <w:rPr>
        <w:u w:val="none"/>
      </w:rPr>
    </w:lvl>
    <w:lvl w:ilvl="1" w:tplc="EB2A5E92">
      <w:start w:val="1"/>
      <w:numFmt w:val="bullet"/>
      <w:lvlText w:val="○"/>
      <w:lvlJc w:val="left"/>
      <w:pPr>
        <w:ind w:left="1440" w:hanging="360"/>
      </w:pPr>
      <w:rPr>
        <w:u w:val="none"/>
      </w:rPr>
    </w:lvl>
    <w:lvl w:ilvl="2" w:tplc="97C01010">
      <w:start w:val="1"/>
      <w:numFmt w:val="bullet"/>
      <w:lvlText w:val="■"/>
      <w:lvlJc w:val="left"/>
      <w:pPr>
        <w:ind w:left="2160" w:hanging="360"/>
      </w:pPr>
      <w:rPr>
        <w:u w:val="none"/>
      </w:rPr>
    </w:lvl>
    <w:lvl w:ilvl="3" w:tplc="A41416E6">
      <w:start w:val="1"/>
      <w:numFmt w:val="bullet"/>
      <w:lvlText w:val="●"/>
      <w:lvlJc w:val="left"/>
      <w:pPr>
        <w:ind w:left="2880" w:hanging="360"/>
      </w:pPr>
      <w:rPr>
        <w:u w:val="none"/>
      </w:rPr>
    </w:lvl>
    <w:lvl w:ilvl="4" w:tplc="F3A46460">
      <w:start w:val="1"/>
      <w:numFmt w:val="bullet"/>
      <w:lvlText w:val="○"/>
      <w:lvlJc w:val="left"/>
      <w:pPr>
        <w:ind w:left="3600" w:hanging="360"/>
      </w:pPr>
      <w:rPr>
        <w:u w:val="none"/>
      </w:rPr>
    </w:lvl>
    <w:lvl w:ilvl="5" w:tplc="0C5EF0B2">
      <w:start w:val="1"/>
      <w:numFmt w:val="bullet"/>
      <w:lvlText w:val="■"/>
      <w:lvlJc w:val="left"/>
      <w:pPr>
        <w:ind w:left="4320" w:hanging="360"/>
      </w:pPr>
      <w:rPr>
        <w:u w:val="none"/>
      </w:rPr>
    </w:lvl>
    <w:lvl w:ilvl="6" w:tplc="80C46A5C">
      <w:start w:val="1"/>
      <w:numFmt w:val="bullet"/>
      <w:lvlText w:val="●"/>
      <w:lvlJc w:val="left"/>
      <w:pPr>
        <w:ind w:left="5040" w:hanging="360"/>
      </w:pPr>
      <w:rPr>
        <w:u w:val="none"/>
      </w:rPr>
    </w:lvl>
    <w:lvl w:ilvl="7" w:tplc="C94E2BA6">
      <w:start w:val="1"/>
      <w:numFmt w:val="bullet"/>
      <w:lvlText w:val="○"/>
      <w:lvlJc w:val="left"/>
      <w:pPr>
        <w:ind w:left="5760" w:hanging="360"/>
      </w:pPr>
      <w:rPr>
        <w:u w:val="none"/>
      </w:rPr>
    </w:lvl>
    <w:lvl w:ilvl="8" w:tplc="09AC55AA">
      <w:start w:val="1"/>
      <w:numFmt w:val="bullet"/>
      <w:lvlText w:val="■"/>
      <w:lvlJc w:val="left"/>
      <w:pPr>
        <w:ind w:left="6480" w:hanging="360"/>
      </w:pPr>
      <w:rPr>
        <w:u w:val="none"/>
      </w:rPr>
    </w:lvl>
  </w:abstractNum>
  <w:abstractNum w:abstractNumId="20" w15:restartNumberingAfterBreak="0">
    <w:nsid w:val="6D64703A"/>
    <w:multiLevelType w:val="hybridMultilevel"/>
    <w:tmpl w:val="6122C3D2"/>
    <w:lvl w:ilvl="0" w:tplc="DC3A27CE">
      <w:start w:val="1"/>
      <w:numFmt w:val="bullet"/>
      <w:lvlText w:val="●"/>
      <w:lvlJc w:val="left"/>
      <w:pPr>
        <w:ind w:left="720" w:hanging="360"/>
      </w:pPr>
      <w:rPr>
        <w:rFonts w:ascii="noto sans symbols" w:eastAsia="noto sans symbols" w:hAnsi="noto sans symbols" w:cs="noto sans symbols"/>
      </w:rPr>
    </w:lvl>
    <w:lvl w:ilvl="1" w:tplc="5E52CA20">
      <w:start w:val="1"/>
      <w:numFmt w:val="bullet"/>
      <w:lvlText w:val="o"/>
      <w:lvlJc w:val="left"/>
      <w:pPr>
        <w:ind w:left="1440" w:hanging="360"/>
      </w:pPr>
      <w:rPr>
        <w:rFonts w:ascii="Courier New" w:eastAsia="Courier New" w:hAnsi="Courier New" w:cs="Courier New"/>
      </w:rPr>
    </w:lvl>
    <w:lvl w:ilvl="2" w:tplc="BC185AC6">
      <w:start w:val="1"/>
      <w:numFmt w:val="bullet"/>
      <w:lvlText w:val="▪"/>
      <w:lvlJc w:val="left"/>
      <w:pPr>
        <w:ind w:left="2160" w:hanging="360"/>
      </w:pPr>
      <w:rPr>
        <w:rFonts w:ascii="noto sans symbols" w:eastAsia="noto sans symbols" w:hAnsi="noto sans symbols" w:cs="noto sans symbols"/>
      </w:rPr>
    </w:lvl>
    <w:lvl w:ilvl="3" w:tplc="DC3A28CA">
      <w:start w:val="1"/>
      <w:numFmt w:val="bullet"/>
      <w:lvlText w:val="●"/>
      <w:lvlJc w:val="left"/>
      <w:pPr>
        <w:ind w:left="2880" w:hanging="360"/>
      </w:pPr>
      <w:rPr>
        <w:rFonts w:ascii="noto sans symbols" w:eastAsia="noto sans symbols" w:hAnsi="noto sans symbols" w:cs="noto sans symbols"/>
      </w:rPr>
    </w:lvl>
    <w:lvl w:ilvl="4" w:tplc="514897D6">
      <w:start w:val="1"/>
      <w:numFmt w:val="bullet"/>
      <w:lvlText w:val="o"/>
      <w:lvlJc w:val="left"/>
      <w:pPr>
        <w:ind w:left="3600" w:hanging="360"/>
      </w:pPr>
      <w:rPr>
        <w:rFonts w:ascii="Courier New" w:eastAsia="Courier New" w:hAnsi="Courier New" w:cs="Courier New"/>
      </w:rPr>
    </w:lvl>
    <w:lvl w:ilvl="5" w:tplc="7E6A053C">
      <w:start w:val="1"/>
      <w:numFmt w:val="bullet"/>
      <w:lvlText w:val="▪"/>
      <w:lvlJc w:val="left"/>
      <w:pPr>
        <w:ind w:left="4320" w:hanging="360"/>
      </w:pPr>
      <w:rPr>
        <w:rFonts w:ascii="noto sans symbols" w:eastAsia="noto sans symbols" w:hAnsi="noto sans symbols" w:cs="noto sans symbols"/>
      </w:rPr>
    </w:lvl>
    <w:lvl w:ilvl="6" w:tplc="0CCAFD08">
      <w:start w:val="1"/>
      <w:numFmt w:val="bullet"/>
      <w:lvlText w:val="●"/>
      <w:lvlJc w:val="left"/>
      <w:pPr>
        <w:ind w:left="5040" w:hanging="360"/>
      </w:pPr>
      <w:rPr>
        <w:rFonts w:ascii="noto sans symbols" w:eastAsia="noto sans symbols" w:hAnsi="noto sans symbols" w:cs="noto sans symbols"/>
      </w:rPr>
    </w:lvl>
    <w:lvl w:ilvl="7" w:tplc="9FB687CE">
      <w:start w:val="1"/>
      <w:numFmt w:val="bullet"/>
      <w:lvlText w:val="o"/>
      <w:lvlJc w:val="left"/>
      <w:pPr>
        <w:ind w:left="5760" w:hanging="360"/>
      </w:pPr>
      <w:rPr>
        <w:rFonts w:ascii="Courier New" w:eastAsia="Courier New" w:hAnsi="Courier New" w:cs="Courier New"/>
      </w:rPr>
    </w:lvl>
    <w:lvl w:ilvl="8" w:tplc="59380A6E">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A23AD3"/>
    <w:multiLevelType w:val="hybridMultilevel"/>
    <w:tmpl w:val="E2705DB4"/>
    <w:lvl w:ilvl="0" w:tplc="26CCA4F2">
      <w:start w:val="1"/>
      <w:numFmt w:val="bullet"/>
      <w:lvlText w:val=""/>
      <w:lvlJc w:val="left"/>
      <w:pPr>
        <w:tabs>
          <w:tab w:val="num" w:pos="720"/>
        </w:tabs>
        <w:ind w:left="720" w:hanging="360"/>
      </w:pPr>
      <w:rPr>
        <w:rFonts w:ascii="Symbol" w:hAnsi="Symbol" w:hint="default"/>
        <w:sz w:val="20"/>
      </w:rPr>
    </w:lvl>
    <w:lvl w:ilvl="1" w:tplc="4BEE7550">
      <w:start w:val="1"/>
      <w:numFmt w:val="bullet"/>
      <w:lvlText w:val="o"/>
      <w:lvlJc w:val="left"/>
      <w:pPr>
        <w:tabs>
          <w:tab w:val="num" w:pos="1440"/>
        </w:tabs>
        <w:ind w:left="1440" w:hanging="360"/>
      </w:pPr>
      <w:rPr>
        <w:rFonts w:ascii="Courier New" w:hAnsi="Courier New" w:hint="default"/>
        <w:sz w:val="20"/>
      </w:rPr>
    </w:lvl>
    <w:lvl w:ilvl="2" w:tplc="212CF248">
      <w:start w:val="1"/>
      <w:numFmt w:val="bullet"/>
      <w:lvlText w:val=""/>
      <w:lvlJc w:val="left"/>
      <w:pPr>
        <w:tabs>
          <w:tab w:val="num" w:pos="2160"/>
        </w:tabs>
        <w:ind w:left="2160" w:hanging="360"/>
      </w:pPr>
      <w:rPr>
        <w:rFonts w:ascii="Wingdings" w:hAnsi="Wingdings" w:hint="default"/>
        <w:sz w:val="20"/>
      </w:rPr>
    </w:lvl>
    <w:lvl w:ilvl="3" w:tplc="7D6E49C0">
      <w:start w:val="1"/>
      <w:numFmt w:val="bullet"/>
      <w:lvlText w:val=""/>
      <w:lvlJc w:val="left"/>
      <w:pPr>
        <w:tabs>
          <w:tab w:val="num" w:pos="2880"/>
        </w:tabs>
        <w:ind w:left="2880" w:hanging="360"/>
      </w:pPr>
      <w:rPr>
        <w:rFonts w:ascii="Wingdings" w:hAnsi="Wingdings" w:hint="default"/>
        <w:sz w:val="20"/>
      </w:rPr>
    </w:lvl>
    <w:lvl w:ilvl="4" w:tplc="CE90189A">
      <w:start w:val="1"/>
      <w:numFmt w:val="bullet"/>
      <w:lvlText w:val=""/>
      <w:lvlJc w:val="left"/>
      <w:pPr>
        <w:tabs>
          <w:tab w:val="num" w:pos="3600"/>
        </w:tabs>
        <w:ind w:left="3600" w:hanging="360"/>
      </w:pPr>
      <w:rPr>
        <w:rFonts w:ascii="Wingdings" w:hAnsi="Wingdings" w:hint="default"/>
        <w:sz w:val="20"/>
      </w:rPr>
    </w:lvl>
    <w:lvl w:ilvl="5" w:tplc="19BC93A0">
      <w:start w:val="1"/>
      <w:numFmt w:val="bullet"/>
      <w:lvlText w:val=""/>
      <w:lvlJc w:val="left"/>
      <w:pPr>
        <w:tabs>
          <w:tab w:val="num" w:pos="4320"/>
        </w:tabs>
        <w:ind w:left="4320" w:hanging="360"/>
      </w:pPr>
      <w:rPr>
        <w:rFonts w:ascii="Wingdings" w:hAnsi="Wingdings" w:hint="default"/>
        <w:sz w:val="20"/>
      </w:rPr>
    </w:lvl>
    <w:lvl w:ilvl="6" w:tplc="017A246C">
      <w:start w:val="1"/>
      <w:numFmt w:val="bullet"/>
      <w:lvlText w:val=""/>
      <w:lvlJc w:val="left"/>
      <w:pPr>
        <w:tabs>
          <w:tab w:val="num" w:pos="5040"/>
        </w:tabs>
        <w:ind w:left="5040" w:hanging="360"/>
      </w:pPr>
      <w:rPr>
        <w:rFonts w:ascii="Wingdings" w:hAnsi="Wingdings" w:hint="default"/>
        <w:sz w:val="20"/>
      </w:rPr>
    </w:lvl>
    <w:lvl w:ilvl="7" w:tplc="B76C2E46">
      <w:start w:val="1"/>
      <w:numFmt w:val="bullet"/>
      <w:lvlText w:val=""/>
      <w:lvlJc w:val="left"/>
      <w:pPr>
        <w:tabs>
          <w:tab w:val="num" w:pos="5760"/>
        </w:tabs>
        <w:ind w:left="5760" w:hanging="360"/>
      </w:pPr>
      <w:rPr>
        <w:rFonts w:ascii="Wingdings" w:hAnsi="Wingdings" w:hint="default"/>
        <w:sz w:val="20"/>
      </w:rPr>
    </w:lvl>
    <w:lvl w:ilvl="8" w:tplc="93521D10">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D4B81"/>
    <w:multiLevelType w:val="hybridMultilevel"/>
    <w:tmpl w:val="8E98F380"/>
    <w:lvl w:ilvl="0" w:tplc="0E4A9F8C">
      <w:start w:val="1"/>
      <w:numFmt w:val="bullet"/>
      <w:lvlText w:val="-"/>
      <w:lvlJc w:val="left"/>
      <w:pPr>
        <w:ind w:left="720" w:hanging="360"/>
      </w:pPr>
      <w:rPr>
        <w:u w:val="none"/>
      </w:rPr>
    </w:lvl>
    <w:lvl w:ilvl="1" w:tplc="2BCEC294">
      <w:start w:val="1"/>
      <w:numFmt w:val="bullet"/>
      <w:lvlText w:val="-"/>
      <w:lvlJc w:val="left"/>
      <w:pPr>
        <w:ind w:left="1440" w:hanging="360"/>
      </w:pPr>
      <w:rPr>
        <w:u w:val="none"/>
      </w:rPr>
    </w:lvl>
    <w:lvl w:ilvl="2" w:tplc="3D4CE54C">
      <w:start w:val="1"/>
      <w:numFmt w:val="bullet"/>
      <w:lvlText w:val="-"/>
      <w:lvlJc w:val="left"/>
      <w:pPr>
        <w:ind w:left="2160" w:hanging="360"/>
      </w:pPr>
      <w:rPr>
        <w:u w:val="none"/>
      </w:rPr>
    </w:lvl>
    <w:lvl w:ilvl="3" w:tplc="11D43DBC">
      <w:start w:val="1"/>
      <w:numFmt w:val="bullet"/>
      <w:lvlText w:val="-"/>
      <w:lvlJc w:val="left"/>
      <w:pPr>
        <w:ind w:left="2880" w:hanging="360"/>
      </w:pPr>
      <w:rPr>
        <w:u w:val="none"/>
      </w:rPr>
    </w:lvl>
    <w:lvl w:ilvl="4" w:tplc="9FD08A46">
      <w:start w:val="1"/>
      <w:numFmt w:val="bullet"/>
      <w:lvlText w:val="-"/>
      <w:lvlJc w:val="left"/>
      <w:pPr>
        <w:ind w:left="3600" w:hanging="360"/>
      </w:pPr>
      <w:rPr>
        <w:u w:val="none"/>
      </w:rPr>
    </w:lvl>
    <w:lvl w:ilvl="5" w:tplc="1C984D50">
      <w:start w:val="1"/>
      <w:numFmt w:val="bullet"/>
      <w:lvlText w:val="-"/>
      <w:lvlJc w:val="left"/>
      <w:pPr>
        <w:ind w:left="4320" w:hanging="360"/>
      </w:pPr>
      <w:rPr>
        <w:u w:val="none"/>
      </w:rPr>
    </w:lvl>
    <w:lvl w:ilvl="6" w:tplc="546C1348">
      <w:start w:val="1"/>
      <w:numFmt w:val="bullet"/>
      <w:lvlText w:val="-"/>
      <w:lvlJc w:val="left"/>
      <w:pPr>
        <w:ind w:left="5040" w:hanging="360"/>
      </w:pPr>
      <w:rPr>
        <w:u w:val="none"/>
      </w:rPr>
    </w:lvl>
    <w:lvl w:ilvl="7" w:tplc="200E2624">
      <w:start w:val="1"/>
      <w:numFmt w:val="bullet"/>
      <w:lvlText w:val="-"/>
      <w:lvlJc w:val="left"/>
      <w:pPr>
        <w:ind w:left="5760" w:hanging="360"/>
      </w:pPr>
      <w:rPr>
        <w:u w:val="none"/>
      </w:rPr>
    </w:lvl>
    <w:lvl w:ilvl="8" w:tplc="7D905A04">
      <w:start w:val="1"/>
      <w:numFmt w:val="bullet"/>
      <w:lvlText w:val="-"/>
      <w:lvlJc w:val="left"/>
      <w:pPr>
        <w:ind w:left="6480" w:hanging="360"/>
      </w:pPr>
      <w:rPr>
        <w:u w:val="none"/>
      </w:rPr>
    </w:lvl>
  </w:abstractNum>
  <w:abstractNum w:abstractNumId="23" w15:restartNumberingAfterBreak="0">
    <w:nsid w:val="77E27934"/>
    <w:multiLevelType w:val="hybridMultilevel"/>
    <w:tmpl w:val="03F2C5C8"/>
    <w:lvl w:ilvl="0" w:tplc="0ED8E124">
      <w:start w:val="1"/>
      <w:numFmt w:val="bullet"/>
      <w:lvlText w:val="●"/>
      <w:lvlJc w:val="left"/>
      <w:pPr>
        <w:ind w:left="720" w:hanging="360"/>
      </w:pPr>
      <w:rPr>
        <w:rFonts w:ascii="noto sans symbols" w:eastAsia="noto sans symbols" w:hAnsi="noto sans symbols" w:cs="noto sans symbols"/>
      </w:rPr>
    </w:lvl>
    <w:lvl w:ilvl="1" w:tplc="AC8627B0">
      <w:start w:val="1"/>
      <w:numFmt w:val="bullet"/>
      <w:lvlText w:val="o"/>
      <w:lvlJc w:val="left"/>
      <w:pPr>
        <w:ind w:left="1440" w:hanging="360"/>
      </w:pPr>
      <w:rPr>
        <w:rFonts w:ascii="Courier New" w:eastAsia="Courier New" w:hAnsi="Courier New" w:cs="Courier New"/>
      </w:rPr>
    </w:lvl>
    <w:lvl w:ilvl="2" w:tplc="DAF2FB58">
      <w:start w:val="1"/>
      <w:numFmt w:val="bullet"/>
      <w:lvlText w:val="▪"/>
      <w:lvlJc w:val="left"/>
      <w:pPr>
        <w:ind w:left="2160" w:hanging="360"/>
      </w:pPr>
      <w:rPr>
        <w:rFonts w:ascii="noto sans symbols" w:eastAsia="noto sans symbols" w:hAnsi="noto sans symbols" w:cs="noto sans symbols"/>
      </w:rPr>
    </w:lvl>
    <w:lvl w:ilvl="3" w:tplc="F9027338">
      <w:start w:val="1"/>
      <w:numFmt w:val="bullet"/>
      <w:lvlText w:val="●"/>
      <w:lvlJc w:val="left"/>
      <w:pPr>
        <w:ind w:left="2880" w:hanging="360"/>
      </w:pPr>
      <w:rPr>
        <w:rFonts w:ascii="noto sans symbols" w:eastAsia="noto sans symbols" w:hAnsi="noto sans symbols" w:cs="noto sans symbols"/>
      </w:rPr>
    </w:lvl>
    <w:lvl w:ilvl="4" w:tplc="CD40851A">
      <w:start w:val="1"/>
      <w:numFmt w:val="bullet"/>
      <w:lvlText w:val="o"/>
      <w:lvlJc w:val="left"/>
      <w:pPr>
        <w:ind w:left="3600" w:hanging="360"/>
      </w:pPr>
      <w:rPr>
        <w:rFonts w:ascii="Courier New" w:eastAsia="Courier New" w:hAnsi="Courier New" w:cs="Courier New"/>
      </w:rPr>
    </w:lvl>
    <w:lvl w:ilvl="5" w:tplc="A19EC808">
      <w:start w:val="1"/>
      <w:numFmt w:val="bullet"/>
      <w:lvlText w:val="▪"/>
      <w:lvlJc w:val="left"/>
      <w:pPr>
        <w:ind w:left="4320" w:hanging="360"/>
      </w:pPr>
      <w:rPr>
        <w:rFonts w:ascii="noto sans symbols" w:eastAsia="noto sans symbols" w:hAnsi="noto sans symbols" w:cs="noto sans symbols"/>
      </w:rPr>
    </w:lvl>
    <w:lvl w:ilvl="6" w:tplc="52088A16">
      <w:start w:val="1"/>
      <w:numFmt w:val="bullet"/>
      <w:lvlText w:val="●"/>
      <w:lvlJc w:val="left"/>
      <w:pPr>
        <w:ind w:left="5040" w:hanging="360"/>
      </w:pPr>
      <w:rPr>
        <w:rFonts w:ascii="noto sans symbols" w:eastAsia="noto sans symbols" w:hAnsi="noto sans symbols" w:cs="noto sans symbols"/>
      </w:rPr>
    </w:lvl>
    <w:lvl w:ilvl="7" w:tplc="FFC24A16">
      <w:start w:val="1"/>
      <w:numFmt w:val="bullet"/>
      <w:lvlText w:val="o"/>
      <w:lvlJc w:val="left"/>
      <w:pPr>
        <w:ind w:left="5760" w:hanging="360"/>
      </w:pPr>
      <w:rPr>
        <w:rFonts w:ascii="Courier New" w:eastAsia="Courier New" w:hAnsi="Courier New" w:cs="Courier New"/>
      </w:rPr>
    </w:lvl>
    <w:lvl w:ilvl="8" w:tplc="BB100ABA">
      <w:start w:val="1"/>
      <w:numFmt w:val="bullet"/>
      <w:lvlText w:val="▪"/>
      <w:lvlJc w:val="left"/>
      <w:pPr>
        <w:ind w:left="6480" w:hanging="360"/>
      </w:pPr>
      <w:rPr>
        <w:rFonts w:ascii="noto sans symbols" w:eastAsia="noto sans symbols" w:hAnsi="noto sans symbols" w:cs="noto sans symbols"/>
      </w:rPr>
    </w:lvl>
  </w:abstractNum>
  <w:num w:numId="1" w16cid:durableId="1068958353">
    <w:abstractNumId w:val="18"/>
  </w:num>
  <w:num w:numId="2" w16cid:durableId="1994482355">
    <w:abstractNumId w:val="16"/>
  </w:num>
  <w:num w:numId="3" w16cid:durableId="2137868545">
    <w:abstractNumId w:val="2"/>
  </w:num>
  <w:num w:numId="4" w16cid:durableId="2071074297">
    <w:abstractNumId w:val="13"/>
  </w:num>
  <w:num w:numId="5" w16cid:durableId="110975788">
    <w:abstractNumId w:val="19"/>
  </w:num>
  <w:num w:numId="6" w16cid:durableId="730736587">
    <w:abstractNumId w:val="7"/>
  </w:num>
  <w:num w:numId="7" w16cid:durableId="114714204">
    <w:abstractNumId w:val="20"/>
  </w:num>
  <w:num w:numId="8" w16cid:durableId="1271206569">
    <w:abstractNumId w:val="8"/>
  </w:num>
  <w:num w:numId="9" w16cid:durableId="182717814">
    <w:abstractNumId w:val="6"/>
  </w:num>
  <w:num w:numId="10" w16cid:durableId="1296646539">
    <w:abstractNumId w:val="23"/>
  </w:num>
  <w:num w:numId="11" w16cid:durableId="723601426">
    <w:abstractNumId w:val="5"/>
  </w:num>
  <w:num w:numId="12" w16cid:durableId="1413505349">
    <w:abstractNumId w:val="17"/>
  </w:num>
  <w:num w:numId="13" w16cid:durableId="1178928478">
    <w:abstractNumId w:val="21"/>
  </w:num>
  <w:num w:numId="14" w16cid:durableId="660701160">
    <w:abstractNumId w:val="14"/>
  </w:num>
  <w:num w:numId="15" w16cid:durableId="317418201">
    <w:abstractNumId w:val="10"/>
  </w:num>
  <w:num w:numId="16" w16cid:durableId="261650117">
    <w:abstractNumId w:val="11"/>
  </w:num>
  <w:num w:numId="17" w16cid:durableId="1457680463">
    <w:abstractNumId w:val="22"/>
  </w:num>
  <w:num w:numId="18" w16cid:durableId="327447189">
    <w:abstractNumId w:val="9"/>
  </w:num>
  <w:num w:numId="19" w16cid:durableId="248514019">
    <w:abstractNumId w:val="0"/>
  </w:num>
  <w:num w:numId="20" w16cid:durableId="2016685772">
    <w:abstractNumId w:val="12"/>
  </w:num>
  <w:num w:numId="21" w16cid:durableId="369182869">
    <w:abstractNumId w:val="2"/>
  </w:num>
  <w:num w:numId="22" w16cid:durableId="659040308">
    <w:abstractNumId w:val="4"/>
  </w:num>
  <w:num w:numId="23" w16cid:durableId="573974343">
    <w:abstractNumId w:val="1"/>
  </w:num>
  <w:num w:numId="24" w16cid:durableId="1739785964">
    <w:abstractNumId w:val="15"/>
  </w:num>
  <w:num w:numId="25" w16cid:durableId="621231602">
    <w:abstractNumId w:val="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mke Endjer">
    <w15:presenceInfo w15:providerId="AD" w15:userId="S::imke.endjer@uni-oldenburg.de::1afa6594-d4a8-48a2-b73b-6dd640e31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0C"/>
    <w:rsid w:val="0004018E"/>
    <w:rsid w:val="00043F42"/>
    <w:rsid w:val="00073AF6"/>
    <w:rsid w:val="000945E3"/>
    <w:rsid w:val="000B5D9B"/>
    <w:rsid w:val="000D54E8"/>
    <w:rsid w:val="000D687E"/>
    <w:rsid w:val="000D7176"/>
    <w:rsid w:val="000D7BA6"/>
    <w:rsid w:val="000E2C71"/>
    <w:rsid w:val="000F44D3"/>
    <w:rsid w:val="001016AC"/>
    <w:rsid w:val="0010363A"/>
    <w:rsid w:val="001044F8"/>
    <w:rsid w:val="00106656"/>
    <w:rsid w:val="001224DD"/>
    <w:rsid w:val="00126258"/>
    <w:rsid w:val="00132380"/>
    <w:rsid w:val="001324BF"/>
    <w:rsid w:val="001403AD"/>
    <w:rsid w:val="001714CB"/>
    <w:rsid w:val="001741C3"/>
    <w:rsid w:val="0017628B"/>
    <w:rsid w:val="001840A2"/>
    <w:rsid w:val="00190362"/>
    <w:rsid w:val="001A0697"/>
    <w:rsid w:val="001A3C77"/>
    <w:rsid w:val="001A7075"/>
    <w:rsid w:val="001B0D63"/>
    <w:rsid w:val="001B2643"/>
    <w:rsid w:val="001B43DB"/>
    <w:rsid w:val="001B4424"/>
    <w:rsid w:val="001C478E"/>
    <w:rsid w:val="001E1A69"/>
    <w:rsid w:val="001F745B"/>
    <w:rsid w:val="00202404"/>
    <w:rsid w:val="00222316"/>
    <w:rsid w:val="00237A8C"/>
    <w:rsid w:val="00237E54"/>
    <w:rsid w:val="00254AB6"/>
    <w:rsid w:val="0025777C"/>
    <w:rsid w:val="002610D6"/>
    <w:rsid w:val="00261E38"/>
    <w:rsid w:val="002A4112"/>
    <w:rsid w:val="002B4E61"/>
    <w:rsid w:val="002B7723"/>
    <w:rsid w:val="002C3C11"/>
    <w:rsid w:val="002E3FA3"/>
    <w:rsid w:val="002E4D80"/>
    <w:rsid w:val="002F18A5"/>
    <w:rsid w:val="002F7111"/>
    <w:rsid w:val="00320CE1"/>
    <w:rsid w:val="003325B2"/>
    <w:rsid w:val="0033573F"/>
    <w:rsid w:val="003358E6"/>
    <w:rsid w:val="0035300A"/>
    <w:rsid w:val="00360322"/>
    <w:rsid w:val="003622C1"/>
    <w:rsid w:val="00376A80"/>
    <w:rsid w:val="00397249"/>
    <w:rsid w:val="003A59FC"/>
    <w:rsid w:val="003B3AFB"/>
    <w:rsid w:val="003E565D"/>
    <w:rsid w:val="003E7B5F"/>
    <w:rsid w:val="003F520C"/>
    <w:rsid w:val="00403B0C"/>
    <w:rsid w:val="004263E5"/>
    <w:rsid w:val="00427A95"/>
    <w:rsid w:val="00430FDB"/>
    <w:rsid w:val="00440778"/>
    <w:rsid w:val="004675B8"/>
    <w:rsid w:val="004676B9"/>
    <w:rsid w:val="00486003"/>
    <w:rsid w:val="00486D80"/>
    <w:rsid w:val="004B5DFE"/>
    <w:rsid w:val="004B7F45"/>
    <w:rsid w:val="004E3427"/>
    <w:rsid w:val="004E5FA2"/>
    <w:rsid w:val="004E7A42"/>
    <w:rsid w:val="004F2A2D"/>
    <w:rsid w:val="004F3563"/>
    <w:rsid w:val="004F5734"/>
    <w:rsid w:val="00511DE1"/>
    <w:rsid w:val="005246E9"/>
    <w:rsid w:val="00534BCC"/>
    <w:rsid w:val="00537CF8"/>
    <w:rsid w:val="00562866"/>
    <w:rsid w:val="00590717"/>
    <w:rsid w:val="005930B6"/>
    <w:rsid w:val="005A6220"/>
    <w:rsid w:val="005A7EAE"/>
    <w:rsid w:val="005A7FCF"/>
    <w:rsid w:val="005E139A"/>
    <w:rsid w:val="00600B45"/>
    <w:rsid w:val="00601755"/>
    <w:rsid w:val="00605030"/>
    <w:rsid w:val="00606C84"/>
    <w:rsid w:val="006140A5"/>
    <w:rsid w:val="00620A56"/>
    <w:rsid w:val="006239B1"/>
    <w:rsid w:val="00626AD7"/>
    <w:rsid w:val="00640AF0"/>
    <w:rsid w:val="006422DF"/>
    <w:rsid w:val="00663FF1"/>
    <w:rsid w:val="0067548D"/>
    <w:rsid w:val="00676396"/>
    <w:rsid w:val="0069114D"/>
    <w:rsid w:val="00695560"/>
    <w:rsid w:val="006B5BF3"/>
    <w:rsid w:val="006B6875"/>
    <w:rsid w:val="006D0F37"/>
    <w:rsid w:val="006D6452"/>
    <w:rsid w:val="0071382D"/>
    <w:rsid w:val="00752E58"/>
    <w:rsid w:val="00753785"/>
    <w:rsid w:val="0075413A"/>
    <w:rsid w:val="00756C05"/>
    <w:rsid w:val="00763C52"/>
    <w:rsid w:val="00766155"/>
    <w:rsid w:val="0077382D"/>
    <w:rsid w:val="00777D8F"/>
    <w:rsid w:val="00780D18"/>
    <w:rsid w:val="00786D2A"/>
    <w:rsid w:val="007B0F6B"/>
    <w:rsid w:val="007B2FFF"/>
    <w:rsid w:val="007B31E8"/>
    <w:rsid w:val="007D4A2C"/>
    <w:rsid w:val="00810BD5"/>
    <w:rsid w:val="0084244C"/>
    <w:rsid w:val="00846D4D"/>
    <w:rsid w:val="0086447D"/>
    <w:rsid w:val="00866625"/>
    <w:rsid w:val="008832FA"/>
    <w:rsid w:val="008874B9"/>
    <w:rsid w:val="008B4B03"/>
    <w:rsid w:val="008C2E28"/>
    <w:rsid w:val="008E12D5"/>
    <w:rsid w:val="00901EA5"/>
    <w:rsid w:val="00944929"/>
    <w:rsid w:val="009540C6"/>
    <w:rsid w:val="00995E16"/>
    <w:rsid w:val="00997474"/>
    <w:rsid w:val="00997F8E"/>
    <w:rsid w:val="009B5A72"/>
    <w:rsid w:val="009B72AA"/>
    <w:rsid w:val="009D7FF6"/>
    <w:rsid w:val="009E725C"/>
    <w:rsid w:val="00A044BD"/>
    <w:rsid w:val="00A1550E"/>
    <w:rsid w:val="00A24B86"/>
    <w:rsid w:val="00A3179A"/>
    <w:rsid w:val="00A41F9E"/>
    <w:rsid w:val="00A46236"/>
    <w:rsid w:val="00A502F6"/>
    <w:rsid w:val="00A8251E"/>
    <w:rsid w:val="00AA734F"/>
    <w:rsid w:val="00AB788F"/>
    <w:rsid w:val="00AC0AE1"/>
    <w:rsid w:val="00AD65D7"/>
    <w:rsid w:val="00AE294B"/>
    <w:rsid w:val="00AE77EC"/>
    <w:rsid w:val="00AF2AC8"/>
    <w:rsid w:val="00B064F9"/>
    <w:rsid w:val="00B132BA"/>
    <w:rsid w:val="00B22285"/>
    <w:rsid w:val="00B25173"/>
    <w:rsid w:val="00B30856"/>
    <w:rsid w:val="00B36028"/>
    <w:rsid w:val="00B4028D"/>
    <w:rsid w:val="00B417E0"/>
    <w:rsid w:val="00B47CBA"/>
    <w:rsid w:val="00B63878"/>
    <w:rsid w:val="00B67BC7"/>
    <w:rsid w:val="00B67E60"/>
    <w:rsid w:val="00B96867"/>
    <w:rsid w:val="00B9695F"/>
    <w:rsid w:val="00B9745E"/>
    <w:rsid w:val="00BA0CCD"/>
    <w:rsid w:val="00BC0350"/>
    <w:rsid w:val="00BC2FA3"/>
    <w:rsid w:val="00BC379E"/>
    <w:rsid w:val="00BD2E65"/>
    <w:rsid w:val="00BD7291"/>
    <w:rsid w:val="00C02F1D"/>
    <w:rsid w:val="00C24C6F"/>
    <w:rsid w:val="00C33098"/>
    <w:rsid w:val="00C442EC"/>
    <w:rsid w:val="00C508B1"/>
    <w:rsid w:val="00C5650A"/>
    <w:rsid w:val="00C609C4"/>
    <w:rsid w:val="00C679E3"/>
    <w:rsid w:val="00C805C2"/>
    <w:rsid w:val="00C9294A"/>
    <w:rsid w:val="00CD3332"/>
    <w:rsid w:val="00CE01E0"/>
    <w:rsid w:val="00D13F47"/>
    <w:rsid w:val="00D15343"/>
    <w:rsid w:val="00D17AF3"/>
    <w:rsid w:val="00D34BC3"/>
    <w:rsid w:val="00D360C4"/>
    <w:rsid w:val="00D417E1"/>
    <w:rsid w:val="00D513FE"/>
    <w:rsid w:val="00D542DD"/>
    <w:rsid w:val="00D65E1B"/>
    <w:rsid w:val="00D878BD"/>
    <w:rsid w:val="00D96484"/>
    <w:rsid w:val="00DA2B04"/>
    <w:rsid w:val="00DB06AC"/>
    <w:rsid w:val="00DB59D6"/>
    <w:rsid w:val="00DB64B1"/>
    <w:rsid w:val="00DC1A71"/>
    <w:rsid w:val="00DC45A4"/>
    <w:rsid w:val="00DF1C34"/>
    <w:rsid w:val="00DF538A"/>
    <w:rsid w:val="00E011A1"/>
    <w:rsid w:val="00E24092"/>
    <w:rsid w:val="00E334BC"/>
    <w:rsid w:val="00E360EC"/>
    <w:rsid w:val="00E3656F"/>
    <w:rsid w:val="00E64118"/>
    <w:rsid w:val="00E74FE4"/>
    <w:rsid w:val="00E824F8"/>
    <w:rsid w:val="00EA0E43"/>
    <w:rsid w:val="00EA191D"/>
    <w:rsid w:val="00EA5E54"/>
    <w:rsid w:val="00EB1AAE"/>
    <w:rsid w:val="00ED2BFB"/>
    <w:rsid w:val="00ED638B"/>
    <w:rsid w:val="00F279B7"/>
    <w:rsid w:val="00F51BA4"/>
    <w:rsid w:val="00F56273"/>
    <w:rsid w:val="00F6062B"/>
    <w:rsid w:val="00F67486"/>
    <w:rsid w:val="00F93050"/>
    <w:rsid w:val="00FA158F"/>
    <w:rsid w:val="00FC0D7B"/>
    <w:rsid w:val="00FC1962"/>
    <w:rsid w:val="00FD05BD"/>
    <w:rsid w:val="00FD703A"/>
    <w:rsid w:val="00FE5368"/>
    <w:rsid w:val="00FE7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5C448"/>
  <w15:docId w15:val="{CC148297-B282-054F-82C5-95C3B8F8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B4B03"/>
    <w:pPr>
      <w:spacing w:line="288" w:lineRule="auto"/>
    </w:pPr>
    <w:rPr>
      <w:bCs/>
      <w:sz w:val="21"/>
      <w:lang w:eastAsia="de-DE"/>
    </w:rPr>
  </w:style>
  <w:style w:type="paragraph" w:styleId="berschrift1">
    <w:name w:val="heading 1"/>
    <w:basedOn w:val="Standard"/>
    <w:next w:val="Standard"/>
    <w:link w:val="berschrift1Zchn"/>
    <w:uiPriority w:val="9"/>
    <w:qFormat/>
    <w:rsid w:val="00A3179A"/>
    <w:pPr>
      <w:keepNext/>
      <w:keepLines/>
      <w:numPr>
        <w:numId w:val="3"/>
      </w:numPr>
      <w:spacing w:before="760" w:line="240" w:lineRule="auto"/>
      <w:outlineLvl w:val="0"/>
    </w:pPr>
    <w:rPr>
      <w:b/>
      <w:bCs w:val="0"/>
      <w:color w:val="000000" w:themeColor="text1"/>
      <w:sz w:val="28"/>
      <w:szCs w:val="36"/>
    </w:rPr>
  </w:style>
  <w:style w:type="paragraph" w:styleId="berschrift2">
    <w:name w:val="heading 2"/>
    <w:basedOn w:val="Standard"/>
    <w:next w:val="Standard"/>
    <w:link w:val="berschrift2Zchn"/>
    <w:uiPriority w:val="9"/>
    <w:unhideWhenUsed/>
    <w:qFormat/>
    <w:rsid w:val="004F3563"/>
    <w:pPr>
      <w:keepNext/>
      <w:keepLines/>
      <w:spacing w:before="520" w:after="120"/>
      <w:outlineLvl w:val="1"/>
    </w:pPr>
    <w:rPr>
      <w:b/>
      <w:bCs w:val="0"/>
      <w:color w:val="000000" w:themeColor="text1"/>
      <w:sz w:val="24"/>
      <w:szCs w:val="28"/>
    </w:rPr>
  </w:style>
  <w:style w:type="paragraph" w:styleId="berschrift3">
    <w:name w:val="heading 3"/>
    <w:basedOn w:val="Standard"/>
    <w:next w:val="Standard"/>
    <w:link w:val="berschrift3Zchn"/>
    <w:uiPriority w:val="9"/>
    <w:unhideWhenUsed/>
    <w:qFormat/>
    <w:rsid w:val="004F3563"/>
    <w:pPr>
      <w:keepNext/>
      <w:keepLines/>
      <w:numPr>
        <w:ilvl w:val="2"/>
        <w:numId w:val="3"/>
      </w:numPr>
      <w:spacing w:before="120" w:after="120"/>
      <w:outlineLvl w:val="2"/>
    </w:pPr>
    <w:rPr>
      <w:bCs w:val="0"/>
      <w:color w:val="000000" w:themeColor="text1"/>
      <w:sz w:val="22"/>
    </w:rPr>
  </w:style>
  <w:style w:type="paragraph" w:styleId="berschrift4">
    <w:name w:val="heading 4"/>
    <w:basedOn w:val="Standard"/>
    <w:next w:val="Standard"/>
    <w:link w:val="berschrift4Zchn"/>
    <w:uiPriority w:val="9"/>
    <w:unhideWhenUsed/>
    <w:qFormat/>
    <w:pPr>
      <w:keepNext/>
      <w:keepLines/>
      <w:numPr>
        <w:ilvl w:val="3"/>
        <w:numId w:val="3"/>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3"/>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3"/>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3"/>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3"/>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3"/>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EndnoteTextChar">
    <w:name w:val="Endnote Text Char"/>
    <w:uiPriority w:val="99"/>
    <w:rPr>
      <w:sz w:val="20"/>
    </w:rPr>
  </w:style>
  <w:style w:type="paragraph" w:styleId="Abbildungsverzeichnis">
    <w:name w:val="table of figures"/>
    <w:basedOn w:val="Standard"/>
    <w:next w:val="Standard"/>
    <w:uiPriority w:val="99"/>
    <w:unhideWhenUsed/>
    <w:pPr>
      <w:spacing w:after="0"/>
    </w:p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hemeFill="accent1" w:themeFillTint="32"/>
      </w:tcPr>
    </w:tblStylePr>
    <w:tblStylePr w:type="band1Horz">
      <w:rPr>
        <w:rFonts w:ascii="Arial" w:hAnsi="Arial"/>
        <w:color w:val="404040"/>
        <w:sz w:val="22"/>
      </w:rPr>
      <w:tblPr/>
      <w:tcPr>
        <w:shd w:val="clear" w:color="DEEBF6"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hemeFill="accent1" w:themeFillTint="34"/>
    </w:tblPr>
    <w:tblStylePr w:type="firstRow">
      <w:rPr>
        <w:rFonts w:ascii="Arial" w:hAnsi="Arial"/>
        <w:b/>
        <w:color w:val="FFFFFF"/>
        <w:sz w:val="22"/>
      </w:rPr>
      <w:tblPr/>
      <w:tcPr>
        <w:shd w:val="clear" w:color="5B9BD5" w:fill="5B9BD5" w:themeFill="accent1"/>
      </w:tcPr>
    </w:tblStylePr>
    <w:tblStylePr w:type="lastRow">
      <w:rPr>
        <w:rFonts w:ascii="Arial" w:hAnsi="Arial"/>
        <w:b/>
        <w:color w:val="FFFFFF"/>
        <w:sz w:val="22"/>
      </w:rPr>
      <w:tblPr/>
      <w:tcPr>
        <w:tcBorders>
          <w:top w:val="single" w:sz="4" w:space="0" w:color="FFFFFF" w:themeColor="light1"/>
        </w:tcBorders>
        <w:shd w:val="clear" w:color="5B9BD5" w:fill="5B9BD5" w:themeFill="accent1"/>
      </w:tcPr>
    </w:tblStylePr>
    <w:tblStylePr w:type="firstCol">
      <w:rPr>
        <w:rFonts w:ascii="Arial" w:hAnsi="Arial"/>
        <w:b/>
        <w:color w:val="FFFFFF"/>
        <w:sz w:val="22"/>
      </w:rPr>
      <w:tblPr/>
      <w:tcPr>
        <w:shd w:val="clear" w:color="5B9BD5" w:fill="5B9BD5" w:themeFill="accent1"/>
      </w:tcPr>
    </w:tblStylePr>
    <w:tblStylePr w:type="lastCol">
      <w:rPr>
        <w:rFonts w:ascii="Arial" w:hAnsi="Arial"/>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hemeFill="accent2" w:themeFillTint="32"/>
    </w:tblPr>
    <w:tblStylePr w:type="firstRow">
      <w:rPr>
        <w:rFonts w:ascii="Arial" w:hAnsi="Arial"/>
        <w:b/>
        <w:color w:val="FFFFFF"/>
        <w:sz w:val="22"/>
      </w:rPr>
      <w:tblPr/>
      <w:tcPr>
        <w:shd w:val="clear" w:color="ED7D31" w:fill="ED7D31" w:themeFill="accent2"/>
      </w:tcPr>
    </w:tblStylePr>
    <w:tblStylePr w:type="lastRow">
      <w:rPr>
        <w:rFonts w:ascii="Arial" w:hAnsi="Arial"/>
        <w:b/>
        <w:color w:val="FFFFFF"/>
        <w:sz w:val="22"/>
      </w:rPr>
      <w:tblPr/>
      <w:tcPr>
        <w:tcBorders>
          <w:top w:val="single" w:sz="4" w:space="0" w:color="FFFFFF" w:themeColor="light1"/>
        </w:tcBorders>
        <w:shd w:val="clear" w:color="ED7D31" w:fill="ED7D31" w:themeFill="accent2"/>
      </w:tcPr>
    </w:tblStylePr>
    <w:tblStylePr w:type="firstCol">
      <w:rPr>
        <w:rFonts w:ascii="Arial" w:hAnsi="Arial"/>
        <w:b/>
        <w:color w:val="FFFFFF"/>
        <w:sz w:val="22"/>
      </w:rPr>
      <w:tblPr/>
      <w:tcPr>
        <w:shd w:val="clear" w:color="ED7D31" w:fill="ED7D31" w:themeFill="accent2"/>
      </w:tcPr>
    </w:tblStylePr>
    <w:tblStylePr w:type="lastCol">
      <w:rPr>
        <w:rFonts w:ascii="Arial" w:hAnsi="Arial"/>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hemeFill="accent3" w:themeFillTint="34"/>
    </w:tblPr>
    <w:tblStylePr w:type="firstRow">
      <w:rPr>
        <w:rFonts w:ascii="Arial" w:hAnsi="Arial"/>
        <w:b/>
        <w:color w:val="FFFFFF"/>
        <w:sz w:val="22"/>
      </w:rPr>
      <w:tblPr/>
      <w:tcPr>
        <w:shd w:val="clear" w:color="A5A5A5" w:fill="A5A5A5" w:themeFill="accent3"/>
      </w:tcPr>
    </w:tblStylePr>
    <w:tblStylePr w:type="lastRow">
      <w:rPr>
        <w:rFonts w:ascii="Arial" w:hAnsi="Arial"/>
        <w:b/>
        <w:color w:val="FFFFFF"/>
        <w:sz w:val="22"/>
      </w:rPr>
      <w:tblPr/>
      <w:tcPr>
        <w:tcBorders>
          <w:top w:val="single" w:sz="4" w:space="0" w:color="FFFFFF" w:themeColor="light1"/>
        </w:tcBorders>
        <w:shd w:val="clear" w:color="A5A5A5" w:fill="A5A5A5" w:themeFill="accent3"/>
      </w:tcPr>
    </w:tblStylePr>
    <w:tblStylePr w:type="firstCol">
      <w:rPr>
        <w:rFonts w:ascii="Arial" w:hAnsi="Arial"/>
        <w:b/>
        <w:color w:val="FFFFFF"/>
        <w:sz w:val="22"/>
      </w:rPr>
      <w:tblPr/>
      <w:tcPr>
        <w:shd w:val="clear" w:color="A5A5A5" w:fill="A5A5A5" w:themeFill="accent3"/>
      </w:tcPr>
    </w:tblStylePr>
    <w:tblStylePr w:type="lastCol">
      <w:rPr>
        <w:rFonts w:ascii="Arial" w:hAnsi="Arial"/>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hemeFill="accent4" w:themeFillTint="34"/>
    </w:tblPr>
    <w:tblStylePr w:type="firstRow">
      <w:rPr>
        <w:rFonts w:ascii="Arial" w:hAnsi="Arial"/>
        <w:b/>
        <w:color w:val="FFFFFF"/>
        <w:sz w:val="22"/>
      </w:rPr>
      <w:tblPr/>
      <w:tcPr>
        <w:shd w:val="clear" w:color="FFC000" w:fill="FFC000" w:themeFill="accent4"/>
      </w:tcPr>
    </w:tblStylePr>
    <w:tblStylePr w:type="lastRow">
      <w:rPr>
        <w:rFonts w:ascii="Arial" w:hAnsi="Arial"/>
        <w:b/>
        <w:color w:val="FFFFFF"/>
        <w:sz w:val="22"/>
      </w:rPr>
      <w:tblPr/>
      <w:tcPr>
        <w:tcBorders>
          <w:top w:val="single" w:sz="4" w:space="0" w:color="FFFFFF" w:themeColor="light1"/>
        </w:tcBorders>
        <w:shd w:val="clear" w:color="FFC000" w:fill="FFC000" w:themeFill="accent4"/>
      </w:tcPr>
    </w:tblStylePr>
    <w:tblStylePr w:type="firstCol">
      <w:rPr>
        <w:rFonts w:ascii="Arial" w:hAnsi="Arial"/>
        <w:b/>
        <w:color w:val="FFFFFF"/>
        <w:sz w:val="22"/>
      </w:rPr>
      <w:tblPr/>
      <w:tcPr>
        <w:shd w:val="clear" w:color="FFC000" w:fill="FFC000" w:themeFill="accent4"/>
      </w:tcPr>
    </w:tblStylePr>
    <w:tblStylePr w:type="lastCol">
      <w:rPr>
        <w:rFonts w:ascii="Arial" w:hAnsi="Arial"/>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hemeFill="accent5" w:themeFillTint="34"/>
    </w:tblPr>
    <w:tblStylePr w:type="firstRow">
      <w:rPr>
        <w:rFonts w:ascii="Arial" w:hAnsi="Arial"/>
        <w:b/>
        <w:color w:val="FFFFFF"/>
        <w:sz w:val="22"/>
      </w:rPr>
      <w:tblPr/>
      <w:tcPr>
        <w:shd w:val="clear" w:color="4472C4" w:fill="4472C4" w:themeFill="accent5"/>
      </w:tcPr>
    </w:tblStylePr>
    <w:tblStylePr w:type="lastRow">
      <w:rPr>
        <w:rFonts w:ascii="Arial" w:hAnsi="Arial"/>
        <w:b/>
        <w:color w:val="FFFFFF"/>
        <w:sz w:val="22"/>
      </w:rPr>
      <w:tblPr/>
      <w:tcPr>
        <w:tcBorders>
          <w:top w:val="single" w:sz="4" w:space="0" w:color="FFFFFF" w:themeColor="light1"/>
        </w:tcBorders>
        <w:shd w:val="clear" w:color="4472C4" w:fill="4472C4" w:themeFill="accent5"/>
      </w:tcPr>
    </w:tblStylePr>
    <w:tblStylePr w:type="firstCol">
      <w:rPr>
        <w:rFonts w:ascii="Arial" w:hAnsi="Arial"/>
        <w:b/>
        <w:color w:val="FFFFFF"/>
        <w:sz w:val="22"/>
      </w:rPr>
      <w:tblPr/>
      <w:tcPr>
        <w:shd w:val="clear" w:color="4472C4" w:fill="4472C4" w:themeFill="accent5"/>
      </w:tcPr>
    </w:tblStylePr>
    <w:tblStylePr w:type="lastCol">
      <w:rPr>
        <w:rFonts w:ascii="Arial" w:hAnsi="Arial"/>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hemeFill="accent6" w:themeFillTint="34"/>
    </w:tblPr>
    <w:tblStylePr w:type="firstRow">
      <w:rPr>
        <w:rFonts w:ascii="Arial" w:hAnsi="Arial"/>
        <w:b/>
        <w:color w:val="FFFFFF"/>
        <w:sz w:val="22"/>
      </w:rPr>
      <w:tblPr/>
      <w:tcPr>
        <w:shd w:val="clear" w:color="70AD47" w:fill="70AD47" w:themeFill="accent6"/>
      </w:tcPr>
    </w:tblStylePr>
    <w:tblStylePr w:type="lastRow">
      <w:rPr>
        <w:rFonts w:ascii="Arial" w:hAnsi="Arial"/>
        <w:b/>
        <w:color w:val="FFFFFF"/>
        <w:sz w:val="22"/>
      </w:rPr>
      <w:tblPr/>
      <w:tcPr>
        <w:tcBorders>
          <w:top w:val="single" w:sz="4" w:space="0" w:color="FFFFFF" w:themeColor="light1"/>
        </w:tcBorders>
        <w:shd w:val="clear" w:color="70AD47" w:fill="70AD47" w:themeFill="accent6"/>
      </w:tcPr>
    </w:tblStylePr>
    <w:tblStylePr w:type="firstCol">
      <w:rPr>
        <w:rFonts w:ascii="Arial" w:hAnsi="Arial"/>
        <w:b/>
        <w:color w:val="FFFFFF"/>
        <w:sz w:val="22"/>
      </w:rPr>
      <w:tblPr/>
      <w:tcPr>
        <w:shd w:val="clear" w:color="70AD47" w:fill="70AD47" w:themeFill="accent6"/>
      </w:tcPr>
    </w:tblStylePr>
    <w:tblStylePr w:type="lastCol">
      <w:rPr>
        <w:rFonts w:ascii="Arial" w:hAnsi="Arial"/>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rFonts w:ascii="Arial" w:hAnsi="Arial"/>
        <w:color w:val="254175" w:themeColor="accent5" w:themeShade="95"/>
        <w:sz w:val="22"/>
      </w:rPr>
      <w:tblPr/>
      <w:tcPr>
        <w:shd w:val="clear" w:color="E1EFD8"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E1EFD8" w:fill="E1EFD8" w:themeFill="accent6" w:themeFillTint="34"/>
      </w:tcPr>
    </w:tblStylePr>
    <w:tblStylePr w:type="band1Horz">
      <w:rPr>
        <w:rFonts w:ascii="Arial" w:hAnsi="Arial"/>
        <w:color w:val="416429" w:themeColor="accent6" w:themeShade="95"/>
        <w:sz w:val="22"/>
      </w:rPr>
      <w:tblPr/>
      <w:tcPr>
        <w:shd w:val="clear" w:color="E1EFD8"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rsid w:val="008B4B0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B4B03"/>
    <w:rPr>
      <w:bCs/>
      <w:sz w:val="21"/>
      <w:lang w:eastAsia="de-DE"/>
    </w:rPr>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qFormat/>
    <w:rsid w:val="008B4B03"/>
    <w:pPr>
      <w:spacing w:after="240" w:line="240" w:lineRule="auto"/>
      <w:contextualSpacing/>
    </w:pPr>
    <w:rPr>
      <w:color w:val="000000" w:themeColor="text1"/>
      <w:sz w:val="56"/>
      <w:szCs w:val="56"/>
    </w:rPr>
  </w:style>
  <w:style w:type="character" w:customStyle="1" w:styleId="TitelZchn">
    <w:name w:val="Titel Zchn"/>
    <w:basedOn w:val="Absatz-Standardschriftart"/>
    <w:link w:val="Titel"/>
    <w:uiPriority w:val="10"/>
    <w:rsid w:val="008B4B03"/>
    <w:rPr>
      <w:bCs/>
      <w:color w:val="000000" w:themeColor="text1"/>
      <w:sz w:val="56"/>
      <w:szCs w:val="56"/>
      <w:lang w:eastAsia="de-DE"/>
    </w:rPr>
  </w:style>
  <w:style w:type="paragraph" w:styleId="Untertitel">
    <w:name w:val="Subtitle"/>
    <w:basedOn w:val="Standard"/>
    <w:next w:val="Standard"/>
    <w:link w:val="UntertitelZchn"/>
    <w:uiPriority w:val="11"/>
    <w:qFormat/>
    <w:rsid w:val="008B4B03"/>
    <w:pPr>
      <w:numPr>
        <w:ilvl w:val="1"/>
      </w:numPr>
      <w:spacing w:line="192" w:lineRule="auto"/>
      <w:jc w:val="center"/>
    </w:pPr>
    <w:rPr>
      <w:spacing w:val="10"/>
      <w:sz w:val="44"/>
    </w:rPr>
  </w:style>
  <w:style w:type="character" w:customStyle="1" w:styleId="UntertitelZchn">
    <w:name w:val="Untertitel Zchn"/>
    <w:basedOn w:val="Absatz-Standardschriftart"/>
    <w:link w:val="Untertitel"/>
    <w:uiPriority w:val="11"/>
    <w:rsid w:val="008B4B03"/>
    <w:rPr>
      <w:bCs/>
      <w:spacing w:val="10"/>
      <w:sz w:val="44"/>
      <w:lang w:eastAsia="de-DE"/>
    </w:rPr>
  </w:style>
  <w:style w:type="character" w:customStyle="1" w:styleId="berschrift1Zchn">
    <w:name w:val="Überschrift 1 Zchn"/>
    <w:basedOn w:val="Absatz-Standardschriftart"/>
    <w:link w:val="berschrift1"/>
    <w:uiPriority w:val="9"/>
    <w:rsid w:val="00A3179A"/>
    <w:rPr>
      <w:b/>
      <w:color w:val="000000" w:themeColor="text1"/>
      <w:sz w:val="28"/>
      <w:szCs w:val="36"/>
      <w:lang w:eastAsia="de-DE"/>
    </w:rPr>
  </w:style>
  <w:style w:type="paragraph" w:styleId="Inhaltsverzeichnisberschrift">
    <w:name w:val="TOC Heading"/>
    <w:basedOn w:val="berschrift1"/>
    <w:next w:val="Standard"/>
    <w:uiPriority w:val="39"/>
    <w:unhideWhenUsed/>
    <w:qFormat/>
    <w:pPr>
      <w:numPr>
        <w:numId w:val="0"/>
      </w:numPr>
      <w:outlineLvl w:val="9"/>
    </w:pPr>
    <w:rPr>
      <w:b w:val="0"/>
      <w:bCs/>
      <w:smallCaps/>
    </w:rPr>
  </w:style>
  <w:style w:type="character" w:customStyle="1" w:styleId="berschrift2Zchn">
    <w:name w:val="Überschrift 2 Zchn"/>
    <w:basedOn w:val="Absatz-Standardschriftart"/>
    <w:link w:val="berschrift2"/>
    <w:uiPriority w:val="9"/>
    <w:rsid w:val="004F3563"/>
    <w:rPr>
      <w:b/>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sid w:val="004F3563"/>
    <w:rPr>
      <w:color w:val="000000" w:themeColor="text1"/>
      <w:lang w:eastAsia="de-DE"/>
    </w:rPr>
  </w:style>
  <w:style w:type="character" w:customStyle="1" w:styleId="berschrift4Zchn">
    <w:name w:val="Überschrift 4 Zchn"/>
    <w:basedOn w:val="Absatz-Standardschriftart"/>
    <w:link w:val="berschrift4"/>
    <w:uiPriority w:val="9"/>
    <w:rPr>
      <w:b/>
      <w:i/>
      <w:iCs/>
      <w:color w:val="000000" w:themeColor="text1"/>
      <w:sz w:val="21"/>
      <w:lang w:eastAsia="de-DE"/>
    </w:rPr>
  </w:style>
  <w:style w:type="character" w:customStyle="1" w:styleId="berschrift5Zchn">
    <w:name w:val="Überschrift 5 Zchn"/>
    <w:basedOn w:val="Absatz-Standardschriftart"/>
    <w:link w:val="berschrift5"/>
    <w:uiPriority w:val="9"/>
    <w:semiHidden/>
    <w:rPr>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vAlign w:val="center"/>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vAlign w:val="center"/>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tabs>
        <w:tab w:val="left" w:pos="440"/>
        <w:tab w:val="right" w:leader="dot" w:pos="8834"/>
      </w:tabs>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val="0"/>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val="0"/>
    </w:rPr>
  </w:style>
  <w:style w:type="character" w:customStyle="1" w:styleId="KommentarthemaZchn">
    <w:name w:val="Kommentarthema Zchn"/>
    <w:basedOn w:val="KommentartextZchn"/>
    <w:link w:val="Kommentarthema"/>
    <w:uiPriority w:val="99"/>
    <w:semiHidden/>
    <w:rPr>
      <w:b/>
      <w:bCs/>
      <w:sz w:val="20"/>
      <w:szCs w:val="20"/>
    </w:rPr>
  </w:style>
  <w:style w:type="paragraph" w:styleId="Funotentext">
    <w:name w:val="footnote text"/>
    <w:basedOn w:val="Standard"/>
    <w:link w:val="FunotentextZchn"/>
    <w:uiPriority w:val="99"/>
    <w:unhideWhenUsed/>
    <w:pPr>
      <w:spacing w:after="0" w:line="240" w:lineRule="auto"/>
    </w:pPr>
    <w:rPr>
      <w:sz w:val="20"/>
      <w:szCs w:val="20"/>
    </w:rPr>
  </w:style>
  <w:style w:type="character" w:customStyle="1" w:styleId="FunotentextZchn">
    <w:name w:val="Fußnotentext Zchn"/>
    <w:basedOn w:val="Absatz-Standardschriftart"/>
    <w:link w:val="Funotentext"/>
    <w:uiPriority w:val="99"/>
    <w:rPr>
      <w:sz w:val="20"/>
      <w:szCs w:val="20"/>
    </w:rPr>
  </w:style>
  <w:style w:type="character" w:styleId="Funotenzeichen">
    <w:name w:val="footnote reference"/>
    <w:basedOn w:val="Absatz-Standardschriftart"/>
    <w:uiPriority w:val="99"/>
    <w:unhideWhenUsed/>
    <w:rPr>
      <w:vertAlign w:val="superscript"/>
    </w:rPr>
  </w:style>
  <w:style w:type="character" w:customStyle="1" w:styleId="watch-title">
    <w:name w:val="watch-title"/>
    <w:basedOn w:val="Absatz-Standardschriftart"/>
  </w:style>
  <w:style w:type="character" w:styleId="HTMLZitat">
    <w:name w:val="HTML Cite"/>
    <w:basedOn w:val="Absatz-Standardschriftart"/>
    <w:uiPriority w:val="99"/>
    <w:semiHidden/>
    <w:unhideWhenUsed/>
    <w:rPr>
      <w:i/>
      <w:iCs/>
    </w:rPr>
  </w:style>
  <w:style w:type="character" w:customStyle="1" w:styleId="dpfsent">
    <w:name w:val="dpf_sent"/>
    <w:basedOn w:val="Absatz-Standardschriftart"/>
  </w:style>
  <w:style w:type="paragraph" w:customStyle="1" w:styleId="Listenabsatz-1-facherZeilenabstand">
    <w:name w:val="Listenabsatz - 1-facher Zeilenabstand"/>
    <w:basedOn w:val="Listenabsatz"/>
    <w:link w:val="Listenabsatz-1-facherZeilenabstandZchn"/>
    <w:qFormat/>
    <w:pPr>
      <w:numPr>
        <w:numId w:val="1"/>
      </w:numPr>
      <w:spacing w:line="276" w:lineRule="auto"/>
      <w:ind w:left="714" w:hanging="357"/>
    </w:p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character" w:customStyle="1" w:styleId="Listenabsatz-1-facherZeilenabstandZchn">
    <w:name w:val="Listenabsatz - 1-facher Zeilenabstand Zchn"/>
    <w:basedOn w:val="ListenabsatzZchn"/>
    <w:link w:val="Listenabsatz-1-facherZeilenabstand"/>
    <w:rPr>
      <w:rFonts w:ascii="Helvetica 45" w:eastAsia="Arial" w:hAnsi="Helvetica 45"/>
      <w:bCs/>
      <w:sz w:val="21"/>
      <w:lang w:eastAsia="de-DE"/>
    </w:rPr>
  </w:style>
  <w:style w:type="character" w:customStyle="1" w:styleId="apple-converted-space">
    <w:name w:val="apple-converted-space"/>
    <w:basedOn w:val="Absatz-Standardschriftart"/>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bCs w:val="0"/>
      <w:sz w:val="24"/>
      <w:szCs w:val="24"/>
    </w:rPr>
  </w:style>
  <w:style w:type="character" w:styleId="NichtaufgelsteErwhnung">
    <w:name w:val="Unresolved Mention"/>
    <w:basedOn w:val="Absatz-Standardschriftart"/>
    <w:uiPriority w:val="99"/>
    <w:semiHidden/>
    <w:unhideWhenUsed/>
    <w:rsid w:val="002B4E61"/>
    <w:rPr>
      <w:color w:val="605E5C"/>
      <w:shd w:val="clear" w:color="auto" w:fill="E1DFDD"/>
    </w:rPr>
  </w:style>
  <w:style w:type="table" w:customStyle="1" w:styleId="StGen0">
    <w:name w:val="StGen0"/>
    <w:basedOn w:val="NormaleTabelle"/>
    <w:rsid w:val="00752E5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Col">
      <w:rPr>
        <w:rFonts w:ascii="Arial" w:eastAsia="Arial" w:hAnsi="Arial" w:cs="Arial"/>
        <w:b/>
        <w:sz w:val="20"/>
        <w:szCs w:val="20"/>
      </w:rPr>
      <w:tblPr/>
      <w:tcPr>
        <w:shd w:val="clear" w:color="auto" w:fill="FFE599"/>
      </w:tcPr>
    </w:tblStylePr>
  </w:style>
  <w:style w:type="character" w:customStyle="1" w:styleId="docdata">
    <w:name w:val="docdata"/>
    <w:basedOn w:val="Absatz-Standardschriftart"/>
    <w:rsid w:val="00752E58"/>
  </w:style>
  <w:style w:type="table" w:customStyle="1" w:styleId="StGen4">
    <w:name w:val="StGen4"/>
    <w:basedOn w:val="NormaleTabelle"/>
    <w:rsid w:val="00752E5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5">
    <w:name w:val="StGen5"/>
    <w:basedOn w:val="NormaleTabelle"/>
    <w:rsid w:val="00FD05BD"/>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3">
    <w:name w:val="StGen3"/>
    <w:basedOn w:val="NormaleTabelle"/>
    <w:rsid w:val="007B31E8"/>
    <w:pPr>
      <w:spacing w:line="288" w:lineRule="auto"/>
    </w:pPr>
    <w:rPr>
      <w:rFonts w:ascii="helvetica neue" w:eastAsia="helvetica neue" w:hAnsi="helvetica neue" w:cs="helvetica neue"/>
      <w:sz w:val="21"/>
      <w:szCs w:val="21"/>
      <w:lang w:eastAsia="zh-CN"/>
    </w:rPr>
    <w:tblPr>
      <w:tblStyleRowBandSize w:val="1"/>
      <w:tblStyleColBandSize w:val="1"/>
      <w:tblInd w:w="0" w:type="nil"/>
      <w:tblCellMar>
        <w:left w:w="115" w:type="dxa"/>
        <w:right w:w="115" w:type="dxa"/>
      </w:tblCellMar>
    </w:tblPr>
  </w:style>
  <w:style w:type="table" w:customStyle="1" w:styleId="StGen7">
    <w:name w:val="StGen7"/>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style>
  <w:style w:type="table" w:customStyle="1" w:styleId="StGen8">
    <w:name w:val="StGen8"/>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vAlign w:val="center"/>
      </w:tcPr>
    </w:tblStylePr>
    <w:tblStylePr w:type="firstCol">
      <w:pPr>
        <w:jc w:val="center"/>
      </w:pPr>
    </w:tblStylePr>
    <w:tblStylePr w:type="band1Horz">
      <w:tblPr/>
      <w:tcPr>
        <w:shd w:val="clear" w:color="auto" w:fill="FFF2CC"/>
      </w:tcPr>
    </w:tblStylePr>
  </w:style>
  <w:style w:type="table" w:customStyle="1" w:styleId="StGen9">
    <w:name w:val="StGen9"/>
    <w:basedOn w:val="NormaleTabelle"/>
    <w:rsid w:val="007B31E8"/>
    <w:pPr>
      <w:spacing w:after="0" w:line="240" w:lineRule="auto"/>
    </w:pPr>
    <w:rPr>
      <w:color w:val="404040"/>
      <w:sz w:val="20"/>
      <w:szCs w:val="20"/>
      <w:lang w:eastAsia="zh-CN"/>
    </w:rPr>
    <w:tblPr>
      <w:tblStyleRowBandSize w:val="1"/>
      <w:tblStyleColBandSize w:val="1"/>
      <w:tblInd w:w="0" w:type="nil"/>
      <w:tblCellMar>
        <w:left w:w="115" w:type="dxa"/>
        <w:right w:w="115" w:type="dxa"/>
      </w:tblCellMar>
    </w:tblPr>
    <w:tcPr>
      <w:shd w:val="clear" w:color="auto" w:fill="auto"/>
    </w:tcPr>
    <w:tblStylePr w:type="firstRow">
      <w:pPr>
        <w:jc w:val="center"/>
      </w:pPr>
      <w:rPr>
        <w:b/>
      </w:rPr>
      <w:tblPr/>
      <w:tcPr>
        <w:shd w:val="clear" w:color="auto" w:fill="FFE599"/>
      </w:tcPr>
    </w:tblStylePr>
    <w:tblStylePr w:type="firstCol">
      <w:rPr>
        <w:b/>
      </w:rPr>
    </w:tblStylePr>
    <w:tblStylePr w:type="band1Horz">
      <w:tblPr/>
      <w:tcPr>
        <w:shd w:val="clear" w:color="auto" w:fill="FFF2CC"/>
      </w:tcPr>
    </w:tblStylePr>
  </w:style>
  <w:style w:type="paragraph" w:customStyle="1" w:styleId="docy">
    <w:name w:val="docy"/>
    <w:aliases w:val="v5,14761,bqiaagaaeqeiaaagayqaaaplmqaabdkxaaaaaaaaaaaaaaaaaaaaaaaaaaaaaaaaaaaaaaaaaaaaaaaaaaaaaaaaaaaaaaaaaaaaaaaaaaaaaaaaaaaaaaaaaaaaaaaaaaaaaaaaaaaaaaaaaaaaaaaaaaaaaaaaaaaaaaaaaaaaaaaaaaaaaaaaaaaaaaaaaaaaaaaaaaaaaaaaaaaaaaaaaaaaaaaaaaaaaaa"/>
    <w:basedOn w:val="Standard"/>
    <w:rsid w:val="000E2C71"/>
    <w:pPr>
      <w:spacing w:before="100" w:beforeAutospacing="1" w:after="100" w:afterAutospacing="1" w:line="240" w:lineRule="auto"/>
    </w:pPr>
    <w:rPr>
      <w:rFonts w:ascii="Times New Roman" w:eastAsia="Times New Roman" w:hAnsi="Times New Roman" w:cs="Times New Roman"/>
      <w:bCs w:val="0"/>
      <w:sz w:val="24"/>
      <w:szCs w:val="24"/>
    </w:rPr>
  </w:style>
  <w:style w:type="character" w:styleId="BesuchterLink">
    <w:name w:val="FollowedHyperlink"/>
    <w:basedOn w:val="Absatz-Standardschriftart"/>
    <w:uiPriority w:val="99"/>
    <w:semiHidden/>
    <w:unhideWhenUsed/>
    <w:rsid w:val="00605030"/>
    <w:rPr>
      <w:color w:val="954F72" w:themeColor="followedHyperlink"/>
      <w:u w:val="single"/>
    </w:rPr>
  </w:style>
  <w:style w:type="paragraph" w:styleId="berarbeitung">
    <w:name w:val="Revision"/>
    <w:hidden/>
    <w:uiPriority w:val="99"/>
    <w:semiHidden/>
    <w:rsid w:val="00C9294A"/>
    <w:pPr>
      <w:spacing w:after="0" w:line="240" w:lineRule="auto"/>
    </w:pPr>
    <w:rPr>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781578">
      <w:bodyDiv w:val="1"/>
      <w:marLeft w:val="0"/>
      <w:marRight w:val="0"/>
      <w:marTop w:val="0"/>
      <w:marBottom w:val="0"/>
      <w:divBdr>
        <w:top w:val="none" w:sz="0" w:space="0" w:color="auto"/>
        <w:left w:val="none" w:sz="0" w:space="0" w:color="auto"/>
        <w:bottom w:val="none" w:sz="0" w:space="0" w:color="auto"/>
        <w:right w:val="none" w:sz="0" w:space="0" w:color="auto"/>
      </w:divBdr>
      <w:divsChild>
        <w:div w:id="167251399">
          <w:marLeft w:val="0"/>
          <w:marRight w:val="0"/>
          <w:marTop w:val="0"/>
          <w:marBottom w:val="0"/>
          <w:divBdr>
            <w:top w:val="none" w:sz="0" w:space="0" w:color="auto"/>
            <w:left w:val="none" w:sz="0" w:space="0" w:color="auto"/>
            <w:bottom w:val="none" w:sz="0" w:space="0" w:color="auto"/>
            <w:right w:val="none" w:sz="0" w:space="0" w:color="auto"/>
          </w:divBdr>
          <w:divsChild>
            <w:div w:id="795832238">
              <w:marLeft w:val="0"/>
              <w:marRight w:val="0"/>
              <w:marTop w:val="0"/>
              <w:marBottom w:val="0"/>
              <w:divBdr>
                <w:top w:val="none" w:sz="0" w:space="0" w:color="auto"/>
                <w:left w:val="none" w:sz="0" w:space="0" w:color="auto"/>
                <w:bottom w:val="none" w:sz="0" w:space="0" w:color="auto"/>
                <w:right w:val="none" w:sz="0" w:space="0" w:color="auto"/>
              </w:divBdr>
              <w:divsChild>
                <w:div w:id="543755780">
                  <w:marLeft w:val="0"/>
                  <w:marRight w:val="0"/>
                  <w:marTop w:val="0"/>
                  <w:marBottom w:val="0"/>
                  <w:divBdr>
                    <w:top w:val="none" w:sz="0" w:space="0" w:color="auto"/>
                    <w:left w:val="none" w:sz="0" w:space="0" w:color="auto"/>
                    <w:bottom w:val="none" w:sz="0" w:space="0" w:color="auto"/>
                    <w:right w:val="none" w:sz="0" w:space="0" w:color="auto"/>
                  </w:divBdr>
                  <w:divsChild>
                    <w:div w:id="2225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058204">
      <w:bodyDiv w:val="1"/>
      <w:marLeft w:val="0"/>
      <w:marRight w:val="0"/>
      <w:marTop w:val="0"/>
      <w:marBottom w:val="0"/>
      <w:divBdr>
        <w:top w:val="none" w:sz="0" w:space="0" w:color="auto"/>
        <w:left w:val="none" w:sz="0" w:space="0" w:color="auto"/>
        <w:bottom w:val="none" w:sz="0" w:space="0" w:color="auto"/>
        <w:right w:val="none" w:sz="0" w:space="0" w:color="auto"/>
      </w:divBdr>
    </w:div>
    <w:div w:id="887031204">
      <w:bodyDiv w:val="1"/>
      <w:marLeft w:val="0"/>
      <w:marRight w:val="0"/>
      <w:marTop w:val="0"/>
      <w:marBottom w:val="0"/>
      <w:divBdr>
        <w:top w:val="none" w:sz="0" w:space="0" w:color="auto"/>
        <w:left w:val="none" w:sz="0" w:space="0" w:color="auto"/>
        <w:bottom w:val="none" w:sz="0" w:space="0" w:color="auto"/>
        <w:right w:val="none" w:sz="0" w:space="0" w:color="auto"/>
      </w:divBdr>
    </w:div>
    <w:div w:id="1053429077">
      <w:bodyDiv w:val="1"/>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878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0843">
      <w:bodyDiv w:val="1"/>
      <w:marLeft w:val="0"/>
      <w:marRight w:val="0"/>
      <w:marTop w:val="0"/>
      <w:marBottom w:val="0"/>
      <w:divBdr>
        <w:top w:val="none" w:sz="0" w:space="0" w:color="auto"/>
        <w:left w:val="none" w:sz="0" w:space="0" w:color="auto"/>
        <w:bottom w:val="none" w:sz="0" w:space="0" w:color="auto"/>
        <w:right w:val="none" w:sz="0" w:space="0" w:color="auto"/>
      </w:divBdr>
      <w:divsChild>
        <w:div w:id="902451331">
          <w:marLeft w:val="0"/>
          <w:marRight w:val="0"/>
          <w:marTop w:val="0"/>
          <w:marBottom w:val="0"/>
          <w:divBdr>
            <w:top w:val="none" w:sz="0" w:space="0" w:color="auto"/>
            <w:left w:val="none" w:sz="0" w:space="0" w:color="auto"/>
            <w:bottom w:val="none" w:sz="0" w:space="0" w:color="auto"/>
            <w:right w:val="none" w:sz="0" w:space="0" w:color="auto"/>
          </w:divBdr>
          <w:divsChild>
            <w:div w:id="2120180097">
              <w:marLeft w:val="0"/>
              <w:marRight w:val="0"/>
              <w:marTop w:val="0"/>
              <w:marBottom w:val="0"/>
              <w:divBdr>
                <w:top w:val="none" w:sz="0" w:space="0" w:color="auto"/>
                <w:left w:val="none" w:sz="0" w:space="0" w:color="auto"/>
                <w:bottom w:val="none" w:sz="0" w:space="0" w:color="auto"/>
                <w:right w:val="none" w:sz="0" w:space="0" w:color="auto"/>
              </w:divBdr>
              <w:divsChild>
                <w:div w:id="942422640">
                  <w:marLeft w:val="0"/>
                  <w:marRight w:val="0"/>
                  <w:marTop w:val="0"/>
                  <w:marBottom w:val="0"/>
                  <w:divBdr>
                    <w:top w:val="none" w:sz="0" w:space="0" w:color="auto"/>
                    <w:left w:val="none" w:sz="0" w:space="0" w:color="auto"/>
                    <w:bottom w:val="none" w:sz="0" w:space="0" w:color="auto"/>
                    <w:right w:val="none" w:sz="0" w:space="0" w:color="auto"/>
                  </w:divBdr>
                  <w:divsChild>
                    <w:div w:id="2973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201875">
      <w:bodyDiv w:val="1"/>
      <w:marLeft w:val="0"/>
      <w:marRight w:val="0"/>
      <w:marTop w:val="0"/>
      <w:marBottom w:val="0"/>
      <w:divBdr>
        <w:top w:val="none" w:sz="0" w:space="0" w:color="auto"/>
        <w:left w:val="none" w:sz="0" w:space="0" w:color="auto"/>
        <w:bottom w:val="none" w:sz="0" w:space="0" w:color="auto"/>
        <w:right w:val="none" w:sz="0" w:space="0" w:color="auto"/>
      </w:divBdr>
    </w:div>
    <w:div w:id="1717703426">
      <w:bodyDiv w:val="1"/>
      <w:marLeft w:val="0"/>
      <w:marRight w:val="0"/>
      <w:marTop w:val="0"/>
      <w:marBottom w:val="0"/>
      <w:divBdr>
        <w:top w:val="none" w:sz="0" w:space="0" w:color="auto"/>
        <w:left w:val="none" w:sz="0" w:space="0" w:color="auto"/>
        <w:bottom w:val="none" w:sz="0" w:space="0" w:color="auto"/>
        <w:right w:val="none" w:sz="0" w:space="0" w:color="auto"/>
      </w:divBdr>
    </w:div>
    <w:div w:id="1874536552">
      <w:bodyDiv w:val="1"/>
      <w:marLeft w:val="0"/>
      <w:marRight w:val="0"/>
      <w:marTop w:val="0"/>
      <w:marBottom w:val="0"/>
      <w:divBdr>
        <w:top w:val="none" w:sz="0" w:space="0" w:color="auto"/>
        <w:left w:val="none" w:sz="0" w:space="0" w:color="auto"/>
        <w:bottom w:val="none" w:sz="0" w:space="0" w:color="auto"/>
        <w:right w:val="none" w:sz="0" w:space="0" w:color="auto"/>
      </w:divBdr>
    </w:div>
    <w:div w:id="196942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2.png"/><Relationship Id="rId47" Type="http://schemas.openxmlformats.org/officeDocument/2006/relationships/hyperlink" Target="https://youtu.be/_sZnDZf7LgM" TargetMode="External"/><Relationship Id="rId63" Type="http://schemas.openxmlformats.org/officeDocument/2006/relationships/hyperlink" Target="https://archive.ics.uci.edu/ml/datasets/" TargetMode="External"/><Relationship Id="rId68" Type="http://schemas.openxmlformats.org/officeDocument/2006/relationships/header" Target="header13.xml"/><Relationship Id="rId7" Type="http://schemas.openxmlformats.org/officeDocument/2006/relationships/footnotes" Target="footnote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footer" Target="footer2.xml"/><Relationship Id="rId11" Type="http://schemas.microsoft.com/office/2011/relationships/commentsExtended" Target="commentsExtended.xml"/><Relationship Id="rId24" Type="http://schemas.openxmlformats.org/officeDocument/2006/relationships/hyperlink" Target="http://orange.biolab.si/" TargetMode="External"/><Relationship Id="rId32" Type="http://schemas.openxmlformats.org/officeDocument/2006/relationships/header" Target="header3.xml"/><Relationship Id="rId37" Type="http://schemas.openxmlformats.org/officeDocument/2006/relationships/header" Target="header5.xml"/><Relationship Id="rId40" Type="http://schemas.openxmlformats.org/officeDocument/2006/relationships/footer" Target="footer8.xml"/><Relationship Id="rId45" Type="http://schemas.openxmlformats.org/officeDocument/2006/relationships/footer" Target="footer10.xml"/><Relationship Id="rId53" Type="http://schemas.openxmlformats.org/officeDocument/2006/relationships/header" Target="header10.xml"/><Relationship Id="rId58" Type="http://schemas.openxmlformats.org/officeDocument/2006/relationships/footer" Target="footer16.xml"/><Relationship Id="rId66" Type="http://schemas.openxmlformats.org/officeDocument/2006/relationships/image" Target="media/image24.png"/><Relationship Id="rId5" Type="http://schemas.openxmlformats.org/officeDocument/2006/relationships/settings" Target="settings.xml"/><Relationship Id="rId61" Type="http://schemas.openxmlformats.org/officeDocument/2006/relationships/hyperlink" Target="https://orangedatamining.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header" Target="header2.xml"/><Relationship Id="rId35" Type="http://schemas.openxmlformats.org/officeDocument/2006/relationships/header" Target="header4.xml"/><Relationship Id="rId43" Type="http://schemas.openxmlformats.org/officeDocument/2006/relationships/footer" Target="footer9.xml"/><Relationship Id="rId48" Type="http://schemas.openxmlformats.org/officeDocument/2006/relationships/header" Target="header8.xml"/><Relationship Id="rId56" Type="http://schemas.openxmlformats.org/officeDocument/2006/relationships/footer" Target="footer15.xml"/><Relationship Id="rId64" Type="http://schemas.openxmlformats.org/officeDocument/2006/relationships/hyperlink" Target="https://dataliteracy.education/unterrichtsmaterial/" TargetMode="External"/><Relationship Id="rId69" Type="http://schemas.openxmlformats.org/officeDocument/2006/relationships/footer" Target="footer17.xml"/><Relationship Id="rId8" Type="http://schemas.openxmlformats.org/officeDocument/2006/relationships/endnotes" Target="endnotes.xml"/><Relationship Id="rId51" Type="http://schemas.openxmlformats.org/officeDocument/2006/relationships/footer" Target="footer12.xml"/><Relationship Id="rId72" Type="http://schemas.openxmlformats.org/officeDocument/2006/relationships/theme" Target="theme/theme1.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footer" Target="footer4.xml"/><Relationship Id="rId38" Type="http://schemas.openxmlformats.org/officeDocument/2006/relationships/footer" Target="footer7.xml"/><Relationship Id="rId46" Type="http://schemas.openxmlformats.org/officeDocument/2006/relationships/hyperlink" Target="https://youtu.be/EbURtR4NUj4" TargetMode="External"/><Relationship Id="rId59" Type="http://schemas.openxmlformats.org/officeDocument/2006/relationships/image" Target="media/image23.jpeg"/><Relationship Id="rId67" Type="http://schemas.openxmlformats.org/officeDocument/2006/relationships/hyperlink" Target="mailto:bildung@wissensfabrik.de" TargetMode="External"/><Relationship Id="rId20" Type="http://schemas.openxmlformats.org/officeDocument/2006/relationships/image" Target="media/image8.png"/><Relationship Id="rId41" Type="http://schemas.openxmlformats.org/officeDocument/2006/relationships/image" Target="media/image21.png"/><Relationship Id="rId54" Type="http://schemas.openxmlformats.org/officeDocument/2006/relationships/footer" Target="footer14.xml"/><Relationship Id="rId62" Type="http://schemas.openxmlformats.org/officeDocument/2006/relationships/hyperlink" Target="https://datasetsearch.research.google.com/"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36" Type="http://schemas.openxmlformats.org/officeDocument/2006/relationships/footer" Target="footer6.xml"/><Relationship Id="rId49" Type="http://schemas.openxmlformats.org/officeDocument/2006/relationships/footer" Target="footer11.xml"/><Relationship Id="rId57" Type="http://schemas.openxmlformats.org/officeDocument/2006/relationships/header" Target="header12.xml"/><Relationship Id="rId10" Type="http://schemas.openxmlformats.org/officeDocument/2006/relationships/comments" Target="comments.xml"/><Relationship Id="rId31" Type="http://schemas.openxmlformats.org/officeDocument/2006/relationships/footer" Target="footer3.xml"/><Relationship Id="rId44" Type="http://schemas.openxmlformats.org/officeDocument/2006/relationships/header" Target="header7.xml"/><Relationship Id="rId52" Type="http://schemas.openxmlformats.org/officeDocument/2006/relationships/footer" Target="footer13.xml"/><Relationship Id="rId60" Type="http://schemas.openxmlformats.org/officeDocument/2006/relationships/hyperlink" Target="https://aiunplugged.org" TargetMode="External"/><Relationship Id="rId65" Type="http://schemas.openxmlformats.org/officeDocument/2006/relationships/hyperlink" Target="https://bit.ly/3DQnqi8" TargetMode="External"/><Relationship Id="rId4" Type="http://schemas.openxmlformats.org/officeDocument/2006/relationships/styles" Target="styles.xml"/><Relationship Id="rId9"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6.png"/><Relationship Id="rId39" Type="http://schemas.openxmlformats.org/officeDocument/2006/relationships/header" Target="header6.xml"/><Relationship Id="rId34" Type="http://schemas.openxmlformats.org/officeDocument/2006/relationships/footer" Target="footer5.xml"/><Relationship Id="rId50" Type="http://schemas.openxmlformats.org/officeDocument/2006/relationships/header" Target="header9.xml"/><Relationship Id="rId55" Type="http://schemas.openxmlformats.org/officeDocument/2006/relationships/header" Target="header1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foot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7.png"/><Relationship Id="rId1" Type="http://schemas.openxmlformats.org/officeDocument/2006/relationships/image" Target="media/image16.png"/><Relationship Id="rId4" Type="http://schemas.openxmlformats.org/officeDocument/2006/relationships/image" Target="media/image18.jpg"/></Relationships>
</file>

<file path=word/_rels/footer3.xml.rels><?xml version="1.0" encoding="UTF-8" standalone="yes"?>
<Relationships xmlns="http://schemas.openxmlformats.org/package/2006/relationships"><Relationship Id="rId1" Type="http://schemas.openxmlformats.org/officeDocument/2006/relationships/image" Target="media/image14.jpeg"/></Relationships>
</file>

<file path=word/_rels/footer5.xml.rels><?xml version="1.0" encoding="UTF-8" standalone="yes"?>
<Relationships xmlns="http://schemas.openxmlformats.org/package/2006/relationships"><Relationship Id="rId1" Type="http://schemas.openxmlformats.org/officeDocument/2006/relationships/image" Target="media/image14.jpeg"/></Relationships>
</file>

<file path=word/_rels/footer6.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6.png"/><Relationship Id="rId4" Type="http://schemas.openxmlformats.org/officeDocument/2006/relationships/image" Target="media/image15.png"/></Relationships>
</file>

<file path=word/_rels/footer7.xml.rels><?xml version="1.0" encoding="UTF-8" standalone="yes"?>
<Relationships xmlns="http://schemas.openxmlformats.org/package/2006/relationships"><Relationship Id="rId1" Type="http://schemas.openxmlformats.org/officeDocument/2006/relationships/image" Target="media/image14.jpeg"/></Relationships>
</file>

<file path=word/_rels/footer9.xml.rels><?xml version="1.0" encoding="UTF-8" standalone="yes"?>
<Relationships xmlns="http://schemas.openxmlformats.org/package/2006/relationships"><Relationship Id="rId1" Type="http://schemas.openxmlformats.org/officeDocument/2006/relationships/image" Target="media/image14.jpeg"/></Relationships>
</file>

<file path=word/_rels/footer10.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6.png"/><Relationship Id="rId4" Type="http://schemas.openxmlformats.org/officeDocument/2006/relationships/image" Target="media/image15.png"/></Relationships>
</file>

<file path=word/_rels/footer11.xml.rels><?xml version="1.0" encoding="UTF-8" standalone="yes"?>
<Relationships xmlns="http://schemas.openxmlformats.org/package/2006/relationships"><Relationship Id="rId1" Type="http://schemas.openxmlformats.org/officeDocument/2006/relationships/image" Target="media/image14.jpeg"/></Relationships>
</file>

<file path=word/_rels/footer13.xml.rels><?xml version="1.0" encoding="UTF-8" standalone="yes"?>
<Relationships xmlns="http://schemas.openxmlformats.org/package/2006/relationships"><Relationship Id="rId1" Type="http://schemas.openxmlformats.org/officeDocument/2006/relationships/image" Target="media/image14.jpeg"/></Relationships>
</file>

<file path=word/_rels/footer14.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6.png"/><Relationship Id="rId4" Type="http://schemas.openxmlformats.org/officeDocument/2006/relationships/image" Target="media/image15.png"/></Relationships>
</file>

<file path=word/_rels/footer15.xml.rels><?xml version="1.0" encoding="UTF-8" standalone="yes"?>
<Relationships xmlns="http://schemas.openxmlformats.org/package/2006/relationships"><Relationship Id="rId1" Type="http://schemas.openxmlformats.org/officeDocument/2006/relationships/image" Target="media/image14.jpeg"/></Relationships>
</file>

<file path=word/_rels/footer17.xml.rels><?xml version="1.0" encoding="UTF-8" standalone="yes"?>
<Relationships xmlns="http://schemas.openxmlformats.org/package/2006/relationships"><Relationship Id="rId1" Type="http://schemas.openxmlformats.org/officeDocument/2006/relationships/image" Target="media/image14.jpeg"/></Relationships>
</file>

<file path=word/_rels/footnotes.xml.rels><?xml version="1.0" encoding="UTF-8" standalone="yes"?>
<Relationships xmlns="http://schemas.openxmlformats.org/package/2006/relationships"><Relationship Id="rId1" Type="http://schemas.openxmlformats.org/officeDocument/2006/relationships/hyperlink" Target="https://de.wikipedia.org/wiki/Iterative_Dichotomiser_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10.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9C860D40-E240-455F-A689-7AD4F0BFC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6476</Words>
  <Characters>40799</Characters>
  <Application>Microsoft Office Word</Application>
  <DocSecurity>0</DocSecurity>
  <Lines>339</Lines>
  <Paragraphs>94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dc:creator>
  <cp:keywords/>
  <dc:description/>
  <cp:lastModifiedBy>Imke Endjer</cp:lastModifiedBy>
  <cp:revision>33</cp:revision>
  <cp:lastPrinted>2021-12-17T13:36:00Z</cp:lastPrinted>
  <dcterms:created xsi:type="dcterms:W3CDTF">2021-09-30T09:22:00Z</dcterms:created>
  <dcterms:modified xsi:type="dcterms:W3CDTF">2023-02-22T10:24:00Z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{F6FAE87B-04CE-46AD-9942-6E99781F431D}</vt:lpwstr>
  </property>
</Properties>
</file>