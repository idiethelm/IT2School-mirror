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5D081" w14:textId="77777777" w:rsidR="00475C2F" w:rsidRDefault="001832D8">
      <w:pPr>
        <w:pStyle w:val="Titel"/>
        <w:spacing w:after="0"/>
      </w:pPr>
      <w:r>
        <w:tab/>
      </w:r>
      <w:r>
        <w:rPr>
          <w:noProof/>
        </w:rPr>
        <mc:AlternateContent>
          <mc:Choice Requires="wpg">
            <w:drawing>
              <wp:anchor distT="0" distB="0" distL="114300" distR="114300" simplePos="0" relativeHeight="251658240" behindDoc="0" locked="0" layoutInCell="1" hidden="0" allowOverlap="1" wp14:anchorId="568BE594" wp14:editId="4FF33CCD">
                <wp:simplePos x="0" y="0"/>
                <wp:positionH relativeFrom="column">
                  <wp:posOffset>1</wp:posOffset>
                </wp:positionH>
                <wp:positionV relativeFrom="paragraph">
                  <wp:posOffset>406400</wp:posOffset>
                </wp:positionV>
                <wp:extent cx="4381500" cy="1120140"/>
                <wp:effectExtent l="0" t="0" r="0" b="0"/>
                <wp:wrapSquare wrapText="bothSides" distT="0" distB="0" distL="114300" distR="114300"/>
                <wp:docPr id="338" name="Gruppieren 338"/>
                <wp:cNvGraphicFramePr/>
                <a:graphic xmlns:a="http://schemas.openxmlformats.org/drawingml/2006/main">
                  <a:graphicData uri="http://schemas.microsoft.com/office/word/2010/wordprocessingGroup">
                    <wpg:wgp>
                      <wpg:cNvGrpSpPr/>
                      <wpg:grpSpPr>
                        <a:xfrm>
                          <a:off x="0" y="0"/>
                          <a:ext cx="4381500" cy="1120140"/>
                          <a:chOff x="3155250" y="3219930"/>
                          <a:chExt cx="4381500" cy="1120140"/>
                        </a:xfrm>
                      </wpg:grpSpPr>
                      <wpg:grpSp>
                        <wpg:cNvPr id="1" name="Gruppieren 1"/>
                        <wpg:cNvGrpSpPr/>
                        <wpg:grpSpPr>
                          <a:xfrm>
                            <a:off x="3155250" y="3219930"/>
                            <a:ext cx="4381500" cy="1120140"/>
                            <a:chOff x="0" y="0"/>
                            <a:chExt cx="4381500" cy="1120389"/>
                          </a:xfrm>
                        </wpg:grpSpPr>
                        <wps:wsp>
                          <wps:cNvPr id="2" name="Rechteck 2"/>
                          <wps:cNvSpPr/>
                          <wps:spPr>
                            <a:xfrm>
                              <a:off x="0" y="0"/>
                              <a:ext cx="4381500" cy="1120375"/>
                            </a:xfrm>
                            <a:prstGeom prst="rect">
                              <a:avLst/>
                            </a:prstGeom>
                            <a:noFill/>
                            <a:ln>
                              <a:noFill/>
                            </a:ln>
                          </wps:spPr>
                          <wps:txbx>
                            <w:txbxContent>
                              <w:p w14:paraId="4B09ACA3" w14:textId="77777777" w:rsidR="00475C2F" w:rsidRDefault="00475C2F">
                                <w:pPr>
                                  <w:spacing w:after="0" w:line="240" w:lineRule="auto"/>
                                  <w:textDirection w:val="btLr"/>
                                </w:pPr>
                              </w:p>
                            </w:txbxContent>
                          </wps:txbx>
                          <wps:bodyPr spcFirstLastPara="1" wrap="square" lIns="91425" tIns="91425" rIns="91425" bIns="91425" anchor="ctr" anchorCtr="0">
                            <a:noAutofit/>
                          </wps:bodyPr>
                        </wps:wsp>
                        <wps:wsp>
                          <wps:cNvPr id="3" name="Rechteck 3"/>
                          <wps:cNvSpPr/>
                          <wps:spPr>
                            <a:xfrm>
                              <a:off x="914400" y="691764"/>
                              <a:ext cx="3467100" cy="428625"/>
                            </a:xfrm>
                            <a:prstGeom prst="rect">
                              <a:avLst/>
                            </a:prstGeom>
                            <a:solidFill>
                              <a:srgbClr val="F5A700"/>
                            </a:solidFill>
                            <a:ln>
                              <a:noFill/>
                            </a:ln>
                          </wps:spPr>
                          <wps:txbx>
                            <w:txbxContent>
                              <w:p w14:paraId="637E18D5" w14:textId="77777777" w:rsidR="00475C2F" w:rsidRDefault="001832D8">
                                <w:pPr>
                                  <w:spacing w:line="240" w:lineRule="auto"/>
                                  <w:jc w:val="center"/>
                                  <w:textDirection w:val="btLr"/>
                                </w:pPr>
                                <w:r>
                                  <w:rPr>
                                    <w:b/>
                                    <w:color w:val="FFFFFF"/>
                                    <w:sz w:val="40"/>
                                  </w:rPr>
                                  <w:t>Gemeinsam IT entdecken</w:t>
                                </w:r>
                              </w:p>
                            </w:txbxContent>
                          </wps:txbx>
                          <wps:bodyPr spcFirstLastPara="1" wrap="square" lIns="91425" tIns="45700" rIns="91425" bIns="45700" anchor="ctr" anchorCtr="0">
                            <a:noAutofit/>
                          </wps:bodyPr>
                        </wps:wsp>
                        <wps:wsp>
                          <wps:cNvPr id="4" name="Rechteck 4"/>
                          <wps:cNvSpPr/>
                          <wps:spPr>
                            <a:xfrm>
                              <a:off x="0" y="0"/>
                              <a:ext cx="3686175" cy="1067037"/>
                            </a:xfrm>
                            <a:prstGeom prst="rect">
                              <a:avLst/>
                            </a:prstGeom>
                            <a:noFill/>
                            <a:ln>
                              <a:noFill/>
                            </a:ln>
                          </wps:spPr>
                          <wps:txbx>
                            <w:txbxContent>
                              <w:p w14:paraId="409F98DD" w14:textId="77777777" w:rsidR="00475C2F" w:rsidRDefault="001832D8">
                                <w:pPr>
                                  <w:spacing w:after="0" w:line="240" w:lineRule="auto"/>
                                  <w:textDirection w:val="btLr"/>
                                </w:pPr>
                                <w:r>
                                  <w:rPr>
                                    <w:b/>
                                    <w:color w:val="000000"/>
                                    <w:sz w:val="88"/>
                                  </w:rPr>
                                  <w:t>IT2School</w:t>
                                </w:r>
                              </w:p>
                              <w:p w14:paraId="45B83BAA" w14:textId="77777777" w:rsidR="00475C2F" w:rsidRDefault="00475C2F">
                                <w:pPr>
                                  <w:spacing w:line="240" w:lineRule="auto"/>
                                  <w:jc w:val="both"/>
                                  <w:textDirection w:val="btLr"/>
                                </w:pPr>
                              </w:p>
                            </w:txbxContent>
                          </wps:txbx>
                          <wps:bodyPr spcFirstLastPara="1" wrap="square" lIns="91425" tIns="45700" rIns="91425" bIns="45700" anchor="t" anchorCtr="0">
                            <a:noAutofit/>
                          </wps:bodyPr>
                        </wps:wsp>
                      </wpg:grpSp>
                    </wpg:wgp>
                  </a:graphicData>
                </a:graphic>
              </wp:anchor>
            </w:drawing>
          </mc:Choice>
          <mc:Fallback>
            <w:pict>
              <v:group w14:anchorId="568BE594" id="Gruppieren 338" o:spid="_x0000_s1026" style="position:absolute;margin-left:0;margin-top:32pt;width:345pt;height:88.2pt;z-index:251658240" coordorigin="31552,32199" coordsize="43815,11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">
                <v:group id="Gruppieren 1" o:spid="_x0000_s1027" style="position:absolute;left:31552;top:32199;width:43815;height:11201" coordsize="43815,11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hteck 2" o:spid="_x0000_s1028" style="position:absolute;width:43815;height:11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B09ACA3" w14:textId="77777777" w:rsidR="00475C2F" w:rsidRDefault="00475C2F">
                          <w:pPr>
                            <w:spacing w:after="0" w:line="240" w:lineRule="auto"/>
                            <w:textDirection w:val="btLr"/>
                          </w:pPr>
                        </w:p>
                      </w:txbxContent>
                    </v:textbox>
                  </v:rect>
                  <v:rect id="Rechteck 3" o:spid="_x0000_s1029" style="position:absolute;left:9144;top:6917;width:3467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" fillcolor="#f5a700" stroked="f">
                    <v:textbox inset="2.53958mm,1.2694mm,2.53958mm,1.2694mm">
                      <w:txbxContent>
                        <w:p w14:paraId="637E18D5" w14:textId="77777777" w:rsidR="00475C2F" w:rsidRDefault="001832D8">
                          <w:pPr>
                            <w:spacing w:line="240" w:lineRule="auto"/>
                            <w:jc w:val="center"/>
                            <w:textDirection w:val="btLr"/>
                          </w:pPr>
                          <w:r>
                            <w:rPr>
                              <w:b/>
                              <w:color w:val="FFFFFF"/>
                              <w:sz w:val="40"/>
                            </w:rPr>
                            <w:t>Gemeinsam IT entdecken</w:t>
                          </w:r>
                        </w:p>
                      </w:txbxContent>
                    </v:textbox>
                  </v:rect>
                  <v:rect id="Rechteck 4" o:spid="_x0000_s1030" style="position:absolute;width:36861;height:10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409F98DD" w14:textId="77777777" w:rsidR="00475C2F" w:rsidRDefault="001832D8">
                          <w:pPr>
                            <w:spacing w:after="0" w:line="240" w:lineRule="auto"/>
                            <w:textDirection w:val="btLr"/>
                          </w:pPr>
                          <w:r>
                            <w:rPr>
                              <w:b/>
                              <w:color w:val="000000"/>
                              <w:sz w:val="88"/>
                            </w:rPr>
                            <w:t>IT2School</w:t>
                          </w:r>
                        </w:p>
                        <w:p w14:paraId="45B83BAA" w14:textId="77777777" w:rsidR="00475C2F" w:rsidRDefault="00475C2F">
                          <w:pPr>
                            <w:spacing w:line="240" w:lineRule="auto"/>
                            <w:jc w:val="both"/>
                            <w:textDirection w:val="btLr"/>
                          </w:pPr>
                        </w:p>
                      </w:txbxContent>
                    </v:textbox>
                  </v:rect>
                </v:group>
                <w10:wrap type="square"/>
              </v:group>
            </w:pict>
          </mc:Fallback>
        </mc:AlternateContent>
      </w:r>
    </w:p>
    <w:p w14:paraId="4ABCD40E" w14:textId="77777777" w:rsidR="00475C2F" w:rsidRDefault="00475C2F">
      <w:pPr>
        <w:pStyle w:val="Titel"/>
        <w:spacing w:after="0"/>
      </w:pPr>
    </w:p>
    <w:p w14:paraId="49200C34" w14:textId="77777777" w:rsidR="00475C2F" w:rsidRDefault="00475C2F">
      <w:pPr>
        <w:pStyle w:val="Titel"/>
        <w:spacing w:after="0"/>
      </w:pPr>
    </w:p>
    <w:p w14:paraId="6D810F0A" w14:textId="77777777" w:rsidR="00475C2F" w:rsidRDefault="00475C2F">
      <w:pPr>
        <w:pStyle w:val="Titel"/>
        <w:spacing w:after="0"/>
        <w:rPr>
          <w:b/>
        </w:rPr>
      </w:pPr>
    </w:p>
    <w:p w14:paraId="0B2ADEE8" w14:textId="77777777" w:rsidR="00475C2F" w:rsidRDefault="00475C2F">
      <w:pPr>
        <w:pStyle w:val="Titel"/>
        <w:spacing w:after="0"/>
        <w:rPr>
          <w:b/>
        </w:rPr>
      </w:pPr>
    </w:p>
    <w:p w14:paraId="06B62FE5" w14:textId="77777777" w:rsidR="00475C2F" w:rsidRDefault="001832D8">
      <w:pPr>
        <w:pStyle w:val="Titel"/>
        <w:rPr>
          <w:b/>
        </w:rPr>
      </w:pPr>
      <w:r>
        <w:rPr>
          <w:b/>
          <w:noProof/>
        </w:rPr>
        <w:drawing>
          <wp:inline distT="0" distB="0" distL="0" distR="0" wp14:anchorId="41705CBD" wp14:editId="0EA29774">
            <wp:extent cx="5078776" cy="3677576"/>
            <wp:effectExtent l="0" t="0" r="0" b="0"/>
            <wp:docPr id="34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8"/>
                    <a:srcRect/>
                    <a:stretch>
                      <a:fillRect/>
                    </a:stretch>
                  </pic:blipFill>
                  <pic:spPr>
                    <a:xfrm>
                      <a:off x="0" y="0"/>
                      <a:ext cx="5078776" cy="3677576"/>
                    </a:xfrm>
                    <a:prstGeom prst="rect">
                      <a:avLst/>
                    </a:prstGeom>
                    <a:ln/>
                  </pic:spPr>
                </pic:pic>
              </a:graphicData>
            </a:graphic>
          </wp:inline>
        </w:drawing>
      </w:r>
    </w:p>
    <w:p w14:paraId="16580DDB" w14:textId="77777777" w:rsidR="00475C2F" w:rsidRDefault="00475C2F"/>
    <w:p w14:paraId="4B183DBC" w14:textId="77777777" w:rsidR="00475C2F" w:rsidRDefault="001832D8">
      <w:pPr>
        <w:pStyle w:val="Titel"/>
        <w:spacing w:after="0"/>
        <w:rPr>
          <w:b/>
        </w:rPr>
      </w:pPr>
      <w:r>
        <w:rPr>
          <w:b/>
        </w:rPr>
        <w:t xml:space="preserve">KI-A2 Mein persönlicher </w:t>
      </w:r>
    </w:p>
    <w:p w14:paraId="7C053175" w14:textId="77777777" w:rsidR="00475C2F" w:rsidRDefault="001832D8">
      <w:pPr>
        <w:pStyle w:val="Titel"/>
        <w:spacing w:after="0"/>
        <w:rPr>
          <w:b/>
        </w:rPr>
      </w:pPr>
      <w:r>
        <w:rPr>
          <w:b/>
        </w:rPr>
        <w:t>Assistent</w:t>
      </w:r>
    </w:p>
    <w:p w14:paraId="6E473F60" w14:textId="77777777" w:rsidR="00475C2F" w:rsidRDefault="001832D8">
      <w:pPr>
        <w:pStyle w:val="Titel"/>
        <w:rPr>
          <w:sz w:val="44"/>
          <w:szCs w:val="44"/>
        </w:rPr>
      </w:pPr>
      <w:r>
        <w:rPr>
          <w:sz w:val="44"/>
          <w:szCs w:val="44"/>
        </w:rPr>
        <w:t>Gestalte deine eigene KI</w:t>
      </w:r>
    </w:p>
    <w:p w14:paraId="3E57390A" w14:textId="77777777" w:rsidR="00475C2F" w:rsidRDefault="001832D8">
      <w:pPr>
        <w:spacing w:line="259" w:lineRule="auto"/>
        <w:rPr>
          <w:color w:val="000000"/>
          <w:sz w:val="44"/>
          <w:szCs w:val="44"/>
        </w:rPr>
      </w:pPr>
      <w:r>
        <w:br w:type="page"/>
      </w:r>
    </w:p>
    <w:p w14:paraId="33341584" w14:textId="77777777" w:rsidR="00475C2F" w:rsidRDefault="001832D8">
      <w:pPr>
        <w:rPr>
          <w:b/>
          <w:color w:val="000000"/>
          <w:sz w:val="28"/>
          <w:szCs w:val="28"/>
        </w:rPr>
      </w:pPr>
      <w:r>
        <w:rPr>
          <w:b/>
          <w:color w:val="000000"/>
          <w:sz w:val="28"/>
          <w:szCs w:val="28"/>
        </w:rPr>
        <w:lastRenderedPageBreak/>
        <w:t>Inhalt</w:t>
      </w:r>
    </w:p>
    <w:bookmarkStart w:id="0" w:name="_heading=h.gjdgxs" w:colFirst="0" w:colLast="0" w:displacedByCustomXml="next"/>
    <w:bookmarkEnd w:id="0" w:displacedByCustomXml="next"/>
    <w:sdt>
      <w:sdtPr>
        <w:id w:val="612330944"/>
        <w:docPartObj>
          <w:docPartGallery w:val="Table of Contents"/>
          <w:docPartUnique/>
        </w:docPartObj>
      </w:sdtPr>
      <w:sdtContent>
        <w:p w14:paraId="59007743" w14:textId="53DD2B1E" w:rsidR="001832D8" w:rsidRDefault="001832D8">
          <w:pPr>
            <w:pStyle w:val="Verzeichnis1"/>
            <w:rPr>
              <w:rFonts w:asciiTheme="minorHAnsi" w:eastAsiaTheme="minorEastAsia" w:hAnsiTheme="minorHAnsi" w:cstheme="minorBidi"/>
              <w:bCs w:val="0"/>
              <w:noProof/>
              <w:sz w:val="22"/>
              <w:szCs w:val="22"/>
            </w:rPr>
          </w:pPr>
          <w:r>
            <w:fldChar w:fldCharType="begin"/>
          </w:r>
          <w:r>
            <w:instrText xml:space="preserve"> TOC \h \u \z </w:instrText>
          </w:r>
          <w:r>
            <w:fldChar w:fldCharType="separate"/>
          </w:r>
          <w:hyperlink w:anchor="_Toc103785169" w:history="1">
            <w:r w:rsidRPr="00D75DEE">
              <w:rPr>
                <w:rStyle w:val="Hyperlink"/>
                <w:noProof/>
              </w:rPr>
              <w:t>1</w:t>
            </w:r>
            <w:r>
              <w:rPr>
                <w:rFonts w:asciiTheme="minorHAnsi" w:eastAsiaTheme="minorEastAsia" w:hAnsiTheme="minorHAnsi" w:cstheme="minorBidi"/>
                <w:bCs w:val="0"/>
                <w:noProof/>
                <w:sz w:val="22"/>
                <w:szCs w:val="22"/>
              </w:rPr>
              <w:tab/>
            </w:r>
            <w:r w:rsidRPr="00D75DEE">
              <w:rPr>
                <w:rStyle w:val="Hyperlink"/>
                <w:noProof/>
              </w:rPr>
              <w:t>Mein persönlicher Assistent</w:t>
            </w:r>
            <w:r>
              <w:rPr>
                <w:noProof/>
                <w:webHidden/>
              </w:rPr>
              <w:tab/>
            </w:r>
            <w:r>
              <w:rPr>
                <w:noProof/>
                <w:webHidden/>
              </w:rPr>
              <w:fldChar w:fldCharType="begin"/>
            </w:r>
            <w:r>
              <w:rPr>
                <w:noProof/>
                <w:webHidden/>
              </w:rPr>
              <w:instrText xml:space="preserve"> PAGEREF _Toc103785169 \h </w:instrText>
            </w:r>
            <w:r>
              <w:rPr>
                <w:noProof/>
                <w:webHidden/>
              </w:rPr>
            </w:r>
            <w:r>
              <w:rPr>
                <w:noProof/>
                <w:webHidden/>
              </w:rPr>
              <w:fldChar w:fldCharType="separate"/>
            </w:r>
            <w:r>
              <w:rPr>
                <w:noProof/>
                <w:webHidden/>
              </w:rPr>
              <w:t>3</w:t>
            </w:r>
            <w:r>
              <w:rPr>
                <w:noProof/>
                <w:webHidden/>
              </w:rPr>
              <w:fldChar w:fldCharType="end"/>
            </w:r>
          </w:hyperlink>
        </w:p>
        <w:p w14:paraId="01EC386F" w14:textId="0AF331A2" w:rsidR="001832D8" w:rsidRDefault="00000000">
          <w:pPr>
            <w:pStyle w:val="Verzeichnis1"/>
            <w:rPr>
              <w:rFonts w:asciiTheme="minorHAnsi" w:eastAsiaTheme="minorEastAsia" w:hAnsiTheme="minorHAnsi" w:cstheme="minorBidi"/>
              <w:bCs w:val="0"/>
              <w:noProof/>
              <w:sz w:val="22"/>
              <w:szCs w:val="22"/>
            </w:rPr>
          </w:pPr>
          <w:hyperlink w:anchor="_Toc103785170" w:history="1">
            <w:r w:rsidR="001832D8" w:rsidRPr="00D75DEE">
              <w:rPr>
                <w:rStyle w:val="Hyperlink"/>
                <w:noProof/>
              </w:rPr>
              <w:t>2</w:t>
            </w:r>
            <w:r w:rsidR="001832D8">
              <w:rPr>
                <w:rFonts w:asciiTheme="minorHAnsi" w:eastAsiaTheme="minorEastAsia" w:hAnsiTheme="minorHAnsi" w:cstheme="minorBidi"/>
                <w:bCs w:val="0"/>
                <w:noProof/>
                <w:sz w:val="22"/>
                <w:szCs w:val="22"/>
              </w:rPr>
              <w:tab/>
            </w:r>
            <w:r w:rsidR="001832D8" w:rsidRPr="00D75DEE">
              <w:rPr>
                <w:rStyle w:val="Hyperlink"/>
                <w:noProof/>
              </w:rPr>
              <w:t>Warum gibt es das Modul?</w:t>
            </w:r>
            <w:r w:rsidR="001832D8">
              <w:rPr>
                <w:noProof/>
                <w:webHidden/>
              </w:rPr>
              <w:tab/>
            </w:r>
            <w:r w:rsidR="001832D8">
              <w:rPr>
                <w:noProof/>
                <w:webHidden/>
              </w:rPr>
              <w:fldChar w:fldCharType="begin"/>
            </w:r>
            <w:r w:rsidR="001832D8">
              <w:rPr>
                <w:noProof/>
                <w:webHidden/>
              </w:rPr>
              <w:instrText xml:space="preserve"> PAGEREF _Toc103785170 \h </w:instrText>
            </w:r>
            <w:r w:rsidR="001832D8">
              <w:rPr>
                <w:noProof/>
                <w:webHidden/>
              </w:rPr>
            </w:r>
            <w:r w:rsidR="001832D8">
              <w:rPr>
                <w:noProof/>
                <w:webHidden/>
              </w:rPr>
              <w:fldChar w:fldCharType="separate"/>
            </w:r>
            <w:r w:rsidR="001832D8">
              <w:rPr>
                <w:noProof/>
                <w:webHidden/>
              </w:rPr>
              <w:t>4</w:t>
            </w:r>
            <w:r w:rsidR="001832D8">
              <w:rPr>
                <w:noProof/>
                <w:webHidden/>
              </w:rPr>
              <w:fldChar w:fldCharType="end"/>
            </w:r>
          </w:hyperlink>
        </w:p>
        <w:p w14:paraId="5E3DADCC" w14:textId="3E35F36F" w:rsidR="001832D8" w:rsidRDefault="00000000">
          <w:pPr>
            <w:pStyle w:val="Verzeichnis1"/>
            <w:rPr>
              <w:rFonts w:asciiTheme="minorHAnsi" w:eastAsiaTheme="minorEastAsia" w:hAnsiTheme="minorHAnsi" w:cstheme="minorBidi"/>
              <w:bCs w:val="0"/>
              <w:noProof/>
              <w:sz w:val="22"/>
              <w:szCs w:val="22"/>
            </w:rPr>
          </w:pPr>
          <w:hyperlink w:anchor="_Toc103785171" w:history="1">
            <w:r w:rsidR="001832D8" w:rsidRPr="00D75DEE">
              <w:rPr>
                <w:rStyle w:val="Hyperlink"/>
                <w:noProof/>
              </w:rPr>
              <w:t>3</w:t>
            </w:r>
            <w:r w:rsidR="001832D8">
              <w:rPr>
                <w:rFonts w:asciiTheme="minorHAnsi" w:eastAsiaTheme="minorEastAsia" w:hAnsiTheme="minorHAnsi" w:cstheme="minorBidi"/>
                <w:bCs w:val="0"/>
                <w:noProof/>
                <w:sz w:val="22"/>
                <w:szCs w:val="22"/>
              </w:rPr>
              <w:tab/>
            </w:r>
            <w:r w:rsidR="001832D8" w:rsidRPr="00D75DEE">
              <w:rPr>
                <w:rStyle w:val="Hyperlink"/>
                <w:noProof/>
              </w:rPr>
              <w:t>Ziele des Moduls</w:t>
            </w:r>
            <w:r w:rsidR="001832D8">
              <w:rPr>
                <w:noProof/>
                <w:webHidden/>
              </w:rPr>
              <w:tab/>
            </w:r>
            <w:r w:rsidR="001832D8">
              <w:rPr>
                <w:noProof/>
                <w:webHidden/>
              </w:rPr>
              <w:fldChar w:fldCharType="begin"/>
            </w:r>
            <w:r w:rsidR="001832D8">
              <w:rPr>
                <w:noProof/>
                <w:webHidden/>
              </w:rPr>
              <w:instrText xml:space="preserve"> PAGEREF _Toc103785171 \h </w:instrText>
            </w:r>
            <w:r w:rsidR="001832D8">
              <w:rPr>
                <w:noProof/>
                <w:webHidden/>
              </w:rPr>
            </w:r>
            <w:r w:rsidR="001832D8">
              <w:rPr>
                <w:noProof/>
                <w:webHidden/>
              </w:rPr>
              <w:fldChar w:fldCharType="separate"/>
            </w:r>
            <w:r w:rsidR="001832D8">
              <w:rPr>
                <w:noProof/>
                <w:webHidden/>
              </w:rPr>
              <w:t>4</w:t>
            </w:r>
            <w:r w:rsidR="001832D8">
              <w:rPr>
                <w:noProof/>
                <w:webHidden/>
              </w:rPr>
              <w:fldChar w:fldCharType="end"/>
            </w:r>
          </w:hyperlink>
        </w:p>
        <w:p w14:paraId="7F416325" w14:textId="03EFE738" w:rsidR="001832D8" w:rsidRDefault="00000000">
          <w:pPr>
            <w:pStyle w:val="Verzeichnis1"/>
            <w:rPr>
              <w:rFonts w:asciiTheme="minorHAnsi" w:eastAsiaTheme="minorEastAsia" w:hAnsiTheme="minorHAnsi" w:cstheme="minorBidi"/>
              <w:bCs w:val="0"/>
              <w:noProof/>
              <w:sz w:val="22"/>
              <w:szCs w:val="22"/>
            </w:rPr>
          </w:pPr>
          <w:hyperlink w:anchor="_Toc103785172" w:history="1">
            <w:r w:rsidR="001832D8" w:rsidRPr="00D75DEE">
              <w:rPr>
                <w:rStyle w:val="Hyperlink"/>
                <w:noProof/>
              </w:rPr>
              <w:t>4</w:t>
            </w:r>
            <w:r w:rsidR="001832D8">
              <w:rPr>
                <w:rFonts w:asciiTheme="minorHAnsi" w:eastAsiaTheme="minorEastAsia" w:hAnsiTheme="minorHAnsi" w:cstheme="minorBidi"/>
                <w:bCs w:val="0"/>
                <w:noProof/>
                <w:sz w:val="22"/>
                <w:szCs w:val="22"/>
              </w:rPr>
              <w:tab/>
            </w:r>
            <w:r w:rsidR="001832D8" w:rsidRPr="00D75DEE">
              <w:rPr>
                <w:rStyle w:val="Hyperlink"/>
                <w:noProof/>
              </w:rPr>
              <w:t>Die Rolle der Unternehmensvertreterin/des  Unternehmensvertreters</w:t>
            </w:r>
            <w:r w:rsidR="001832D8">
              <w:rPr>
                <w:noProof/>
                <w:webHidden/>
              </w:rPr>
              <w:tab/>
            </w:r>
            <w:r w:rsidR="001832D8">
              <w:rPr>
                <w:noProof/>
                <w:webHidden/>
              </w:rPr>
              <w:fldChar w:fldCharType="begin"/>
            </w:r>
            <w:r w:rsidR="001832D8">
              <w:rPr>
                <w:noProof/>
                <w:webHidden/>
              </w:rPr>
              <w:instrText xml:space="preserve"> PAGEREF _Toc103785172 \h </w:instrText>
            </w:r>
            <w:r w:rsidR="001832D8">
              <w:rPr>
                <w:noProof/>
                <w:webHidden/>
              </w:rPr>
            </w:r>
            <w:r w:rsidR="001832D8">
              <w:rPr>
                <w:noProof/>
                <w:webHidden/>
              </w:rPr>
              <w:fldChar w:fldCharType="separate"/>
            </w:r>
            <w:r w:rsidR="001832D8">
              <w:rPr>
                <w:noProof/>
                <w:webHidden/>
              </w:rPr>
              <w:t>5</w:t>
            </w:r>
            <w:r w:rsidR="001832D8">
              <w:rPr>
                <w:noProof/>
                <w:webHidden/>
              </w:rPr>
              <w:fldChar w:fldCharType="end"/>
            </w:r>
          </w:hyperlink>
        </w:p>
        <w:p w14:paraId="0A8572D6" w14:textId="7AAC7022" w:rsidR="001832D8" w:rsidRDefault="00000000">
          <w:pPr>
            <w:pStyle w:val="Verzeichnis1"/>
            <w:rPr>
              <w:rFonts w:asciiTheme="minorHAnsi" w:eastAsiaTheme="minorEastAsia" w:hAnsiTheme="minorHAnsi" w:cstheme="minorBidi"/>
              <w:bCs w:val="0"/>
              <w:noProof/>
              <w:sz w:val="22"/>
              <w:szCs w:val="22"/>
            </w:rPr>
          </w:pPr>
          <w:hyperlink w:anchor="_Toc103785173" w:history="1">
            <w:r w:rsidR="001832D8" w:rsidRPr="00D75DEE">
              <w:rPr>
                <w:rStyle w:val="Hyperlink"/>
                <w:noProof/>
              </w:rPr>
              <w:t>5</w:t>
            </w:r>
            <w:r w:rsidR="001832D8">
              <w:rPr>
                <w:rFonts w:asciiTheme="minorHAnsi" w:eastAsiaTheme="minorEastAsia" w:hAnsiTheme="minorHAnsi" w:cstheme="minorBidi"/>
                <w:bCs w:val="0"/>
                <w:noProof/>
                <w:sz w:val="22"/>
                <w:szCs w:val="22"/>
              </w:rPr>
              <w:tab/>
            </w:r>
            <w:r w:rsidR="001832D8" w:rsidRPr="00D75DEE">
              <w:rPr>
                <w:rStyle w:val="Hyperlink"/>
                <w:noProof/>
              </w:rPr>
              <w:t>Inhalte des Moduls</w:t>
            </w:r>
            <w:r w:rsidR="001832D8">
              <w:rPr>
                <w:noProof/>
                <w:webHidden/>
              </w:rPr>
              <w:tab/>
            </w:r>
            <w:r w:rsidR="001832D8">
              <w:rPr>
                <w:noProof/>
                <w:webHidden/>
              </w:rPr>
              <w:fldChar w:fldCharType="begin"/>
            </w:r>
            <w:r w:rsidR="001832D8">
              <w:rPr>
                <w:noProof/>
                <w:webHidden/>
              </w:rPr>
              <w:instrText xml:space="preserve"> PAGEREF _Toc103785173 \h </w:instrText>
            </w:r>
            <w:r w:rsidR="001832D8">
              <w:rPr>
                <w:noProof/>
                <w:webHidden/>
              </w:rPr>
            </w:r>
            <w:r w:rsidR="001832D8">
              <w:rPr>
                <w:noProof/>
                <w:webHidden/>
              </w:rPr>
              <w:fldChar w:fldCharType="separate"/>
            </w:r>
            <w:r w:rsidR="001832D8">
              <w:rPr>
                <w:noProof/>
                <w:webHidden/>
              </w:rPr>
              <w:t>5</w:t>
            </w:r>
            <w:r w:rsidR="001832D8">
              <w:rPr>
                <w:noProof/>
                <w:webHidden/>
              </w:rPr>
              <w:fldChar w:fldCharType="end"/>
            </w:r>
          </w:hyperlink>
        </w:p>
        <w:p w14:paraId="3C9340E7" w14:textId="1F97357E" w:rsidR="001832D8" w:rsidRDefault="00000000">
          <w:pPr>
            <w:pStyle w:val="Verzeichnis1"/>
            <w:rPr>
              <w:rFonts w:asciiTheme="minorHAnsi" w:eastAsiaTheme="minorEastAsia" w:hAnsiTheme="minorHAnsi" w:cstheme="minorBidi"/>
              <w:bCs w:val="0"/>
              <w:noProof/>
              <w:sz w:val="22"/>
              <w:szCs w:val="22"/>
            </w:rPr>
          </w:pPr>
          <w:hyperlink w:anchor="_Toc103785174" w:history="1">
            <w:r w:rsidR="001832D8" w:rsidRPr="00D75DEE">
              <w:rPr>
                <w:rStyle w:val="Hyperlink"/>
                <w:noProof/>
              </w:rPr>
              <w:t>6</w:t>
            </w:r>
            <w:r w:rsidR="001832D8">
              <w:rPr>
                <w:rFonts w:asciiTheme="minorHAnsi" w:eastAsiaTheme="minorEastAsia" w:hAnsiTheme="minorHAnsi" w:cstheme="minorBidi"/>
                <w:bCs w:val="0"/>
                <w:noProof/>
                <w:sz w:val="22"/>
                <w:szCs w:val="22"/>
              </w:rPr>
              <w:tab/>
            </w:r>
            <w:r w:rsidR="001832D8" w:rsidRPr="00D75DEE">
              <w:rPr>
                <w:rStyle w:val="Hyperlink"/>
                <w:noProof/>
              </w:rPr>
              <w:t>Unterrichtliche Umsetzung</w:t>
            </w:r>
            <w:r w:rsidR="001832D8">
              <w:rPr>
                <w:noProof/>
                <w:webHidden/>
              </w:rPr>
              <w:tab/>
            </w:r>
            <w:r w:rsidR="001832D8">
              <w:rPr>
                <w:noProof/>
                <w:webHidden/>
              </w:rPr>
              <w:fldChar w:fldCharType="begin"/>
            </w:r>
            <w:r w:rsidR="001832D8">
              <w:rPr>
                <w:noProof/>
                <w:webHidden/>
              </w:rPr>
              <w:instrText xml:space="preserve"> PAGEREF _Toc103785174 \h </w:instrText>
            </w:r>
            <w:r w:rsidR="001832D8">
              <w:rPr>
                <w:noProof/>
                <w:webHidden/>
              </w:rPr>
            </w:r>
            <w:r w:rsidR="001832D8">
              <w:rPr>
                <w:noProof/>
                <w:webHidden/>
              </w:rPr>
              <w:fldChar w:fldCharType="separate"/>
            </w:r>
            <w:r w:rsidR="001832D8">
              <w:rPr>
                <w:noProof/>
                <w:webHidden/>
              </w:rPr>
              <w:t>6</w:t>
            </w:r>
            <w:r w:rsidR="001832D8">
              <w:rPr>
                <w:noProof/>
                <w:webHidden/>
              </w:rPr>
              <w:fldChar w:fldCharType="end"/>
            </w:r>
          </w:hyperlink>
        </w:p>
        <w:p w14:paraId="782DAA7E" w14:textId="3207C09C" w:rsidR="001832D8" w:rsidRDefault="00000000">
          <w:pPr>
            <w:pStyle w:val="Verzeichnis1"/>
            <w:rPr>
              <w:rFonts w:asciiTheme="minorHAnsi" w:eastAsiaTheme="minorEastAsia" w:hAnsiTheme="minorHAnsi" w:cstheme="minorBidi"/>
              <w:bCs w:val="0"/>
              <w:noProof/>
              <w:sz w:val="22"/>
              <w:szCs w:val="22"/>
            </w:rPr>
          </w:pPr>
          <w:hyperlink w:anchor="_Toc103785175" w:history="1">
            <w:r w:rsidR="001832D8" w:rsidRPr="00D75DEE">
              <w:rPr>
                <w:rStyle w:val="Hyperlink"/>
                <w:noProof/>
              </w:rPr>
              <w:t>7</w:t>
            </w:r>
            <w:r w:rsidR="001832D8">
              <w:rPr>
                <w:rFonts w:asciiTheme="minorHAnsi" w:eastAsiaTheme="minorEastAsia" w:hAnsiTheme="minorHAnsi" w:cstheme="minorBidi"/>
                <w:bCs w:val="0"/>
                <w:noProof/>
                <w:sz w:val="22"/>
                <w:szCs w:val="22"/>
              </w:rPr>
              <w:tab/>
            </w:r>
            <w:r w:rsidR="001832D8" w:rsidRPr="00D75DEE">
              <w:rPr>
                <w:rStyle w:val="Hyperlink"/>
                <w:noProof/>
              </w:rPr>
              <w:t>Einbettung in verschiedene Fächer und Themen</w:t>
            </w:r>
            <w:r w:rsidR="001832D8">
              <w:rPr>
                <w:noProof/>
                <w:webHidden/>
              </w:rPr>
              <w:tab/>
            </w:r>
            <w:r w:rsidR="001832D8">
              <w:rPr>
                <w:noProof/>
                <w:webHidden/>
              </w:rPr>
              <w:fldChar w:fldCharType="begin"/>
            </w:r>
            <w:r w:rsidR="001832D8">
              <w:rPr>
                <w:noProof/>
                <w:webHidden/>
              </w:rPr>
              <w:instrText xml:space="preserve"> PAGEREF _Toc103785175 \h </w:instrText>
            </w:r>
            <w:r w:rsidR="001832D8">
              <w:rPr>
                <w:noProof/>
                <w:webHidden/>
              </w:rPr>
            </w:r>
            <w:r w:rsidR="001832D8">
              <w:rPr>
                <w:noProof/>
                <w:webHidden/>
              </w:rPr>
              <w:fldChar w:fldCharType="separate"/>
            </w:r>
            <w:r w:rsidR="001832D8">
              <w:rPr>
                <w:noProof/>
                <w:webHidden/>
              </w:rPr>
              <w:t>7</w:t>
            </w:r>
            <w:r w:rsidR="001832D8">
              <w:rPr>
                <w:noProof/>
                <w:webHidden/>
              </w:rPr>
              <w:fldChar w:fldCharType="end"/>
            </w:r>
          </w:hyperlink>
        </w:p>
        <w:p w14:paraId="0AF2960B" w14:textId="45B62E60" w:rsidR="001832D8" w:rsidRDefault="00000000">
          <w:pPr>
            <w:pStyle w:val="Verzeichnis1"/>
            <w:rPr>
              <w:rFonts w:asciiTheme="minorHAnsi" w:eastAsiaTheme="minorEastAsia" w:hAnsiTheme="minorHAnsi" w:cstheme="minorBidi"/>
              <w:bCs w:val="0"/>
              <w:noProof/>
              <w:sz w:val="22"/>
              <w:szCs w:val="22"/>
            </w:rPr>
          </w:pPr>
          <w:hyperlink w:anchor="_Toc103785176" w:history="1">
            <w:r w:rsidR="001832D8" w:rsidRPr="00D75DEE">
              <w:rPr>
                <w:rStyle w:val="Hyperlink"/>
                <w:noProof/>
              </w:rPr>
              <w:t>8</w:t>
            </w:r>
            <w:r w:rsidR="001832D8">
              <w:rPr>
                <w:rFonts w:asciiTheme="minorHAnsi" w:eastAsiaTheme="minorEastAsia" w:hAnsiTheme="minorHAnsi" w:cstheme="minorBidi"/>
                <w:bCs w:val="0"/>
                <w:noProof/>
                <w:sz w:val="22"/>
                <w:szCs w:val="22"/>
              </w:rPr>
              <w:tab/>
            </w:r>
            <w:r w:rsidR="001832D8" w:rsidRPr="00D75DEE">
              <w:rPr>
                <w:rStyle w:val="Hyperlink"/>
                <w:noProof/>
              </w:rPr>
              <w:t>Anschlussthemen</w:t>
            </w:r>
            <w:r w:rsidR="001832D8">
              <w:rPr>
                <w:noProof/>
                <w:webHidden/>
              </w:rPr>
              <w:tab/>
            </w:r>
            <w:r w:rsidR="001832D8">
              <w:rPr>
                <w:noProof/>
                <w:webHidden/>
              </w:rPr>
              <w:fldChar w:fldCharType="begin"/>
            </w:r>
            <w:r w:rsidR="001832D8">
              <w:rPr>
                <w:noProof/>
                <w:webHidden/>
              </w:rPr>
              <w:instrText xml:space="preserve"> PAGEREF _Toc103785176 \h </w:instrText>
            </w:r>
            <w:r w:rsidR="001832D8">
              <w:rPr>
                <w:noProof/>
                <w:webHidden/>
              </w:rPr>
            </w:r>
            <w:r w:rsidR="001832D8">
              <w:rPr>
                <w:noProof/>
                <w:webHidden/>
              </w:rPr>
              <w:fldChar w:fldCharType="separate"/>
            </w:r>
            <w:r w:rsidR="001832D8">
              <w:rPr>
                <w:noProof/>
                <w:webHidden/>
              </w:rPr>
              <w:t>7</w:t>
            </w:r>
            <w:r w:rsidR="001832D8">
              <w:rPr>
                <w:noProof/>
                <w:webHidden/>
              </w:rPr>
              <w:fldChar w:fldCharType="end"/>
            </w:r>
          </w:hyperlink>
        </w:p>
        <w:p w14:paraId="1772D7A0" w14:textId="307EE1F7" w:rsidR="001832D8" w:rsidRDefault="00000000">
          <w:pPr>
            <w:pStyle w:val="Verzeichnis1"/>
            <w:rPr>
              <w:rFonts w:asciiTheme="minorHAnsi" w:eastAsiaTheme="minorEastAsia" w:hAnsiTheme="minorHAnsi" w:cstheme="minorBidi"/>
              <w:bCs w:val="0"/>
              <w:noProof/>
              <w:sz w:val="22"/>
              <w:szCs w:val="22"/>
            </w:rPr>
          </w:pPr>
          <w:hyperlink w:anchor="_Toc103785177" w:history="1">
            <w:r w:rsidR="001832D8" w:rsidRPr="00D75DEE">
              <w:rPr>
                <w:rStyle w:val="Hyperlink"/>
                <w:noProof/>
              </w:rPr>
              <w:t>9</w:t>
            </w:r>
            <w:r w:rsidR="001832D8">
              <w:rPr>
                <w:rFonts w:asciiTheme="minorHAnsi" w:eastAsiaTheme="minorEastAsia" w:hAnsiTheme="minorHAnsi" w:cstheme="minorBidi"/>
                <w:bCs w:val="0"/>
                <w:noProof/>
                <w:sz w:val="22"/>
                <w:szCs w:val="22"/>
              </w:rPr>
              <w:tab/>
            </w:r>
            <w:r w:rsidR="001832D8" w:rsidRPr="00D75DEE">
              <w:rPr>
                <w:rStyle w:val="Hyperlink"/>
                <w:noProof/>
              </w:rPr>
              <w:t>Arbeitsmaterialien</w:t>
            </w:r>
            <w:r w:rsidR="001832D8">
              <w:rPr>
                <w:noProof/>
                <w:webHidden/>
              </w:rPr>
              <w:tab/>
            </w:r>
            <w:r w:rsidR="001832D8">
              <w:rPr>
                <w:noProof/>
                <w:webHidden/>
              </w:rPr>
              <w:fldChar w:fldCharType="begin"/>
            </w:r>
            <w:r w:rsidR="001832D8">
              <w:rPr>
                <w:noProof/>
                <w:webHidden/>
              </w:rPr>
              <w:instrText xml:space="preserve"> PAGEREF _Toc103785177 \h </w:instrText>
            </w:r>
            <w:r w:rsidR="001832D8">
              <w:rPr>
                <w:noProof/>
                <w:webHidden/>
              </w:rPr>
            </w:r>
            <w:r w:rsidR="001832D8">
              <w:rPr>
                <w:noProof/>
                <w:webHidden/>
              </w:rPr>
              <w:fldChar w:fldCharType="separate"/>
            </w:r>
            <w:r w:rsidR="001832D8">
              <w:rPr>
                <w:noProof/>
                <w:webHidden/>
              </w:rPr>
              <w:t>8</w:t>
            </w:r>
            <w:r w:rsidR="001832D8">
              <w:rPr>
                <w:noProof/>
                <w:webHidden/>
              </w:rPr>
              <w:fldChar w:fldCharType="end"/>
            </w:r>
          </w:hyperlink>
        </w:p>
        <w:p w14:paraId="2BC6CE5F" w14:textId="5AF78DEC" w:rsidR="001832D8" w:rsidRDefault="00000000">
          <w:pPr>
            <w:pStyle w:val="Verzeichnis1"/>
            <w:rPr>
              <w:rFonts w:asciiTheme="minorHAnsi" w:eastAsiaTheme="minorEastAsia" w:hAnsiTheme="minorHAnsi" w:cstheme="minorBidi"/>
              <w:bCs w:val="0"/>
              <w:noProof/>
              <w:sz w:val="22"/>
              <w:szCs w:val="22"/>
            </w:rPr>
          </w:pPr>
          <w:hyperlink w:anchor="_Toc103785178" w:history="1">
            <w:r w:rsidR="001832D8" w:rsidRPr="00D75DEE">
              <w:rPr>
                <w:rStyle w:val="Hyperlink"/>
                <w:noProof/>
              </w:rPr>
              <w:t>10</w:t>
            </w:r>
            <w:r w:rsidR="001832D8">
              <w:rPr>
                <w:rFonts w:asciiTheme="minorHAnsi" w:eastAsiaTheme="minorEastAsia" w:hAnsiTheme="minorHAnsi" w:cstheme="minorBidi"/>
                <w:bCs w:val="0"/>
                <w:noProof/>
                <w:sz w:val="22"/>
                <w:szCs w:val="22"/>
              </w:rPr>
              <w:tab/>
            </w:r>
            <w:r w:rsidR="001832D8" w:rsidRPr="00D75DEE">
              <w:rPr>
                <w:rStyle w:val="Hyperlink"/>
                <w:noProof/>
              </w:rPr>
              <w:t>Glossar</w:t>
            </w:r>
            <w:r w:rsidR="001832D8">
              <w:rPr>
                <w:noProof/>
                <w:webHidden/>
              </w:rPr>
              <w:tab/>
            </w:r>
            <w:r w:rsidR="001832D8">
              <w:rPr>
                <w:noProof/>
                <w:webHidden/>
              </w:rPr>
              <w:fldChar w:fldCharType="begin"/>
            </w:r>
            <w:r w:rsidR="001832D8">
              <w:rPr>
                <w:noProof/>
                <w:webHidden/>
              </w:rPr>
              <w:instrText xml:space="preserve"> PAGEREF _Toc103785178 \h </w:instrText>
            </w:r>
            <w:r w:rsidR="001832D8">
              <w:rPr>
                <w:noProof/>
                <w:webHidden/>
              </w:rPr>
            </w:r>
            <w:r w:rsidR="001832D8">
              <w:rPr>
                <w:noProof/>
                <w:webHidden/>
              </w:rPr>
              <w:fldChar w:fldCharType="separate"/>
            </w:r>
            <w:r w:rsidR="001832D8">
              <w:rPr>
                <w:noProof/>
                <w:webHidden/>
              </w:rPr>
              <w:t>8</w:t>
            </w:r>
            <w:r w:rsidR="001832D8">
              <w:rPr>
                <w:noProof/>
                <w:webHidden/>
              </w:rPr>
              <w:fldChar w:fldCharType="end"/>
            </w:r>
          </w:hyperlink>
        </w:p>
        <w:p w14:paraId="04E7E3AA" w14:textId="577EF9FF" w:rsidR="001832D8" w:rsidRDefault="00000000">
          <w:pPr>
            <w:pStyle w:val="Verzeichnis1"/>
            <w:rPr>
              <w:rFonts w:asciiTheme="minorHAnsi" w:eastAsiaTheme="minorEastAsia" w:hAnsiTheme="minorHAnsi" w:cstheme="minorBidi"/>
              <w:bCs w:val="0"/>
              <w:noProof/>
              <w:sz w:val="22"/>
              <w:szCs w:val="22"/>
            </w:rPr>
          </w:pPr>
          <w:hyperlink w:anchor="_Toc103785179" w:history="1">
            <w:r w:rsidR="001832D8" w:rsidRPr="00D75DEE">
              <w:rPr>
                <w:rStyle w:val="Hyperlink"/>
                <w:noProof/>
              </w:rPr>
              <w:t>11</w:t>
            </w:r>
            <w:r w:rsidR="001832D8">
              <w:rPr>
                <w:rFonts w:asciiTheme="minorHAnsi" w:eastAsiaTheme="minorEastAsia" w:hAnsiTheme="minorHAnsi" w:cstheme="minorBidi"/>
                <w:bCs w:val="0"/>
                <w:noProof/>
                <w:sz w:val="22"/>
                <w:szCs w:val="22"/>
              </w:rPr>
              <w:tab/>
            </w:r>
            <w:r w:rsidR="001832D8" w:rsidRPr="00D75DEE">
              <w:rPr>
                <w:rStyle w:val="Hyperlink"/>
                <w:noProof/>
              </w:rPr>
              <w:t>Fragen, Feedback, Anregungen</w:t>
            </w:r>
            <w:r w:rsidR="001832D8">
              <w:rPr>
                <w:noProof/>
                <w:webHidden/>
              </w:rPr>
              <w:tab/>
            </w:r>
            <w:r w:rsidR="001832D8">
              <w:rPr>
                <w:noProof/>
                <w:webHidden/>
              </w:rPr>
              <w:fldChar w:fldCharType="begin"/>
            </w:r>
            <w:r w:rsidR="001832D8">
              <w:rPr>
                <w:noProof/>
                <w:webHidden/>
              </w:rPr>
              <w:instrText xml:space="preserve"> PAGEREF _Toc103785179 \h </w:instrText>
            </w:r>
            <w:r w:rsidR="001832D8">
              <w:rPr>
                <w:noProof/>
                <w:webHidden/>
              </w:rPr>
            </w:r>
            <w:r w:rsidR="001832D8">
              <w:rPr>
                <w:noProof/>
                <w:webHidden/>
              </w:rPr>
              <w:fldChar w:fldCharType="separate"/>
            </w:r>
            <w:r w:rsidR="001832D8">
              <w:rPr>
                <w:noProof/>
                <w:webHidden/>
              </w:rPr>
              <w:t>9</w:t>
            </w:r>
            <w:r w:rsidR="001832D8">
              <w:rPr>
                <w:noProof/>
                <w:webHidden/>
              </w:rPr>
              <w:fldChar w:fldCharType="end"/>
            </w:r>
          </w:hyperlink>
        </w:p>
        <w:p w14:paraId="5833C488" w14:textId="4F15995E" w:rsidR="00475C2F" w:rsidRDefault="001832D8">
          <w:pPr>
            <w:pBdr>
              <w:top w:val="nil"/>
              <w:left w:val="nil"/>
              <w:bottom w:val="nil"/>
              <w:right w:val="nil"/>
              <w:between w:val="nil"/>
            </w:pBdr>
            <w:tabs>
              <w:tab w:val="left" w:pos="440"/>
              <w:tab w:val="right" w:pos="8834"/>
            </w:tabs>
            <w:spacing w:after="100"/>
            <w:rPr>
              <w:color w:val="000000"/>
            </w:rPr>
          </w:pPr>
          <w:r>
            <w:fldChar w:fldCharType="end"/>
          </w:r>
        </w:p>
      </w:sdtContent>
    </w:sdt>
    <w:p w14:paraId="5507685A" w14:textId="77777777" w:rsidR="00475C2F" w:rsidRDefault="001832D8">
      <w:pPr>
        <w:sectPr w:rsidR="00475C2F">
          <w:headerReference w:type="even" r:id="rId9"/>
          <w:headerReference w:type="default" r:id="rId10"/>
          <w:footerReference w:type="even" r:id="rId11"/>
          <w:footerReference w:type="default" r:id="rId12"/>
          <w:headerReference w:type="first" r:id="rId13"/>
          <w:footerReference w:type="first" r:id="rId14"/>
          <w:pgSz w:w="11906" w:h="16838"/>
          <w:pgMar w:top="1134" w:right="1531" w:bottom="1134" w:left="1531" w:header="284" w:footer="329" w:gutter="0"/>
          <w:pgNumType w:start="1"/>
          <w:cols w:space="720"/>
          <w:titlePg/>
        </w:sectPr>
      </w:pPr>
      <w:r>
        <w:br w:type="page"/>
      </w:r>
    </w:p>
    <w:p w14:paraId="183B2176" w14:textId="77777777" w:rsidR="00475C2F" w:rsidRDefault="001832D8">
      <w:pPr>
        <w:pStyle w:val="berschrift1"/>
        <w:numPr>
          <w:ilvl w:val="0"/>
          <w:numId w:val="3"/>
        </w:numPr>
      </w:pPr>
      <w:bookmarkStart w:id="3" w:name="_Toc103785169"/>
      <w:r>
        <w:lastRenderedPageBreak/>
        <w:t>Mein persönlicher Assistent</w:t>
      </w:r>
      <w:bookmarkEnd w:id="3"/>
      <w:r>
        <w:t xml:space="preserve">  </w:t>
      </w:r>
    </w:p>
    <w:p w14:paraId="2F7F5A66" w14:textId="77777777" w:rsidR="00475C2F" w:rsidRPr="00424EF8" w:rsidRDefault="001832D8">
      <w:pPr>
        <w:jc w:val="both"/>
        <w:rPr>
          <w:color w:val="000000" w:themeColor="text1"/>
          <w:rPrChange w:id="4" w:author="Imke Endjer" w:date="2023-02-23T09:56:00Z">
            <w:rPr/>
          </w:rPrChange>
        </w:rPr>
        <w:pPrChange w:id="5" w:author="Imke Endjer" w:date="2023-02-23T09:56:00Z">
          <w:pPr/>
        </w:pPrChange>
      </w:pPr>
      <w:r w:rsidRPr="00424EF8">
        <w:rPr>
          <w:color w:val="000000" w:themeColor="text1"/>
          <w:rPrChange w:id="6" w:author="Imke Endjer" w:date="2023-02-23T09:56:00Z">
            <w:rPr/>
          </w:rPrChange>
        </w:rPr>
        <w:t xml:space="preserve">In diesem Modul können die Schülerinnen und Schüler selbst einen (einfachen) digitalen Sprachassistenten entwickeln und gestalten. Dazu benötigen sie nur Bastelmaterialien, einen Computer mit Internetzugang und das eigene Smartphone. Das Modul zeigt, dass KI auch als kreatives Werkzeug für persönliche Projekte verwendet werden kann. </w:t>
      </w:r>
    </w:p>
    <w:tbl>
      <w:tblPr>
        <w:tblStyle w:val="a"/>
        <w:tblW w:w="895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80" w:firstRow="0" w:lastRow="0" w:firstColumn="1" w:lastColumn="0" w:noHBand="0" w:noVBand="1"/>
      </w:tblPr>
      <w:tblGrid>
        <w:gridCol w:w="3044"/>
        <w:gridCol w:w="522"/>
        <w:gridCol w:w="5392"/>
        <w:tblGridChange w:id="7">
          <w:tblGrid>
            <w:gridCol w:w="3044"/>
            <w:gridCol w:w="522"/>
            <w:gridCol w:w="5392"/>
          </w:tblGrid>
        </w:tblGridChange>
      </w:tblGrid>
      <w:tr w:rsidR="00475C2F" w14:paraId="22022AF0" w14:textId="77777777" w:rsidTr="00475C2F">
        <w:tc>
          <w:tcPr>
            <w:cnfStyle w:val="001000000000" w:firstRow="0" w:lastRow="0" w:firstColumn="1" w:lastColumn="0" w:oddVBand="0" w:evenVBand="0" w:oddHBand="0" w:evenHBand="0" w:firstRowFirstColumn="0" w:firstRowLastColumn="0" w:lastRowFirstColumn="0" w:lastRowLastColumn="0"/>
            <w:tcW w:w="3044" w:type="dxa"/>
          </w:tcPr>
          <w:p w14:paraId="43BBCD2D" w14:textId="77777777" w:rsidR="00475C2F" w:rsidRDefault="001832D8">
            <w:r>
              <w:t>Lernfeld/Cluster:</w:t>
            </w:r>
          </w:p>
        </w:tc>
        <w:tc>
          <w:tcPr>
            <w:tcW w:w="5914" w:type="dxa"/>
            <w:gridSpan w:val="2"/>
          </w:tcPr>
          <w:p w14:paraId="16BB1430" w14:textId="77777777" w:rsidR="00475C2F" w:rsidRPr="00424EF8" w:rsidRDefault="001832D8">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Change w:id="8" w:author="Imke Endjer" w:date="2023-02-23T09:56:00Z">
                  <w:rPr>
                    <w:rFonts w:ascii="Arial" w:eastAsia="Arial" w:hAnsi="Arial" w:cs="Arial"/>
                  </w:rPr>
                </w:rPrChange>
              </w:rPr>
            </w:pPr>
            <w:r w:rsidRPr="00424EF8">
              <w:rPr>
                <w:color w:val="000000" w:themeColor="text1"/>
                <w:rPrChange w:id="9" w:author="Imke Endjer" w:date="2023-02-23T09:56:00Z">
                  <w:rPr/>
                </w:rPrChange>
              </w:rPr>
              <w:t>Mit KI gestalten</w:t>
            </w:r>
          </w:p>
        </w:tc>
      </w:tr>
      <w:tr w:rsidR="00475C2F" w14:paraId="77C492B2" w14:textId="77777777" w:rsidTr="00475C2F">
        <w:tc>
          <w:tcPr>
            <w:cnfStyle w:val="001000000000" w:firstRow="0" w:lastRow="0" w:firstColumn="1" w:lastColumn="0" w:oddVBand="0" w:evenVBand="0" w:oddHBand="0" w:evenHBand="0" w:firstRowFirstColumn="0" w:firstRowLastColumn="0" w:lastRowFirstColumn="0" w:lastRowLastColumn="0"/>
            <w:tcW w:w="3044" w:type="dxa"/>
            <w:vMerge w:val="restart"/>
          </w:tcPr>
          <w:p w14:paraId="48360730" w14:textId="77777777" w:rsidR="00475C2F" w:rsidRDefault="001832D8">
            <w:r>
              <w:t>Zielgruppe/Klassenstufe:</w:t>
            </w:r>
          </w:p>
        </w:tc>
        <w:tc>
          <w:tcPr>
            <w:tcW w:w="522" w:type="dxa"/>
            <w:vAlign w:val="center"/>
          </w:tcPr>
          <w:p w14:paraId="5BBE99A6" w14:textId="77777777" w:rsidR="00475C2F" w:rsidRPr="00424EF8" w:rsidRDefault="00475C2F">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000000" w:themeColor="text1"/>
                <w:rPrChange w:id="10" w:author="Imke Endjer" w:date="2023-02-23T09:56:00Z">
                  <w:rPr>
                    <w:rFonts w:ascii="Arial" w:eastAsia="Arial" w:hAnsi="Arial" w:cs="Arial"/>
                    <w:b/>
                  </w:rPr>
                </w:rPrChange>
              </w:rPr>
            </w:pPr>
          </w:p>
        </w:tc>
        <w:tc>
          <w:tcPr>
            <w:tcW w:w="5392" w:type="dxa"/>
          </w:tcPr>
          <w:p w14:paraId="3A194DA5" w14:textId="77777777" w:rsidR="00475C2F" w:rsidRPr="00424EF8" w:rsidRDefault="001832D8">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Change w:id="11" w:author="Imke Endjer" w:date="2023-02-23T09:56:00Z">
                  <w:rPr>
                    <w:rFonts w:ascii="Arial" w:eastAsia="Arial" w:hAnsi="Arial" w:cs="Arial"/>
                  </w:rPr>
                </w:rPrChange>
              </w:rPr>
            </w:pPr>
            <w:r w:rsidRPr="00424EF8">
              <w:rPr>
                <w:color w:val="000000" w:themeColor="text1"/>
                <w:rPrChange w:id="12" w:author="Imke Endjer" w:date="2023-02-23T09:56:00Z">
                  <w:rPr/>
                </w:rPrChange>
              </w:rPr>
              <w:t xml:space="preserve"> 4. bis 5. Klasse</w:t>
            </w:r>
          </w:p>
        </w:tc>
      </w:tr>
      <w:tr w:rsidR="00475C2F" w14:paraId="33589606" w14:textId="77777777" w:rsidTr="00475C2F">
        <w:tc>
          <w:tcPr>
            <w:cnfStyle w:val="001000000000" w:firstRow="0" w:lastRow="0" w:firstColumn="1" w:lastColumn="0" w:oddVBand="0" w:evenVBand="0" w:oddHBand="0" w:evenHBand="0" w:firstRowFirstColumn="0" w:firstRowLastColumn="0" w:lastRowFirstColumn="0" w:lastRowLastColumn="0"/>
            <w:tcW w:w="3044" w:type="dxa"/>
            <w:vMerge/>
          </w:tcPr>
          <w:p w14:paraId="4B3CBC1C" w14:textId="77777777" w:rsidR="00475C2F" w:rsidRDefault="00475C2F">
            <w:pPr>
              <w:widowControl w:val="0"/>
              <w:pBdr>
                <w:top w:val="nil"/>
                <w:left w:val="nil"/>
                <w:bottom w:val="nil"/>
                <w:right w:val="nil"/>
                <w:between w:val="nil"/>
              </w:pBdr>
              <w:spacing w:line="276" w:lineRule="auto"/>
            </w:pPr>
          </w:p>
        </w:tc>
        <w:tc>
          <w:tcPr>
            <w:tcW w:w="522" w:type="dxa"/>
            <w:vAlign w:val="center"/>
          </w:tcPr>
          <w:p w14:paraId="74096B57" w14:textId="77777777" w:rsidR="00475C2F" w:rsidRPr="00424EF8" w:rsidRDefault="001832D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000000" w:themeColor="text1"/>
                <w:rPrChange w:id="13" w:author="Imke Endjer" w:date="2023-02-23T09:56:00Z">
                  <w:rPr>
                    <w:rFonts w:ascii="Arial" w:eastAsia="Arial" w:hAnsi="Arial" w:cs="Arial"/>
                    <w:b/>
                  </w:rPr>
                </w:rPrChange>
              </w:rPr>
            </w:pPr>
            <w:r w:rsidRPr="00424EF8">
              <w:rPr>
                <w:b/>
                <w:color w:val="000000" w:themeColor="text1"/>
                <w:rPrChange w:id="14" w:author="Imke Endjer" w:date="2023-02-23T09:56:00Z">
                  <w:rPr>
                    <w:b/>
                  </w:rPr>
                </w:rPrChange>
              </w:rPr>
              <w:t>X</w:t>
            </w:r>
          </w:p>
        </w:tc>
        <w:tc>
          <w:tcPr>
            <w:tcW w:w="5392" w:type="dxa"/>
          </w:tcPr>
          <w:p w14:paraId="2867DB66" w14:textId="77777777" w:rsidR="00475C2F" w:rsidRPr="00424EF8" w:rsidRDefault="001832D8">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Change w:id="15" w:author="Imke Endjer" w:date="2023-02-23T09:56:00Z">
                  <w:rPr>
                    <w:rFonts w:ascii="Arial" w:eastAsia="Arial" w:hAnsi="Arial" w:cs="Arial"/>
                  </w:rPr>
                </w:rPrChange>
              </w:rPr>
            </w:pPr>
            <w:r w:rsidRPr="00424EF8">
              <w:rPr>
                <w:color w:val="000000" w:themeColor="text1"/>
                <w:rPrChange w:id="16" w:author="Imke Endjer" w:date="2023-02-23T09:56:00Z">
                  <w:rPr/>
                </w:rPrChange>
              </w:rPr>
              <w:t xml:space="preserve"> 6. bis 7. Klasse</w:t>
            </w:r>
          </w:p>
        </w:tc>
      </w:tr>
      <w:tr w:rsidR="00475C2F" w14:paraId="40B7B864" w14:textId="77777777" w:rsidTr="00475C2F">
        <w:tc>
          <w:tcPr>
            <w:cnfStyle w:val="001000000000" w:firstRow="0" w:lastRow="0" w:firstColumn="1" w:lastColumn="0" w:oddVBand="0" w:evenVBand="0" w:oddHBand="0" w:evenHBand="0" w:firstRowFirstColumn="0" w:firstRowLastColumn="0" w:lastRowFirstColumn="0" w:lastRowLastColumn="0"/>
            <w:tcW w:w="3044" w:type="dxa"/>
            <w:vMerge/>
          </w:tcPr>
          <w:p w14:paraId="68801FF8" w14:textId="77777777" w:rsidR="00475C2F" w:rsidRDefault="00475C2F">
            <w:pPr>
              <w:widowControl w:val="0"/>
              <w:pBdr>
                <w:top w:val="nil"/>
                <w:left w:val="nil"/>
                <w:bottom w:val="nil"/>
                <w:right w:val="nil"/>
                <w:between w:val="nil"/>
              </w:pBdr>
              <w:spacing w:line="276" w:lineRule="auto"/>
            </w:pPr>
          </w:p>
        </w:tc>
        <w:tc>
          <w:tcPr>
            <w:tcW w:w="522" w:type="dxa"/>
            <w:vAlign w:val="center"/>
          </w:tcPr>
          <w:p w14:paraId="16576B5A" w14:textId="77777777" w:rsidR="00475C2F" w:rsidRPr="00424EF8" w:rsidRDefault="001832D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000000" w:themeColor="text1"/>
                <w:rPrChange w:id="17" w:author="Imke Endjer" w:date="2023-02-23T09:56:00Z">
                  <w:rPr>
                    <w:rFonts w:ascii="Arial" w:eastAsia="Arial" w:hAnsi="Arial" w:cs="Arial"/>
                    <w:b/>
                  </w:rPr>
                </w:rPrChange>
              </w:rPr>
            </w:pPr>
            <w:r w:rsidRPr="00424EF8">
              <w:rPr>
                <w:b/>
                <w:color w:val="000000" w:themeColor="text1"/>
                <w:rPrChange w:id="18" w:author="Imke Endjer" w:date="2023-02-23T09:56:00Z">
                  <w:rPr>
                    <w:b/>
                  </w:rPr>
                </w:rPrChange>
              </w:rPr>
              <w:t>X</w:t>
            </w:r>
          </w:p>
        </w:tc>
        <w:tc>
          <w:tcPr>
            <w:tcW w:w="5392" w:type="dxa"/>
          </w:tcPr>
          <w:p w14:paraId="32BE11A5" w14:textId="77777777" w:rsidR="00475C2F" w:rsidRPr="00424EF8" w:rsidRDefault="001832D8">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Change w:id="19" w:author="Imke Endjer" w:date="2023-02-23T09:56:00Z">
                  <w:rPr>
                    <w:rFonts w:ascii="Arial" w:eastAsia="Arial" w:hAnsi="Arial" w:cs="Arial"/>
                  </w:rPr>
                </w:rPrChange>
              </w:rPr>
            </w:pPr>
            <w:r w:rsidRPr="00424EF8">
              <w:rPr>
                <w:color w:val="000000" w:themeColor="text1"/>
                <w:rPrChange w:id="20" w:author="Imke Endjer" w:date="2023-02-23T09:56:00Z">
                  <w:rPr/>
                </w:rPrChange>
              </w:rPr>
              <w:t xml:space="preserve"> 8. bis 10. Klasse</w:t>
            </w:r>
          </w:p>
        </w:tc>
      </w:tr>
      <w:tr w:rsidR="00475C2F" w14:paraId="3B8AF0A7" w14:textId="77777777" w:rsidTr="00475C2F">
        <w:tc>
          <w:tcPr>
            <w:cnfStyle w:val="001000000000" w:firstRow="0" w:lastRow="0" w:firstColumn="1" w:lastColumn="0" w:oddVBand="0" w:evenVBand="0" w:oddHBand="0" w:evenHBand="0" w:firstRowFirstColumn="0" w:firstRowLastColumn="0" w:lastRowFirstColumn="0" w:lastRowLastColumn="0"/>
            <w:tcW w:w="3044" w:type="dxa"/>
            <w:vMerge/>
          </w:tcPr>
          <w:p w14:paraId="632998D0" w14:textId="77777777" w:rsidR="00475C2F" w:rsidRDefault="00475C2F">
            <w:pPr>
              <w:widowControl w:val="0"/>
              <w:pBdr>
                <w:top w:val="nil"/>
                <w:left w:val="nil"/>
                <w:bottom w:val="nil"/>
                <w:right w:val="nil"/>
                <w:between w:val="nil"/>
              </w:pBdr>
              <w:spacing w:line="276" w:lineRule="auto"/>
            </w:pPr>
          </w:p>
        </w:tc>
        <w:tc>
          <w:tcPr>
            <w:tcW w:w="522" w:type="dxa"/>
            <w:vAlign w:val="center"/>
          </w:tcPr>
          <w:p w14:paraId="4DD83E26" w14:textId="77777777" w:rsidR="00475C2F" w:rsidRPr="00424EF8" w:rsidRDefault="00475C2F">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000000" w:themeColor="text1"/>
                <w:rPrChange w:id="21" w:author="Imke Endjer" w:date="2023-02-23T09:56:00Z">
                  <w:rPr>
                    <w:rFonts w:ascii="Arial" w:eastAsia="Arial" w:hAnsi="Arial" w:cs="Arial"/>
                    <w:b/>
                  </w:rPr>
                </w:rPrChange>
              </w:rPr>
            </w:pPr>
          </w:p>
        </w:tc>
        <w:tc>
          <w:tcPr>
            <w:tcW w:w="5392" w:type="dxa"/>
          </w:tcPr>
          <w:p w14:paraId="7BD528CB" w14:textId="77777777" w:rsidR="00475C2F" w:rsidRPr="00424EF8" w:rsidRDefault="001832D8">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Change w:id="22" w:author="Imke Endjer" w:date="2023-02-23T09:56:00Z">
                  <w:rPr>
                    <w:rFonts w:ascii="Arial" w:eastAsia="Arial" w:hAnsi="Arial" w:cs="Arial"/>
                  </w:rPr>
                </w:rPrChange>
              </w:rPr>
            </w:pPr>
            <w:r w:rsidRPr="00424EF8">
              <w:rPr>
                <w:color w:val="000000" w:themeColor="text1"/>
                <w:rPrChange w:id="23" w:author="Imke Endjer" w:date="2023-02-23T09:56:00Z">
                  <w:rPr/>
                </w:rPrChange>
              </w:rPr>
              <w:t>11. bis 12. Klasse</w:t>
            </w:r>
          </w:p>
        </w:tc>
      </w:tr>
      <w:tr w:rsidR="00475C2F" w14:paraId="60EB7850" w14:textId="77777777" w:rsidTr="00475C2F">
        <w:tc>
          <w:tcPr>
            <w:cnfStyle w:val="001000000000" w:firstRow="0" w:lastRow="0" w:firstColumn="1" w:lastColumn="0" w:oddVBand="0" w:evenVBand="0" w:oddHBand="0" w:evenHBand="0" w:firstRowFirstColumn="0" w:firstRowLastColumn="0" w:lastRowFirstColumn="0" w:lastRowLastColumn="0"/>
            <w:tcW w:w="3044" w:type="dxa"/>
          </w:tcPr>
          <w:p w14:paraId="5C3F08B7" w14:textId="77777777" w:rsidR="00475C2F" w:rsidRDefault="001832D8">
            <w:r>
              <w:t>Geschätzter Zeitaufwand:</w:t>
            </w:r>
          </w:p>
        </w:tc>
        <w:tc>
          <w:tcPr>
            <w:tcW w:w="5914" w:type="dxa"/>
            <w:gridSpan w:val="2"/>
          </w:tcPr>
          <w:p w14:paraId="793E2A58" w14:textId="77777777" w:rsidR="00475C2F" w:rsidRPr="00424EF8" w:rsidRDefault="001832D8">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Change w:id="24" w:author="Imke Endjer" w:date="2023-02-23T09:56:00Z">
                  <w:rPr>
                    <w:rFonts w:ascii="Arial" w:eastAsia="Arial" w:hAnsi="Arial" w:cs="Arial"/>
                  </w:rPr>
                </w:rPrChange>
              </w:rPr>
            </w:pPr>
            <w:r w:rsidRPr="00424EF8">
              <w:rPr>
                <w:color w:val="000000" w:themeColor="text1"/>
                <w:rPrChange w:id="25" w:author="Imke Endjer" w:date="2023-02-23T09:56:00Z">
                  <w:rPr/>
                </w:rPrChange>
              </w:rPr>
              <w:t>4 bis 8 Unterrichtsstunden, auch als Projekttag umsetzbar</w:t>
            </w:r>
          </w:p>
        </w:tc>
      </w:tr>
      <w:tr w:rsidR="00475C2F" w14:paraId="1D9642DE" w14:textId="77777777" w:rsidTr="00475C2F">
        <w:tc>
          <w:tcPr>
            <w:cnfStyle w:val="001000000000" w:firstRow="0" w:lastRow="0" w:firstColumn="1" w:lastColumn="0" w:oddVBand="0" w:evenVBand="0" w:oddHBand="0" w:evenHBand="0" w:firstRowFirstColumn="0" w:firstRowLastColumn="0" w:lastRowFirstColumn="0" w:lastRowLastColumn="0"/>
            <w:tcW w:w="3044" w:type="dxa"/>
          </w:tcPr>
          <w:p w14:paraId="44738920" w14:textId="77777777" w:rsidR="00475C2F" w:rsidRDefault="001832D8">
            <w:r>
              <w:t>Lernziele:</w:t>
            </w:r>
          </w:p>
        </w:tc>
        <w:tc>
          <w:tcPr>
            <w:tcW w:w="5914" w:type="dxa"/>
            <w:gridSpan w:val="2"/>
          </w:tcPr>
          <w:p w14:paraId="1F607854" w14:textId="77777777" w:rsidR="00475C2F" w:rsidRDefault="001832D8">
            <w:pPr>
              <w:pBdr>
                <w:top w:val="none" w:sz="0" w:space="0" w:color="000000"/>
                <w:left w:val="none" w:sz="0" w:space="0" w:color="000000"/>
                <w:bottom w:val="none" w:sz="0" w:space="0" w:color="000000"/>
                <w:right w:val="none" w:sz="0" w:space="0" w:color="000000"/>
                <w:between w:val="none" w:sz="0" w:space="0" w:color="000000"/>
              </w:pBdr>
              <w:spacing w:before="12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Pr>
                <w:rFonts w:ascii="Arial" w:eastAsia="Arial" w:hAnsi="Arial" w:cs="Arial"/>
                <w:color w:val="000000"/>
              </w:rPr>
              <w:t>Nach Abschluss des Teilmoduls können die Schülerinnen und Schüler…</w:t>
            </w:r>
          </w:p>
          <w:p w14:paraId="52F4F0FA" w14:textId="77777777" w:rsidR="00475C2F" w:rsidRDefault="001832D8">
            <w:pPr>
              <w:numPr>
                <w:ilvl w:val="0"/>
                <w:numId w:val="4"/>
              </w:numPr>
              <w:pBdr>
                <w:top w:val="none" w:sz="0" w:space="0" w:color="000000"/>
                <w:left w:val="none" w:sz="0" w:space="0" w:color="000000"/>
                <w:bottom w:val="none" w:sz="0" w:space="0" w:color="000000"/>
                <w:right w:val="none" w:sz="0" w:space="0" w:color="000000"/>
                <w:between w:val="none" w:sz="0" w:space="0" w:color="000000"/>
              </w:pBdr>
              <w:spacing w:before="12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Pr>
                <w:rFonts w:ascii="Arial" w:eastAsia="Arial" w:hAnsi="Arial" w:cs="Arial"/>
                <w:color w:val="000000"/>
              </w:rPr>
              <w:t>KI-Modelle in Anwendungen für intelligente Assistenten nutzen. (Wie kann ich KI nutzen, um einen intelligenten Assistenten zu erschaffen?)</w:t>
            </w:r>
          </w:p>
          <w:p w14:paraId="19CD8515" w14:textId="77777777" w:rsidR="00475C2F" w:rsidRDefault="001832D8">
            <w:pPr>
              <w:numPr>
                <w:ilvl w:val="0"/>
                <w:numId w:val="4"/>
              </w:numPr>
              <w:pBdr>
                <w:top w:val="none" w:sz="0" w:space="0" w:color="000000"/>
                <w:left w:val="none" w:sz="0" w:space="0" w:color="000000"/>
                <w:bottom w:val="none" w:sz="0" w:space="0" w:color="000000"/>
                <w:right w:val="none" w:sz="0" w:space="0" w:color="000000"/>
                <w:between w:val="none" w:sz="0" w:space="0" w:color="000000"/>
              </w:pBdr>
              <w:spacing w:before="12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Pr>
                <w:rFonts w:ascii="Arial" w:eastAsia="Arial" w:hAnsi="Arial" w:cs="Arial"/>
                <w:color w:val="000000"/>
              </w:rPr>
              <w:t xml:space="preserve">die Interaktion zwischen KI-System und menschlichen Nutzern untersuchen und personale sowie gesellschaftliche Implikationen am Beispiel von intelligenten Assistenten erläutern. (Wie interagieren andere Nutzer mit einem von mir geschaffenen KI-System?) </w:t>
            </w:r>
          </w:p>
          <w:p w14:paraId="7C773D6F" w14:textId="77777777" w:rsidR="00475C2F" w:rsidRDefault="001832D8">
            <w:pPr>
              <w:numPr>
                <w:ilvl w:val="0"/>
                <w:numId w:val="4"/>
              </w:numPr>
              <w:pBdr>
                <w:top w:val="none" w:sz="0" w:space="0" w:color="000000"/>
                <w:left w:val="none" w:sz="0" w:space="0" w:color="000000"/>
                <w:bottom w:val="none" w:sz="0" w:space="0" w:color="000000"/>
                <w:right w:val="none" w:sz="0" w:space="0" w:color="000000"/>
                <w:between w:val="none" w:sz="0" w:space="0" w:color="000000"/>
              </w:pBdr>
              <w:spacing w:before="12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Pr>
                <w:rFonts w:ascii="Arial" w:eastAsia="Arial" w:hAnsi="Arial" w:cs="Arial"/>
                <w:color w:val="000000"/>
              </w:rPr>
              <w:t>Mensch-KI-Interaktionsprozesse gestalten. (Wie müssen intelligente Assistenten für eine natürliche Interaktion gestaltet werden?)</w:t>
            </w:r>
          </w:p>
          <w:p w14:paraId="057CBE1E" w14:textId="77777777" w:rsidR="00475C2F" w:rsidRDefault="001832D8">
            <w:pPr>
              <w:numPr>
                <w:ilvl w:val="0"/>
                <w:numId w:val="4"/>
              </w:numPr>
              <w:pBdr>
                <w:top w:val="none" w:sz="0" w:space="0" w:color="000000"/>
                <w:left w:val="none" w:sz="0" w:space="0" w:color="000000"/>
                <w:bottom w:val="none" w:sz="0" w:space="0" w:color="000000"/>
                <w:right w:val="none" w:sz="0" w:space="0" w:color="000000"/>
                <w:between w:val="none" w:sz="0" w:space="0" w:color="000000"/>
              </w:pBdr>
              <w:spacing w:before="12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Pr>
                <w:rFonts w:ascii="Arial" w:eastAsia="Arial" w:hAnsi="Arial" w:cs="Arial"/>
                <w:color w:val="000000"/>
              </w:rPr>
              <w:t>beurteilen, welche Daten von einem solchen System für den Betrieb notwendig sind und welche (z.B. aus ethischen Gründen) nicht erhoben werden sollten. (Welche Daten können und sollen von einem solchen System erfasst werden? Was verraten die Daten über mich?)</w:t>
            </w:r>
          </w:p>
        </w:tc>
      </w:tr>
      <w:tr w:rsidR="00475C2F" w14:paraId="0B0331DE" w14:textId="77777777" w:rsidTr="00424EF8">
        <w:tblPrEx>
          <w:tblW w:w="895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80" w:firstRow="0" w:lastRow="0" w:firstColumn="1" w:lastColumn="0" w:noHBand="0" w:noVBand="1"/>
          <w:tblPrExChange w:id="26" w:author="Imke Endjer" w:date="2023-02-23T09:57:00Z">
            <w:tblPrEx>
              <w:tblW w:w="895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80" w:firstRow="0" w:lastRow="0" w:firstColumn="1" w:lastColumn="0" w:noHBand="0" w:noVBand="1"/>
            </w:tblPrEx>
          </w:tblPrExChange>
        </w:tblPrEx>
        <w:tc>
          <w:tcPr>
            <w:cnfStyle w:val="001000000000" w:firstRow="0" w:lastRow="0" w:firstColumn="1" w:lastColumn="0" w:oddVBand="0" w:evenVBand="0" w:oddHBand="0" w:evenHBand="0" w:firstRowFirstColumn="0" w:firstRowLastColumn="0" w:lastRowFirstColumn="0" w:lastRowLastColumn="0"/>
            <w:tcW w:w="0" w:type="dxa"/>
            <w:tcPrChange w:id="27" w:author="Imke Endjer" w:date="2023-02-23T09:57:00Z">
              <w:tcPr>
                <w:tcW w:w="3044" w:type="dxa"/>
              </w:tcPr>
            </w:tcPrChange>
          </w:tcPr>
          <w:p w14:paraId="288FFA71" w14:textId="77777777" w:rsidR="00475C2F" w:rsidRDefault="001832D8">
            <w:r>
              <w:t>Vorkenntnisse der Schülerinnen und Schüler:</w:t>
            </w:r>
          </w:p>
        </w:tc>
        <w:tc>
          <w:tcPr>
            <w:tcW w:w="0" w:type="dxa"/>
            <w:gridSpan w:val="2"/>
            <w:vAlign w:val="center"/>
            <w:tcPrChange w:id="28" w:author="Imke Endjer" w:date="2023-02-23T09:57:00Z">
              <w:tcPr>
                <w:tcW w:w="5914" w:type="dxa"/>
                <w:gridSpan w:val="2"/>
              </w:tcPr>
            </w:tcPrChange>
          </w:tcPr>
          <w:p w14:paraId="368798F1" w14:textId="77777777" w:rsidR="00475C2F" w:rsidRPr="00424EF8" w:rsidRDefault="001832D8">
            <w:pPr>
              <w:numPr>
                <w:ilvl w:val="0"/>
                <w:numId w:val="1"/>
              </w:numPr>
              <w:pBdr>
                <w:top w:val="none" w:sz="0" w:space="0" w:color="000000"/>
                <w:left w:val="none" w:sz="0" w:space="0" w:color="000000"/>
                <w:bottom w:val="none" w:sz="0" w:space="0" w:color="000000"/>
                <w:right w:val="none" w:sz="0" w:space="0" w:color="000000"/>
                <w:between w:val="none" w:sz="0" w:space="0" w:color="000000"/>
              </w:pBd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Change w:id="29" w:author="Imke Endjer" w:date="2023-02-23T09:57:00Z">
                  <w:rPr>
                    <w:rFonts w:ascii="Arial" w:eastAsia="Arial" w:hAnsi="Arial" w:cs="Arial"/>
                  </w:rPr>
                </w:rPrChange>
              </w:rPr>
              <w:pPrChange w:id="30" w:author="Imke Endjer" w:date="2023-02-23T09:58:00Z">
                <w:pPr>
                  <w:numPr>
                    <w:numId w:val="1"/>
                  </w:numPr>
                  <w:pBdr>
                    <w:top w:val="none" w:sz="0" w:space="0" w:color="000000"/>
                    <w:left w:val="none" w:sz="0" w:space="0" w:color="000000"/>
                    <w:bottom w:val="none" w:sz="0" w:space="0" w:color="000000"/>
                    <w:right w:val="none" w:sz="0" w:space="0" w:color="000000"/>
                    <w:between w:val="none" w:sz="0" w:space="0" w:color="000000"/>
                  </w:pBdr>
                  <w:spacing w:before="240"/>
                  <w:ind w:left="720" w:hanging="360"/>
                  <w:cnfStyle w:val="000000000000" w:firstRow="0" w:lastRow="0" w:firstColumn="0" w:lastColumn="0" w:oddVBand="0" w:evenVBand="0" w:oddHBand="0" w:evenHBand="0" w:firstRowFirstColumn="0" w:firstRowLastColumn="0" w:lastRowFirstColumn="0" w:lastRowLastColumn="0"/>
                </w:pPr>
              </w:pPrChange>
            </w:pPr>
            <w:r w:rsidRPr="00424EF8">
              <w:rPr>
                <w:color w:val="000000" w:themeColor="text1"/>
                <w:rPrChange w:id="31" w:author="Imke Endjer" w:date="2023-02-23T09:57:00Z">
                  <w:rPr/>
                </w:rPrChange>
              </w:rPr>
              <w:t>Ein Basismodul zu KI (z.B. KI-B2 oder KI-B3)</w:t>
            </w:r>
          </w:p>
        </w:tc>
      </w:tr>
      <w:tr w:rsidR="00475C2F" w14:paraId="36859F3F" w14:textId="77777777" w:rsidTr="00424EF8">
        <w:tblPrEx>
          <w:tblW w:w="895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80" w:firstRow="0" w:lastRow="0" w:firstColumn="1" w:lastColumn="0" w:noHBand="0" w:noVBand="1"/>
          <w:tblPrExChange w:id="32" w:author="Imke Endjer" w:date="2023-02-23T09:57:00Z">
            <w:tblPrEx>
              <w:tblW w:w="895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80" w:firstRow="0" w:lastRow="0" w:firstColumn="1" w:lastColumn="0" w:noHBand="0" w:noVBand="1"/>
            </w:tblPrEx>
          </w:tblPrExChange>
        </w:tblPrEx>
        <w:tc>
          <w:tcPr>
            <w:cnfStyle w:val="001000000000" w:firstRow="0" w:lastRow="0" w:firstColumn="1" w:lastColumn="0" w:oddVBand="0" w:evenVBand="0" w:oddHBand="0" w:evenHBand="0" w:firstRowFirstColumn="0" w:firstRowLastColumn="0" w:lastRowFirstColumn="0" w:lastRowLastColumn="0"/>
            <w:tcW w:w="0" w:type="dxa"/>
            <w:tcPrChange w:id="33" w:author="Imke Endjer" w:date="2023-02-23T09:57:00Z">
              <w:tcPr>
                <w:tcW w:w="3044" w:type="dxa"/>
              </w:tcPr>
            </w:tcPrChange>
          </w:tcPr>
          <w:p w14:paraId="149CBCBC" w14:textId="77777777" w:rsidR="00475C2F" w:rsidRDefault="001832D8">
            <w:r>
              <w:t>Vorkenntnisse der/des Lehrenden:</w:t>
            </w:r>
          </w:p>
        </w:tc>
        <w:tc>
          <w:tcPr>
            <w:tcW w:w="0" w:type="dxa"/>
            <w:gridSpan w:val="2"/>
            <w:vAlign w:val="center"/>
            <w:tcPrChange w:id="34" w:author="Imke Endjer" w:date="2023-02-23T09:57:00Z">
              <w:tcPr>
                <w:tcW w:w="5914" w:type="dxa"/>
                <w:gridSpan w:val="2"/>
              </w:tcPr>
            </w:tcPrChange>
          </w:tcPr>
          <w:p w14:paraId="5C013CC8" w14:textId="77777777" w:rsidR="00475C2F" w:rsidRPr="00424EF8" w:rsidRDefault="001832D8">
            <w:pPr>
              <w:numPr>
                <w:ilvl w:val="0"/>
                <w:numId w:val="2"/>
              </w:numPr>
              <w:pBdr>
                <w:top w:val="none" w:sz="0" w:space="0" w:color="000000"/>
                <w:left w:val="none" w:sz="0" w:space="0" w:color="000000"/>
                <w:bottom w:val="none" w:sz="0" w:space="0" w:color="000000"/>
                <w:right w:val="none" w:sz="0" w:space="0" w:color="000000"/>
                <w:between w:val="none" w:sz="0" w:space="0" w:color="000000"/>
              </w:pBd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Change w:id="35" w:author="Imke Endjer" w:date="2023-02-23T09:57:00Z">
                  <w:rPr>
                    <w:rFonts w:ascii="Arial" w:eastAsia="Arial" w:hAnsi="Arial" w:cs="Arial"/>
                  </w:rPr>
                </w:rPrChange>
              </w:rPr>
              <w:pPrChange w:id="36" w:author="Imke Endjer" w:date="2023-02-23T09:58:00Z">
                <w:pPr>
                  <w:numPr>
                    <w:numId w:val="2"/>
                  </w:numPr>
                  <w:pBdr>
                    <w:top w:val="none" w:sz="0" w:space="0" w:color="000000"/>
                    <w:left w:val="none" w:sz="0" w:space="0" w:color="000000"/>
                    <w:bottom w:val="none" w:sz="0" w:space="0" w:color="000000"/>
                    <w:right w:val="none" w:sz="0" w:space="0" w:color="000000"/>
                    <w:between w:val="none" w:sz="0" w:space="0" w:color="000000"/>
                  </w:pBdr>
                  <w:spacing w:before="120"/>
                  <w:ind w:left="720" w:hanging="360"/>
                  <w:cnfStyle w:val="000000000000" w:firstRow="0" w:lastRow="0" w:firstColumn="0" w:lastColumn="0" w:oddVBand="0" w:evenVBand="0" w:oddHBand="0" w:evenHBand="0" w:firstRowFirstColumn="0" w:firstRowLastColumn="0" w:lastRowFirstColumn="0" w:lastRowLastColumn="0"/>
                </w:pPr>
              </w:pPrChange>
            </w:pPr>
            <w:r w:rsidRPr="00424EF8">
              <w:rPr>
                <w:color w:val="000000" w:themeColor="text1"/>
                <w:rPrChange w:id="37" w:author="Imke Endjer" w:date="2023-02-23T09:57:00Z">
                  <w:rPr/>
                </w:rPrChange>
              </w:rPr>
              <w:t>Ein Basismodul zu KI (z.B. KI-B2 oder KI-B3), erste Erfahrungen mit Snap!</w:t>
            </w:r>
          </w:p>
        </w:tc>
      </w:tr>
      <w:tr w:rsidR="00475C2F" w14:paraId="1FD83713" w14:textId="77777777" w:rsidTr="00475C2F">
        <w:tc>
          <w:tcPr>
            <w:cnfStyle w:val="001000000000" w:firstRow="0" w:lastRow="0" w:firstColumn="1" w:lastColumn="0" w:oddVBand="0" w:evenVBand="0" w:oddHBand="0" w:evenHBand="0" w:firstRowFirstColumn="0" w:firstRowLastColumn="0" w:lastRowFirstColumn="0" w:lastRowLastColumn="0"/>
            <w:tcW w:w="3044" w:type="dxa"/>
          </w:tcPr>
          <w:p w14:paraId="3F3AFE84" w14:textId="77777777" w:rsidR="00475C2F" w:rsidRDefault="001832D8">
            <w:r>
              <w:t>Vorkenntnisse der Unternehmensvertreterin/des Unternehmensvertreters:</w:t>
            </w:r>
          </w:p>
        </w:tc>
        <w:tc>
          <w:tcPr>
            <w:tcW w:w="5914" w:type="dxa"/>
            <w:gridSpan w:val="2"/>
          </w:tcPr>
          <w:p w14:paraId="5542E47F" w14:textId="77777777" w:rsidR="00475C2F" w:rsidRDefault="001832D8">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Empfohlen:</w:t>
            </w:r>
          </w:p>
          <w:p w14:paraId="0244AE1D" w14:textId="77777777" w:rsidR="00475C2F" w:rsidRDefault="001832D8">
            <w:pPr>
              <w:numPr>
                <w:ilvl w:val="0"/>
                <w:numId w:val="2"/>
              </w:numPr>
              <w:pBdr>
                <w:top w:val="none" w:sz="0" w:space="0" w:color="000000"/>
                <w:left w:val="none" w:sz="0" w:space="0" w:color="000000"/>
                <w:bottom w:val="none" w:sz="0" w:space="0" w:color="000000"/>
                <w:right w:val="none" w:sz="0" w:space="0" w:color="000000"/>
                <w:between w:val="none" w:sz="0" w:space="0" w:color="000000"/>
              </w:pBdr>
              <w:spacing w:before="120"/>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color w:val="000000"/>
              </w:rPr>
              <w:t>Beispiele für KI-Anwendungen aus dem eigenen Unternehmen benennen und erläutern können</w:t>
            </w:r>
          </w:p>
        </w:tc>
      </w:tr>
      <w:tr w:rsidR="00475C2F" w14:paraId="5AC5128C" w14:textId="77777777" w:rsidTr="00475C2F">
        <w:tc>
          <w:tcPr>
            <w:cnfStyle w:val="001000000000" w:firstRow="0" w:lastRow="0" w:firstColumn="1" w:lastColumn="0" w:oddVBand="0" w:evenVBand="0" w:oddHBand="0" w:evenHBand="0" w:firstRowFirstColumn="0" w:firstRowLastColumn="0" w:lastRowFirstColumn="0" w:lastRowLastColumn="0"/>
            <w:tcW w:w="3044" w:type="dxa"/>
          </w:tcPr>
          <w:p w14:paraId="44C591A5" w14:textId="77777777" w:rsidR="00475C2F" w:rsidRDefault="001832D8">
            <w:r>
              <w:t>Sonstige Voraussetzungen:</w:t>
            </w:r>
          </w:p>
          <w:p w14:paraId="6A714B31" w14:textId="77777777" w:rsidR="00475C2F" w:rsidRDefault="00475C2F"/>
          <w:p w14:paraId="175E985B" w14:textId="77777777" w:rsidR="00475C2F" w:rsidRDefault="00475C2F"/>
          <w:p w14:paraId="230790B6" w14:textId="77777777" w:rsidR="00475C2F" w:rsidRDefault="00475C2F"/>
          <w:p w14:paraId="74474BB0" w14:textId="77777777" w:rsidR="00475C2F" w:rsidRDefault="00475C2F"/>
          <w:p w14:paraId="6E2F9A44" w14:textId="77777777" w:rsidR="00475C2F" w:rsidRDefault="00475C2F"/>
          <w:p w14:paraId="333E224F" w14:textId="77777777" w:rsidR="00475C2F" w:rsidRDefault="00475C2F">
            <w:pPr>
              <w:ind w:firstLine="709"/>
            </w:pPr>
          </w:p>
        </w:tc>
        <w:tc>
          <w:tcPr>
            <w:tcW w:w="5914" w:type="dxa"/>
            <w:gridSpan w:val="2"/>
          </w:tcPr>
          <w:p w14:paraId="71B6F10F" w14:textId="77777777" w:rsidR="00475C2F" w:rsidRDefault="001832D8">
            <w:pPr>
              <w:numPr>
                <w:ilvl w:val="0"/>
                <w:numId w:val="2"/>
              </w:numPr>
              <w:pBdr>
                <w:top w:val="none" w:sz="0" w:space="0" w:color="000000"/>
                <w:left w:val="none" w:sz="0" w:space="0" w:color="000000"/>
                <w:bottom w:val="none" w:sz="0" w:space="0" w:color="000000"/>
                <w:right w:val="none" w:sz="0" w:space="0" w:color="000000"/>
                <w:between w:val="none" w:sz="0" w:space="0" w:color="000000"/>
              </w:pBdr>
              <w:spacing w:before="120"/>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color w:val="000000"/>
              </w:rPr>
              <w:t>Computer mit Internetzugang, ein Smartphone pro Schülergruppe (2-4 Personen)</w:t>
            </w:r>
          </w:p>
          <w:p w14:paraId="124ACDC7" w14:textId="77777777" w:rsidR="00475C2F" w:rsidRDefault="001832D8">
            <w:pPr>
              <w:numPr>
                <w:ilvl w:val="0"/>
                <w:numId w:val="2"/>
              </w:numPr>
              <w:pBdr>
                <w:top w:val="none" w:sz="0" w:space="0" w:color="000000"/>
                <w:left w:val="none" w:sz="0" w:space="0" w:color="000000"/>
                <w:bottom w:val="none" w:sz="0" w:space="0" w:color="000000"/>
                <w:right w:val="none" w:sz="0" w:space="0" w:color="000000"/>
                <w:between w:val="none" w:sz="0" w:space="0" w:color="000000"/>
              </w:pBdr>
              <w:spacing w:before="120"/>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color w:val="000000"/>
              </w:rPr>
              <w:t>Bastelmaterialien zur Verzierung des persönlichen Assistenten, die von den Schülerinnen und Schülern selbst mitgebracht werden können (z.B. alter Schuhkarton, Luftballons, Legosteine)</w:t>
            </w:r>
          </w:p>
        </w:tc>
      </w:tr>
    </w:tbl>
    <w:p w14:paraId="55657B18" w14:textId="77777777" w:rsidR="00475C2F" w:rsidRDefault="001832D8">
      <w:pPr>
        <w:pStyle w:val="berschrift1"/>
        <w:numPr>
          <w:ilvl w:val="0"/>
          <w:numId w:val="3"/>
        </w:numPr>
      </w:pPr>
      <w:bookmarkStart w:id="38" w:name="_Toc103785170"/>
      <w:r>
        <w:lastRenderedPageBreak/>
        <w:t>Warum gibt es das Modul?</w:t>
      </w:r>
      <w:bookmarkEnd w:id="38"/>
    </w:p>
    <w:p w14:paraId="313039B0" w14:textId="77777777" w:rsidR="00475C2F" w:rsidRDefault="001832D8">
      <w:pPr>
        <w:tabs>
          <w:tab w:val="left" w:pos="5029"/>
        </w:tabs>
        <w:jc w:val="both"/>
        <w:pPrChange w:id="39" w:author="Imke Endjer" w:date="2023-02-23T09:58:00Z">
          <w:pPr>
            <w:tabs>
              <w:tab w:val="left" w:pos="5029"/>
            </w:tabs>
          </w:pPr>
        </w:pPrChange>
      </w:pPr>
      <w:r>
        <w:t>Informatik ist eine kreative Disziplin. Daher sollen die Schülerinnen und Schüler ihren Fokus auf die Gestaltung und Nutzung von KI für ihren intelligenten Assistenten legen können. In diesem Modul entwerfen die Schülerinnen und Schüler daher zunächst eine eigene Persönlichkeit und implementieren sie anschließend in Snap!. Durch eine Kopplung zwischen Smartphone und Snap! kann der digitale Assistent über das Smartphone gesteuert werden. Das Smartphone kann anschließend gemäß der Persönlichkeit „verkleidet“ werden. Hierfür können sämtliche Bastelmaterialien (z.B. ein alter Schuhkarton, Luftballons, Legosteine) genutzt werden. Für die Verkleidung des Smartphones steht auch eine Vorlage für Papierbögen zur Verfügung, die geschnitten und gefaltet, als modulare Bausteine für den Assistenten verwendet werden können. So lernen die Schülerinnen und Schüler, wie Künstliche Intelligenz genutzt werden kann, um eigene Anwendungen und Produkte zu kreieren. Ein solcher Ansatz der Gestaltung von Kommunikation zwischen Mensch und Maschine hat im Vergleich zu rein auf Chatbot-basierenden Unterrichtsszenarien den Vorteil, dass neben der Thematisierung von Aspekten der Gestaltung von KI-Schnittstellen auch das Zusammenspiel unterschiedlicher Verfahren zum Erreichen einer „überzeugenderen” Künstlichen Intelligenz erlebbar wird.</w:t>
      </w:r>
    </w:p>
    <w:p w14:paraId="2221D2FB" w14:textId="77777777" w:rsidR="00475C2F" w:rsidRDefault="001832D8">
      <w:pPr>
        <w:jc w:val="both"/>
      </w:pPr>
      <w:r>
        <w:t>Dem selbst gestalteten Assistenten können die Schülerinnen und Schüler anschließend per Smartphone eine eigene Identität verleihen und mit dem Computer unter Nutzung des zu entwickelnden Frameworks koppeln, sodass eigenes Verhalten und eigene Reaktionen implementiert werden können.</w:t>
      </w:r>
    </w:p>
    <w:p w14:paraId="06A7A9F3" w14:textId="77777777" w:rsidR="00475C2F" w:rsidRDefault="001832D8">
      <w:pPr>
        <w:pStyle w:val="berschrift1"/>
        <w:numPr>
          <w:ilvl w:val="0"/>
          <w:numId w:val="3"/>
        </w:numPr>
        <w:jc w:val="both"/>
        <w:pPrChange w:id="40" w:author="Imke Endjer" w:date="2023-02-23T09:59:00Z">
          <w:pPr>
            <w:pStyle w:val="berschrift1"/>
            <w:numPr>
              <w:numId w:val="3"/>
            </w:numPr>
            <w:tabs>
              <w:tab w:val="clear" w:pos="720"/>
            </w:tabs>
            <w:ind w:left="432" w:hanging="432"/>
          </w:pPr>
        </w:pPrChange>
      </w:pPr>
      <w:bookmarkStart w:id="41" w:name="_Toc103785171"/>
      <w:r>
        <w:t>Ziele des Moduls</w:t>
      </w:r>
      <w:bookmarkEnd w:id="41"/>
    </w:p>
    <w:p w14:paraId="692F7CAF" w14:textId="77777777" w:rsidR="00475C2F" w:rsidRDefault="001832D8">
      <w:pPr>
        <w:spacing w:after="0" w:line="276" w:lineRule="auto"/>
        <w:jc w:val="both"/>
        <w:pPrChange w:id="42" w:author="Imke Endjer" w:date="2023-02-23T09:59:00Z">
          <w:pPr>
            <w:spacing w:after="0" w:line="276" w:lineRule="auto"/>
          </w:pPr>
        </w:pPrChange>
      </w:pPr>
      <w:r>
        <w:t xml:space="preserve">Das Modul leistet folgende Beiträge zu den </w:t>
      </w:r>
      <w:proofErr w:type="spellStart"/>
      <w:r>
        <w:t>Dagstuhl</w:t>
      </w:r>
      <w:proofErr w:type="spellEnd"/>
      <w:r>
        <w:t>-Perspektiven:</w:t>
      </w:r>
    </w:p>
    <w:p w14:paraId="5DCF2242" w14:textId="77777777" w:rsidR="00475C2F" w:rsidRDefault="001832D8">
      <w:pPr>
        <w:numPr>
          <w:ilvl w:val="0"/>
          <w:numId w:val="6"/>
        </w:numPr>
        <w:spacing w:after="0" w:line="276" w:lineRule="auto"/>
        <w:jc w:val="both"/>
        <w:pPrChange w:id="43" w:author="Imke Endjer" w:date="2023-02-23T09:59:00Z">
          <w:pPr>
            <w:numPr>
              <w:numId w:val="6"/>
            </w:numPr>
            <w:spacing w:after="0" w:line="276" w:lineRule="auto"/>
            <w:ind w:left="720" w:hanging="360"/>
          </w:pPr>
        </w:pPrChange>
      </w:pPr>
      <w:r>
        <w:t>Aus technologischer Perspektive werden in diesem Modul Denk- und Arbeitsweisen für die kreative Gestaltung von KI-Systemen erworben und Herausforderungen der Mensch-Maschine-Interaktion ergründet.</w:t>
      </w:r>
    </w:p>
    <w:p w14:paraId="6E623243" w14:textId="77777777" w:rsidR="00475C2F" w:rsidRDefault="001832D8">
      <w:pPr>
        <w:numPr>
          <w:ilvl w:val="0"/>
          <w:numId w:val="6"/>
        </w:numPr>
        <w:spacing w:after="0" w:line="276" w:lineRule="auto"/>
        <w:jc w:val="both"/>
        <w:pPrChange w:id="44" w:author="Imke Endjer" w:date="2023-02-23T09:59:00Z">
          <w:pPr>
            <w:numPr>
              <w:numId w:val="6"/>
            </w:numPr>
            <w:spacing w:after="0" w:line="276" w:lineRule="auto"/>
            <w:ind w:left="720" w:hanging="360"/>
          </w:pPr>
        </w:pPrChange>
      </w:pPr>
      <w:r>
        <w:t>Aus Anwendungsperspektive beschäftigen sich die Schülerinnen und Schüler mit KI-Anwendungen in den Sprachwissenschaften sowie der Nutzung von KI im Alltag.</w:t>
      </w:r>
    </w:p>
    <w:p w14:paraId="482F30F2" w14:textId="040340A8" w:rsidR="00475C2F" w:rsidRDefault="001832D8">
      <w:pPr>
        <w:numPr>
          <w:ilvl w:val="0"/>
          <w:numId w:val="6"/>
        </w:numPr>
        <w:spacing w:after="0" w:line="276" w:lineRule="auto"/>
        <w:jc w:val="both"/>
        <w:pPrChange w:id="45" w:author="Imke Endjer" w:date="2023-02-23T09:59:00Z">
          <w:pPr>
            <w:numPr>
              <w:numId w:val="6"/>
            </w:numPr>
            <w:spacing w:after="0" w:line="276" w:lineRule="auto"/>
            <w:ind w:left="720" w:hanging="360"/>
          </w:pPr>
        </w:pPrChange>
      </w:pPr>
      <w:r>
        <w:t>Aus gesellschaftlich-kultureller Perspektive werden persönliche Konsequenzen aus dem Einsatz von KI-Systemen diskutiert, Entscheidungen zur Gestaltung von Mensch-KI-Interaktionen getroffen und relevante Aspekte des Datenschutzes aus Sicht von KI-Anwendungen thematisiert.</w:t>
      </w:r>
    </w:p>
    <w:p w14:paraId="0BD43232" w14:textId="66964E60" w:rsidR="001832D8" w:rsidRDefault="001832D8">
      <w:pPr>
        <w:jc w:val="both"/>
        <w:pPrChange w:id="46" w:author="Imke Endjer" w:date="2023-02-23T09:59:00Z">
          <w:pPr/>
        </w:pPrChange>
      </w:pPr>
      <w:r>
        <w:br w:type="page"/>
      </w:r>
    </w:p>
    <w:p w14:paraId="55759073" w14:textId="77777777" w:rsidR="00475C2F" w:rsidRDefault="001832D8">
      <w:pPr>
        <w:pStyle w:val="berschrift1"/>
        <w:numPr>
          <w:ilvl w:val="0"/>
          <w:numId w:val="3"/>
        </w:numPr>
      </w:pPr>
      <w:bookmarkStart w:id="47" w:name="_Toc103785172"/>
      <w:r>
        <w:lastRenderedPageBreak/>
        <w:t xml:space="preserve">Die Rolle der Unternehmensvertreterin/des </w:t>
      </w:r>
      <w:r>
        <w:br/>
        <w:t>Unternehmensvertreters</w:t>
      </w:r>
      <w:bookmarkEnd w:id="47"/>
    </w:p>
    <w:p w14:paraId="1A337222" w14:textId="77777777" w:rsidR="00475C2F" w:rsidRDefault="001832D8">
      <w:r>
        <w:t>In diesem Modul hat die Unternehmensvertreterin bzw. der Unternehmensvertreter mehrere Möglichkeiten aktiv mitzuwirken. Hier einige Anregungen:</w:t>
      </w:r>
    </w:p>
    <w:p w14:paraId="31060FAC" w14:textId="3985C7E1" w:rsidR="00475C2F" w:rsidRDefault="001832D8" w:rsidP="001832D8">
      <w:pPr>
        <w:numPr>
          <w:ilvl w:val="0"/>
          <w:numId w:val="5"/>
        </w:numPr>
        <w:pBdr>
          <w:top w:val="none" w:sz="0" w:space="0" w:color="000000"/>
          <w:left w:val="none" w:sz="0" w:space="0" w:color="000000"/>
          <w:bottom w:val="none" w:sz="0" w:space="0" w:color="000000"/>
          <w:right w:val="none" w:sz="0" w:space="0" w:color="000000"/>
          <w:between w:val="none" w:sz="0" w:space="0" w:color="000000"/>
        </w:pBdr>
        <w:spacing w:before="120" w:after="120" w:line="259" w:lineRule="auto"/>
      </w:pPr>
      <w:r>
        <w:t>Als Special Guest in der Schule über die Bedeutung von maschinellem Lernen in der Wirtschaft und insbesondere im eigenen Unternehmen berichten</w:t>
      </w:r>
    </w:p>
    <w:p w14:paraId="5093F98C" w14:textId="77777777" w:rsidR="00475C2F" w:rsidRDefault="001832D8">
      <w:pPr>
        <w:numPr>
          <w:ilvl w:val="0"/>
          <w:numId w:val="5"/>
        </w:numPr>
        <w:pBdr>
          <w:top w:val="none" w:sz="0" w:space="0" w:color="000000"/>
          <w:left w:val="none" w:sz="0" w:space="0" w:color="000000"/>
          <w:bottom w:val="none" w:sz="0" w:space="0" w:color="000000"/>
          <w:right w:val="none" w:sz="0" w:space="0" w:color="000000"/>
          <w:between w:val="none" w:sz="0" w:space="0" w:color="000000"/>
        </w:pBdr>
        <w:spacing w:before="120" w:after="120"/>
      </w:pPr>
      <w:r>
        <w:t>Schülerinnen und Schülern eine Exkursion in das eigene Unternehmen ermöglichen und zeigen, wie Künstliche Intelligenz in der Praxis eingesetzt wird</w:t>
      </w:r>
    </w:p>
    <w:p w14:paraId="57D95550" w14:textId="77777777" w:rsidR="00475C2F" w:rsidRDefault="001832D8">
      <w:pPr>
        <w:numPr>
          <w:ilvl w:val="0"/>
          <w:numId w:val="5"/>
        </w:numPr>
        <w:pBdr>
          <w:top w:val="none" w:sz="0" w:space="0" w:color="000000"/>
          <w:left w:val="none" w:sz="0" w:space="0" w:color="000000"/>
          <w:bottom w:val="none" w:sz="0" w:space="0" w:color="000000"/>
          <w:right w:val="none" w:sz="0" w:space="0" w:color="000000"/>
          <w:between w:val="none" w:sz="0" w:space="0" w:color="000000"/>
        </w:pBdr>
        <w:spacing w:before="120" w:after="120"/>
      </w:pPr>
      <w:proofErr w:type="spellStart"/>
      <w:r>
        <w:t>Fragen&amp;Antworten-Runden</w:t>
      </w:r>
      <w:proofErr w:type="spellEnd"/>
      <w:r>
        <w:t xml:space="preserve"> mit „KI-ExpertInnen“/Data </w:t>
      </w:r>
      <w:proofErr w:type="spellStart"/>
      <w:r>
        <w:t>Scientists</w:t>
      </w:r>
      <w:proofErr w:type="spellEnd"/>
      <w:r>
        <w:t xml:space="preserve"> des eigenen Unternehmens organisieren, die berichten, warum sie sich für ein Studium im Bereich Informatik / Data Science entschieden haben</w:t>
      </w:r>
    </w:p>
    <w:p w14:paraId="47AAB5A7" w14:textId="77777777" w:rsidR="00475C2F" w:rsidRDefault="001832D8">
      <w:pPr>
        <w:numPr>
          <w:ilvl w:val="0"/>
          <w:numId w:val="5"/>
        </w:numPr>
        <w:pBdr>
          <w:top w:val="none" w:sz="0" w:space="0" w:color="000000"/>
          <w:left w:val="none" w:sz="0" w:space="0" w:color="000000"/>
          <w:bottom w:val="none" w:sz="0" w:space="0" w:color="000000"/>
          <w:right w:val="none" w:sz="0" w:space="0" w:color="000000"/>
          <w:between w:val="none" w:sz="0" w:space="0" w:color="000000"/>
        </w:pBdr>
        <w:spacing w:before="120" w:after="120"/>
      </w:pPr>
      <w:r>
        <w:t>„Kreativworkshop“ / „Wettbewerb“ ausrichten, wie das Gelernte im Alltag der Schülerinnen und Schüler eingesetzt werden könnte und nach bestimmten Bewertungskriterien (Kreativität, Umsetzbarkeit, Innovationsgrad…) die entwickelten bzw. eingereichten Ideen bewerten</w:t>
      </w:r>
    </w:p>
    <w:p w14:paraId="7B07AE77" w14:textId="77777777" w:rsidR="00475C2F" w:rsidRDefault="001832D8">
      <w:pPr>
        <w:numPr>
          <w:ilvl w:val="0"/>
          <w:numId w:val="5"/>
        </w:numPr>
        <w:pBdr>
          <w:top w:val="none" w:sz="0" w:space="0" w:color="000000"/>
          <w:left w:val="none" w:sz="0" w:space="0" w:color="000000"/>
          <w:bottom w:val="none" w:sz="0" w:space="0" w:color="000000"/>
          <w:right w:val="none" w:sz="0" w:space="0" w:color="000000"/>
          <w:between w:val="none" w:sz="0" w:space="0" w:color="000000"/>
        </w:pBdr>
        <w:spacing w:before="120" w:after="120"/>
      </w:pPr>
      <w:r>
        <w:rPr>
          <w:color w:val="000000"/>
        </w:rPr>
        <w:t>Unterstützung von Jugend-forscht-Projekten im Bereich KI, die sich aus dem Unterricht ergeben.</w:t>
      </w:r>
    </w:p>
    <w:p w14:paraId="70BD1386" w14:textId="77777777" w:rsidR="00475C2F" w:rsidRDefault="001832D8">
      <w:pPr>
        <w:pStyle w:val="berschrift1"/>
        <w:numPr>
          <w:ilvl w:val="0"/>
          <w:numId w:val="3"/>
        </w:numPr>
      </w:pPr>
      <w:bookmarkStart w:id="48" w:name="_Toc103785173"/>
      <w:r>
        <w:t>Inhalte des Moduls</w:t>
      </w:r>
      <w:bookmarkEnd w:id="48"/>
    </w:p>
    <w:p w14:paraId="20A2E51B" w14:textId="77777777" w:rsidR="00475C2F" w:rsidRDefault="001832D8">
      <w:pPr>
        <w:jc w:val="both"/>
      </w:pPr>
      <w:r>
        <w:t xml:space="preserve">Sprachassistenten erleichtern uns den Alltag. Dabei werden mehrere Algorithmen (z.B. zur Auswahl einer geeigneten Reaktion) und KI-Systeme (z.B. zur Erkennung von Sprache oder zur Generierung von Sprache) kombiniert, um eine möglichst reibungslose Kommunikation zu gewährleisten. Aufgabe der Schülerinnen und Schüler ist es, in die Rolle von Entwicklerinnen und Entwicklern zu schlüpfen. Sie sollen die Schnittstelle zwischen Mensch und Maschine möglichst natürlich gestalten und die Bedienung so einfach wie möglich machen. Dazu kann auf bestimmte Formulierungen, Humor oder auch auf Mimik zurückgegriffen werden. </w:t>
      </w:r>
    </w:p>
    <w:p w14:paraId="243C062A" w14:textId="77777777" w:rsidR="00475C2F" w:rsidRDefault="001832D8">
      <w:pPr>
        <w:jc w:val="both"/>
        <w:rPr>
          <w:i/>
        </w:rPr>
      </w:pPr>
      <w:r>
        <w:t xml:space="preserve">Um selbst einen Assistenten zu gestalten, gilt es, die Website </w:t>
      </w:r>
      <w:hyperlink r:id="rId15">
        <w:r>
          <w:rPr>
            <w:color w:val="1155CC"/>
            <w:u w:val="single"/>
          </w:rPr>
          <w:t>https://it2school.imp.fu-berlin.de/</w:t>
        </w:r>
      </w:hyperlink>
      <w:r>
        <w:t xml:space="preserve"> mit dem eigenen Smartphone zu öffnen und denselben Verbindungscode wie in der Programmierumgebung Snap! einzugeben. Folgende neue Blöcke wurden zu Snap! hinzugefügt, die in eigenen Projekten verwendet werden können:</w:t>
      </w:r>
    </w:p>
    <w:tbl>
      <w:tblPr>
        <w:tblStyle w:val="a0"/>
        <w:tblW w:w="9000"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00" w:firstRow="0" w:lastRow="0" w:firstColumn="0" w:lastColumn="0" w:noHBand="0" w:noVBand="1"/>
      </w:tblPr>
      <w:tblGrid>
        <w:gridCol w:w="3675"/>
        <w:gridCol w:w="5325"/>
      </w:tblGrid>
      <w:tr w:rsidR="00475C2F" w14:paraId="1A48703D" w14:textId="77777777">
        <w:tc>
          <w:tcPr>
            <w:tcW w:w="3675" w:type="dxa"/>
            <w:tcBorders>
              <w:top w:val="single" w:sz="4" w:space="0" w:color="FFC000"/>
              <w:left w:val="single" w:sz="4" w:space="0" w:color="FFC000"/>
              <w:bottom w:val="single" w:sz="4" w:space="0" w:color="FFC000"/>
              <w:right w:val="single" w:sz="4" w:space="0" w:color="FFC000"/>
            </w:tcBorders>
            <w:shd w:val="clear" w:color="auto" w:fill="FFE599"/>
            <w:tcMar>
              <w:top w:w="0" w:type="dxa"/>
              <w:left w:w="115" w:type="dxa"/>
              <w:bottom w:w="0" w:type="dxa"/>
              <w:right w:w="115" w:type="dxa"/>
            </w:tcMar>
            <w:vAlign w:val="center"/>
          </w:tcPr>
          <w:p w14:paraId="2DC54C6E" w14:textId="77777777" w:rsidR="00475C2F" w:rsidRDefault="001832D8">
            <w:pPr>
              <w:jc w:val="center"/>
              <w:rPr>
                <w:rFonts w:ascii="Arial" w:eastAsia="Arial" w:hAnsi="Arial" w:cs="Arial"/>
                <w:sz w:val="24"/>
                <w:szCs w:val="24"/>
              </w:rPr>
            </w:pPr>
            <w:r>
              <w:rPr>
                <w:rFonts w:ascii="Arial" w:eastAsia="Arial" w:hAnsi="Arial" w:cs="Arial"/>
                <w:b/>
              </w:rPr>
              <w:t>Block</w:t>
            </w:r>
          </w:p>
        </w:tc>
        <w:tc>
          <w:tcPr>
            <w:tcW w:w="5325" w:type="dxa"/>
            <w:tcBorders>
              <w:top w:val="single" w:sz="4" w:space="0" w:color="FFC000"/>
              <w:left w:val="single" w:sz="4" w:space="0" w:color="FFC000"/>
              <w:bottom w:val="single" w:sz="4" w:space="0" w:color="FFC000"/>
              <w:right w:val="single" w:sz="4" w:space="0" w:color="FFC000"/>
            </w:tcBorders>
            <w:shd w:val="clear" w:color="auto" w:fill="FFE599"/>
            <w:tcMar>
              <w:top w:w="0" w:type="dxa"/>
              <w:left w:w="115" w:type="dxa"/>
              <w:bottom w:w="0" w:type="dxa"/>
              <w:right w:w="115" w:type="dxa"/>
            </w:tcMar>
            <w:vAlign w:val="center"/>
          </w:tcPr>
          <w:p w14:paraId="0511E345" w14:textId="77777777" w:rsidR="00475C2F" w:rsidRDefault="001832D8">
            <w:pPr>
              <w:jc w:val="center"/>
              <w:rPr>
                <w:rFonts w:ascii="Arial" w:eastAsia="Arial" w:hAnsi="Arial" w:cs="Arial"/>
                <w:sz w:val="24"/>
                <w:szCs w:val="24"/>
              </w:rPr>
            </w:pPr>
            <w:r>
              <w:rPr>
                <w:rFonts w:ascii="Arial" w:eastAsia="Arial" w:hAnsi="Arial" w:cs="Arial"/>
                <w:b/>
              </w:rPr>
              <w:t>Erläuterung</w:t>
            </w:r>
          </w:p>
        </w:tc>
      </w:tr>
      <w:tr w:rsidR="00475C2F" w14:paraId="4E80FC7A" w14:textId="77777777">
        <w:tc>
          <w:tcPr>
            <w:tcW w:w="3675" w:type="dxa"/>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6806810A" w14:textId="77777777" w:rsidR="00475C2F" w:rsidRDefault="001832D8">
            <w:pPr>
              <w:rPr>
                <w:rFonts w:ascii="Arial" w:eastAsia="Arial" w:hAnsi="Arial" w:cs="Arial"/>
                <w:sz w:val="24"/>
                <w:szCs w:val="24"/>
              </w:rPr>
            </w:pPr>
            <w:r>
              <w:rPr>
                <w:noProof/>
                <w:sz w:val="24"/>
                <w:szCs w:val="24"/>
              </w:rPr>
              <w:drawing>
                <wp:inline distT="0" distB="0" distL="0" distR="0" wp14:anchorId="0E98F9FC" wp14:editId="1DBAFEE8">
                  <wp:extent cx="1400175" cy="152400"/>
                  <wp:effectExtent l="0" t="0" r="0" b="0"/>
                  <wp:docPr id="34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1400175" cy="152400"/>
                          </a:xfrm>
                          <a:prstGeom prst="rect">
                            <a:avLst/>
                          </a:prstGeom>
                          <a:ln/>
                        </pic:spPr>
                      </pic:pic>
                    </a:graphicData>
                  </a:graphic>
                </wp:inline>
              </w:drawing>
            </w:r>
          </w:p>
        </w:tc>
        <w:tc>
          <w:tcPr>
            <w:tcW w:w="5325" w:type="dxa"/>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5C915544" w14:textId="77777777" w:rsidR="00475C2F" w:rsidRDefault="001832D8">
            <w:pPr>
              <w:rPr>
                <w:rFonts w:ascii="Arial" w:eastAsia="Arial" w:hAnsi="Arial" w:cs="Arial"/>
              </w:rPr>
            </w:pPr>
            <w:r>
              <w:rPr>
                <w:rFonts w:ascii="Arial" w:eastAsia="Arial" w:hAnsi="Arial" w:cs="Arial"/>
              </w:rPr>
              <w:t>Dieser Block lädt die Grundfunktionalitäten, die für den Betrieb des Assistenten erforderlich sind im Hintergrund. Er muss nur einmalig beim Laden des Projekts ausgeführt werden.</w:t>
            </w:r>
          </w:p>
        </w:tc>
      </w:tr>
      <w:tr w:rsidR="00475C2F" w14:paraId="27A63B24" w14:textId="77777777">
        <w:tc>
          <w:tcPr>
            <w:tcW w:w="3675" w:type="dxa"/>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4562A7F1" w14:textId="77777777" w:rsidR="00475C2F" w:rsidRDefault="001832D8">
            <w:pPr>
              <w:rPr>
                <w:rFonts w:ascii="Arial" w:eastAsia="Arial" w:hAnsi="Arial" w:cs="Arial"/>
                <w:sz w:val="24"/>
                <w:szCs w:val="24"/>
              </w:rPr>
            </w:pPr>
            <w:r>
              <w:rPr>
                <w:noProof/>
                <w:sz w:val="24"/>
                <w:szCs w:val="24"/>
              </w:rPr>
              <w:drawing>
                <wp:inline distT="0" distB="0" distL="0" distR="0" wp14:anchorId="29D1D343" wp14:editId="71A28807">
                  <wp:extent cx="2181225" cy="152400"/>
                  <wp:effectExtent l="0" t="0" r="0" b="0"/>
                  <wp:docPr id="34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2181225" cy="152400"/>
                          </a:xfrm>
                          <a:prstGeom prst="rect">
                            <a:avLst/>
                          </a:prstGeom>
                          <a:ln/>
                        </pic:spPr>
                      </pic:pic>
                    </a:graphicData>
                  </a:graphic>
                </wp:inline>
              </w:drawing>
            </w:r>
          </w:p>
        </w:tc>
        <w:tc>
          <w:tcPr>
            <w:tcW w:w="5325" w:type="dxa"/>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74D1974C" w14:textId="77777777" w:rsidR="00475C2F" w:rsidRDefault="001832D8">
            <w:pPr>
              <w:rPr>
                <w:rFonts w:ascii="Arial" w:eastAsia="Arial" w:hAnsi="Arial" w:cs="Arial"/>
              </w:rPr>
            </w:pPr>
            <w:r>
              <w:rPr>
                <w:rFonts w:ascii="Arial" w:eastAsia="Arial" w:hAnsi="Arial" w:cs="Arial"/>
              </w:rPr>
              <w:t>Dieser Block verbindet das aktuelle Snap</w:t>
            </w:r>
            <w:r>
              <w:rPr>
                <w:rFonts w:ascii="Arial" w:eastAsia="Arial" w:hAnsi="Arial" w:cs="Arial"/>
                <w:i/>
              </w:rPr>
              <w:t>!</w:t>
            </w:r>
            <w:r>
              <w:rPr>
                <w:rFonts w:ascii="Arial" w:eastAsia="Arial" w:hAnsi="Arial" w:cs="Arial"/>
              </w:rPr>
              <w:t>-Projekt mit einem Raum, über den Nachrichten zwischen Smartphone und Snap</w:t>
            </w:r>
            <w:r>
              <w:rPr>
                <w:rFonts w:ascii="Arial" w:eastAsia="Arial" w:hAnsi="Arial" w:cs="Arial"/>
                <w:i/>
              </w:rPr>
              <w:t>!</w:t>
            </w:r>
            <w:r>
              <w:rPr>
                <w:rFonts w:ascii="Arial" w:eastAsia="Arial" w:hAnsi="Arial" w:cs="Arial"/>
              </w:rPr>
              <w:t xml:space="preserve"> ausgetauscht werden können</w:t>
            </w:r>
          </w:p>
        </w:tc>
      </w:tr>
      <w:tr w:rsidR="00475C2F" w14:paraId="3DE06F82" w14:textId="77777777">
        <w:tc>
          <w:tcPr>
            <w:tcW w:w="3675" w:type="dxa"/>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2F37A9B9" w14:textId="77777777" w:rsidR="00475C2F" w:rsidRDefault="001832D8">
            <w:pPr>
              <w:rPr>
                <w:rFonts w:ascii="Arial" w:eastAsia="Arial" w:hAnsi="Arial" w:cs="Arial"/>
                <w:sz w:val="24"/>
                <w:szCs w:val="24"/>
              </w:rPr>
            </w:pPr>
            <w:r>
              <w:rPr>
                <w:noProof/>
                <w:sz w:val="24"/>
                <w:szCs w:val="24"/>
              </w:rPr>
              <w:drawing>
                <wp:inline distT="0" distB="0" distL="0" distR="0" wp14:anchorId="03497AD2" wp14:editId="34F96A96">
                  <wp:extent cx="1724025" cy="127000"/>
                  <wp:effectExtent l="0" t="0" r="0" b="0"/>
                  <wp:docPr id="35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1724025" cy="127000"/>
                          </a:xfrm>
                          <a:prstGeom prst="rect">
                            <a:avLst/>
                          </a:prstGeom>
                          <a:ln/>
                        </pic:spPr>
                      </pic:pic>
                    </a:graphicData>
                  </a:graphic>
                </wp:inline>
              </w:drawing>
            </w:r>
            <w:r>
              <w:rPr>
                <w:noProof/>
                <w:sz w:val="24"/>
                <w:szCs w:val="24"/>
              </w:rPr>
              <w:drawing>
                <wp:inline distT="0" distB="0" distL="0" distR="0" wp14:anchorId="5F7ABAFC" wp14:editId="026432C3">
                  <wp:extent cx="1200150" cy="190500"/>
                  <wp:effectExtent l="0" t="0" r="0" b="0"/>
                  <wp:docPr id="350" name="image17.png" descr="Ein Bild, das Tex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image17.png" descr="Ein Bild, das Text enthält.&#10;&#10;Automatisch generierte Beschreibung"/>
                          <pic:cNvPicPr preferRelativeResize="0"/>
                        </pic:nvPicPr>
                        <pic:blipFill>
                          <a:blip r:embed="rId19"/>
                          <a:srcRect/>
                          <a:stretch>
                            <a:fillRect/>
                          </a:stretch>
                        </pic:blipFill>
                        <pic:spPr>
                          <a:xfrm>
                            <a:off x="0" y="0"/>
                            <a:ext cx="1200150" cy="190500"/>
                          </a:xfrm>
                          <a:prstGeom prst="rect">
                            <a:avLst/>
                          </a:prstGeom>
                          <a:ln/>
                        </pic:spPr>
                      </pic:pic>
                    </a:graphicData>
                  </a:graphic>
                </wp:inline>
              </w:drawing>
            </w:r>
          </w:p>
        </w:tc>
        <w:tc>
          <w:tcPr>
            <w:tcW w:w="5325" w:type="dxa"/>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0576E94A" w14:textId="77777777" w:rsidR="00475C2F" w:rsidRDefault="001832D8">
            <w:pPr>
              <w:rPr>
                <w:rFonts w:ascii="Arial" w:eastAsia="Arial" w:hAnsi="Arial" w:cs="Arial"/>
              </w:rPr>
            </w:pPr>
            <w:r>
              <w:rPr>
                <w:rFonts w:ascii="Arial" w:eastAsia="Arial" w:hAnsi="Arial" w:cs="Arial"/>
              </w:rPr>
              <w:t>Diese Blöcke kümmern sich im Hintergrund um die Kommunikation und werden nicht verwendet.</w:t>
            </w:r>
          </w:p>
        </w:tc>
      </w:tr>
      <w:tr w:rsidR="00475C2F" w14:paraId="01FBE8CF" w14:textId="77777777">
        <w:tc>
          <w:tcPr>
            <w:tcW w:w="3675" w:type="dxa"/>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6622ADD5" w14:textId="77777777" w:rsidR="00475C2F" w:rsidRDefault="001832D8">
            <w:pPr>
              <w:rPr>
                <w:rFonts w:ascii="Arial" w:eastAsia="Arial" w:hAnsi="Arial" w:cs="Arial"/>
                <w:sz w:val="24"/>
                <w:szCs w:val="24"/>
              </w:rPr>
            </w:pPr>
            <w:r>
              <w:rPr>
                <w:noProof/>
                <w:sz w:val="24"/>
                <w:szCs w:val="24"/>
              </w:rPr>
              <w:drawing>
                <wp:inline distT="0" distB="0" distL="0" distR="0" wp14:anchorId="58FC14D1" wp14:editId="59B775AF">
                  <wp:extent cx="1400175" cy="215899"/>
                  <wp:effectExtent l="0" t="0" r="0" b="0"/>
                  <wp:docPr id="35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1400175" cy="215899"/>
                          </a:xfrm>
                          <a:prstGeom prst="rect">
                            <a:avLst/>
                          </a:prstGeom>
                          <a:ln/>
                        </pic:spPr>
                      </pic:pic>
                    </a:graphicData>
                  </a:graphic>
                </wp:inline>
              </w:drawing>
            </w:r>
          </w:p>
        </w:tc>
        <w:tc>
          <w:tcPr>
            <w:tcW w:w="5325" w:type="dxa"/>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5B73BBE3" w14:textId="77777777" w:rsidR="00475C2F" w:rsidRDefault="001832D8">
            <w:pPr>
              <w:rPr>
                <w:rFonts w:ascii="Arial" w:eastAsia="Arial" w:hAnsi="Arial" w:cs="Arial"/>
              </w:rPr>
            </w:pPr>
            <w:r>
              <w:rPr>
                <w:rFonts w:ascii="Arial" w:eastAsia="Arial" w:hAnsi="Arial" w:cs="Arial"/>
              </w:rPr>
              <w:t xml:space="preserve">Dieser Block verändert die Emotion bzw. den Gesichtsausdruck des Assistenten auf eine der vorgegebenen Varianten. Damit der Block funktioniert, </w:t>
            </w:r>
            <w:r>
              <w:rPr>
                <w:rFonts w:ascii="Arial" w:eastAsia="Arial" w:hAnsi="Arial" w:cs="Arial"/>
              </w:rPr>
              <w:lastRenderedPageBreak/>
              <w:t>muss eine Verbindung mit dem Assistenten hergestellt worden sein</w:t>
            </w:r>
          </w:p>
        </w:tc>
      </w:tr>
      <w:tr w:rsidR="00475C2F" w14:paraId="322E3F8B" w14:textId="77777777">
        <w:tc>
          <w:tcPr>
            <w:tcW w:w="3675" w:type="dxa"/>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381EEB8C" w14:textId="77777777" w:rsidR="00475C2F" w:rsidRDefault="001832D8">
            <w:pPr>
              <w:rPr>
                <w:rFonts w:ascii="Arial" w:eastAsia="Arial" w:hAnsi="Arial" w:cs="Arial"/>
                <w:sz w:val="24"/>
                <w:szCs w:val="24"/>
              </w:rPr>
            </w:pPr>
            <w:r>
              <w:rPr>
                <w:noProof/>
                <w:sz w:val="24"/>
                <w:szCs w:val="24"/>
              </w:rPr>
              <w:lastRenderedPageBreak/>
              <w:drawing>
                <wp:inline distT="0" distB="0" distL="0" distR="0" wp14:anchorId="6E2AB0A9" wp14:editId="76C8276C">
                  <wp:extent cx="2181225" cy="520700"/>
                  <wp:effectExtent l="0" t="0" r="0" b="0"/>
                  <wp:docPr id="35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a:srcRect/>
                          <a:stretch>
                            <a:fillRect/>
                          </a:stretch>
                        </pic:blipFill>
                        <pic:spPr>
                          <a:xfrm>
                            <a:off x="0" y="0"/>
                            <a:ext cx="2181225" cy="520700"/>
                          </a:xfrm>
                          <a:prstGeom prst="rect">
                            <a:avLst/>
                          </a:prstGeom>
                          <a:ln/>
                        </pic:spPr>
                      </pic:pic>
                    </a:graphicData>
                  </a:graphic>
                </wp:inline>
              </w:drawing>
            </w:r>
          </w:p>
        </w:tc>
        <w:tc>
          <w:tcPr>
            <w:tcW w:w="5325" w:type="dxa"/>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153F22FF" w14:textId="77777777" w:rsidR="00475C2F" w:rsidRDefault="001832D8">
            <w:pPr>
              <w:rPr>
                <w:rFonts w:ascii="Arial" w:eastAsia="Arial" w:hAnsi="Arial" w:cs="Arial"/>
              </w:rPr>
            </w:pPr>
            <w:r>
              <w:rPr>
                <w:rFonts w:ascii="Arial" w:eastAsia="Arial" w:hAnsi="Arial" w:cs="Arial"/>
              </w:rPr>
              <w:t>Diese Blöcke sind für Training eines Modells verantwortlich. Der Block “erstelle Klassifikator” steht dabei am Anfang und legt die verwendete Datenstruktur an. Mit dem Block “Trainiere Klassifikator mit Liste: () Kategorie: ()” wird das Modell überwacht trainiert, wobei die Liste die Trainingsdaten darstellt und die Kategorie die zugehörige Beschriftung.</w:t>
            </w:r>
          </w:p>
        </w:tc>
      </w:tr>
    </w:tbl>
    <w:tbl>
      <w:tblPr>
        <w:tblStyle w:val="a1"/>
        <w:tblW w:w="9000"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00" w:firstRow="0" w:lastRow="0" w:firstColumn="0" w:lastColumn="0" w:noHBand="0" w:noVBand="1"/>
      </w:tblPr>
      <w:tblGrid>
        <w:gridCol w:w="3675"/>
        <w:gridCol w:w="5325"/>
      </w:tblGrid>
      <w:tr w:rsidR="00475C2F" w14:paraId="6B4E43DD" w14:textId="77777777">
        <w:tc>
          <w:tcPr>
            <w:tcW w:w="3675" w:type="dxa"/>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004D3551" w14:textId="5C51DA41" w:rsidR="00475C2F" w:rsidRDefault="001832D8">
            <w:pPr>
              <w:rPr>
                <w:rFonts w:ascii="Arial" w:eastAsia="Arial" w:hAnsi="Arial" w:cs="Arial"/>
                <w:sz w:val="24"/>
                <w:szCs w:val="24"/>
              </w:rPr>
            </w:pPr>
            <w:r>
              <w:br w:type="page"/>
            </w:r>
            <w:r>
              <w:rPr>
                <w:noProof/>
              </w:rPr>
              <w:drawing>
                <wp:inline distT="114300" distB="114300" distL="114300" distR="114300" wp14:anchorId="779D46F4" wp14:editId="67B7EE0F">
                  <wp:extent cx="1562100" cy="171450"/>
                  <wp:effectExtent l="0" t="0" r="0" b="0"/>
                  <wp:docPr id="34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1562100" cy="171450"/>
                          </a:xfrm>
                          <a:prstGeom prst="rect">
                            <a:avLst/>
                          </a:prstGeom>
                          <a:ln/>
                        </pic:spPr>
                      </pic:pic>
                    </a:graphicData>
                  </a:graphic>
                </wp:inline>
              </w:drawing>
            </w:r>
          </w:p>
        </w:tc>
        <w:tc>
          <w:tcPr>
            <w:tcW w:w="5325" w:type="dxa"/>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2D031BCD" w14:textId="77777777" w:rsidR="00475C2F" w:rsidRDefault="001832D8">
            <w:pPr>
              <w:rPr>
                <w:rFonts w:ascii="Arial" w:eastAsia="Arial" w:hAnsi="Arial" w:cs="Arial"/>
              </w:rPr>
            </w:pPr>
            <w:r>
              <w:rPr>
                <w:rFonts w:ascii="Arial" w:eastAsia="Arial" w:hAnsi="Arial" w:cs="Arial"/>
              </w:rPr>
              <w:t>Dieser Block kann nach Abschluss des Trainings verwendet werden, um für einen Satz die entsprechende Kategorie vorherzusagen.</w:t>
            </w:r>
          </w:p>
        </w:tc>
      </w:tr>
      <w:tr w:rsidR="00475C2F" w14:paraId="4456CD5A" w14:textId="77777777">
        <w:tc>
          <w:tcPr>
            <w:tcW w:w="3675" w:type="dxa"/>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348E6CF2" w14:textId="77777777" w:rsidR="00475C2F" w:rsidRDefault="001832D8">
            <w:pPr>
              <w:rPr>
                <w:rFonts w:ascii="Arial" w:eastAsia="Arial" w:hAnsi="Arial" w:cs="Arial"/>
              </w:rPr>
            </w:pPr>
            <w:r>
              <w:rPr>
                <w:noProof/>
              </w:rPr>
              <w:drawing>
                <wp:inline distT="0" distB="0" distL="0" distR="0" wp14:anchorId="16349330" wp14:editId="79FF54D4">
                  <wp:extent cx="1162050" cy="190500"/>
                  <wp:effectExtent l="0" t="0" r="0" b="0"/>
                  <wp:docPr id="35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1162050" cy="190500"/>
                          </a:xfrm>
                          <a:prstGeom prst="rect">
                            <a:avLst/>
                          </a:prstGeom>
                          <a:ln/>
                        </pic:spPr>
                      </pic:pic>
                    </a:graphicData>
                  </a:graphic>
                </wp:inline>
              </w:drawing>
            </w:r>
          </w:p>
        </w:tc>
        <w:tc>
          <w:tcPr>
            <w:tcW w:w="5325" w:type="dxa"/>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56F65CE6" w14:textId="77777777" w:rsidR="00475C2F" w:rsidRDefault="001832D8">
            <w:pPr>
              <w:rPr>
                <w:rFonts w:ascii="Arial" w:eastAsia="Arial" w:hAnsi="Arial" w:cs="Arial"/>
              </w:rPr>
            </w:pPr>
            <w:r>
              <w:rPr>
                <w:rFonts w:ascii="Arial" w:eastAsia="Arial" w:hAnsi="Arial" w:cs="Arial"/>
              </w:rPr>
              <w:t>Über den Block “letzte Eingabe” kann auf das zuletzt Eingesprochene zugegriffen werden. Wurde bislang kein Satz aufgenommen, ist die letzte Eingabe ein leerer Satz.</w:t>
            </w:r>
          </w:p>
        </w:tc>
      </w:tr>
      <w:tr w:rsidR="00475C2F" w14:paraId="049391C4" w14:textId="77777777">
        <w:tc>
          <w:tcPr>
            <w:tcW w:w="3675" w:type="dxa"/>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5110E1D1" w14:textId="77777777" w:rsidR="00475C2F" w:rsidRDefault="001832D8">
            <w:pPr>
              <w:rPr>
                <w:rFonts w:ascii="Arial" w:eastAsia="Arial" w:hAnsi="Arial" w:cs="Arial"/>
              </w:rPr>
            </w:pPr>
            <w:r>
              <w:rPr>
                <w:noProof/>
              </w:rPr>
              <w:drawing>
                <wp:inline distT="0" distB="0" distL="0" distR="0" wp14:anchorId="5366324A" wp14:editId="12A422AB">
                  <wp:extent cx="1562100" cy="190500"/>
                  <wp:effectExtent l="0" t="0" r="0" b="0"/>
                  <wp:docPr id="35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1562100" cy="190500"/>
                          </a:xfrm>
                          <a:prstGeom prst="rect">
                            <a:avLst/>
                          </a:prstGeom>
                          <a:ln/>
                        </pic:spPr>
                      </pic:pic>
                    </a:graphicData>
                  </a:graphic>
                </wp:inline>
              </w:drawing>
            </w:r>
          </w:p>
        </w:tc>
        <w:tc>
          <w:tcPr>
            <w:tcW w:w="5325" w:type="dxa"/>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0FB3ECE4" w14:textId="77777777" w:rsidR="00475C2F" w:rsidRDefault="001832D8">
            <w:pPr>
              <w:rPr>
                <w:rFonts w:ascii="Arial" w:eastAsia="Arial" w:hAnsi="Arial" w:cs="Arial"/>
              </w:rPr>
            </w:pPr>
            <w:r>
              <w:rPr>
                <w:rFonts w:ascii="Arial" w:eastAsia="Arial" w:hAnsi="Arial" w:cs="Arial"/>
              </w:rPr>
              <w:t>Über diesen Block können Sätze durch den digitalen Assistenten gesprochen lassen werden.</w:t>
            </w:r>
          </w:p>
        </w:tc>
      </w:tr>
    </w:tbl>
    <w:p w14:paraId="2C4BC2C1" w14:textId="5B46502F" w:rsidR="00475C2F" w:rsidRDefault="001832D8">
      <w:pPr>
        <w:pStyle w:val="berschrift1"/>
        <w:numPr>
          <w:ilvl w:val="0"/>
          <w:numId w:val="3"/>
        </w:numPr>
        <w:rPr>
          <w:ins w:id="49" w:author="Imke Endjer" w:date="2023-02-23T10:57:00Z"/>
        </w:rPr>
      </w:pPr>
      <w:bookmarkStart w:id="50" w:name="_Toc103785174"/>
      <w:r>
        <w:t>Unterrichtliche Umsetzung</w:t>
      </w:r>
      <w:bookmarkEnd w:id="50"/>
    </w:p>
    <w:p w14:paraId="337EF1FE" w14:textId="52F02046" w:rsidR="00C62DC6" w:rsidRPr="00C62DC6" w:rsidRDefault="00C62DC6">
      <w:pPr>
        <w:ind w:right="452"/>
        <w:jc w:val="both"/>
        <w:rPr>
          <w:ins w:id="51" w:author="Imke Endjer" w:date="2023-02-23T10:53:00Z"/>
        </w:rPr>
        <w:pPrChange w:id="52" w:author="Imke Endjer" w:date="2023-02-23T11:01:00Z">
          <w:pPr>
            <w:pStyle w:val="berschrift1"/>
            <w:numPr>
              <w:numId w:val="3"/>
            </w:numPr>
            <w:tabs>
              <w:tab w:val="clear" w:pos="720"/>
            </w:tabs>
            <w:ind w:left="432" w:hanging="432"/>
          </w:pPr>
        </w:pPrChange>
      </w:pPr>
      <w:ins w:id="53" w:author="Imke Endjer" w:date="2023-02-23T10:58:00Z">
        <w:r>
          <w:t xml:space="preserve">In diesem Modul geht es um das explorieren und </w:t>
        </w:r>
        <w:proofErr w:type="spellStart"/>
        <w:r>
          <w:t>erstellen</w:t>
        </w:r>
        <w:proofErr w:type="spellEnd"/>
        <w:r>
          <w:t xml:space="preserve"> eines </w:t>
        </w:r>
      </w:ins>
      <w:ins w:id="54" w:author="Imke Endjer" w:date="2023-02-23T11:12:00Z">
        <w:r w:rsidR="00776FF6">
          <w:t>digitalen persönlichen Assistenten</w:t>
        </w:r>
      </w:ins>
      <w:ins w:id="55" w:author="Imke Endjer" w:date="2023-02-23T10:58:00Z">
        <w:r>
          <w:t xml:space="preserve"> mit dem Smartphone und der Verwendung von Snap!.  </w:t>
        </w:r>
      </w:ins>
      <w:ins w:id="56" w:author="Imke Endjer" w:date="2023-02-23T10:57:00Z">
        <w:r>
          <w:t xml:space="preserve">Diese Unterrichtseinheit folgt dem Use-Modify-Create-Konzept. </w:t>
        </w:r>
      </w:ins>
      <w:ins w:id="57" w:author="Imke Endjer" w:date="2023-02-23T10:58:00Z">
        <w:r>
          <w:t>Zu</w:t>
        </w:r>
      </w:ins>
      <w:ins w:id="58" w:author="Imke Endjer" w:date="2023-02-23T10:59:00Z">
        <w:r>
          <w:t>nächst erhalten die Schüler</w:t>
        </w:r>
      </w:ins>
      <w:ins w:id="59" w:author="Imke Endjer" w:date="2023-02-23T11:00:00Z">
        <w:r>
          <w:t>innen und Schüler ein bestehendes Projekt, um sich dann im Anschluss mit Hilfe eines</w:t>
        </w:r>
      </w:ins>
      <w:ins w:id="60" w:author="Imke Endjer" w:date="2023-02-23T11:01:00Z">
        <w:r>
          <w:t xml:space="preserve"> Projekt-Canvas</w:t>
        </w:r>
      </w:ins>
      <w:ins w:id="61" w:author="Imke Endjer" w:date="2023-02-23T11:12:00Z">
        <w:r w:rsidR="00776FF6">
          <w:t xml:space="preserve"> (KI-A2.2)</w:t>
        </w:r>
      </w:ins>
      <w:ins w:id="62" w:author="Imke Endjer" w:date="2023-02-23T11:01:00Z">
        <w:r>
          <w:t xml:space="preserve"> selbst Gedanken </w:t>
        </w:r>
      </w:ins>
      <w:ins w:id="63" w:author="Imke Endjer" w:date="2023-02-23T11:13:00Z">
        <w:r w:rsidR="00776FF6">
          <w:t>über ihren eigenen Ideen</w:t>
        </w:r>
      </w:ins>
      <w:ins w:id="64" w:author="Imke Endjer" w:date="2023-02-23T11:12:00Z">
        <w:r w:rsidR="00776FF6">
          <w:t xml:space="preserve"> und Kriterien zu machen. Im Anschluss </w:t>
        </w:r>
      </w:ins>
      <w:ins w:id="65" w:author="Imke Endjer" w:date="2023-02-23T11:13:00Z">
        <w:r w:rsidR="00776FF6">
          <w:t>setzen die Schülerinnen und Schüler ihr Modell mit Hilfe von Snap! um.</w:t>
        </w:r>
      </w:ins>
    </w:p>
    <w:p w14:paraId="2D49C8B2" w14:textId="7AF2A431" w:rsidR="00C62DC6" w:rsidRDefault="00554889" w:rsidP="00C62DC6">
      <w:pPr>
        <w:pStyle w:val="berschrift2"/>
        <w:rPr>
          <w:ins w:id="66" w:author="Imke Endjer" w:date="2023-02-23T10:54:00Z"/>
        </w:rPr>
      </w:pPr>
      <w:ins w:id="67" w:author="Imke Endjer" w:date="2023-02-23T10:53:00Z">
        <w:r>
          <w:t>Grober Unterrichtsplan</w:t>
        </w:r>
      </w:ins>
    </w:p>
    <w:tbl>
      <w:tblPr>
        <w:tblStyle w:val="Stundenverlaufsskizzen"/>
        <w:tblW w:w="8901" w:type="dxa"/>
        <w:tblLook w:val="04A0" w:firstRow="1" w:lastRow="0" w:firstColumn="1" w:lastColumn="0" w:noHBand="0" w:noVBand="1"/>
      </w:tblPr>
      <w:tblGrid>
        <w:gridCol w:w="2665"/>
        <w:gridCol w:w="6236"/>
      </w:tblGrid>
      <w:tr w:rsidR="00C62DC6" w14:paraId="7806BA42" w14:textId="77777777" w:rsidTr="00B254D1">
        <w:trPr>
          <w:cnfStyle w:val="100000000000" w:firstRow="1" w:lastRow="0" w:firstColumn="0" w:lastColumn="0" w:oddVBand="0" w:evenVBand="0" w:oddHBand="0" w:evenHBand="0" w:firstRowFirstColumn="0" w:firstRowLastColumn="0" w:lastRowFirstColumn="0" w:lastRowLastColumn="0"/>
          <w:ins w:id="68" w:author="Imke Endjer" w:date="2023-02-23T10:54:00Z"/>
        </w:trPr>
        <w:tc>
          <w:tcPr>
            <w:cnfStyle w:val="001000000000" w:firstRow="0" w:lastRow="0" w:firstColumn="1" w:lastColumn="0" w:oddVBand="0" w:evenVBand="0" w:oddHBand="0" w:evenHBand="0" w:firstRowFirstColumn="0" w:firstRowLastColumn="0" w:lastRowFirstColumn="0" w:lastRowLastColumn="0"/>
            <w:tcW w:w="2665" w:type="dxa"/>
          </w:tcPr>
          <w:p w14:paraId="012B8432" w14:textId="77777777" w:rsidR="00C62DC6" w:rsidRDefault="00C62DC6" w:rsidP="00B254D1">
            <w:pPr>
              <w:rPr>
                <w:ins w:id="69" w:author="Imke Endjer" w:date="2023-02-23T10:54:00Z"/>
              </w:rPr>
            </w:pPr>
            <w:ins w:id="70" w:author="Imke Endjer" w:date="2023-02-23T10:54:00Z">
              <w:r>
                <w:t>Unterrichtsszenarien</w:t>
              </w:r>
            </w:ins>
          </w:p>
        </w:tc>
        <w:tc>
          <w:tcPr>
            <w:tcW w:w="6236" w:type="dxa"/>
          </w:tcPr>
          <w:p w14:paraId="7D7B2350" w14:textId="77777777" w:rsidR="00C62DC6" w:rsidRDefault="00C62DC6" w:rsidP="00B254D1">
            <w:pPr>
              <w:cnfStyle w:val="100000000000" w:firstRow="1" w:lastRow="0" w:firstColumn="0" w:lastColumn="0" w:oddVBand="0" w:evenVBand="0" w:oddHBand="0" w:evenHBand="0" w:firstRowFirstColumn="0" w:firstRowLastColumn="0" w:lastRowFirstColumn="0" w:lastRowLastColumn="0"/>
              <w:rPr>
                <w:ins w:id="71" w:author="Imke Endjer" w:date="2023-02-23T10:54:00Z"/>
              </w:rPr>
            </w:pPr>
            <w:ins w:id="72" w:author="Imke Endjer" w:date="2023-02-23T10:54:00Z">
              <w:r>
                <w:t>Kurze Zusammenfassung</w:t>
              </w:r>
            </w:ins>
          </w:p>
        </w:tc>
      </w:tr>
      <w:tr w:rsidR="00C62DC6" w14:paraId="7BADEE12" w14:textId="77777777" w:rsidTr="00B254D1">
        <w:trPr>
          <w:cnfStyle w:val="000000100000" w:firstRow="0" w:lastRow="0" w:firstColumn="0" w:lastColumn="0" w:oddVBand="0" w:evenVBand="0" w:oddHBand="1" w:evenHBand="0" w:firstRowFirstColumn="0" w:firstRowLastColumn="0" w:lastRowFirstColumn="0" w:lastRowLastColumn="0"/>
          <w:ins w:id="73" w:author="Imke Endjer" w:date="2023-02-23T10:54:00Z"/>
        </w:trPr>
        <w:tc>
          <w:tcPr>
            <w:cnfStyle w:val="001000000000" w:firstRow="0" w:lastRow="0" w:firstColumn="1" w:lastColumn="0" w:oddVBand="0" w:evenVBand="0" w:oddHBand="0" w:evenHBand="0" w:firstRowFirstColumn="0" w:firstRowLastColumn="0" w:lastRowFirstColumn="0" w:lastRowLastColumn="0"/>
            <w:tcW w:w="2665" w:type="dxa"/>
          </w:tcPr>
          <w:p w14:paraId="352467A5" w14:textId="77777777" w:rsidR="00C62DC6" w:rsidRDefault="00C62DC6" w:rsidP="00B254D1">
            <w:pPr>
              <w:rPr>
                <w:ins w:id="74" w:author="Imke Endjer" w:date="2023-02-23T10:54:00Z"/>
              </w:rPr>
            </w:pPr>
            <w:ins w:id="75" w:author="Imke Endjer" w:date="2023-02-23T10:54:00Z">
              <w:r>
                <w:t>Einstieg</w:t>
              </w:r>
            </w:ins>
          </w:p>
        </w:tc>
        <w:tc>
          <w:tcPr>
            <w:tcW w:w="6236" w:type="dxa"/>
          </w:tcPr>
          <w:p w14:paraId="50A8ED8C" w14:textId="761F5FC7" w:rsidR="00C62DC6" w:rsidRDefault="00C62DC6" w:rsidP="00B254D1">
            <w:pPr>
              <w:jc w:val="both"/>
              <w:cnfStyle w:val="000000100000" w:firstRow="0" w:lastRow="0" w:firstColumn="0" w:lastColumn="0" w:oddVBand="0" w:evenVBand="0" w:oddHBand="1" w:evenHBand="0" w:firstRowFirstColumn="0" w:firstRowLastColumn="0" w:lastRowFirstColumn="0" w:lastRowLastColumn="0"/>
              <w:rPr>
                <w:ins w:id="76" w:author="Imke Endjer" w:date="2023-02-23T10:54:00Z"/>
              </w:rPr>
            </w:pPr>
            <w:ins w:id="77" w:author="Imke Endjer" w:date="2023-02-23T11:01:00Z">
              <w:r>
                <w:t xml:space="preserve">Der Einstieg kann bspw. über </w:t>
              </w:r>
            </w:ins>
            <w:ins w:id="78" w:author="Imke Endjer" w:date="2023-02-23T11:02:00Z">
              <w:r>
                <w:t xml:space="preserve">einen Impuls erfolgen oder über die Concept-Cartoons aus Modul KI-B1 </w:t>
              </w:r>
            </w:ins>
            <w:ins w:id="79" w:author="Imke Endjer" w:date="2023-02-23T11:09:00Z">
              <w:r w:rsidR="00776FF6">
                <w:t>zu Sprachassistenten</w:t>
              </w:r>
            </w:ins>
          </w:p>
        </w:tc>
      </w:tr>
      <w:tr w:rsidR="00C62DC6" w14:paraId="015028FC" w14:textId="77777777" w:rsidTr="00B254D1">
        <w:trPr>
          <w:ins w:id="80" w:author="Imke Endjer" w:date="2023-02-23T10:54:00Z"/>
        </w:trPr>
        <w:tc>
          <w:tcPr>
            <w:cnfStyle w:val="001000000000" w:firstRow="0" w:lastRow="0" w:firstColumn="1" w:lastColumn="0" w:oddVBand="0" w:evenVBand="0" w:oddHBand="0" w:evenHBand="0" w:firstRowFirstColumn="0" w:firstRowLastColumn="0" w:lastRowFirstColumn="0" w:lastRowLastColumn="0"/>
            <w:tcW w:w="2665" w:type="dxa"/>
          </w:tcPr>
          <w:p w14:paraId="5A931D0D" w14:textId="02769C52" w:rsidR="00C62DC6" w:rsidRDefault="00C62DC6" w:rsidP="00B254D1">
            <w:pPr>
              <w:rPr>
                <w:ins w:id="81" w:author="Imke Endjer" w:date="2023-02-23T10:54:00Z"/>
              </w:rPr>
            </w:pPr>
            <w:ins w:id="82" w:author="Imke Endjer" w:date="2023-02-23T11:04:00Z">
              <w:r>
                <w:t>Use</w:t>
              </w:r>
            </w:ins>
          </w:p>
        </w:tc>
        <w:tc>
          <w:tcPr>
            <w:tcW w:w="6236" w:type="dxa"/>
          </w:tcPr>
          <w:p w14:paraId="58CE66F2" w14:textId="44262976" w:rsidR="00C62DC6" w:rsidRDefault="00C62DC6" w:rsidP="00B254D1">
            <w:pPr>
              <w:jc w:val="both"/>
              <w:cnfStyle w:val="000000000000" w:firstRow="0" w:lastRow="0" w:firstColumn="0" w:lastColumn="0" w:oddVBand="0" w:evenVBand="0" w:oddHBand="0" w:evenHBand="0" w:firstRowFirstColumn="0" w:firstRowLastColumn="0" w:lastRowFirstColumn="0" w:lastRowLastColumn="0"/>
              <w:rPr>
                <w:ins w:id="83" w:author="Imke Endjer" w:date="2023-02-23T10:54:00Z"/>
              </w:rPr>
            </w:pPr>
            <w:ins w:id="84" w:author="Imke Endjer" w:date="2023-02-23T10:56:00Z">
              <w:r>
                <w:t>Auseinandersetzen</w:t>
              </w:r>
            </w:ins>
            <w:ins w:id="85" w:author="Imke Endjer" w:date="2023-02-23T10:57:00Z">
              <w:r>
                <w:t xml:space="preserve"> </w:t>
              </w:r>
            </w:ins>
            <w:ins w:id="86" w:author="Imke Endjer" w:date="2023-02-23T11:22:00Z">
              <w:r w:rsidR="00845845">
                <w:t xml:space="preserve">mit </w:t>
              </w:r>
            </w:ins>
            <w:ins w:id="87" w:author="Imke Endjer" w:date="2023-02-23T11:21:00Z">
              <w:r w:rsidR="00845845">
                <w:t>eine</w:t>
              </w:r>
            </w:ins>
            <w:ins w:id="88" w:author="Imke Endjer" w:date="2023-02-23T11:22:00Z">
              <w:r w:rsidR="00845845">
                <w:t>m</w:t>
              </w:r>
            </w:ins>
            <w:ins w:id="89" w:author="Imke Endjer" w:date="2023-02-23T10:56:00Z">
              <w:r>
                <w:t xml:space="preserve"> </w:t>
              </w:r>
            </w:ins>
            <w:ins w:id="90" w:author="Imke Endjer" w:date="2023-02-23T10:57:00Z">
              <w:r>
                <w:t xml:space="preserve">bestehenden </w:t>
              </w:r>
            </w:ins>
            <w:ins w:id="91" w:author="Imke Endjer" w:date="2023-02-23T11:09:00Z">
              <w:r w:rsidR="00776FF6">
                <w:t>persönl</w:t>
              </w:r>
            </w:ins>
            <w:ins w:id="92" w:author="Imke Endjer" w:date="2023-02-23T11:10:00Z">
              <w:r w:rsidR="00776FF6">
                <w:t xml:space="preserve">ichen digitalen Assistenten </w:t>
              </w:r>
            </w:ins>
            <w:ins w:id="93" w:author="Imke Endjer" w:date="2023-02-23T11:22:00Z">
              <w:r w:rsidR="00845845">
                <w:t xml:space="preserve"> und Ausprobieren verschiedener Funktionen (KI-A2.2 Seite 1-4)</w:t>
              </w:r>
            </w:ins>
          </w:p>
        </w:tc>
      </w:tr>
      <w:tr w:rsidR="00C62DC6" w14:paraId="20F85269" w14:textId="77777777" w:rsidTr="00B254D1">
        <w:trPr>
          <w:cnfStyle w:val="000000100000" w:firstRow="0" w:lastRow="0" w:firstColumn="0" w:lastColumn="0" w:oddVBand="0" w:evenVBand="0" w:oddHBand="1" w:evenHBand="0" w:firstRowFirstColumn="0" w:firstRowLastColumn="0" w:lastRowFirstColumn="0" w:lastRowLastColumn="0"/>
          <w:ins w:id="94" w:author="Imke Endjer" w:date="2023-02-23T10:54:00Z"/>
        </w:trPr>
        <w:tc>
          <w:tcPr>
            <w:cnfStyle w:val="001000000000" w:firstRow="0" w:lastRow="0" w:firstColumn="1" w:lastColumn="0" w:oddVBand="0" w:evenVBand="0" w:oddHBand="0" w:evenHBand="0" w:firstRowFirstColumn="0" w:firstRowLastColumn="0" w:lastRowFirstColumn="0" w:lastRowLastColumn="0"/>
            <w:tcW w:w="2665" w:type="dxa"/>
          </w:tcPr>
          <w:p w14:paraId="7B410191" w14:textId="7FB93F7D" w:rsidR="00C62DC6" w:rsidRDefault="00C62DC6" w:rsidP="00B254D1">
            <w:pPr>
              <w:rPr>
                <w:ins w:id="95" w:author="Imke Endjer" w:date="2023-02-23T10:54:00Z"/>
              </w:rPr>
            </w:pPr>
            <w:ins w:id="96" w:author="Imke Endjer" w:date="2023-02-23T11:04:00Z">
              <w:r>
                <w:t>Modify</w:t>
              </w:r>
            </w:ins>
          </w:p>
        </w:tc>
        <w:tc>
          <w:tcPr>
            <w:tcW w:w="6236" w:type="dxa"/>
          </w:tcPr>
          <w:p w14:paraId="07E61676" w14:textId="56DA23B9" w:rsidR="00C62DC6" w:rsidRDefault="00C62DC6" w:rsidP="00B254D1">
            <w:pPr>
              <w:jc w:val="both"/>
              <w:cnfStyle w:val="000000100000" w:firstRow="0" w:lastRow="0" w:firstColumn="0" w:lastColumn="0" w:oddVBand="0" w:evenVBand="0" w:oddHBand="1" w:evenHBand="0" w:firstRowFirstColumn="0" w:firstRowLastColumn="0" w:lastRowFirstColumn="0" w:lastRowLastColumn="0"/>
              <w:rPr>
                <w:ins w:id="97" w:author="Imke Endjer" w:date="2023-02-23T10:54:00Z"/>
              </w:rPr>
            </w:pPr>
            <w:ins w:id="98" w:author="Imke Endjer" w:date="2023-02-23T11:02:00Z">
              <w:r>
                <w:t xml:space="preserve">Die Schülerinnen und Schüler </w:t>
              </w:r>
            </w:ins>
            <w:ins w:id="99" w:author="Imke Endjer" w:date="2023-02-23T11:03:00Z">
              <w:r>
                <w:t xml:space="preserve">entwickeln verschiedene Kriterien, die ihr </w:t>
              </w:r>
            </w:ins>
            <w:ins w:id="100" w:author="Imke Endjer" w:date="2023-02-23T11:10:00Z">
              <w:r w:rsidR="00776FF6">
                <w:t>persönlicher Assistent</w:t>
              </w:r>
            </w:ins>
            <w:ins w:id="101" w:author="Imke Endjer" w:date="2023-02-23T11:03:00Z">
              <w:r>
                <w:t xml:space="preserve"> erfüllen soll. Dabei nutzten sie das Arbeitsmaterial KI-A2.2</w:t>
              </w:r>
            </w:ins>
          </w:p>
        </w:tc>
      </w:tr>
      <w:tr w:rsidR="00C62DC6" w14:paraId="296197AE" w14:textId="77777777" w:rsidTr="00B254D1">
        <w:trPr>
          <w:ins w:id="102" w:author="Imke Endjer" w:date="2023-02-23T10:54:00Z"/>
        </w:trPr>
        <w:tc>
          <w:tcPr>
            <w:cnfStyle w:val="001000000000" w:firstRow="0" w:lastRow="0" w:firstColumn="1" w:lastColumn="0" w:oddVBand="0" w:evenVBand="0" w:oddHBand="0" w:evenHBand="0" w:firstRowFirstColumn="0" w:firstRowLastColumn="0" w:lastRowFirstColumn="0" w:lastRowLastColumn="0"/>
            <w:tcW w:w="2665" w:type="dxa"/>
          </w:tcPr>
          <w:p w14:paraId="717E39B1" w14:textId="60D70D6A" w:rsidR="00C62DC6" w:rsidRDefault="00C62DC6" w:rsidP="00B254D1">
            <w:pPr>
              <w:rPr>
                <w:ins w:id="103" w:author="Imke Endjer" w:date="2023-02-23T10:54:00Z"/>
              </w:rPr>
            </w:pPr>
            <w:ins w:id="104" w:author="Imke Endjer" w:date="2023-02-23T11:04:00Z">
              <w:r>
                <w:t>Create</w:t>
              </w:r>
            </w:ins>
          </w:p>
        </w:tc>
        <w:tc>
          <w:tcPr>
            <w:tcW w:w="6236" w:type="dxa"/>
          </w:tcPr>
          <w:p w14:paraId="12783A4F" w14:textId="57A422B6" w:rsidR="00C62DC6" w:rsidRDefault="00776FF6" w:rsidP="00B254D1">
            <w:pPr>
              <w:jc w:val="both"/>
              <w:cnfStyle w:val="000000000000" w:firstRow="0" w:lastRow="0" w:firstColumn="0" w:lastColumn="0" w:oddVBand="0" w:evenVBand="0" w:oddHBand="0" w:evenHBand="0" w:firstRowFirstColumn="0" w:firstRowLastColumn="0" w:lastRowFirstColumn="0" w:lastRowLastColumn="0"/>
              <w:rPr>
                <w:ins w:id="105" w:author="Imke Endjer" w:date="2023-02-23T10:54:00Z"/>
              </w:rPr>
            </w:pPr>
            <w:ins w:id="106" w:author="Imke Endjer" w:date="2023-02-23T11:05:00Z">
              <w:r>
                <w:t xml:space="preserve">Die Schülerinnen und Schüler </w:t>
              </w:r>
            </w:ins>
            <w:ins w:id="107" w:author="Imke Endjer" w:date="2023-02-23T11:10:00Z">
              <w:r>
                <w:t xml:space="preserve">setzten </w:t>
              </w:r>
            </w:ins>
            <w:ins w:id="108" w:author="Imke Endjer" w:date="2023-02-23T11:21:00Z">
              <w:r w:rsidR="00845845">
                <w:t>entwickelten</w:t>
              </w:r>
            </w:ins>
            <w:ins w:id="109" w:author="Imke Endjer" w:date="2023-02-23T11:10:00Z">
              <w:r>
                <w:t xml:space="preserve"> für</w:t>
              </w:r>
            </w:ins>
            <w:ins w:id="110" w:author="Imke Endjer" w:date="2023-02-23T11:05:00Z">
              <w:r>
                <w:t xml:space="preserve"> ihren eigenen </w:t>
              </w:r>
            </w:ins>
            <w:ins w:id="111" w:author="Imke Endjer" w:date="2023-02-23T11:11:00Z">
              <w:r>
                <w:t>persönlichen digitalen Assistenten</w:t>
              </w:r>
            </w:ins>
            <w:ins w:id="112" w:author="Imke Endjer" w:date="2023-02-23T11:05:00Z">
              <w:r>
                <w:t xml:space="preserve"> mit Hilfe von Snap!</w:t>
              </w:r>
            </w:ins>
            <w:ins w:id="113" w:author="Imke Endjer" w:date="2023-02-23T11:11:00Z">
              <w:r>
                <w:t xml:space="preserve"> </w:t>
              </w:r>
            </w:ins>
            <w:ins w:id="114" w:author="Imke Endjer" w:date="2023-02-23T11:21:00Z">
              <w:r w:rsidR="00845845">
                <w:t>auf Grundlage des bestehenden persönlichen Assistenten um.</w:t>
              </w:r>
            </w:ins>
          </w:p>
        </w:tc>
      </w:tr>
      <w:tr w:rsidR="00776FF6" w14:paraId="1BE828AF" w14:textId="77777777" w:rsidTr="00B254D1">
        <w:trPr>
          <w:cnfStyle w:val="000000100000" w:firstRow="0" w:lastRow="0" w:firstColumn="0" w:lastColumn="0" w:oddVBand="0" w:evenVBand="0" w:oddHBand="1" w:evenHBand="0" w:firstRowFirstColumn="0" w:firstRowLastColumn="0" w:lastRowFirstColumn="0" w:lastRowLastColumn="0"/>
          <w:ins w:id="115" w:author="Imke Endjer" w:date="2023-02-23T11:05:00Z"/>
        </w:trPr>
        <w:tc>
          <w:tcPr>
            <w:cnfStyle w:val="001000000000" w:firstRow="0" w:lastRow="0" w:firstColumn="1" w:lastColumn="0" w:oddVBand="0" w:evenVBand="0" w:oddHBand="0" w:evenHBand="0" w:firstRowFirstColumn="0" w:firstRowLastColumn="0" w:lastRowFirstColumn="0" w:lastRowLastColumn="0"/>
            <w:tcW w:w="2665" w:type="dxa"/>
          </w:tcPr>
          <w:p w14:paraId="376DB66E" w14:textId="7325B2AF" w:rsidR="00776FF6" w:rsidRDefault="00776FF6" w:rsidP="00B254D1">
            <w:pPr>
              <w:rPr>
                <w:ins w:id="116" w:author="Imke Endjer" w:date="2023-02-23T11:05:00Z"/>
              </w:rPr>
            </w:pPr>
            <w:ins w:id="117" w:author="Imke Endjer" w:date="2023-02-23T11:06:00Z">
              <w:r>
                <w:t>Abschluss</w:t>
              </w:r>
            </w:ins>
          </w:p>
        </w:tc>
        <w:tc>
          <w:tcPr>
            <w:tcW w:w="6236" w:type="dxa"/>
          </w:tcPr>
          <w:p w14:paraId="06FC662B" w14:textId="514C204E" w:rsidR="00776FF6" w:rsidRDefault="00776FF6" w:rsidP="00B254D1">
            <w:pPr>
              <w:jc w:val="both"/>
              <w:cnfStyle w:val="000000100000" w:firstRow="0" w:lastRow="0" w:firstColumn="0" w:lastColumn="0" w:oddVBand="0" w:evenVBand="0" w:oddHBand="1" w:evenHBand="0" w:firstRowFirstColumn="0" w:firstRowLastColumn="0" w:lastRowFirstColumn="0" w:lastRowLastColumn="0"/>
              <w:rPr>
                <w:ins w:id="118" w:author="Imke Endjer" w:date="2023-02-23T11:05:00Z"/>
              </w:rPr>
            </w:pPr>
            <w:ins w:id="119" w:author="Imke Endjer" w:date="2023-02-23T11:06:00Z">
              <w:r>
                <w:t xml:space="preserve">Die Schülerinnen und Schüler stellen ihre </w:t>
              </w:r>
            </w:ins>
            <w:ins w:id="120" w:author="Imke Endjer" w:date="2023-02-23T11:11:00Z">
              <w:r>
                <w:t>Assistenten</w:t>
              </w:r>
            </w:ins>
            <w:ins w:id="121" w:author="Imke Endjer" w:date="2023-02-23T11:06:00Z">
              <w:r>
                <w:t xml:space="preserve"> vor bspw. anhand eines Gallery </w:t>
              </w:r>
              <w:proofErr w:type="spellStart"/>
              <w:r>
                <w:t>Walks</w:t>
              </w:r>
            </w:ins>
            <w:proofErr w:type="spellEnd"/>
            <w:ins w:id="122" w:author="Imke Endjer" w:date="2023-02-23T11:11:00Z">
              <w:r>
                <w:t xml:space="preserve"> vor</w:t>
              </w:r>
            </w:ins>
          </w:p>
        </w:tc>
      </w:tr>
    </w:tbl>
    <w:p w14:paraId="4991F4D8" w14:textId="529A8B94" w:rsidR="00C62DC6" w:rsidDel="00776FF6" w:rsidRDefault="00C62DC6">
      <w:pPr>
        <w:jc w:val="both"/>
        <w:rPr>
          <w:del w:id="123" w:author="Imke Endjer" w:date="2023-02-23T10:54:00Z"/>
        </w:rPr>
      </w:pPr>
    </w:p>
    <w:p w14:paraId="0DE993CC" w14:textId="77777777" w:rsidR="00776FF6" w:rsidRPr="00C62DC6" w:rsidRDefault="00776FF6">
      <w:pPr>
        <w:rPr>
          <w:ins w:id="124" w:author="Imke Endjer" w:date="2023-02-23T11:08:00Z"/>
        </w:rPr>
        <w:pPrChange w:id="125" w:author="Imke Endjer" w:date="2023-02-23T10:54:00Z">
          <w:pPr>
            <w:pStyle w:val="berschrift1"/>
            <w:numPr>
              <w:numId w:val="3"/>
            </w:numPr>
            <w:tabs>
              <w:tab w:val="clear" w:pos="720"/>
            </w:tabs>
            <w:ind w:left="432" w:hanging="432"/>
          </w:pPr>
        </w:pPrChange>
      </w:pPr>
    </w:p>
    <w:p w14:paraId="717B2294" w14:textId="5905C01C" w:rsidR="00475C2F" w:rsidRDefault="001832D8">
      <w:pPr>
        <w:jc w:val="both"/>
      </w:pPr>
      <w:r>
        <w:t xml:space="preserve">Zu Beginn der Unterrichtseinheit wird das Vorhaben vorgestellt: Ziel der Einheit ist es, einen persönlichen digitalen Assistenten in Snap! zu erstellen. Danach kann der Assistent mit Karton, Pappe und weiteren Bastelmaterialien zum Leben erweckt werden. Im Anschluss daran können sich die Schülerinnen und Schüler in Kleingruppen aufteilen. Für jede Gruppe sollte ein Großteil der </w:t>
      </w:r>
      <w:r>
        <w:lastRenderedPageBreak/>
        <w:t xml:space="preserve">benötigten Materialien (vgl. KI-A2.4) bereit stehen. Die Schülerinnen und Schüler können auch ihre eigenen Materialien mitbringen. </w:t>
      </w:r>
    </w:p>
    <w:p w14:paraId="1BEA7803" w14:textId="77777777" w:rsidR="00475C2F" w:rsidRDefault="001832D8">
      <w:pPr>
        <w:jc w:val="both"/>
      </w:pPr>
      <w:r>
        <w:t>Die unterrichtliche Umsetzung folgt dem Use-Modify-Create-Konzept. Dabei wird zunächst ein bestehendes Projekt (KI-A2.1) ausprobiert, bei dem man lernt das Handy mit der Snap!-Instanz zu verbinden und wie sich der eigene Assistent aus Snap heraus steuern lässt. In seiner Grundform erlaubt das Projekt, die Mimik des Assistenten basierend auf den Grüßen des Nutzers anzupassen. Im Modify-Schritt wird das Projekt verbessert, sodass weitere Sätze erkannt werden.</w:t>
      </w:r>
    </w:p>
    <w:p w14:paraId="0D0AC277" w14:textId="77777777" w:rsidR="00475C2F" w:rsidRDefault="001832D8">
      <w:pPr>
        <w:jc w:val="both"/>
      </w:pPr>
      <w:r>
        <w:t>Anschließend sollen sich die Schülerinnen und Schüler Gedanken über ihr eigenes Projekt machen. Dazu füllen sie das Projekt-Canvas aus (KI-A2.2), dass die Entwicklung leiten soll. Auch Inspiration durch bereits absolvierte KI-Module sind denkbar. Mögliche Ideen für Projekte sind:</w:t>
      </w:r>
    </w:p>
    <w:p w14:paraId="70D30B9F" w14:textId="77777777" w:rsidR="00475C2F" w:rsidRDefault="001832D8">
      <w:pPr>
        <w:numPr>
          <w:ilvl w:val="0"/>
          <w:numId w:val="7"/>
        </w:numPr>
        <w:spacing w:after="0"/>
        <w:jc w:val="both"/>
      </w:pPr>
      <w:r>
        <w:t>Ein Assistent, der sich um Senioren kümmert und sich mit ihnen unterhält</w:t>
      </w:r>
    </w:p>
    <w:p w14:paraId="6B71BC09" w14:textId="77777777" w:rsidR="00475C2F" w:rsidRDefault="001832D8">
      <w:pPr>
        <w:numPr>
          <w:ilvl w:val="0"/>
          <w:numId w:val="7"/>
        </w:numPr>
        <w:spacing w:after="0"/>
        <w:jc w:val="both"/>
      </w:pPr>
      <w:r>
        <w:t>Ein Assistent, der Krankheiten anhand der Symptome erkennt und Behandlungshinweise gibt</w:t>
      </w:r>
    </w:p>
    <w:p w14:paraId="0547870E" w14:textId="77777777" w:rsidR="00475C2F" w:rsidRDefault="001832D8">
      <w:pPr>
        <w:numPr>
          <w:ilvl w:val="0"/>
          <w:numId w:val="7"/>
        </w:numPr>
        <w:spacing w:after="0"/>
        <w:jc w:val="both"/>
      </w:pPr>
      <w:r>
        <w:t>Ein Assistent, der bei den Hausaufgaben hilft / Vokabeln abfragt</w:t>
      </w:r>
    </w:p>
    <w:p w14:paraId="2414D936" w14:textId="77777777" w:rsidR="00475C2F" w:rsidRDefault="001832D8">
      <w:pPr>
        <w:numPr>
          <w:ilvl w:val="0"/>
          <w:numId w:val="7"/>
        </w:numPr>
        <w:jc w:val="both"/>
      </w:pPr>
      <w:r>
        <w:t>Ein Assistent fürs Kochen, der jeweils den nächsten Schritt eines Rezepts sagt und auf Kommando den nächsten Schritt vorliest</w:t>
      </w:r>
    </w:p>
    <w:p w14:paraId="4EDDBE23" w14:textId="77777777" w:rsidR="00475C2F" w:rsidRDefault="001832D8">
      <w:pPr>
        <w:jc w:val="both"/>
      </w:pPr>
      <w:r>
        <w:t xml:space="preserve">Nach Wahl des Projekts beginnt die Projektarbeitsphase. Die einzelnen Gruppen planen ihren eigenen Assistenten zunächst mit Hilfe eines “Canvas”, um festzulegen was der digitale Assistent können soll. Dann implementieren sie diese Funktionalität in Snap!. Anschließend bauen die Schülerinnen und Schüler eine Verpackung mit den Bastelmaterialien und verzieren sie, um den digitalen Assistenten zum Leben zu erwecken. </w:t>
      </w:r>
    </w:p>
    <w:p w14:paraId="2BD43688" w14:textId="4B64D276" w:rsidR="00475C2F" w:rsidRDefault="001832D8">
      <w:pPr>
        <w:jc w:val="both"/>
        <w:rPr>
          <w:ins w:id="126" w:author="Imke Endjer" w:date="2023-02-23T11:19:00Z"/>
        </w:rPr>
      </w:pPr>
      <w:r>
        <w:t xml:space="preserve">Nach Beendigung der Projektphase stellen schließlich alle Gruppen ihre Ergebnisse – das </w:t>
      </w:r>
      <w:proofErr w:type="spellStart"/>
      <w:r>
        <w:t>ProjektCanvas</w:t>
      </w:r>
      <w:proofErr w:type="spellEnd"/>
      <w:r>
        <w:t xml:space="preserve"> und das eigentliche Produkt – gegenseitig vor. Dafür eignet sich die Methode „Gallery Walk“, bei der das Klassenzimmer zur Galerie wird und die Ergebnisse der einzelnen Gruppen als Ausstellungsstücke im Raum verteilt werden.</w:t>
      </w:r>
    </w:p>
    <w:p w14:paraId="0AB8FD47" w14:textId="1E006D9E" w:rsidR="00C673D4" w:rsidRDefault="00C673D4">
      <w:pPr>
        <w:jc w:val="both"/>
      </w:pPr>
    </w:p>
    <w:p w14:paraId="073CD5E1" w14:textId="77777777" w:rsidR="00475C2F" w:rsidRDefault="001832D8">
      <w:pPr>
        <w:pStyle w:val="berschrift1"/>
        <w:numPr>
          <w:ilvl w:val="0"/>
          <w:numId w:val="3"/>
        </w:numPr>
      </w:pPr>
      <w:bookmarkStart w:id="127" w:name="_Toc103785175"/>
      <w:r>
        <w:t>Einbettung in verschiedene Fächer und Themen</w:t>
      </w:r>
      <w:bookmarkEnd w:id="127"/>
    </w:p>
    <w:p w14:paraId="43E5BD61" w14:textId="77777777" w:rsidR="00475C2F" w:rsidRDefault="001832D8">
      <w:bookmarkStart w:id="128" w:name="_heading=h.4d34og8" w:colFirst="0" w:colLast="0"/>
      <w:bookmarkEnd w:id="128"/>
      <w:r>
        <w:t>Durch den Fokus auf kreatives Gestalten kann dieses Modul in einer Vielzahl von Fächern und Kontexten eingesetzt werden, beispielsweise im Kunstunterricht oder im Rahmen von Aktions- bzw. Projekttagen.</w:t>
      </w:r>
    </w:p>
    <w:p w14:paraId="5F9F0542" w14:textId="77777777" w:rsidR="00475C2F" w:rsidRDefault="00475C2F"/>
    <w:p w14:paraId="729998B4" w14:textId="77777777" w:rsidR="00475C2F" w:rsidRDefault="001832D8">
      <w:pPr>
        <w:pStyle w:val="berschrift1"/>
        <w:numPr>
          <w:ilvl w:val="0"/>
          <w:numId w:val="3"/>
        </w:numPr>
        <w:rPr>
          <w:szCs w:val="28"/>
        </w:rPr>
      </w:pPr>
      <w:bookmarkStart w:id="129" w:name="_Toc103785176"/>
      <w:r>
        <w:rPr>
          <w:szCs w:val="28"/>
        </w:rPr>
        <w:t>Anschlussthemen</w:t>
      </w:r>
      <w:bookmarkEnd w:id="129"/>
    </w:p>
    <w:p w14:paraId="09842888" w14:textId="77777777" w:rsidR="00475C2F" w:rsidRDefault="001832D8">
      <w:r>
        <w:t>Als Anschlussthemen im Zusammenhang mit IT2School bieten sich verschiedene Bausteine an.</w:t>
      </w:r>
    </w:p>
    <w:p w14:paraId="2E1395B1" w14:textId="77777777" w:rsidR="00475C2F" w:rsidRDefault="001832D8">
      <w:r>
        <w:t>So bieten beispielsweise die Module B4, E2 und E3 weitere Möglichkeiten zur kreativen Arbeit.</w:t>
      </w:r>
    </w:p>
    <w:tbl>
      <w:tblPr>
        <w:tblStyle w:val="a2"/>
        <w:tblW w:w="7965"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280"/>
        <w:gridCol w:w="2565"/>
        <w:gridCol w:w="3120"/>
      </w:tblGrid>
      <w:tr w:rsidR="00475C2F" w14:paraId="63658DC8" w14:textId="77777777">
        <w:trPr>
          <w:jc w:val="center"/>
        </w:trPr>
        <w:tc>
          <w:tcPr>
            <w:tcW w:w="2280" w:type="dxa"/>
            <w:vAlign w:val="center"/>
          </w:tcPr>
          <w:p w14:paraId="40626830" w14:textId="77777777" w:rsidR="00475C2F" w:rsidRDefault="001832D8">
            <w:pPr>
              <w:jc w:val="center"/>
              <w:rPr>
                <w:rFonts w:ascii="Arial" w:eastAsia="Arial" w:hAnsi="Arial" w:cs="Arial"/>
              </w:rPr>
            </w:pPr>
            <w:r>
              <w:rPr>
                <w:noProof/>
              </w:rPr>
              <w:lastRenderedPageBreak/>
              <w:drawing>
                <wp:inline distT="0" distB="0" distL="0" distR="0" wp14:anchorId="3DD2AF2C" wp14:editId="5696F589">
                  <wp:extent cx="1226212" cy="864330"/>
                  <wp:effectExtent l="0" t="0" r="0" b="0"/>
                  <wp:docPr id="355"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5"/>
                          <a:srcRect/>
                          <a:stretch>
                            <a:fillRect/>
                          </a:stretch>
                        </pic:blipFill>
                        <pic:spPr>
                          <a:xfrm>
                            <a:off x="0" y="0"/>
                            <a:ext cx="1226212" cy="864330"/>
                          </a:xfrm>
                          <a:prstGeom prst="rect">
                            <a:avLst/>
                          </a:prstGeom>
                          <a:ln/>
                        </pic:spPr>
                      </pic:pic>
                    </a:graphicData>
                  </a:graphic>
                </wp:inline>
              </w:drawing>
            </w:r>
          </w:p>
        </w:tc>
        <w:tc>
          <w:tcPr>
            <w:tcW w:w="2565" w:type="dxa"/>
            <w:vAlign w:val="center"/>
          </w:tcPr>
          <w:p w14:paraId="1A43DED1" w14:textId="77777777" w:rsidR="00475C2F" w:rsidRDefault="001832D8">
            <w:pPr>
              <w:jc w:val="center"/>
              <w:rPr>
                <w:rFonts w:ascii="Arial" w:eastAsia="Arial" w:hAnsi="Arial" w:cs="Arial"/>
                <w:sz w:val="48"/>
                <w:szCs w:val="48"/>
              </w:rPr>
            </w:pPr>
            <w:r>
              <w:rPr>
                <w:noProof/>
                <w:sz w:val="48"/>
                <w:szCs w:val="48"/>
              </w:rPr>
              <w:drawing>
                <wp:inline distT="0" distB="0" distL="0" distR="0" wp14:anchorId="78567EB4" wp14:editId="2947BBD9">
                  <wp:extent cx="1584059" cy="737235"/>
                  <wp:effectExtent l="0" t="0" r="0" b="0"/>
                  <wp:docPr id="35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1584059" cy="737235"/>
                          </a:xfrm>
                          <a:prstGeom prst="rect">
                            <a:avLst/>
                          </a:prstGeom>
                          <a:ln/>
                        </pic:spPr>
                      </pic:pic>
                    </a:graphicData>
                  </a:graphic>
                </wp:inline>
              </w:drawing>
            </w:r>
          </w:p>
        </w:tc>
        <w:tc>
          <w:tcPr>
            <w:tcW w:w="3120" w:type="dxa"/>
            <w:vAlign w:val="center"/>
          </w:tcPr>
          <w:p w14:paraId="38C7C88D" w14:textId="77777777" w:rsidR="00475C2F" w:rsidRDefault="001832D8">
            <w:pPr>
              <w:jc w:val="center"/>
              <w:rPr>
                <w:rFonts w:ascii="Arial" w:eastAsia="Arial" w:hAnsi="Arial" w:cs="Arial"/>
              </w:rPr>
            </w:pPr>
            <w:r>
              <w:rPr>
                <w:noProof/>
              </w:rPr>
              <w:drawing>
                <wp:inline distT="0" distB="0" distL="0" distR="0" wp14:anchorId="3FFE426F" wp14:editId="1847648F">
                  <wp:extent cx="1588307" cy="753428"/>
                  <wp:effectExtent l="0" t="0" r="0" b="0"/>
                  <wp:docPr id="35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1588307" cy="753428"/>
                          </a:xfrm>
                          <a:prstGeom prst="rect">
                            <a:avLst/>
                          </a:prstGeom>
                          <a:ln/>
                        </pic:spPr>
                      </pic:pic>
                    </a:graphicData>
                  </a:graphic>
                </wp:inline>
              </w:drawing>
            </w:r>
          </w:p>
        </w:tc>
      </w:tr>
    </w:tbl>
    <w:p w14:paraId="49FD1336" w14:textId="77777777" w:rsidR="00475C2F" w:rsidRDefault="00475C2F"/>
    <w:p w14:paraId="0CD6EB7E" w14:textId="77777777" w:rsidR="00475C2F" w:rsidRDefault="001832D8">
      <w:r>
        <w:t xml:space="preserve">Soll der Kreativitätsprozess als solches in den Mittelpunkt gerückt werden, ist auch das Modul M1 Design </w:t>
      </w:r>
      <w:proofErr w:type="spellStart"/>
      <w:r>
        <w:t>Thinking</w:t>
      </w:r>
      <w:proofErr w:type="spellEnd"/>
      <w:r>
        <w:t xml:space="preserve"> denkbar.</w:t>
      </w:r>
    </w:p>
    <w:p w14:paraId="2C14F154" w14:textId="77777777" w:rsidR="00475C2F" w:rsidRDefault="001832D8">
      <w:pPr>
        <w:jc w:val="center"/>
      </w:pPr>
      <w:r>
        <w:rPr>
          <w:noProof/>
        </w:rPr>
        <w:drawing>
          <wp:inline distT="0" distB="0" distL="0" distR="0" wp14:anchorId="05E97953" wp14:editId="68E0218B">
            <wp:extent cx="1648024" cy="1161480"/>
            <wp:effectExtent l="0" t="0" r="0" b="0"/>
            <wp:docPr id="359"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28"/>
                    <a:srcRect/>
                    <a:stretch>
                      <a:fillRect/>
                    </a:stretch>
                  </pic:blipFill>
                  <pic:spPr>
                    <a:xfrm>
                      <a:off x="0" y="0"/>
                      <a:ext cx="1648024" cy="1161480"/>
                    </a:xfrm>
                    <a:prstGeom prst="rect">
                      <a:avLst/>
                    </a:prstGeom>
                    <a:ln/>
                  </pic:spPr>
                </pic:pic>
              </a:graphicData>
            </a:graphic>
          </wp:inline>
        </w:drawing>
      </w:r>
    </w:p>
    <w:p w14:paraId="3A7AF1F7" w14:textId="77777777" w:rsidR="00475C2F" w:rsidRDefault="001832D8">
      <w:r>
        <w:t xml:space="preserve">Und schließlich bietet es sich im Anschluss an dieses Modul auch an, den zugrundeliegenden KI-Prinzipien in den Modulen KI-B1 “Finde die KI” oder KI-B3 “Schlag den Roboter” auf den Grund zu gehen. Besonders geeignet ist die Thematisierung des Turing-Tests in KI-B2 „Im Dialog mit KI”. </w:t>
      </w:r>
    </w:p>
    <w:tbl>
      <w:tblPr>
        <w:tblStyle w:val="a3"/>
        <w:tblW w:w="723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280"/>
        <w:gridCol w:w="2565"/>
        <w:gridCol w:w="2385"/>
      </w:tblGrid>
      <w:tr w:rsidR="00475C2F" w14:paraId="4C0CE2E7" w14:textId="77777777">
        <w:trPr>
          <w:jc w:val="center"/>
        </w:trPr>
        <w:tc>
          <w:tcPr>
            <w:tcW w:w="2280" w:type="dxa"/>
            <w:vAlign w:val="center"/>
          </w:tcPr>
          <w:p w14:paraId="19A17164" w14:textId="77777777" w:rsidR="00475C2F" w:rsidRDefault="001832D8">
            <w:pPr>
              <w:jc w:val="center"/>
              <w:rPr>
                <w:rFonts w:ascii="Arial" w:eastAsia="Arial" w:hAnsi="Arial" w:cs="Arial"/>
              </w:rPr>
            </w:pPr>
            <w:r>
              <w:rPr>
                <w:noProof/>
              </w:rPr>
              <w:drawing>
                <wp:inline distT="0" distB="0" distL="0" distR="0" wp14:anchorId="7973BAC4" wp14:editId="67D0F945">
                  <wp:extent cx="1301750" cy="942340"/>
                  <wp:effectExtent l="0" t="0" r="0" b="0"/>
                  <wp:docPr id="360"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29"/>
                          <a:srcRect/>
                          <a:stretch>
                            <a:fillRect/>
                          </a:stretch>
                        </pic:blipFill>
                        <pic:spPr>
                          <a:xfrm>
                            <a:off x="0" y="0"/>
                            <a:ext cx="1301750" cy="942340"/>
                          </a:xfrm>
                          <a:prstGeom prst="rect">
                            <a:avLst/>
                          </a:prstGeom>
                          <a:ln/>
                        </pic:spPr>
                      </pic:pic>
                    </a:graphicData>
                  </a:graphic>
                </wp:inline>
              </w:drawing>
            </w:r>
          </w:p>
        </w:tc>
        <w:tc>
          <w:tcPr>
            <w:tcW w:w="2565" w:type="dxa"/>
            <w:vAlign w:val="center"/>
          </w:tcPr>
          <w:p w14:paraId="6187C8F1" w14:textId="77777777" w:rsidR="00475C2F" w:rsidRDefault="001832D8">
            <w:pPr>
              <w:jc w:val="center"/>
              <w:rPr>
                <w:rFonts w:ascii="Arial" w:eastAsia="Arial" w:hAnsi="Arial" w:cs="Arial"/>
              </w:rPr>
            </w:pPr>
            <w:r>
              <w:rPr>
                <w:noProof/>
                <w:sz w:val="48"/>
                <w:szCs w:val="48"/>
              </w:rPr>
              <w:drawing>
                <wp:inline distT="0" distB="0" distL="0" distR="0" wp14:anchorId="56F7C6DF" wp14:editId="7A954E0C">
                  <wp:extent cx="1291355" cy="935195"/>
                  <wp:effectExtent l="0" t="0" r="0" b="0"/>
                  <wp:docPr id="361"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0"/>
                          <a:srcRect/>
                          <a:stretch>
                            <a:fillRect/>
                          </a:stretch>
                        </pic:blipFill>
                        <pic:spPr>
                          <a:xfrm>
                            <a:off x="0" y="0"/>
                            <a:ext cx="1291355" cy="935195"/>
                          </a:xfrm>
                          <a:prstGeom prst="rect">
                            <a:avLst/>
                          </a:prstGeom>
                          <a:ln/>
                        </pic:spPr>
                      </pic:pic>
                    </a:graphicData>
                  </a:graphic>
                </wp:inline>
              </w:drawing>
            </w:r>
          </w:p>
        </w:tc>
        <w:tc>
          <w:tcPr>
            <w:tcW w:w="2385" w:type="dxa"/>
            <w:vAlign w:val="center"/>
          </w:tcPr>
          <w:p w14:paraId="3134A78F" w14:textId="77777777" w:rsidR="00475C2F" w:rsidRDefault="001832D8">
            <w:pPr>
              <w:jc w:val="center"/>
              <w:rPr>
                <w:rFonts w:ascii="Arial" w:eastAsia="Arial" w:hAnsi="Arial" w:cs="Arial"/>
              </w:rPr>
            </w:pPr>
            <w:r>
              <w:rPr>
                <w:noProof/>
              </w:rPr>
              <w:drawing>
                <wp:inline distT="0" distB="0" distL="0" distR="0" wp14:anchorId="4CE017EC" wp14:editId="4C02926C">
                  <wp:extent cx="1333217" cy="965543"/>
                  <wp:effectExtent l="0" t="0" r="0" b="0"/>
                  <wp:docPr id="362" name="image29.jpg" descr="Ein Bild, das Tex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image29.jpg" descr="Ein Bild, das Text enthält.&#10;&#10;Automatisch generierte Beschreibung"/>
                          <pic:cNvPicPr preferRelativeResize="0"/>
                        </pic:nvPicPr>
                        <pic:blipFill>
                          <a:blip r:embed="rId31"/>
                          <a:srcRect/>
                          <a:stretch>
                            <a:fillRect/>
                          </a:stretch>
                        </pic:blipFill>
                        <pic:spPr>
                          <a:xfrm>
                            <a:off x="0" y="0"/>
                            <a:ext cx="1333217" cy="965543"/>
                          </a:xfrm>
                          <a:prstGeom prst="rect">
                            <a:avLst/>
                          </a:prstGeom>
                          <a:ln/>
                        </pic:spPr>
                      </pic:pic>
                    </a:graphicData>
                  </a:graphic>
                </wp:inline>
              </w:drawing>
            </w:r>
          </w:p>
        </w:tc>
      </w:tr>
    </w:tbl>
    <w:p w14:paraId="25699C79" w14:textId="77777777" w:rsidR="00475C2F" w:rsidDel="00776FF6" w:rsidRDefault="00475C2F">
      <w:pPr>
        <w:rPr>
          <w:del w:id="130" w:author="Imke Endjer" w:date="2023-02-23T11:14:00Z"/>
        </w:rPr>
      </w:pPr>
      <w:bookmarkStart w:id="131" w:name="_heading=h.17dp8vu" w:colFirst="0" w:colLast="0"/>
      <w:bookmarkEnd w:id="131"/>
    </w:p>
    <w:p w14:paraId="5FA49EA7" w14:textId="0774967F" w:rsidR="00475C2F" w:rsidRDefault="001832D8">
      <w:pPr>
        <w:spacing w:line="259" w:lineRule="auto"/>
      </w:pPr>
      <w:del w:id="132" w:author="Imke Endjer" w:date="2023-02-23T11:14:00Z">
        <w:r w:rsidDel="00776FF6">
          <w:br w:type="page"/>
        </w:r>
      </w:del>
    </w:p>
    <w:p w14:paraId="49675E8F" w14:textId="0682A582" w:rsidR="00475C2F" w:rsidRDefault="001832D8">
      <w:pPr>
        <w:pStyle w:val="berschrift1"/>
        <w:numPr>
          <w:ilvl w:val="0"/>
          <w:numId w:val="3"/>
        </w:numPr>
        <w:spacing w:before="200"/>
        <w:pPrChange w:id="133" w:author="Imke Endjer" w:date="2023-02-23T11:15:00Z">
          <w:pPr>
            <w:pStyle w:val="berschrift1"/>
            <w:numPr>
              <w:numId w:val="3"/>
            </w:numPr>
            <w:tabs>
              <w:tab w:val="clear" w:pos="720"/>
            </w:tabs>
            <w:ind w:left="432" w:hanging="432"/>
          </w:pPr>
        </w:pPrChange>
      </w:pPr>
      <w:bookmarkStart w:id="134" w:name="_Toc103785177"/>
      <w:r>
        <w:t>Arbeitsmaterialien</w:t>
      </w:r>
      <w:bookmarkEnd w:id="134"/>
    </w:p>
    <w:tbl>
      <w:tblPr>
        <w:tblStyle w:val="a4"/>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417"/>
        <w:gridCol w:w="2835"/>
        <w:gridCol w:w="4649"/>
      </w:tblGrid>
      <w:tr w:rsidR="00475C2F" w14:paraId="2BF13A48" w14:textId="77777777" w:rsidTr="00475C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1DA37163" w14:textId="77777777" w:rsidR="00475C2F" w:rsidRDefault="001832D8">
            <w:pPr>
              <w:rPr>
                <w:rFonts w:ascii="Arial" w:eastAsia="Arial" w:hAnsi="Arial" w:cs="Arial"/>
              </w:rPr>
            </w:pPr>
            <w:r>
              <w:rPr>
                <w:rFonts w:ascii="Arial" w:eastAsia="Arial" w:hAnsi="Arial" w:cs="Arial"/>
              </w:rPr>
              <w:t>Nr.</w:t>
            </w:r>
          </w:p>
        </w:tc>
        <w:tc>
          <w:tcPr>
            <w:tcW w:w="2835" w:type="dxa"/>
          </w:tcPr>
          <w:p w14:paraId="2241A9D9" w14:textId="77777777" w:rsidR="00475C2F" w:rsidRDefault="001832D8">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Titel</w:t>
            </w:r>
          </w:p>
        </w:tc>
        <w:tc>
          <w:tcPr>
            <w:tcW w:w="4649" w:type="dxa"/>
          </w:tcPr>
          <w:p w14:paraId="4C1DBD3A" w14:textId="77777777" w:rsidR="00475C2F" w:rsidRDefault="001832D8">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Beschreibung</w:t>
            </w:r>
          </w:p>
        </w:tc>
      </w:tr>
      <w:tr w:rsidR="00475C2F" w14:paraId="0929F14A" w14:textId="77777777" w:rsidTr="00475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0559852" w14:textId="77777777" w:rsidR="00475C2F" w:rsidRDefault="001832D8">
            <w:pPr>
              <w:rPr>
                <w:rFonts w:ascii="Arial" w:eastAsia="Arial" w:hAnsi="Arial" w:cs="Arial"/>
              </w:rPr>
            </w:pPr>
            <w:r>
              <w:rPr>
                <w:rFonts w:ascii="Arial" w:eastAsia="Arial" w:hAnsi="Arial" w:cs="Arial"/>
                <w:color w:val="FFC000"/>
                <w:sz w:val="32"/>
                <w:szCs w:val="32"/>
              </w:rPr>
              <w:t xml:space="preserve">☻ </w:t>
            </w:r>
            <w:r>
              <w:rPr>
                <w:rFonts w:ascii="Arial" w:eastAsia="Arial" w:hAnsi="Arial" w:cs="Arial"/>
              </w:rPr>
              <w:t>KI-A2.1</w:t>
            </w:r>
          </w:p>
        </w:tc>
        <w:tc>
          <w:tcPr>
            <w:tcW w:w="2835" w:type="dxa"/>
            <w:vAlign w:val="center"/>
          </w:tcPr>
          <w:p w14:paraId="4EC17C85" w14:textId="77777777" w:rsidR="00475C2F" w:rsidRDefault="001832D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Startprojekt</w:t>
            </w:r>
          </w:p>
        </w:tc>
        <w:tc>
          <w:tcPr>
            <w:tcW w:w="4649" w:type="dxa"/>
            <w:vAlign w:val="center"/>
          </w:tcPr>
          <w:p w14:paraId="6FD2E862" w14:textId="77777777" w:rsidR="00475C2F" w:rsidRDefault="001832D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Startprojekt, um den Assistenten kennenzulernen</w:t>
            </w:r>
          </w:p>
        </w:tc>
      </w:tr>
      <w:tr w:rsidR="00475C2F" w14:paraId="6E624ED9" w14:textId="77777777" w:rsidTr="00475C2F">
        <w:tc>
          <w:tcPr>
            <w:cnfStyle w:val="001000000000" w:firstRow="0" w:lastRow="0" w:firstColumn="1" w:lastColumn="0" w:oddVBand="0" w:evenVBand="0" w:oddHBand="0" w:evenHBand="0" w:firstRowFirstColumn="0" w:firstRowLastColumn="0" w:lastRowFirstColumn="0" w:lastRowLastColumn="0"/>
            <w:tcW w:w="1417" w:type="dxa"/>
          </w:tcPr>
          <w:p w14:paraId="291A56C3" w14:textId="77777777" w:rsidR="00475C2F" w:rsidRDefault="001832D8">
            <w:pPr>
              <w:rPr>
                <w:rFonts w:ascii="Arial" w:eastAsia="Arial" w:hAnsi="Arial" w:cs="Arial"/>
                <w:color w:val="FFC000"/>
                <w:sz w:val="32"/>
                <w:szCs w:val="32"/>
              </w:rPr>
            </w:pPr>
            <w:r>
              <w:rPr>
                <w:rFonts w:ascii="Arial" w:eastAsia="Arial" w:hAnsi="Arial" w:cs="Arial"/>
                <w:color w:val="FFC000"/>
                <w:sz w:val="32"/>
                <w:szCs w:val="32"/>
              </w:rPr>
              <w:t xml:space="preserve">☻ </w:t>
            </w:r>
            <w:r>
              <w:rPr>
                <w:rFonts w:ascii="Arial" w:eastAsia="Arial" w:hAnsi="Arial" w:cs="Arial"/>
              </w:rPr>
              <w:t>KI-A2.2</w:t>
            </w:r>
          </w:p>
        </w:tc>
        <w:tc>
          <w:tcPr>
            <w:tcW w:w="2835" w:type="dxa"/>
            <w:vAlign w:val="center"/>
          </w:tcPr>
          <w:p w14:paraId="727F3720" w14:textId="77777777" w:rsidR="00475C2F" w:rsidRDefault="001832D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Projekt-Canvas</w:t>
            </w:r>
          </w:p>
        </w:tc>
        <w:tc>
          <w:tcPr>
            <w:tcW w:w="4649" w:type="dxa"/>
            <w:vAlign w:val="center"/>
          </w:tcPr>
          <w:p w14:paraId="1572C0FC" w14:textId="77777777" w:rsidR="00475C2F" w:rsidRDefault="001832D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Canvas zur Herausarbeitung und Einordnung des eigenen Projekts</w:t>
            </w:r>
          </w:p>
        </w:tc>
      </w:tr>
      <w:tr w:rsidR="00475C2F" w14:paraId="72322BEF" w14:textId="77777777" w:rsidTr="00475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C77C9BA" w14:textId="77777777" w:rsidR="00475C2F" w:rsidRDefault="001832D8">
            <w:pPr>
              <w:rPr>
                <w:rFonts w:ascii="Arial" w:eastAsia="Arial" w:hAnsi="Arial" w:cs="Arial"/>
              </w:rPr>
            </w:pPr>
            <w:r>
              <w:rPr>
                <w:rFonts w:ascii="Arial" w:eastAsia="Arial" w:hAnsi="Arial" w:cs="Arial"/>
                <w:color w:val="FFC000"/>
                <w:sz w:val="32"/>
                <w:szCs w:val="32"/>
              </w:rPr>
              <w:t xml:space="preserve">☻ </w:t>
            </w:r>
            <w:r>
              <w:rPr>
                <w:rFonts w:ascii="Arial" w:eastAsia="Arial" w:hAnsi="Arial" w:cs="Arial"/>
              </w:rPr>
              <w:t>KI-A2.3</w:t>
            </w:r>
          </w:p>
        </w:tc>
        <w:tc>
          <w:tcPr>
            <w:tcW w:w="2835" w:type="dxa"/>
            <w:vAlign w:val="center"/>
          </w:tcPr>
          <w:p w14:paraId="2A82B7D1" w14:textId="77777777" w:rsidR="00475C2F" w:rsidRDefault="001832D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Vorlage Handyhalterung</w:t>
            </w:r>
          </w:p>
        </w:tc>
        <w:tc>
          <w:tcPr>
            <w:tcW w:w="4649" w:type="dxa"/>
            <w:vAlign w:val="center"/>
          </w:tcPr>
          <w:p w14:paraId="73D29F32" w14:textId="77777777" w:rsidR="00475C2F" w:rsidRDefault="001832D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Vorlagen für Handyhalterung zum Ausschneiden</w:t>
            </w:r>
          </w:p>
        </w:tc>
      </w:tr>
      <w:tr w:rsidR="00475C2F" w14:paraId="484A9D01" w14:textId="77777777" w:rsidTr="00475C2F">
        <w:tc>
          <w:tcPr>
            <w:cnfStyle w:val="001000000000" w:firstRow="0" w:lastRow="0" w:firstColumn="1" w:lastColumn="0" w:oddVBand="0" w:evenVBand="0" w:oddHBand="0" w:evenHBand="0" w:firstRowFirstColumn="0" w:firstRowLastColumn="0" w:lastRowFirstColumn="0" w:lastRowLastColumn="0"/>
            <w:tcW w:w="1417" w:type="dxa"/>
          </w:tcPr>
          <w:p w14:paraId="09CC69E3" w14:textId="77777777" w:rsidR="00475C2F" w:rsidRDefault="001832D8">
            <w:pPr>
              <w:rPr>
                <w:rFonts w:ascii="Arial" w:eastAsia="Arial" w:hAnsi="Arial" w:cs="Arial"/>
                <w:color w:val="00B0F0"/>
                <w:sz w:val="32"/>
                <w:szCs w:val="32"/>
              </w:rPr>
            </w:pPr>
            <w:r>
              <w:rPr>
                <w:rFonts w:ascii="Arial" w:eastAsia="Arial" w:hAnsi="Arial" w:cs="Arial"/>
                <w:color w:val="00B0F0"/>
                <w:sz w:val="32"/>
                <w:szCs w:val="32"/>
              </w:rPr>
              <w:t>☻</w:t>
            </w:r>
            <w:r>
              <w:rPr>
                <w:rFonts w:ascii="Arial" w:eastAsia="Arial" w:hAnsi="Arial" w:cs="Arial"/>
                <w:color w:val="FFC000"/>
                <w:sz w:val="32"/>
                <w:szCs w:val="32"/>
              </w:rPr>
              <w:t xml:space="preserve"> </w:t>
            </w:r>
            <w:r>
              <w:rPr>
                <w:rFonts w:ascii="Arial" w:eastAsia="Arial" w:hAnsi="Arial" w:cs="Arial"/>
              </w:rPr>
              <w:t>KI-A2.4</w:t>
            </w:r>
          </w:p>
        </w:tc>
        <w:tc>
          <w:tcPr>
            <w:tcW w:w="2835" w:type="dxa"/>
            <w:vAlign w:val="center"/>
          </w:tcPr>
          <w:p w14:paraId="0206D8E6" w14:textId="77777777" w:rsidR="00475C2F" w:rsidRDefault="001832D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Materialüberblick</w:t>
            </w:r>
          </w:p>
        </w:tc>
        <w:tc>
          <w:tcPr>
            <w:tcW w:w="4649" w:type="dxa"/>
            <w:vAlign w:val="center"/>
          </w:tcPr>
          <w:p w14:paraId="5BBBA234" w14:textId="77777777" w:rsidR="00475C2F" w:rsidRDefault="001832D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Überblick über notwendige Materialien zum Bau des eigenen Assistenten</w:t>
            </w:r>
          </w:p>
        </w:tc>
      </w:tr>
    </w:tbl>
    <w:p w14:paraId="7176005C" w14:textId="77777777" w:rsidR="00475C2F" w:rsidRDefault="001832D8">
      <w:pPr>
        <w:spacing w:before="240" w:after="0"/>
        <w:rPr>
          <w:b/>
        </w:rPr>
      </w:pPr>
      <w:r>
        <w:rPr>
          <w:b/>
        </w:rPr>
        <w:t>Legende</w:t>
      </w:r>
    </w:p>
    <w:p w14:paraId="56F8B0D2" w14:textId="77777777" w:rsidR="00475C2F" w:rsidRDefault="001832D8">
      <w:pPr>
        <w:spacing w:after="0" w:line="240" w:lineRule="auto"/>
      </w:pPr>
      <w:bookmarkStart w:id="135" w:name="_heading=h.3as4poj" w:colFirst="0" w:colLast="0"/>
      <w:bookmarkEnd w:id="135"/>
      <w:r>
        <w:rPr>
          <w:color w:val="FFC000"/>
          <w:sz w:val="32"/>
          <w:szCs w:val="32"/>
        </w:rPr>
        <w:t xml:space="preserve">☻ </w:t>
      </w:r>
      <w:r>
        <w:t xml:space="preserve">Material für Schülerinnen und Schüler </w:t>
      </w:r>
    </w:p>
    <w:p w14:paraId="1DA45B9B" w14:textId="77777777" w:rsidR="00475C2F" w:rsidRDefault="001832D8">
      <w:pPr>
        <w:spacing w:after="0" w:line="240" w:lineRule="auto"/>
      </w:pPr>
      <w:r>
        <w:rPr>
          <w:color w:val="00B050"/>
          <w:sz w:val="32"/>
          <w:szCs w:val="32"/>
        </w:rPr>
        <w:t xml:space="preserve">☻ </w:t>
      </w:r>
      <w:r>
        <w:t>Material für Lehrkräfte sowie Unternehmensvertreterinnen und Unternehmensvertreter</w:t>
      </w:r>
    </w:p>
    <w:p w14:paraId="455B11B0" w14:textId="77777777" w:rsidR="00475C2F" w:rsidRDefault="001832D8">
      <w:r>
        <w:rPr>
          <w:color w:val="00B0F0"/>
          <w:sz w:val="32"/>
          <w:szCs w:val="32"/>
        </w:rPr>
        <w:t xml:space="preserve">☻ </w:t>
      </w:r>
      <w:r>
        <w:t>Zusatzmaterial</w:t>
      </w:r>
    </w:p>
    <w:p w14:paraId="51C2789C" w14:textId="77777777" w:rsidR="00475C2F" w:rsidRDefault="001832D8">
      <w:pPr>
        <w:pStyle w:val="berschrift1"/>
        <w:numPr>
          <w:ilvl w:val="0"/>
          <w:numId w:val="3"/>
        </w:numPr>
        <w:spacing w:before="200"/>
        <w:pPrChange w:id="136" w:author="Imke Endjer" w:date="2023-02-23T11:15:00Z">
          <w:pPr>
            <w:pStyle w:val="berschrift1"/>
            <w:numPr>
              <w:numId w:val="3"/>
            </w:numPr>
            <w:tabs>
              <w:tab w:val="clear" w:pos="720"/>
            </w:tabs>
            <w:ind w:left="432" w:hanging="432"/>
          </w:pPr>
        </w:pPrChange>
      </w:pPr>
      <w:bookmarkStart w:id="137" w:name="_Toc103785178"/>
      <w:r>
        <w:t>Glossar</w:t>
      </w:r>
      <w:bookmarkEnd w:id="137"/>
    </w:p>
    <w:tbl>
      <w:tblPr>
        <w:tblStyle w:val="a5"/>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2665"/>
        <w:gridCol w:w="6236"/>
      </w:tblGrid>
      <w:tr w:rsidR="00475C2F" w14:paraId="6A3C45BE" w14:textId="77777777" w:rsidTr="00475C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2C99D330" w14:textId="77777777" w:rsidR="00475C2F" w:rsidRDefault="001832D8">
            <w:pPr>
              <w:rPr>
                <w:rFonts w:ascii="Arial" w:eastAsia="Arial" w:hAnsi="Arial" w:cs="Arial"/>
              </w:rPr>
            </w:pPr>
            <w:r>
              <w:rPr>
                <w:rFonts w:ascii="Arial" w:eastAsia="Arial" w:hAnsi="Arial" w:cs="Arial"/>
              </w:rPr>
              <w:t>Begriff</w:t>
            </w:r>
          </w:p>
        </w:tc>
        <w:tc>
          <w:tcPr>
            <w:tcW w:w="6236" w:type="dxa"/>
          </w:tcPr>
          <w:p w14:paraId="24479C1A" w14:textId="77777777" w:rsidR="00475C2F" w:rsidRDefault="001832D8">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Erläuterung</w:t>
            </w:r>
          </w:p>
        </w:tc>
      </w:tr>
      <w:tr w:rsidR="00475C2F" w14:paraId="01FE6672" w14:textId="77777777" w:rsidTr="00475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254C81FC" w14:textId="77777777" w:rsidR="00475C2F" w:rsidRDefault="001832D8">
            <w:pPr>
              <w:rPr>
                <w:rFonts w:ascii="Arial" w:eastAsia="Arial" w:hAnsi="Arial" w:cs="Arial"/>
              </w:rPr>
            </w:pPr>
            <w:r>
              <w:rPr>
                <w:rFonts w:ascii="Arial" w:eastAsia="Arial" w:hAnsi="Arial" w:cs="Arial"/>
              </w:rPr>
              <w:t>Maschinelles Lernen</w:t>
            </w:r>
          </w:p>
        </w:tc>
        <w:tc>
          <w:tcPr>
            <w:tcW w:w="6236" w:type="dxa"/>
          </w:tcPr>
          <w:p w14:paraId="032372F9" w14:textId="77777777" w:rsidR="00475C2F" w:rsidRDefault="001832D8">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 xml:space="preserve">Beim </w:t>
            </w:r>
            <w:r>
              <w:rPr>
                <w:rFonts w:ascii="Arial" w:eastAsia="Arial" w:hAnsi="Arial" w:cs="Arial"/>
                <w:u w:val="single"/>
              </w:rPr>
              <w:t>maschinellen Lernen (ML)</w:t>
            </w:r>
            <w:r>
              <w:rPr>
                <w:rFonts w:ascii="Arial" w:eastAsia="Arial" w:hAnsi="Arial" w:cs="Arial"/>
              </w:rPr>
              <w:t xml:space="preserve"> leiten Computer Zusammenhänge aus Daten bzw. Erfahrungen ab. Das Gelernte wird in einem Modell gespeichert.</w:t>
            </w:r>
          </w:p>
        </w:tc>
      </w:tr>
      <w:tr w:rsidR="00475C2F" w14:paraId="2FA80F4D" w14:textId="77777777" w:rsidTr="00475C2F">
        <w:tc>
          <w:tcPr>
            <w:cnfStyle w:val="001000000000" w:firstRow="0" w:lastRow="0" w:firstColumn="1" w:lastColumn="0" w:oddVBand="0" w:evenVBand="0" w:oddHBand="0" w:evenHBand="0" w:firstRowFirstColumn="0" w:firstRowLastColumn="0" w:lastRowFirstColumn="0" w:lastRowLastColumn="0"/>
            <w:tcW w:w="2665" w:type="dxa"/>
          </w:tcPr>
          <w:p w14:paraId="17ACC86F" w14:textId="77777777" w:rsidR="00475C2F" w:rsidRDefault="001832D8">
            <w:pPr>
              <w:rPr>
                <w:rFonts w:ascii="Arial" w:eastAsia="Arial" w:hAnsi="Arial" w:cs="Arial"/>
              </w:rPr>
            </w:pPr>
            <w:r>
              <w:rPr>
                <w:rFonts w:ascii="Arial" w:eastAsia="Arial" w:hAnsi="Arial" w:cs="Arial"/>
              </w:rPr>
              <w:lastRenderedPageBreak/>
              <w:t>Überwachtes Lernen</w:t>
            </w:r>
          </w:p>
        </w:tc>
        <w:tc>
          <w:tcPr>
            <w:tcW w:w="6236" w:type="dxa"/>
          </w:tcPr>
          <w:p w14:paraId="5A920A75" w14:textId="77777777" w:rsidR="00475C2F" w:rsidRDefault="001832D8">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Bei überwachtem Lernen wird aus beschrifteten Daten eine Zuordnung von Daten zur Beschriftung gelernt, die dann auf weitere, unbeschriftete Daten angewendet werden kann.</w:t>
            </w:r>
          </w:p>
        </w:tc>
      </w:tr>
      <w:tr w:rsidR="00475C2F" w14:paraId="23294881" w14:textId="77777777" w:rsidTr="00475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5D5FDAB5" w14:textId="77777777" w:rsidR="00475C2F" w:rsidRDefault="001832D8">
            <w:pPr>
              <w:rPr>
                <w:rFonts w:ascii="Arial" w:eastAsia="Arial" w:hAnsi="Arial" w:cs="Arial"/>
              </w:rPr>
            </w:pPr>
            <w:r>
              <w:rPr>
                <w:rFonts w:ascii="Arial" w:eastAsia="Arial" w:hAnsi="Arial" w:cs="Arial"/>
              </w:rPr>
              <w:t>Trainingsdaten</w:t>
            </w:r>
          </w:p>
        </w:tc>
        <w:tc>
          <w:tcPr>
            <w:tcW w:w="6236" w:type="dxa"/>
          </w:tcPr>
          <w:p w14:paraId="41563482" w14:textId="77777777" w:rsidR="00475C2F" w:rsidRDefault="001832D8">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Trainingsdaten sind Daten, die zur Erstellung eines mit überwachtem Lernen trainierten Modells herangezogen werden.</w:t>
            </w:r>
          </w:p>
        </w:tc>
      </w:tr>
      <w:tr w:rsidR="00475C2F" w14:paraId="36FC2AB5" w14:textId="77777777" w:rsidTr="00475C2F">
        <w:tc>
          <w:tcPr>
            <w:cnfStyle w:val="001000000000" w:firstRow="0" w:lastRow="0" w:firstColumn="1" w:lastColumn="0" w:oddVBand="0" w:evenVBand="0" w:oddHBand="0" w:evenHBand="0" w:firstRowFirstColumn="0" w:firstRowLastColumn="0" w:lastRowFirstColumn="0" w:lastRowLastColumn="0"/>
            <w:tcW w:w="2665" w:type="dxa"/>
          </w:tcPr>
          <w:p w14:paraId="01CF3836" w14:textId="77777777" w:rsidR="00475C2F" w:rsidRDefault="001832D8">
            <w:pPr>
              <w:rPr>
                <w:rFonts w:ascii="Arial" w:eastAsia="Arial" w:hAnsi="Arial" w:cs="Arial"/>
              </w:rPr>
            </w:pPr>
            <w:r>
              <w:rPr>
                <w:rFonts w:ascii="Arial" w:eastAsia="Arial" w:hAnsi="Arial" w:cs="Arial"/>
              </w:rPr>
              <w:t>Testdaten</w:t>
            </w:r>
          </w:p>
        </w:tc>
        <w:tc>
          <w:tcPr>
            <w:tcW w:w="6236" w:type="dxa"/>
          </w:tcPr>
          <w:p w14:paraId="05AC1DB4" w14:textId="77777777" w:rsidR="00475C2F" w:rsidRDefault="001832D8">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Testdaten werden genutzt, um zu beurteilen (zu „testen“), ob ein Modell zufriedenstellende Ergebnisse liefert. Sie sollten nicht Teil des Trainingsprozesses sein.</w:t>
            </w:r>
          </w:p>
        </w:tc>
      </w:tr>
      <w:tr w:rsidR="00475C2F" w:rsidDel="00073AE6" w14:paraId="066625FA" w14:textId="4C5F198B" w:rsidTr="00475C2F">
        <w:trPr>
          <w:cnfStyle w:val="000000100000" w:firstRow="0" w:lastRow="0" w:firstColumn="0" w:lastColumn="0" w:oddVBand="0" w:evenVBand="0" w:oddHBand="1" w:evenHBand="0" w:firstRowFirstColumn="0" w:firstRowLastColumn="0" w:lastRowFirstColumn="0" w:lastRowLastColumn="0"/>
          <w:del w:id="138" w:author="Imke Endjer" w:date="2023-02-23T11:14:00Z"/>
        </w:trPr>
        <w:tc>
          <w:tcPr>
            <w:cnfStyle w:val="001000000000" w:firstRow="0" w:lastRow="0" w:firstColumn="1" w:lastColumn="0" w:oddVBand="0" w:evenVBand="0" w:oddHBand="0" w:evenHBand="0" w:firstRowFirstColumn="0" w:firstRowLastColumn="0" w:lastRowFirstColumn="0" w:lastRowLastColumn="0"/>
            <w:tcW w:w="2665" w:type="dxa"/>
          </w:tcPr>
          <w:p w14:paraId="02FF2196" w14:textId="4DA44816" w:rsidR="00475C2F" w:rsidDel="00073AE6" w:rsidRDefault="00475C2F">
            <w:pPr>
              <w:rPr>
                <w:del w:id="139" w:author="Imke Endjer" w:date="2023-02-23T11:14:00Z"/>
                <w:rFonts w:ascii="Arial" w:eastAsia="Arial" w:hAnsi="Arial" w:cs="Arial"/>
              </w:rPr>
            </w:pPr>
          </w:p>
        </w:tc>
        <w:tc>
          <w:tcPr>
            <w:tcW w:w="6236" w:type="dxa"/>
          </w:tcPr>
          <w:p w14:paraId="10B838C2" w14:textId="326E4BCF" w:rsidR="00475C2F" w:rsidDel="00073AE6" w:rsidRDefault="00475C2F">
            <w:pPr>
              <w:cnfStyle w:val="000000100000" w:firstRow="0" w:lastRow="0" w:firstColumn="0" w:lastColumn="0" w:oddVBand="0" w:evenVBand="0" w:oddHBand="1" w:evenHBand="0" w:firstRowFirstColumn="0" w:firstRowLastColumn="0" w:lastRowFirstColumn="0" w:lastRowLastColumn="0"/>
              <w:rPr>
                <w:del w:id="140" w:author="Imke Endjer" w:date="2023-02-23T11:14:00Z"/>
                <w:rFonts w:ascii="Arial" w:eastAsia="Arial" w:hAnsi="Arial" w:cs="Arial"/>
              </w:rPr>
            </w:pPr>
          </w:p>
        </w:tc>
      </w:tr>
    </w:tbl>
    <w:p w14:paraId="17CB947B" w14:textId="77777777" w:rsidR="00475C2F" w:rsidDel="00073AE6" w:rsidRDefault="00475C2F">
      <w:pPr>
        <w:rPr>
          <w:del w:id="141" w:author="Imke Endjer" w:date="2023-02-23T11:15:00Z"/>
        </w:rPr>
      </w:pPr>
      <w:bookmarkStart w:id="142" w:name="_heading=h.lnxbz9" w:colFirst="0" w:colLast="0"/>
      <w:bookmarkEnd w:id="142"/>
    </w:p>
    <w:p w14:paraId="780BF00C" w14:textId="47DED091" w:rsidR="00475C2F" w:rsidRDefault="001832D8">
      <w:pPr>
        <w:spacing w:line="259" w:lineRule="auto"/>
        <w:rPr>
          <w:b/>
          <w:color w:val="000000"/>
          <w:sz w:val="28"/>
          <w:szCs w:val="28"/>
        </w:rPr>
      </w:pPr>
      <w:del w:id="143" w:author="Imke Endjer" w:date="2023-02-23T11:15:00Z">
        <w:r w:rsidDel="00073AE6">
          <w:br w:type="page"/>
        </w:r>
      </w:del>
    </w:p>
    <w:p w14:paraId="7D04F37E" w14:textId="77777777" w:rsidR="00475C2F" w:rsidRDefault="001832D8">
      <w:pPr>
        <w:pStyle w:val="berschrift1"/>
        <w:numPr>
          <w:ilvl w:val="0"/>
          <w:numId w:val="3"/>
        </w:numPr>
      </w:pPr>
      <w:bookmarkStart w:id="144" w:name="_Toc103785179"/>
      <w:r>
        <w:t>Fragen, Feedback, Anregungen</w:t>
      </w:r>
      <w:bookmarkEnd w:id="144"/>
    </w:p>
    <w:p w14:paraId="41FE21C8" w14:textId="77777777" w:rsidR="00475C2F" w:rsidRDefault="001832D8">
      <w:pPr>
        <w:spacing w:before="240"/>
      </w:pPr>
      <w:r>
        <w:t>Sie haben das Modul ausprobiert und nun Fragen, Anregungen oder Feedback für uns? Darüber freuen wir uns, denn mit Ihren Erfahrungen können wir Schritt für Schritt einen FAQ (</w:t>
      </w:r>
      <w:proofErr w:type="spellStart"/>
      <w:r>
        <w:t>Frequently</w:t>
      </w:r>
      <w:proofErr w:type="spellEnd"/>
      <w:r>
        <w:t xml:space="preserve"> </w:t>
      </w:r>
      <w:proofErr w:type="spellStart"/>
      <w:r>
        <w:t>Asked</w:t>
      </w:r>
      <w:proofErr w:type="spellEnd"/>
      <w:r>
        <w:t xml:space="preserve"> Questions) für die neuen KI-Module aufbauen oder die Module weiter entwickeln. </w:t>
      </w:r>
    </w:p>
    <w:p w14:paraId="4D62DCFB" w14:textId="77777777" w:rsidR="00475C2F" w:rsidRDefault="001832D8">
      <w:pPr>
        <w:spacing w:before="240"/>
      </w:pPr>
      <w:r>
        <w:t xml:space="preserve">Bitte füllen Sie folgende Umfrage über </w:t>
      </w:r>
      <w:proofErr w:type="spellStart"/>
      <w:r>
        <w:t>Surveymonkey</w:t>
      </w:r>
      <w:proofErr w:type="spellEnd"/>
      <w:r>
        <w:t xml:space="preserve"> aus: </w:t>
      </w:r>
      <w:hyperlink r:id="rId32">
        <w:r>
          <w:rPr>
            <w:color w:val="0000FF"/>
            <w:u w:val="single"/>
          </w:rPr>
          <w:t>https://bit.ly/33qWdpV</w:t>
        </w:r>
      </w:hyperlink>
      <w:r>
        <w:t xml:space="preserve">. Über den folgenden QR-Code kommen Sie ebenfalls zur </w:t>
      </w:r>
      <w:proofErr w:type="spellStart"/>
      <w:r>
        <w:t>Surveymonkey</w:t>
      </w:r>
      <w:proofErr w:type="spellEnd"/>
      <w:r>
        <w:t>-Umfrage:</w:t>
      </w:r>
    </w:p>
    <w:p w14:paraId="64C47587" w14:textId="77777777" w:rsidR="00475C2F" w:rsidRDefault="001832D8">
      <w:pPr>
        <w:spacing w:before="240"/>
        <w:jc w:val="center"/>
      </w:pPr>
      <w:r>
        <w:rPr>
          <w:noProof/>
        </w:rPr>
        <w:drawing>
          <wp:inline distT="0" distB="0" distL="0" distR="0" wp14:anchorId="19B82356" wp14:editId="48305583">
            <wp:extent cx="2352675" cy="2352675"/>
            <wp:effectExtent l="0" t="0" r="0" b="0"/>
            <wp:docPr id="36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2352675" cy="2352675"/>
                    </a:xfrm>
                    <a:prstGeom prst="rect">
                      <a:avLst/>
                    </a:prstGeom>
                    <a:ln/>
                  </pic:spPr>
                </pic:pic>
              </a:graphicData>
            </a:graphic>
          </wp:inline>
        </w:drawing>
      </w:r>
    </w:p>
    <w:p w14:paraId="5FDDAEE8" w14:textId="3BCE4663" w:rsidR="00475C2F" w:rsidRDefault="001832D8">
      <w:pPr>
        <w:tabs>
          <w:tab w:val="left" w:pos="5029"/>
        </w:tabs>
        <w:rPr>
          <w:color w:val="0000FF"/>
          <w:u w:val="single"/>
        </w:rPr>
      </w:pPr>
      <w:r>
        <w:t xml:space="preserve">Sie können sich auch gerne unter </w:t>
      </w:r>
      <w:hyperlink r:id="rId34">
        <w:r>
          <w:rPr>
            <w:color w:val="0000FF"/>
            <w:u w:val="single"/>
          </w:rPr>
          <w:t>bildung@wissensfabrik.de</w:t>
        </w:r>
      </w:hyperlink>
      <w:r>
        <w:t xml:space="preserve"> melden.</w:t>
      </w:r>
    </w:p>
    <w:p w14:paraId="736F0D77" w14:textId="066495B4" w:rsidR="001832D8" w:rsidRPr="001832D8" w:rsidRDefault="001832D8" w:rsidP="001832D8">
      <w:pPr>
        <w:rPr>
          <w:sz w:val="24"/>
          <w:szCs w:val="24"/>
        </w:rPr>
      </w:pPr>
    </w:p>
    <w:p w14:paraId="5BCFDD73" w14:textId="506F746B" w:rsidR="001832D8" w:rsidRPr="001832D8" w:rsidRDefault="001832D8" w:rsidP="001832D8">
      <w:pPr>
        <w:rPr>
          <w:sz w:val="24"/>
          <w:szCs w:val="24"/>
        </w:rPr>
      </w:pPr>
    </w:p>
    <w:p w14:paraId="5ED21F6F" w14:textId="3E0CDB1D" w:rsidR="001832D8" w:rsidRPr="001832D8" w:rsidRDefault="001832D8" w:rsidP="001832D8">
      <w:pPr>
        <w:rPr>
          <w:sz w:val="24"/>
          <w:szCs w:val="24"/>
        </w:rPr>
      </w:pPr>
    </w:p>
    <w:p w14:paraId="0E3EAFB2" w14:textId="15E6F012" w:rsidR="001832D8" w:rsidRPr="001832D8" w:rsidRDefault="001832D8" w:rsidP="001832D8">
      <w:pPr>
        <w:rPr>
          <w:sz w:val="24"/>
          <w:szCs w:val="24"/>
        </w:rPr>
      </w:pPr>
    </w:p>
    <w:p w14:paraId="5794A30D" w14:textId="7C40129E" w:rsidR="001832D8" w:rsidRPr="001832D8" w:rsidRDefault="001832D8" w:rsidP="001832D8">
      <w:pPr>
        <w:rPr>
          <w:sz w:val="24"/>
          <w:szCs w:val="24"/>
        </w:rPr>
      </w:pPr>
    </w:p>
    <w:p w14:paraId="411742FD" w14:textId="3471CD09" w:rsidR="001832D8" w:rsidRPr="001832D8" w:rsidRDefault="001832D8" w:rsidP="001832D8">
      <w:pPr>
        <w:rPr>
          <w:sz w:val="24"/>
          <w:szCs w:val="24"/>
        </w:rPr>
      </w:pPr>
    </w:p>
    <w:p w14:paraId="0CD3A60B" w14:textId="2E95AA52" w:rsidR="001832D8" w:rsidRPr="001832D8" w:rsidDel="007F5ECE" w:rsidRDefault="001832D8" w:rsidP="001832D8">
      <w:pPr>
        <w:rPr>
          <w:del w:id="145" w:author="Imke Endjer" w:date="2023-02-23T11:36:00Z"/>
          <w:sz w:val="24"/>
          <w:szCs w:val="24"/>
        </w:rPr>
      </w:pPr>
    </w:p>
    <w:p w14:paraId="3EB3D9B7" w14:textId="14B417BA" w:rsidR="001832D8" w:rsidRPr="001832D8" w:rsidDel="007F5ECE" w:rsidRDefault="001832D8" w:rsidP="001832D8">
      <w:pPr>
        <w:rPr>
          <w:del w:id="146" w:author="Imke Endjer" w:date="2023-02-23T11:36:00Z"/>
          <w:sz w:val="24"/>
          <w:szCs w:val="24"/>
        </w:rPr>
      </w:pPr>
    </w:p>
    <w:p w14:paraId="5BFEF0AB" w14:textId="5E63AF81" w:rsidR="001832D8" w:rsidRPr="001832D8" w:rsidDel="007F5ECE" w:rsidRDefault="001832D8" w:rsidP="001832D8">
      <w:pPr>
        <w:rPr>
          <w:del w:id="147" w:author="Imke Endjer" w:date="2023-02-23T11:36:00Z"/>
          <w:sz w:val="24"/>
          <w:szCs w:val="24"/>
        </w:rPr>
      </w:pPr>
    </w:p>
    <w:p w14:paraId="3150CA78" w14:textId="037438EF" w:rsidR="001832D8" w:rsidRPr="001832D8" w:rsidDel="007F5ECE" w:rsidRDefault="001832D8" w:rsidP="001832D8">
      <w:pPr>
        <w:rPr>
          <w:del w:id="148" w:author="Imke Endjer" w:date="2023-02-23T11:36:00Z"/>
          <w:sz w:val="24"/>
          <w:szCs w:val="24"/>
        </w:rPr>
      </w:pPr>
    </w:p>
    <w:p w14:paraId="1CB8EC69" w14:textId="7D524BD6" w:rsidR="001832D8" w:rsidRPr="001832D8" w:rsidDel="007F5ECE" w:rsidRDefault="001832D8" w:rsidP="001832D8">
      <w:pPr>
        <w:rPr>
          <w:del w:id="149" w:author="Imke Endjer" w:date="2023-02-23T11:36:00Z"/>
          <w:sz w:val="24"/>
          <w:szCs w:val="24"/>
        </w:rPr>
      </w:pPr>
    </w:p>
    <w:p w14:paraId="59344CD2" w14:textId="46740CB3" w:rsidR="001832D8" w:rsidRPr="001832D8" w:rsidDel="007F5ECE" w:rsidRDefault="001832D8" w:rsidP="001832D8">
      <w:pPr>
        <w:rPr>
          <w:del w:id="150" w:author="Imke Endjer" w:date="2023-02-23T11:36:00Z"/>
          <w:sz w:val="24"/>
          <w:szCs w:val="24"/>
        </w:rPr>
      </w:pPr>
    </w:p>
    <w:p w14:paraId="6D1804E5" w14:textId="4D80A52D" w:rsidR="001832D8" w:rsidRPr="001832D8" w:rsidDel="007F5ECE" w:rsidRDefault="001832D8" w:rsidP="001832D8">
      <w:pPr>
        <w:rPr>
          <w:del w:id="151" w:author="Imke Endjer" w:date="2023-02-23T11:36:00Z"/>
          <w:sz w:val="24"/>
          <w:szCs w:val="24"/>
        </w:rPr>
      </w:pPr>
    </w:p>
    <w:p w14:paraId="5B4D7D0C" w14:textId="46C31D0F" w:rsidR="001832D8" w:rsidRDefault="001832D8" w:rsidP="001832D8">
      <w:pPr>
        <w:rPr>
          <w:color w:val="0000FF"/>
          <w:u w:val="single"/>
        </w:rPr>
      </w:pPr>
    </w:p>
    <w:p w14:paraId="463EB146" w14:textId="6E23A8B0" w:rsidR="001832D8" w:rsidRPr="001832D8" w:rsidRDefault="001832D8" w:rsidP="001832D8">
      <w:pPr>
        <w:tabs>
          <w:tab w:val="left" w:pos="3840"/>
        </w:tabs>
        <w:rPr>
          <w:sz w:val="24"/>
          <w:szCs w:val="24"/>
        </w:rPr>
      </w:pPr>
      <w:r>
        <w:rPr>
          <w:sz w:val="24"/>
          <w:szCs w:val="24"/>
        </w:rPr>
        <w:tab/>
      </w:r>
    </w:p>
    <w:sectPr w:rsidR="001832D8" w:rsidRPr="001832D8">
      <w:headerReference w:type="default" r:id="rId35"/>
      <w:footerReference w:type="default" r:id="rId36"/>
      <w:pgSz w:w="11906" w:h="16838"/>
      <w:pgMar w:top="1134" w:right="1134" w:bottom="1134" w:left="1531" w:header="709" w:footer="3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17AF4" w14:textId="77777777" w:rsidR="00424808" w:rsidRDefault="00424808">
      <w:pPr>
        <w:spacing w:after="0" w:line="240" w:lineRule="auto"/>
      </w:pPr>
      <w:r>
        <w:separator/>
      </w:r>
    </w:p>
  </w:endnote>
  <w:endnote w:type="continuationSeparator" w:id="0">
    <w:p w14:paraId="7E29DD39" w14:textId="77777777" w:rsidR="00424808" w:rsidRDefault="00424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45">
    <w:altName w:val="Arial"/>
    <w:charset w:val="00"/>
    <w:family w:val="auto"/>
    <w:pitch w:val="variable"/>
    <w:sig w:usb0="E00002FF" w:usb1="5000785B" w:usb2="00000000" w:usb3="00000000" w:csb0="0000019F" w:csb1="00000000"/>
  </w:font>
  <w:font w:name="Helvetica 65">
    <w:altName w:val="Arial"/>
    <w:charset w:val="00"/>
    <w:family w:val="auto"/>
    <w:pitch w:val="variable"/>
    <w:sig w:usb0="E00002FF" w:usb1="5000785B" w:usb2="00000000" w:usb3="00000000" w:csb0="0000019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CD1B9" w14:textId="77777777" w:rsidR="00475C2F" w:rsidRDefault="00475C2F">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F0736" w14:textId="22FB3708" w:rsidR="00475C2F" w:rsidRDefault="001832D8">
    <w:pPr>
      <w:pBdr>
        <w:top w:val="nil"/>
        <w:left w:val="nil"/>
        <w:bottom w:val="nil"/>
        <w:right w:val="nil"/>
        <w:between w:val="nil"/>
      </w:pBdr>
      <w:tabs>
        <w:tab w:val="center" w:pos="4536"/>
        <w:tab w:val="right" w:pos="9072"/>
        <w:tab w:val="center" w:pos="5103"/>
        <w:tab w:val="right" w:pos="8789"/>
      </w:tabs>
      <w:spacing w:after="0" w:line="240" w:lineRule="auto"/>
      <w:ind w:right="-2637"/>
      <w:rPr>
        <w:i/>
        <w:color w:val="000000"/>
        <w:sz w:val="18"/>
        <w:szCs w:val="18"/>
      </w:rPr>
    </w:pPr>
    <w:r>
      <w:rPr>
        <w:noProof/>
      </w:rPr>
      <mc:AlternateContent>
        <mc:Choice Requires="wps">
          <w:drawing>
            <wp:anchor distT="0" distB="0" distL="114300" distR="114300" simplePos="0" relativeHeight="251660288" behindDoc="0" locked="0" layoutInCell="1" hidden="0" allowOverlap="1" wp14:anchorId="6D1B38E9" wp14:editId="5AE7A71F">
              <wp:simplePos x="0" y="0"/>
              <wp:positionH relativeFrom="column">
                <wp:posOffset>3965575</wp:posOffset>
              </wp:positionH>
              <wp:positionV relativeFrom="paragraph">
                <wp:posOffset>-3357245</wp:posOffset>
              </wp:positionV>
              <wp:extent cx="4405630" cy="243840"/>
              <wp:effectExtent l="4445" t="0" r="0" b="0"/>
              <wp:wrapNone/>
              <wp:docPr id="336" name="Rechteck 336"/>
              <wp:cNvGraphicFramePr/>
              <a:graphic xmlns:a="http://schemas.openxmlformats.org/drawingml/2006/main">
                <a:graphicData uri="http://schemas.microsoft.com/office/word/2010/wordprocessingShape">
                  <wps:wsp>
                    <wps:cNvSpPr/>
                    <wps:spPr>
                      <a:xfrm rot="16200000">
                        <a:off x="0" y="0"/>
                        <a:ext cx="4405630" cy="243840"/>
                      </a:xfrm>
                      <a:prstGeom prst="rect">
                        <a:avLst/>
                      </a:prstGeom>
                      <a:solidFill>
                        <a:srgbClr val="FFFFFF"/>
                      </a:solidFill>
                      <a:ln>
                        <a:noFill/>
                      </a:ln>
                    </wps:spPr>
                    <wps:txbx>
                      <w:txbxContent>
                        <w:p w14:paraId="3EA76B74" w14:textId="77777777" w:rsidR="00475C2F" w:rsidRDefault="001832D8">
                          <w:pPr>
                            <w:spacing w:line="180" w:lineRule="auto"/>
                            <w:textDirection w:val="btLr"/>
                          </w:pPr>
                          <w:r>
                            <w:rPr>
                              <w:rFonts w:ascii="helvetica neue" w:eastAsia="helvetica neue" w:hAnsi="helvetica neue" w:cs="helvetica neue"/>
                              <w:color w:val="A6A6A6"/>
                              <w:sz w:val="14"/>
                            </w:rPr>
                            <w:t xml:space="preserve">Eine Entwicklung in Kooperation von der Didaktik der Informatik der FU Berlin (computingeducation.de) </w:t>
                          </w:r>
                          <w:r>
                            <w:rPr>
                              <w:rFonts w:ascii="helvetica neue" w:eastAsia="helvetica neue" w:hAnsi="helvetica neue" w:cs="helvetica neue"/>
                              <w:color w:val="A6A6A6"/>
                              <w:sz w:val="14"/>
                            </w:rPr>
                            <w:br/>
                            <w:t>und der Wissensfabrik – Unternehmen für Deutschland e.V.</w:t>
                          </w:r>
                        </w:p>
                        <w:p w14:paraId="37D207CD" w14:textId="77777777" w:rsidR="00475C2F" w:rsidRDefault="00475C2F">
                          <w:pPr>
                            <w:spacing w:line="180"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D1B38E9" id="Rechteck 336" o:spid="_x0000_s1031" style="position:absolute;margin-left:312.25pt;margin-top:-264.35pt;width:346.9pt;height:19.2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" stroked="f">
              <v:textbox inset="2.53958mm,1.2694mm,2.53958mm,1.2694mm">
                <w:txbxContent>
                  <w:p w14:paraId="3EA76B74" w14:textId="77777777" w:rsidR="00475C2F" w:rsidRDefault="001832D8">
                    <w:pPr>
                      <w:spacing w:line="180" w:lineRule="auto"/>
                      <w:textDirection w:val="btLr"/>
                    </w:pPr>
                    <w:r>
                      <w:rPr>
                        <w:rFonts w:ascii="helvetica neue" w:eastAsia="helvetica neue" w:hAnsi="helvetica neue" w:cs="helvetica neue"/>
                        <w:color w:val="A6A6A6"/>
                        <w:sz w:val="14"/>
                      </w:rPr>
                      <w:t xml:space="preserve">Eine Entwicklung in Kooperation von der Didaktik der Informatik der FU Berlin (computingeducation.de) </w:t>
                    </w:r>
                    <w:r>
                      <w:rPr>
                        <w:rFonts w:ascii="helvetica neue" w:eastAsia="helvetica neue" w:hAnsi="helvetica neue" w:cs="helvetica neue"/>
                        <w:color w:val="A6A6A6"/>
                        <w:sz w:val="14"/>
                      </w:rPr>
                      <w:br/>
                      <w:t>und der Wissensfabrik – Unternehmen für Deutschland e.V.</w:t>
                    </w:r>
                  </w:p>
                  <w:p w14:paraId="37D207CD" w14:textId="77777777" w:rsidR="00475C2F" w:rsidRDefault="00475C2F">
                    <w:pPr>
                      <w:spacing w:line="180" w:lineRule="auto"/>
                      <w:textDirection w:val="btLr"/>
                    </w:pPr>
                  </w:p>
                </w:txbxContent>
              </v:textbox>
            </v:rect>
          </w:pict>
        </mc:Fallback>
      </mc:AlternateContent>
    </w:r>
    <w:r>
      <w:rPr>
        <w:color w:val="000000"/>
        <w:sz w:val="6"/>
        <w:szCs w:val="6"/>
      </w:rPr>
      <w:t xml:space="preserve"> </w:t>
    </w:r>
    <w:r>
      <w:rPr>
        <w:color w:val="000000"/>
        <w:sz w:val="18"/>
        <w:szCs w:val="18"/>
      </w:rPr>
      <w:t>Modul KI-A2 – Mein persönlicher Assistent</w:t>
    </w:r>
    <w:r>
      <w:rPr>
        <w:color w:val="000000"/>
        <w:sz w:val="18"/>
        <w:szCs w:val="18"/>
      </w:rPr>
      <w:tab/>
      <w:t>zuletzt aktualisiert am 13.12.2021</w:t>
    </w:r>
    <w:r>
      <w:rPr>
        <w:i/>
        <w:color w:val="000000"/>
        <w:sz w:val="18"/>
        <w:szCs w:val="18"/>
      </w:rPr>
      <w:tab/>
    </w:r>
    <w:r>
      <w:rPr>
        <w:color w:val="000000"/>
        <w:sz w:val="18"/>
        <w:szCs w:val="18"/>
      </w:rPr>
      <w:t xml:space="preserve">Seite </w:t>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2</w:t>
    </w:r>
    <w:r>
      <w:rPr>
        <w:color w:val="000000"/>
        <w:sz w:val="18"/>
        <w:szCs w:val="18"/>
      </w:rPr>
      <w:fldChar w:fldCharType="end"/>
    </w:r>
    <w:r>
      <w:rPr>
        <w:color w:val="000000"/>
        <w:sz w:val="18"/>
        <w:szCs w:val="18"/>
      </w:rPr>
      <w:t xml:space="preserve"> von </w:t>
    </w:r>
    <w:r>
      <w:rPr>
        <w:color w:val="000000"/>
        <w:sz w:val="18"/>
        <w:szCs w:val="18"/>
      </w:rPr>
      <w:fldChar w:fldCharType="begin"/>
    </w:r>
    <w:r>
      <w:rPr>
        <w:color w:val="000000"/>
        <w:sz w:val="18"/>
        <w:szCs w:val="18"/>
      </w:rPr>
      <w:instrText>NUMPAGES</w:instrText>
    </w:r>
    <w:r>
      <w:rPr>
        <w:color w:val="000000"/>
        <w:sz w:val="18"/>
        <w:szCs w:val="18"/>
      </w:rPr>
      <w:fldChar w:fldCharType="separate"/>
    </w:r>
    <w:r>
      <w:rPr>
        <w:noProof/>
        <w:color w:val="000000"/>
        <w:sz w:val="18"/>
        <w:szCs w:val="18"/>
      </w:rPr>
      <w:t>3</w:t>
    </w:r>
    <w:r>
      <w:rPr>
        <w:color w:val="000000"/>
        <w:sz w:val="18"/>
        <w:szCs w:val="18"/>
      </w:rPr>
      <w:fldChar w:fldCharType="end"/>
    </w:r>
    <w:r>
      <w:rPr>
        <w:noProof/>
      </w:rPr>
      <w:drawing>
        <wp:anchor distT="0" distB="0" distL="114300" distR="114300" simplePos="0" relativeHeight="251661312" behindDoc="0" locked="0" layoutInCell="1" hidden="0" allowOverlap="1" wp14:anchorId="217BA26E" wp14:editId="1F130937">
          <wp:simplePos x="0" y="0"/>
          <wp:positionH relativeFrom="column">
            <wp:posOffset>5845558</wp:posOffset>
          </wp:positionH>
          <wp:positionV relativeFrom="paragraph">
            <wp:posOffset>-746784</wp:posOffset>
          </wp:positionV>
          <wp:extent cx="647750" cy="146050"/>
          <wp:effectExtent l="0" t="0" r="0" b="0"/>
          <wp:wrapNone/>
          <wp:docPr id="3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rot="16199998">
                    <a:off x="0" y="0"/>
                    <a:ext cx="647750" cy="146050"/>
                  </a:xfrm>
                  <a:prstGeom prst="rect">
                    <a:avLst/>
                  </a:prstGeom>
                  <a:ln/>
                </pic:spPr>
              </pic:pic>
            </a:graphicData>
          </a:graphic>
        </wp:anchor>
      </w:drawing>
    </w:r>
    <w:r>
      <w:rPr>
        <w:noProof/>
      </w:rPr>
      <mc:AlternateContent>
        <mc:Choice Requires="wpg">
          <w:drawing>
            <wp:anchor distT="0" distB="0" distL="114300" distR="114300" simplePos="0" relativeHeight="251662336" behindDoc="0" locked="0" layoutInCell="1" hidden="0" allowOverlap="1" wp14:anchorId="38553FC0" wp14:editId="397B6824">
              <wp:simplePos x="0" y="0"/>
              <wp:positionH relativeFrom="column">
                <wp:posOffset>1</wp:posOffset>
              </wp:positionH>
              <wp:positionV relativeFrom="paragraph">
                <wp:posOffset>-139699</wp:posOffset>
              </wp:positionV>
              <wp:extent cx="5605200" cy="31750"/>
              <wp:effectExtent l="0" t="0" r="0" b="0"/>
              <wp:wrapNone/>
              <wp:docPr id="332" name="Gerade Verbindung mit Pfeil 332"/>
              <wp:cNvGraphicFramePr/>
              <a:graphic xmlns:a="http://schemas.openxmlformats.org/drawingml/2006/main">
                <a:graphicData uri="http://schemas.microsoft.com/office/word/2010/wordprocessingShape">
                  <wps:wsp>
                    <wps:cNvCnPr/>
                    <wps:spPr>
                      <a:xfrm>
                        <a:off x="2543400" y="3780000"/>
                        <a:ext cx="5605200" cy="0"/>
                      </a:xfrm>
                      <a:prstGeom prst="straightConnector1">
                        <a:avLst/>
                      </a:prstGeom>
                      <a:noFill/>
                      <a:ln w="31750" cap="flat" cmpd="sng">
                        <a:solidFill>
                          <a:srgbClr val="F5A700"/>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-139699</wp:posOffset>
              </wp:positionV>
              <wp:extent cx="5605200" cy="31750"/>
              <wp:effectExtent b="0" l="0" r="0" t="0"/>
              <wp:wrapNone/>
              <wp:docPr id="332"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5605200" cy="31750"/>
                      </a:xfrm>
                      <a:prstGeom prst="rect"/>
                      <a:ln/>
                    </pic:spPr>
                  </pic:pic>
                </a:graphicData>
              </a:graphic>
            </wp:anchor>
          </w:drawing>
        </mc:Fallback>
      </mc:AlternateContent>
    </w:r>
  </w:p>
  <w:p w14:paraId="4B34940F" w14:textId="77777777" w:rsidR="00475C2F" w:rsidRDefault="00475C2F">
    <w:pPr>
      <w:widowControl w:val="0"/>
      <w:pBdr>
        <w:top w:val="nil"/>
        <w:left w:val="nil"/>
        <w:bottom w:val="nil"/>
        <w:right w:val="nil"/>
        <w:between w:val="nil"/>
      </w:pBdr>
      <w:spacing w:after="0" w:line="276" w:lineRule="auto"/>
      <w:rPr>
        <w:i/>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2FDF6" w14:textId="77777777" w:rsidR="00475C2F" w:rsidRDefault="001832D8">
    <w:pPr>
      <w:pBdr>
        <w:top w:val="nil"/>
        <w:left w:val="nil"/>
        <w:bottom w:val="nil"/>
        <w:right w:val="nil"/>
        <w:between w:val="nil"/>
      </w:pBdr>
      <w:tabs>
        <w:tab w:val="center" w:pos="4536"/>
        <w:tab w:val="right" w:pos="9072"/>
        <w:tab w:val="left" w:pos="5103"/>
      </w:tabs>
      <w:spacing w:after="0" w:line="240" w:lineRule="auto"/>
      <w:rPr>
        <w:color w:val="000000"/>
        <w:sz w:val="18"/>
        <w:szCs w:val="18"/>
      </w:rPr>
    </w:pPr>
    <w:bookmarkStart w:id="2" w:name="_heading=h.44sinio" w:colFirst="0" w:colLast="0"/>
    <w:bookmarkEnd w:id="2"/>
    <w:r>
      <w:rPr>
        <w:color w:val="000000"/>
        <w:sz w:val="18"/>
        <w:szCs w:val="18"/>
      </w:rPr>
      <w:t>Eine Entwicklung in Kooperation von:</w:t>
    </w:r>
    <w:r>
      <w:rPr>
        <w:noProof/>
      </w:rPr>
      <w:drawing>
        <wp:anchor distT="0" distB="0" distL="114300" distR="114300" simplePos="0" relativeHeight="251663360" behindDoc="0" locked="0" layoutInCell="1" hidden="0" allowOverlap="1" wp14:anchorId="0D3D5CB3" wp14:editId="0619EC5D">
          <wp:simplePos x="0" y="0"/>
          <wp:positionH relativeFrom="column">
            <wp:posOffset>5598160</wp:posOffset>
          </wp:positionH>
          <wp:positionV relativeFrom="paragraph">
            <wp:posOffset>17780</wp:posOffset>
          </wp:positionV>
          <wp:extent cx="1108800" cy="360000"/>
          <wp:effectExtent l="0" t="0" r="0" b="0"/>
          <wp:wrapSquare wrapText="bothSides" distT="0" distB="0" distL="114300" distR="114300"/>
          <wp:docPr id="341" name="image5.png" descr="Bildergebnis für cc lizenz urheberrecht"/>
          <wp:cNvGraphicFramePr/>
          <a:graphic xmlns:a="http://schemas.openxmlformats.org/drawingml/2006/main">
            <a:graphicData uri="http://schemas.openxmlformats.org/drawingml/2006/picture">
              <pic:pic xmlns:pic="http://schemas.openxmlformats.org/drawingml/2006/picture">
                <pic:nvPicPr>
                  <pic:cNvPr id="0" name="image5.png" descr="Bildergebnis für cc lizenz urheberrecht"/>
                  <pic:cNvPicPr preferRelativeResize="0"/>
                </pic:nvPicPr>
                <pic:blipFill>
                  <a:blip r:embed="rId1"/>
                  <a:srcRect b="14090"/>
                  <a:stretch>
                    <a:fillRect/>
                  </a:stretch>
                </pic:blipFill>
                <pic:spPr>
                  <a:xfrm rot="16199998">
                    <a:off x="0" y="0"/>
                    <a:ext cx="1108800" cy="360000"/>
                  </a:xfrm>
                  <a:prstGeom prst="rect">
                    <a:avLst/>
                  </a:prstGeom>
                  <a:ln/>
                </pic:spPr>
              </pic:pic>
            </a:graphicData>
          </a:graphic>
        </wp:anchor>
      </w:drawing>
    </w:r>
  </w:p>
  <w:p w14:paraId="0AE584B6" w14:textId="77777777" w:rsidR="00475C2F" w:rsidRDefault="001832D8">
    <w:pPr>
      <w:pBdr>
        <w:top w:val="nil"/>
        <w:left w:val="nil"/>
        <w:bottom w:val="nil"/>
        <w:right w:val="nil"/>
        <w:between w:val="nil"/>
      </w:pBdr>
      <w:tabs>
        <w:tab w:val="center" w:pos="4536"/>
        <w:tab w:val="right" w:pos="9072"/>
        <w:tab w:val="left" w:pos="5103"/>
      </w:tabs>
      <w:spacing w:after="0" w:line="240" w:lineRule="auto"/>
      <w:rPr>
        <w:color w:val="000000"/>
        <w:sz w:val="18"/>
        <w:szCs w:val="18"/>
      </w:rPr>
    </w:pPr>
    <w:r>
      <w:rPr>
        <w:noProof/>
      </w:rPr>
      <w:drawing>
        <wp:anchor distT="0" distB="0" distL="0" distR="0" simplePos="0" relativeHeight="251664384" behindDoc="1" locked="0" layoutInCell="1" hidden="0" allowOverlap="1" wp14:anchorId="2B8D5B24" wp14:editId="68EE461F">
          <wp:simplePos x="0" y="0"/>
          <wp:positionH relativeFrom="column">
            <wp:posOffset>-13333</wp:posOffset>
          </wp:positionH>
          <wp:positionV relativeFrom="paragraph">
            <wp:posOffset>121920</wp:posOffset>
          </wp:positionV>
          <wp:extent cx="1822450" cy="486410"/>
          <wp:effectExtent l="0" t="0" r="0" b="0"/>
          <wp:wrapNone/>
          <wp:docPr id="34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
                  <a:srcRect/>
                  <a:stretch>
                    <a:fillRect/>
                  </a:stretch>
                </pic:blipFill>
                <pic:spPr>
                  <a:xfrm>
                    <a:off x="0" y="0"/>
                    <a:ext cx="1822450" cy="486410"/>
                  </a:xfrm>
                  <a:prstGeom prst="rect">
                    <a:avLst/>
                  </a:prstGeom>
                  <a:ln/>
                </pic:spPr>
              </pic:pic>
            </a:graphicData>
          </a:graphic>
        </wp:anchor>
      </w:drawing>
    </w:r>
    <w:r>
      <w:rPr>
        <w:noProof/>
      </w:rPr>
      <w:drawing>
        <wp:anchor distT="0" distB="0" distL="114300" distR="114300" simplePos="0" relativeHeight="251665408" behindDoc="0" locked="0" layoutInCell="1" hidden="0" allowOverlap="1" wp14:anchorId="18050F7F" wp14:editId="153034C2">
          <wp:simplePos x="0" y="0"/>
          <wp:positionH relativeFrom="column">
            <wp:posOffset>3041650</wp:posOffset>
          </wp:positionH>
          <wp:positionV relativeFrom="paragraph">
            <wp:posOffset>0</wp:posOffset>
          </wp:positionV>
          <wp:extent cx="2167890" cy="628650"/>
          <wp:effectExtent l="0" t="0" r="0" b="0"/>
          <wp:wrapSquare wrapText="bothSides" distT="0" distB="0" distL="114300" distR="114300"/>
          <wp:docPr id="3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2167890" cy="628650"/>
                  </a:xfrm>
                  <a:prstGeom prst="rect">
                    <a:avLst/>
                  </a:prstGeom>
                  <a:ln/>
                </pic:spPr>
              </pic:pic>
            </a:graphicData>
          </a:graphic>
        </wp:anchor>
      </w:drawing>
    </w:r>
    <w:r>
      <w:rPr>
        <w:noProof/>
      </w:rPr>
      <w:drawing>
        <wp:anchor distT="0" distB="0" distL="114300" distR="114300" simplePos="0" relativeHeight="251666432" behindDoc="0" locked="0" layoutInCell="1" hidden="0" allowOverlap="1" wp14:anchorId="7564C419" wp14:editId="35C3FA2E">
          <wp:simplePos x="0" y="0"/>
          <wp:positionH relativeFrom="column">
            <wp:posOffset>2177415</wp:posOffset>
          </wp:positionH>
          <wp:positionV relativeFrom="paragraph">
            <wp:posOffset>55880</wp:posOffset>
          </wp:positionV>
          <wp:extent cx="463550" cy="528320"/>
          <wp:effectExtent l="0" t="0" r="0" b="0"/>
          <wp:wrapSquare wrapText="bothSides" distT="0" distB="0" distL="114300" distR="114300"/>
          <wp:docPr id="34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
                  <a:srcRect/>
                  <a:stretch>
                    <a:fillRect/>
                  </a:stretch>
                </pic:blipFill>
                <pic:spPr>
                  <a:xfrm>
                    <a:off x="0" y="0"/>
                    <a:ext cx="463550" cy="528320"/>
                  </a:xfrm>
                  <a:prstGeom prst="rect">
                    <a:avLst/>
                  </a:prstGeom>
                  <a:ln/>
                </pic:spPr>
              </pic:pic>
            </a:graphicData>
          </a:graphic>
        </wp:anchor>
      </w:drawing>
    </w:r>
  </w:p>
  <w:p w14:paraId="2220F264" w14:textId="77777777" w:rsidR="00475C2F" w:rsidRDefault="001832D8">
    <w:pPr>
      <w:pBdr>
        <w:top w:val="nil"/>
        <w:left w:val="nil"/>
        <w:bottom w:val="nil"/>
        <w:right w:val="nil"/>
        <w:between w:val="nil"/>
      </w:pBdr>
      <w:tabs>
        <w:tab w:val="center" w:pos="4536"/>
        <w:tab w:val="right" w:pos="9072"/>
        <w:tab w:val="left" w:pos="5103"/>
      </w:tabs>
      <w:spacing w:after="0" w:line="240" w:lineRule="auto"/>
      <w:rPr>
        <w:color w:val="000000"/>
        <w:sz w:val="18"/>
        <w:szCs w:val="18"/>
      </w:rPr>
    </w:pPr>
    <w:r>
      <w:rPr>
        <w:color w:val="000000"/>
        <w:sz w:val="18"/>
        <w:szCs w:val="18"/>
      </w:rPr>
      <w:tab/>
    </w:r>
  </w:p>
  <w:p w14:paraId="64FFB7FD" w14:textId="77777777" w:rsidR="00475C2F" w:rsidRDefault="001832D8">
    <w:pPr>
      <w:pBdr>
        <w:top w:val="nil"/>
        <w:left w:val="nil"/>
        <w:bottom w:val="nil"/>
        <w:right w:val="nil"/>
        <w:between w:val="nil"/>
      </w:pBdr>
      <w:tabs>
        <w:tab w:val="center" w:pos="4536"/>
        <w:tab w:val="right" w:pos="9072"/>
        <w:tab w:val="right" w:pos="4395"/>
        <w:tab w:val="left" w:pos="5103"/>
      </w:tabs>
      <w:spacing w:after="0" w:line="240" w:lineRule="auto"/>
      <w:rPr>
        <w:color w:val="000000"/>
      </w:rPr>
    </w:pPr>
    <w:r>
      <w:rPr>
        <w:color w:val="000000"/>
      </w:rPr>
      <w:t xml:space="preserve">                  </w:t>
    </w:r>
    <w:r>
      <w:rPr>
        <w:color w:val="000000"/>
      </w:rPr>
      <w:tab/>
    </w:r>
    <w:r>
      <w:rPr>
        <w:color w:val="000000"/>
      </w:rPr>
      <w:tab/>
      <w:t xml:space="preserve">         </w:t>
    </w:r>
  </w:p>
  <w:p w14:paraId="4142556A" w14:textId="77777777" w:rsidR="00475C2F" w:rsidRDefault="00475C2F">
    <w:pPr>
      <w:pBdr>
        <w:top w:val="nil"/>
        <w:left w:val="nil"/>
        <w:bottom w:val="nil"/>
        <w:right w:val="nil"/>
        <w:between w:val="nil"/>
      </w:pBdr>
      <w:tabs>
        <w:tab w:val="center" w:pos="4536"/>
        <w:tab w:val="right" w:pos="9072"/>
        <w:tab w:val="right" w:pos="3261"/>
        <w:tab w:val="left" w:pos="5387"/>
      </w:tabs>
      <w:spacing w:after="0" w:line="240" w:lineRule="auto"/>
      <w:ind w:firstLine="709"/>
      <w:rPr>
        <w:color w:val="000000"/>
      </w:rPr>
    </w:pPr>
  </w:p>
  <w:p w14:paraId="28D3A644" w14:textId="77777777" w:rsidR="00475C2F" w:rsidRDefault="001832D8">
    <w:pPr>
      <w:pBdr>
        <w:top w:val="nil"/>
        <w:left w:val="nil"/>
        <w:bottom w:val="nil"/>
        <w:right w:val="nil"/>
        <w:between w:val="nil"/>
      </w:pBdr>
      <w:tabs>
        <w:tab w:val="center" w:pos="4536"/>
        <w:tab w:val="right" w:pos="9072"/>
      </w:tabs>
      <w:spacing w:after="0" w:line="240" w:lineRule="auto"/>
      <w:rPr>
        <w:color w:val="000000"/>
      </w:rPr>
    </w:pPr>
    <w:r>
      <w:rPr>
        <w:noProof/>
      </w:rPr>
      <mc:AlternateContent>
        <mc:Choice Requires="wpg">
          <w:drawing>
            <wp:anchor distT="0" distB="0" distL="114300" distR="114300" simplePos="0" relativeHeight="251667456" behindDoc="0" locked="0" layoutInCell="1" hidden="0" allowOverlap="1" wp14:anchorId="3A617D5E" wp14:editId="49136400">
              <wp:simplePos x="0" y="0"/>
              <wp:positionH relativeFrom="column">
                <wp:posOffset>-1066799</wp:posOffset>
              </wp:positionH>
              <wp:positionV relativeFrom="paragraph">
                <wp:posOffset>165100</wp:posOffset>
              </wp:positionV>
              <wp:extent cx="7693200" cy="31750"/>
              <wp:effectExtent l="0" t="0" r="0" b="0"/>
              <wp:wrapSquare wrapText="bothSides" distT="0" distB="0" distL="114300" distR="114300"/>
              <wp:docPr id="337" name="Gerade Verbindung mit Pfeil 337"/>
              <wp:cNvGraphicFramePr/>
              <a:graphic xmlns:a="http://schemas.openxmlformats.org/drawingml/2006/main">
                <a:graphicData uri="http://schemas.microsoft.com/office/word/2010/wordprocessingShape">
                  <wps:wsp>
                    <wps:cNvCnPr/>
                    <wps:spPr>
                      <a:xfrm>
                        <a:off x="1499400" y="3780000"/>
                        <a:ext cx="7693200" cy="0"/>
                      </a:xfrm>
                      <a:prstGeom prst="straightConnector1">
                        <a:avLst/>
                      </a:prstGeom>
                      <a:noFill/>
                      <a:ln w="31750" cap="flat" cmpd="sng">
                        <a:solidFill>
                          <a:srgbClr val="F5A7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-1066799</wp:posOffset>
              </wp:positionH>
              <wp:positionV relativeFrom="paragraph">
                <wp:posOffset>165100</wp:posOffset>
              </wp:positionV>
              <wp:extent cx="7693200" cy="31750"/>
              <wp:effectExtent b="0" l="0" r="0" t="0"/>
              <wp:wrapSquare wrapText="bothSides" distB="0" distT="0" distL="114300" distR="114300"/>
              <wp:docPr id="337" name="image12.png"/>
              <a:graphic>
                <a:graphicData uri="http://schemas.openxmlformats.org/drawingml/2006/picture">
                  <pic:pic>
                    <pic:nvPicPr>
                      <pic:cNvPr id="0" name="image12.png"/>
                      <pic:cNvPicPr preferRelativeResize="0"/>
                    </pic:nvPicPr>
                    <pic:blipFill>
                      <a:blip r:embed="rId5"/>
                      <a:srcRect/>
                      <a:stretch>
                        <a:fillRect/>
                      </a:stretch>
                    </pic:blipFill>
                    <pic:spPr>
                      <a:xfrm>
                        <a:off x="0" y="0"/>
                        <a:ext cx="7693200" cy="31750"/>
                      </a:xfrm>
                      <a:prstGeom prst="rect"/>
                      <a:ln/>
                    </pic:spPr>
                  </pic:pic>
                </a:graphicData>
              </a:graphic>
            </wp:anchor>
          </w:drawing>
        </mc:Fallback>
      </mc:AlternateContent>
    </w:r>
  </w:p>
  <w:p w14:paraId="5A9E419D" w14:textId="77777777" w:rsidR="00475C2F" w:rsidRDefault="00475C2F">
    <w:pPr>
      <w:pBdr>
        <w:top w:val="nil"/>
        <w:left w:val="nil"/>
        <w:bottom w:val="nil"/>
        <w:right w:val="nil"/>
        <w:between w:val="nil"/>
      </w:pBdr>
      <w:tabs>
        <w:tab w:val="center" w:pos="4536"/>
        <w:tab w:val="right" w:pos="9072"/>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4BD4E" w14:textId="101741E2" w:rsidR="001832D8" w:rsidRDefault="001832D8">
    <w:pPr>
      <w:pBdr>
        <w:top w:val="nil"/>
        <w:left w:val="nil"/>
        <w:bottom w:val="nil"/>
        <w:right w:val="nil"/>
        <w:between w:val="nil"/>
      </w:pBdr>
      <w:tabs>
        <w:tab w:val="center" w:pos="4536"/>
        <w:tab w:val="right" w:pos="9072"/>
        <w:tab w:val="center" w:pos="5103"/>
        <w:tab w:val="right" w:pos="8789"/>
      </w:tabs>
      <w:spacing w:after="0" w:line="240" w:lineRule="auto"/>
      <w:ind w:right="-2637"/>
      <w:rPr>
        <w:color w:val="000000"/>
        <w:sz w:val="18"/>
        <w:szCs w:val="18"/>
      </w:rPr>
    </w:pPr>
    <w:r>
      <w:rPr>
        <w:noProof/>
      </w:rPr>
      <mc:AlternateContent>
        <mc:Choice Requires="wps">
          <w:drawing>
            <wp:anchor distT="0" distB="0" distL="114300" distR="114300" simplePos="0" relativeHeight="251668480" behindDoc="0" locked="0" layoutInCell="1" hidden="0" allowOverlap="1" wp14:anchorId="07F04093" wp14:editId="23F527FA">
              <wp:simplePos x="0" y="0"/>
              <wp:positionH relativeFrom="column">
                <wp:posOffset>4028755</wp:posOffset>
              </wp:positionH>
              <wp:positionV relativeFrom="paragraph">
                <wp:posOffset>-3316287</wp:posOffset>
              </wp:positionV>
              <wp:extent cx="4302125" cy="328930"/>
              <wp:effectExtent l="5398" t="13652" r="8572" b="8573"/>
              <wp:wrapNone/>
              <wp:docPr id="333" name="Rechteck 333"/>
              <wp:cNvGraphicFramePr/>
              <a:graphic xmlns:a="http://schemas.openxmlformats.org/drawingml/2006/main">
                <a:graphicData uri="http://schemas.microsoft.com/office/word/2010/wordprocessingShape">
                  <wps:wsp>
                    <wps:cNvSpPr/>
                    <wps:spPr>
                      <a:xfrm rot="16199998">
                        <a:off x="0" y="0"/>
                        <a:ext cx="4302125" cy="328930"/>
                      </a:xfrm>
                      <a:prstGeom prst="rect">
                        <a:avLst/>
                      </a:prstGeom>
                      <a:solidFill>
                        <a:srgbClr val="FFFFFF"/>
                      </a:solidFill>
                      <a:ln>
                        <a:noFill/>
                      </a:ln>
                    </wps:spPr>
                    <wps:txbx>
                      <w:txbxContent>
                        <w:p w14:paraId="099226F1" w14:textId="77777777" w:rsidR="00475C2F" w:rsidRDefault="001832D8">
                          <w:pPr>
                            <w:spacing w:line="180" w:lineRule="auto"/>
                            <w:textDirection w:val="btLr"/>
                          </w:pPr>
                          <w:r>
                            <w:rPr>
                              <w:color w:val="A6A6A6"/>
                              <w:sz w:val="14"/>
                            </w:rPr>
                            <w:t xml:space="preserve">Eine Entwicklung in Kooperation von der Didaktik der Informatik der FU Berlin (computingeducation.de) </w:t>
                          </w:r>
                          <w:r>
                            <w:rPr>
                              <w:color w:val="A6A6A6"/>
                              <w:sz w:val="14"/>
                            </w:rPr>
                            <w:br/>
                            <w:t>und der Wissensfabrik – Unternehmen für Deutschland e.V.</w:t>
                          </w:r>
                        </w:p>
                        <w:p w14:paraId="46ECA698" w14:textId="77777777" w:rsidR="00475C2F" w:rsidRDefault="00475C2F">
                          <w:pPr>
                            <w:spacing w:line="180"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F04093" id="Rechteck 333" o:spid="_x0000_s1032" style="position:absolute;margin-left:317.2pt;margin-top:-261.1pt;width:338.75pt;height:25.9pt;rotation:-5898242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" stroked="f">
              <v:textbox inset="2.53958mm,1.2694mm,2.53958mm,1.2694mm">
                <w:txbxContent>
                  <w:p w14:paraId="099226F1" w14:textId="77777777" w:rsidR="00475C2F" w:rsidRDefault="001832D8">
                    <w:pPr>
                      <w:spacing w:line="180" w:lineRule="auto"/>
                      <w:textDirection w:val="btLr"/>
                    </w:pPr>
                    <w:r>
                      <w:rPr>
                        <w:color w:val="A6A6A6"/>
                        <w:sz w:val="14"/>
                      </w:rPr>
                      <w:t xml:space="preserve">Eine Entwicklung in Kooperation von der Didaktik der Informatik der FU Berlin (computingeducation.de) </w:t>
                    </w:r>
                    <w:r>
                      <w:rPr>
                        <w:color w:val="A6A6A6"/>
                        <w:sz w:val="14"/>
                      </w:rPr>
                      <w:br/>
                      <w:t>und der Wissensfabrik – Unternehmen für Deutschland e.V.</w:t>
                    </w:r>
                  </w:p>
                  <w:p w14:paraId="46ECA698" w14:textId="77777777" w:rsidR="00475C2F" w:rsidRDefault="00475C2F">
                    <w:pPr>
                      <w:spacing w:line="180" w:lineRule="auto"/>
                      <w:textDirection w:val="btLr"/>
                    </w:pPr>
                  </w:p>
                </w:txbxContent>
              </v:textbox>
            </v:rect>
          </w:pict>
        </mc:Fallback>
      </mc:AlternateContent>
    </w:r>
    <w:r w:rsidRPr="00C140D3">
      <w:rPr>
        <w:noProof/>
        <w:sz w:val="8"/>
      </w:rPr>
      <mc:AlternateContent>
        <mc:Choice Requires="wps">
          <w:drawing>
            <wp:anchor distT="0" distB="0" distL="114300" distR="114300" simplePos="0" relativeHeight="251671552" behindDoc="0" locked="0" layoutInCell="1" allowOverlap="1" wp14:anchorId="71E49140" wp14:editId="4AD8A99F">
              <wp:simplePos x="0" y="0"/>
              <wp:positionH relativeFrom="column">
                <wp:posOffset>0</wp:posOffset>
              </wp:positionH>
              <wp:positionV relativeFrom="paragraph">
                <wp:posOffset>-2540</wp:posOffset>
              </wp:positionV>
              <wp:extent cx="5605145" cy="0"/>
              <wp:effectExtent l="0" t="19050" r="33655" b="19050"/>
              <wp:wrapNone/>
              <wp:docPr id="31" name="Gerade Verbindung 7"/>
              <wp:cNvGraphicFramePr/>
              <a:graphic xmlns:a="http://schemas.openxmlformats.org/drawingml/2006/main">
                <a:graphicData uri="http://schemas.microsoft.com/office/word/2010/wordprocessingShape">
                  <wps:wsp>
                    <wps:cNvCnPr/>
                    <wps:spPr>
                      <a:xfrm>
                        <a:off x="0" y="0"/>
                        <a:ext cx="5605145"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194B7125" id="Gerade Verbindung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pt" to="441.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" strokecolor="#f5a700" strokeweight="2.5pt">
              <v:stroke joinstyle="miter"/>
            </v:line>
          </w:pict>
        </mc:Fallback>
      </mc:AlternateContent>
    </w:r>
    <w:r>
      <w:rPr>
        <w:color w:val="000000"/>
        <w:sz w:val="18"/>
        <w:szCs w:val="18"/>
      </w:rPr>
      <w:t xml:space="preserve"> </w:t>
    </w:r>
  </w:p>
  <w:p w14:paraId="7A380850" w14:textId="1FC2D7E6" w:rsidR="00475C2F" w:rsidRDefault="001832D8">
    <w:pPr>
      <w:pBdr>
        <w:top w:val="nil"/>
        <w:left w:val="nil"/>
        <w:bottom w:val="nil"/>
        <w:right w:val="nil"/>
        <w:between w:val="nil"/>
      </w:pBdr>
      <w:tabs>
        <w:tab w:val="center" w:pos="4536"/>
        <w:tab w:val="right" w:pos="9072"/>
        <w:tab w:val="center" w:pos="5103"/>
        <w:tab w:val="right" w:pos="8789"/>
      </w:tabs>
      <w:spacing w:after="0" w:line="240" w:lineRule="auto"/>
      <w:ind w:right="-2637"/>
      <w:rPr>
        <w:i/>
        <w:color w:val="000000"/>
        <w:sz w:val="18"/>
        <w:szCs w:val="18"/>
      </w:rPr>
    </w:pPr>
    <w:r>
      <w:rPr>
        <w:color w:val="000000"/>
        <w:sz w:val="18"/>
        <w:szCs w:val="18"/>
      </w:rPr>
      <w:t>Modul KI-A2 – Mein persönlicher Assistent</w:t>
    </w:r>
    <w:ins w:id="152" w:author="Imke Endjer" w:date="2023-02-23T11:16:00Z">
      <w:r w:rsidR="00073AE6">
        <w:rPr>
          <w:color w:val="000000"/>
          <w:sz w:val="18"/>
          <w:szCs w:val="18"/>
        </w:rPr>
        <w:t xml:space="preserve">  </w:t>
      </w:r>
    </w:ins>
    <w:r>
      <w:rPr>
        <w:color w:val="000000"/>
        <w:sz w:val="18"/>
        <w:szCs w:val="18"/>
      </w:rPr>
      <w:tab/>
      <w:t>zuletzt aktualisiert am 13.12.2021</w:t>
    </w:r>
    <w:r>
      <w:rPr>
        <w:i/>
        <w:color w:val="000000"/>
        <w:sz w:val="18"/>
        <w:szCs w:val="18"/>
      </w:rPr>
      <w:tab/>
    </w:r>
    <w:r>
      <w:rPr>
        <w:color w:val="000000"/>
        <w:sz w:val="18"/>
        <w:szCs w:val="18"/>
      </w:rPr>
      <w:t xml:space="preserve">Seite </w:t>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3</w:t>
    </w:r>
    <w:r>
      <w:rPr>
        <w:color w:val="000000"/>
        <w:sz w:val="18"/>
        <w:szCs w:val="18"/>
      </w:rPr>
      <w:fldChar w:fldCharType="end"/>
    </w:r>
    <w:r>
      <w:rPr>
        <w:color w:val="000000"/>
        <w:sz w:val="18"/>
        <w:szCs w:val="18"/>
      </w:rPr>
      <w:t xml:space="preserve"> von </w:t>
    </w:r>
    <w:r>
      <w:rPr>
        <w:color w:val="000000"/>
        <w:sz w:val="18"/>
        <w:szCs w:val="18"/>
      </w:rPr>
      <w:fldChar w:fldCharType="begin"/>
    </w:r>
    <w:r>
      <w:rPr>
        <w:color w:val="000000"/>
        <w:sz w:val="18"/>
        <w:szCs w:val="18"/>
      </w:rPr>
      <w:instrText>NUMPAGES</w:instrText>
    </w:r>
    <w:r>
      <w:rPr>
        <w:color w:val="000000"/>
        <w:sz w:val="18"/>
        <w:szCs w:val="18"/>
      </w:rPr>
      <w:fldChar w:fldCharType="separate"/>
    </w:r>
    <w:r>
      <w:rPr>
        <w:noProof/>
        <w:color w:val="000000"/>
        <w:sz w:val="18"/>
        <w:szCs w:val="18"/>
      </w:rPr>
      <w:t>4</w:t>
    </w:r>
    <w:r>
      <w:rPr>
        <w:color w:val="000000"/>
        <w:sz w:val="18"/>
        <w:szCs w:val="18"/>
      </w:rPr>
      <w:fldChar w:fldCharType="end"/>
    </w:r>
    <w:r>
      <w:rPr>
        <w:noProof/>
      </w:rPr>
      <w:drawing>
        <wp:anchor distT="0" distB="0" distL="114300" distR="114300" simplePos="0" relativeHeight="251669504" behindDoc="0" locked="0" layoutInCell="1" hidden="0" allowOverlap="1" wp14:anchorId="7A6CAE58" wp14:editId="230BC632">
          <wp:simplePos x="0" y="0"/>
          <wp:positionH relativeFrom="column">
            <wp:posOffset>5841022</wp:posOffset>
          </wp:positionH>
          <wp:positionV relativeFrom="paragraph">
            <wp:posOffset>-745514</wp:posOffset>
          </wp:positionV>
          <wp:extent cx="647750" cy="146050"/>
          <wp:effectExtent l="0" t="0" r="0" b="0"/>
          <wp:wrapNone/>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rot="16199998">
                    <a:off x="0" y="0"/>
                    <a:ext cx="647750" cy="146050"/>
                  </a:xfrm>
                  <a:prstGeom prst="rect">
                    <a:avLst/>
                  </a:prstGeom>
                  <a:ln/>
                </pic:spPr>
              </pic:pic>
            </a:graphicData>
          </a:graphic>
        </wp:anchor>
      </w:drawing>
    </w:r>
  </w:p>
  <w:p w14:paraId="52A3EE8E" w14:textId="77777777" w:rsidR="00475C2F" w:rsidRDefault="00475C2F">
    <w:pPr>
      <w:pBdr>
        <w:top w:val="nil"/>
        <w:left w:val="nil"/>
        <w:bottom w:val="nil"/>
        <w:right w:val="nil"/>
        <w:between w:val="nil"/>
      </w:pBdr>
      <w:tabs>
        <w:tab w:val="center" w:pos="4536"/>
        <w:tab w:val="right" w:pos="9072"/>
        <w:tab w:val="center" w:pos="5103"/>
      </w:tabs>
      <w:spacing w:after="0" w:line="240" w:lineRule="auto"/>
      <w:rPr>
        <w:color w:val="000000"/>
      </w:rPr>
    </w:pPr>
  </w:p>
  <w:p w14:paraId="7603A369" w14:textId="77777777" w:rsidR="00475C2F" w:rsidRDefault="00475C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68127" w14:textId="77777777" w:rsidR="00424808" w:rsidRDefault="00424808">
      <w:pPr>
        <w:spacing w:after="0" w:line="240" w:lineRule="auto"/>
      </w:pPr>
      <w:r>
        <w:separator/>
      </w:r>
    </w:p>
  </w:footnote>
  <w:footnote w:type="continuationSeparator" w:id="0">
    <w:p w14:paraId="02F2A04B" w14:textId="77777777" w:rsidR="00424808" w:rsidRDefault="004248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DD55B" w14:textId="77777777" w:rsidR="00475C2F" w:rsidRDefault="00475C2F">
    <w:pPr>
      <w:pBdr>
        <w:top w:val="nil"/>
        <w:left w:val="nil"/>
        <w:bottom w:val="nil"/>
        <w:right w:val="nil"/>
        <w:between w:val="nil"/>
      </w:pBdr>
      <w:tabs>
        <w:tab w:val="center" w:pos="4536"/>
        <w:tab w:val="right" w:pos="9072"/>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5015C" w14:textId="4E2E3195" w:rsidR="00475C2F" w:rsidRDefault="00475C2F">
    <w:pPr>
      <w:pBdr>
        <w:top w:val="nil"/>
        <w:left w:val="nil"/>
        <w:bottom w:val="nil"/>
        <w:right w:val="nil"/>
        <w:between w:val="nil"/>
      </w:pBdr>
      <w:tabs>
        <w:tab w:val="center" w:pos="4536"/>
        <w:tab w:val="right" w:pos="9072"/>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1B109" w14:textId="77777777" w:rsidR="00475C2F" w:rsidRDefault="001832D8">
    <w:pPr>
      <w:pBdr>
        <w:top w:val="nil"/>
        <w:left w:val="nil"/>
        <w:bottom w:val="nil"/>
        <w:right w:val="nil"/>
        <w:between w:val="nil"/>
      </w:pBdr>
      <w:tabs>
        <w:tab w:val="center" w:pos="4536"/>
        <w:tab w:val="right" w:pos="9072"/>
      </w:tabs>
      <w:spacing w:after="0" w:line="240" w:lineRule="auto"/>
      <w:rPr>
        <w:color w:val="000000"/>
        <w:vertAlign w:val="subscript"/>
      </w:rPr>
    </w:pPr>
    <w:bookmarkStart w:id="1" w:name="_heading=h.1ksv4uv" w:colFirst="0" w:colLast="0"/>
    <w:bookmarkEnd w:id="1"/>
    <w:r>
      <w:rPr>
        <w:noProof/>
        <w:color w:val="000000"/>
        <w:vertAlign w:val="subscript"/>
      </w:rPr>
      <w:drawing>
        <wp:anchor distT="0" distB="0" distL="114300" distR="114300" simplePos="0" relativeHeight="251658240" behindDoc="0" locked="0" layoutInCell="1" hidden="0" allowOverlap="1" wp14:anchorId="4E56FA2E" wp14:editId="79C88D06">
          <wp:simplePos x="0" y="0"/>
          <wp:positionH relativeFrom="page">
            <wp:posOffset>4835525</wp:posOffset>
          </wp:positionH>
          <wp:positionV relativeFrom="page">
            <wp:posOffset>265430</wp:posOffset>
          </wp:positionV>
          <wp:extent cx="2516400" cy="730800"/>
          <wp:effectExtent l="0" t="0" r="0" b="0"/>
          <wp:wrapSquare wrapText="bothSides" distT="0" distB="0" distL="114300" distR="114300"/>
          <wp:docPr id="3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16400" cy="730800"/>
                  </a:xfrm>
                  <a:prstGeom prst="rect">
                    <a:avLst/>
                  </a:prstGeom>
                  <a:ln/>
                </pic:spPr>
              </pic:pic>
            </a:graphicData>
          </a:graphic>
        </wp:anchor>
      </w:drawing>
    </w:r>
  </w:p>
  <w:p w14:paraId="4B51958A" w14:textId="77777777" w:rsidR="00475C2F" w:rsidRDefault="001832D8">
    <w:pPr>
      <w:pBdr>
        <w:top w:val="nil"/>
        <w:left w:val="nil"/>
        <w:bottom w:val="nil"/>
        <w:right w:val="nil"/>
        <w:between w:val="nil"/>
      </w:pBdr>
      <w:tabs>
        <w:tab w:val="center" w:pos="4536"/>
        <w:tab w:val="right" w:pos="9072"/>
        <w:tab w:val="left" w:pos="3855"/>
      </w:tabs>
      <w:spacing w:after="0" w:line="240" w:lineRule="auto"/>
      <w:rPr>
        <w:color w:val="000000"/>
      </w:rPr>
    </w:pPr>
    <w:r>
      <w:rPr>
        <w:color w:val="000000"/>
      </w:rPr>
      <w:tab/>
    </w:r>
  </w:p>
  <w:p w14:paraId="13E29EEF" w14:textId="77777777" w:rsidR="00475C2F" w:rsidRDefault="001832D8">
    <w:pPr>
      <w:pBdr>
        <w:top w:val="nil"/>
        <w:left w:val="nil"/>
        <w:bottom w:val="nil"/>
        <w:right w:val="nil"/>
        <w:between w:val="nil"/>
      </w:pBdr>
      <w:tabs>
        <w:tab w:val="center" w:pos="4536"/>
        <w:tab w:val="right" w:pos="9072"/>
        <w:tab w:val="left" w:pos="5010"/>
      </w:tabs>
      <w:spacing w:after="0" w:line="240" w:lineRule="auto"/>
      <w:rPr>
        <w:color w:val="000000"/>
      </w:rPr>
    </w:pPr>
    <w:r>
      <w:rPr>
        <w:color w:val="000000"/>
      </w:rPr>
      <w:tab/>
    </w:r>
  </w:p>
  <w:p w14:paraId="77F7FB75" w14:textId="77777777" w:rsidR="00475C2F" w:rsidRDefault="00475C2F">
    <w:pPr>
      <w:pBdr>
        <w:top w:val="nil"/>
        <w:left w:val="nil"/>
        <w:bottom w:val="nil"/>
        <w:right w:val="nil"/>
        <w:between w:val="nil"/>
      </w:pBdr>
      <w:tabs>
        <w:tab w:val="center" w:pos="4536"/>
        <w:tab w:val="right" w:pos="9072"/>
      </w:tabs>
      <w:spacing w:after="0" w:line="240" w:lineRule="auto"/>
      <w:rPr>
        <w:color w:val="000000"/>
      </w:rPr>
    </w:pPr>
  </w:p>
  <w:p w14:paraId="7F76A006" w14:textId="77777777" w:rsidR="00475C2F" w:rsidRDefault="001832D8">
    <w:pPr>
      <w:pBdr>
        <w:top w:val="nil"/>
        <w:left w:val="nil"/>
        <w:bottom w:val="nil"/>
        <w:right w:val="nil"/>
        <w:between w:val="nil"/>
      </w:pBdr>
      <w:tabs>
        <w:tab w:val="center" w:pos="4536"/>
        <w:tab w:val="right" w:pos="9072"/>
      </w:tabs>
      <w:spacing w:after="0" w:line="240" w:lineRule="auto"/>
      <w:rPr>
        <w:color w:val="000000"/>
      </w:rPr>
    </w:pPr>
    <w:r>
      <w:rPr>
        <w:noProof/>
      </w:rPr>
      <mc:AlternateContent>
        <mc:Choice Requires="wpg">
          <w:drawing>
            <wp:anchor distT="0" distB="0" distL="114300" distR="114300" simplePos="0" relativeHeight="251659264" behindDoc="0" locked="0" layoutInCell="1" hidden="0" allowOverlap="1" wp14:anchorId="1DD728FA" wp14:editId="624BB3CB">
              <wp:simplePos x="0" y="0"/>
              <wp:positionH relativeFrom="column">
                <wp:posOffset>-965199</wp:posOffset>
              </wp:positionH>
              <wp:positionV relativeFrom="paragraph">
                <wp:posOffset>177800</wp:posOffset>
              </wp:positionV>
              <wp:extent cx="7563600" cy="31750"/>
              <wp:effectExtent l="0" t="0" r="0" b="0"/>
              <wp:wrapSquare wrapText="bothSides" distT="0" distB="0" distL="114300" distR="114300"/>
              <wp:docPr id="334" name="Gerade Verbindung mit Pfeil 334"/>
              <wp:cNvGraphicFramePr/>
              <a:graphic xmlns:a="http://schemas.openxmlformats.org/drawingml/2006/main">
                <a:graphicData uri="http://schemas.microsoft.com/office/word/2010/wordprocessingShape">
                  <wps:wsp>
                    <wps:cNvCnPr/>
                    <wps:spPr>
                      <a:xfrm>
                        <a:off x="1564200" y="3780000"/>
                        <a:ext cx="7563600" cy="0"/>
                      </a:xfrm>
                      <a:prstGeom prst="straightConnector1">
                        <a:avLst/>
                      </a:prstGeom>
                      <a:noFill/>
                      <a:ln w="31750" cap="flat" cmpd="sng">
                        <a:solidFill>
                          <a:srgbClr val="F5A7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-965199</wp:posOffset>
              </wp:positionH>
              <wp:positionV relativeFrom="paragraph">
                <wp:posOffset>177800</wp:posOffset>
              </wp:positionV>
              <wp:extent cx="7563600" cy="31750"/>
              <wp:effectExtent b="0" l="0" r="0" t="0"/>
              <wp:wrapSquare wrapText="bothSides" distB="0" distT="0" distL="114300" distR="114300"/>
              <wp:docPr id="33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563600" cy="31750"/>
                      </a:xfrm>
                      <a:prstGeom prst="rect"/>
                      <a:ln/>
                    </pic:spPr>
                  </pic:pic>
                </a:graphicData>
              </a:graphic>
            </wp:anchor>
          </w:drawing>
        </mc:Fallback>
      </mc:AlternateContent>
    </w:r>
  </w:p>
  <w:p w14:paraId="04E6155F" w14:textId="77777777" w:rsidR="00475C2F" w:rsidRDefault="00475C2F">
    <w:pPr>
      <w:pBdr>
        <w:top w:val="nil"/>
        <w:left w:val="nil"/>
        <w:bottom w:val="nil"/>
        <w:right w:val="nil"/>
        <w:between w:val="nil"/>
      </w:pBdr>
      <w:tabs>
        <w:tab w:val="center" w:pos="4536"/>
        <w:tab w:val="right" w:pos="9072"/>
      </w:tabs>
      <w:spacing w:after="0" w:line="240" w:lineRule="auto"/>
      <w:rPr>
        <w:color w:val="000000"/>
      </w:rPr>
    </w:pPr>
  </w:p>
  <w:p w14:paraId="09CE957D" w14:textId="77777777" w:rsidR="00475C2F" w:rsidRDefault="00475C2F">
    <w:pPr>
      <w:pBdr>
        <w:top w:val="nil"/>
        <w:left w:val="nil"/>
        <w:bottom w:val="nil"/>
        <w:right w:val="nil"/>
        <w:between w:val="nil"/>
      </w:pBdr>
      <w:tabs>
        <w:tab w:val="center" w:pos="4536"/>
        <w:tab w:val="right" w:pos="9072"/>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11E77" w14:textId="77777777" w:rsidR="00475C2F" w:rsidRDefault="00475C2F">
    <w:pPr>
      <w:pBdr>
        <w:top w:val="nil"/>
        <w:left w:val="nil"/>
        <w:bottom w:val="nil"/>
        <w:right w:val="nil"/>
        <w:between w:val="nil"/>
      </w:pBdr>
      <w:tabs>
        <w:tab w:val="center" w:pos="4536"/>
        <w:tab w:val="right" w:pos="9072"/>
      </w:tabs>
      <w:spacing w:after="0" w:line="240" w:lineRule="auto"/>
      <w:rPr>
        <w:color w:val="000000"/>
      </w:rPr>
    </w:pPr>
  </w:p>
  <w:p w14:paraId="5DCAB044" w14:textId="0A08D670" w:rsidR="00475C2F" w:rsidRDefault="00475C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240EB"/>
    <w:multiLevelType w:val="multilevel"/>
    <w:tmpl w:val="6A8ACA40"/>
    <w:lvl w:ilvl="0">
      <w:start w:val="1"/>
      <w:numFmt w:val="bullet"/>
      <w:pStyle w:val="Listenabsatz-1-facherZeilenabstand"/>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867914"/>
    <w:multiLevelType w:val="multilevel"/>
    <w:tmpl w:val="A4FA8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0D0FB5"/>
    <w:multiLevelType w:val="multilevel"/>
    <w:tmpl w:val="A4FA8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E31C4E"/>
    <w:multiLevelType w:val="multilevel"/>
    <w:tmpl w:val="27A43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925D0A"/>
    <w:multiLevelType w:val="multilevel"/>
    <w:tmpl w:val="17DA6C8C"/>
    <w:lvl w:ilvl="0">
      <w:start w:val="1"/>
      <w:numFmt w:val="bullet"/>
      <w:pStyle w:val="WF-Listenabsatz-1-facherZeilenabstand"/>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17742B"/>
    <w:multiLevelType w:val="multilevel"/>
    <w:tmpl w:val="F03CE8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ADE373D"/>
    <w:multiLevelType w:val="multilevel"/>
    <w:tmpl w:val="A67A2652"/>
    <w:lvl w:ilvl="0">
      <w:start w:val="1"/>
      <w:numFmt w:val="decimal"/>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7" w15:restartNumberingAfterBreak="0">
    <w:nsid w:val="6730619C"/>
    <w:multiLevelType w:val="multilevel"/>
    <w:tmpl w:val="DDA820D2"/>
    <w:lvl w:ilvl="0">
      <w:start w:val="1"/>
      <w:numFmt w:val="decimal"/>
      <w:pStyle w:val="bersch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03686771">
    <w:abstractNumId w:val="0"/>
  </w:num>
  <w:num w:numId="2" w16cid:durableId="187527454">
    <w:abstractNumId w:val="4"/>
  </w:num>
  <w:num w:numId="3" w16cid:durableId="564492039">
    <w:abstractNumId w:val="6"/>
  </w:num>
  <w:num w:numId="4" w16cid:durableId="593561066">
    <w:abstractNumId w:val="2"/>
  </w:num>
  <w:num w:numId="5" w16cid:durableId="512690588">
    <w:abstractNumId w:val="5"/>
  </w:num>
  <w:num w:numId="6" w16cid:durableId="700280658">
    <w:abstractNumId w:val="3"/>
  </w:num>
  <w:num w:numId="7" w16cid:durableId="804200970">
    <w:abstractNumId w:val="1"/>
  </w:num>
  <w:num w:numId="8" w16cid:durableId="180036909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mke Endjer">
    <w15:presenceInfo w15:providerId="AD" w15:userId="S::imke.endjer@uni-oldenburg.de::1afa6594-d4a8-48a2-b73b-6dd640e31d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C2F"/>
    <w:rsid w:val="00073AE6"/>
    <w:rsid w:val="001832D8"/>
    <w:rsid w:val="001E5467"/>
    <w:rsid w:val="002D24A1"/>
    <w:rsid w:val="00424808"/>
    <w:rsid w:val="00424EF8"/>
    <w:rsid w:val="00475C2F"/>
    <w:rsid w:val="00554889"/>
    <w:rsid w:val="00776FF6"/>
    <w:rsid w:val="007F5ECE"/>
    <w:rsid w:val="00845845"/>
    <w:rsid w:val="00C62DC6"/>
    <w:rsid w:val="00C673D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8AC6C"/>
  <w15:docId w15:val="{388BB095-1944-468F-9602-6325F6FC1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de-DE" w:eastAsia="de-DE"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B4B03"/>
    <w:rPr>
      <w:bCs/>
    </w:rPr>
  </w:style>
  <w:style w:type="paragraph" w:styleId="berschrift1">
    <w:name w:val="heading 1"/>
    <w:basedOn w:val="Standard"/>
    <w:next w:val="Standard"/>
    <w:link w:val="berschrift1Zchn"/>
    <w:uiPriority w:val="9"/>
    <w:qFormat/>
    <w:rsid w:val="008E186E"/>
    <w:pPr>
      <w:keepNext/>
      <w:keepLines/>
      <w:numPr>
        <w:numId w:val="8"/>
      </w:numPr>
      <w:spacing w:before="760" w:line="240" w:lineRule="auto"/>
      <w:outlineLvl w:val="0"/>
    </w:pPr>
    <w:rPr>
      <w:rFonts w:asciiTheme="minorHAnsi" w:hAnsiTheme="minorHAnsi" w:cstheme="minorHAnsi"/>
      <w:b/>
      <w:bCs w:val="0"/>
      <w:color w:val="000000" w:themeColor="text1"/>
      <w:sz w:val="28"/>
      <w:szCs w:val="36"/>
    </w:rPr>
  </w:style>
  <w:style w:type="paragraph" w:styleId="berschrift2">
    <w:name w:val="heading 2"/>
    <w:basedOn w:val="Standard"/>
    <w:next w:val="Standard"/>
    <w:link w:val="berschrift2Zchn"/>
    <w:uiPriority w:val="9"/>
    <w:unhideWhenUsed/>
    <w:qFormat/>
    <w:rsid w:val="004F3563"/>
    <w:pPr>
      <w:keepNext/>
      <w:keepLines/>
      <w:numPr>
        <w:ilvl w:val="1"/>
        <w:numId w:val="3"/>
      </w:numPr>
      <w:spacing w:before="520" w:after="120"/>
      <w:outlineLvl w:val="1"/>
    </w:pPr>
    <w:rPr>
      <w:b/>
      <w:bCs w:val="0"/>
      <w:color w:val="000000" w:themeColor="text1"/>
      <w:sz w:val="24"/>
      <w:szCs w:val="28"/>
    </w:rPr>
  </w:style>
  <w:style w:type="paragraph" w:styleId="berschrift3">
    <w:name w:val="heading 3"/>
    <w:basedOn w:val="Standard"/>
    <w:next w:val="Standard"/>
    <w:link w:val="berschrift3Zchn"/>
    <w:uiPriority w:val="9"/>
    <w:semiHidden/>
    <w:unhideWhenUsed/>
    <w:qFormat/>
    <w:rsid w:val="004F3563"/>
    <w:pPr>
      <w:keepNext/>
      <w:keepLines/>
      <w:numPr>
        <w:ilvl w:val="2"/>
        <w:numId w:val="3"/>
      </w:numPr>
      <w:spacing w:before="120" w:after="120"/>
      <w:outlineLvl w:val="2"/>
    </w:pPr>
    <w:rPr>
      <w:bCs w:val="0"/>
      <w:color w:val="000000" w:themeColor="text1"/>
      <w:sz w:val="22"/>
    </w:rPr>
  </w:style>
  <w:style w:type="paragraph" w:styleId="berschrift4">
    <w:name w:val="heading 4"/>
    <w:basedOn w:val="Standard"/>
    <w:next w:val="Standard"/>
    <w:link w:val="berschrift4Zchn"/>
    <w:uiPriority w:val="9"/>
    <w:semiHidden/>
    <w:unhideWhenUsed/>
    <w:qFormat/>
    <w:pPr>
      <w:keepNext/>
      <w:keepLines/>
      <w:numPr>
        <w:ilvl w:val="3"/>
        <w:numId w:val="3"/>
      </w:numPr>
      <w:spacing w:before="200" w:after="0"/>
      <w:outlineLvl w:val="3"/>
    </w:pPr>
    <w:rPr>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3"/>
      </w:numPr>
      <w:spacing w:before="200" w:after="0"/>
      <w:outlineLvl w:val="4"/>
    </w:pPr>
    <w:rPr>
      <w:color w:val="323E4F"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3"/>
      </w:numPr>
      <w:spacing w:before="200" w:after="0"/>
      <w:outlineLvl w:val="5"/>
    </w:pPr>
    <w:rPr>
      <w:i/>
      <w:iCs/>
      <w:color w:val="323E4F"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3"/>
      </w:numPr>
      <w:spacing w:before="200" w:after="0"/>
      <w:outlineLvl w:val="6"/>
    </w:pPr>
    <w:rPr>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3"/>
      </w:numPr>
      <w:spacing w:before="200" w:after="0"/>
      <w:outlineLvl w:val="7"/>
    </w:pPr>
    <w:rPr>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3"/>
      </w:numPr>
      <w:spacing w:before="200" w:after="0"/>
      <w:outlineLvl w:val="8"/>
    </w:pPr>
    <w:rPr>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link w:val="TitelZchn"/>
    <w:uiPriority w:val="10"/>
    <w:qFormat/>
    <w:rsid w:val="008B4B03"/>
    <w:pPr>
      <w:spacing w:after="240" w:line="240" w:lineRule="auto"/>
      <w:contextualSpacing/>
    </w:pPr>
    <w:rPr>
      <w:color w:val="000000" w:themeColor="text1"/>
      <w:sz w:val="56"/>
      <w:szCs w:val="56"/>
    </w:rPr>
  </w:style>
  <w:style w:type="character" w:customStyle="1" w:styleId="EndnoteTextChar">
    <w:name w:val="Endnote Text Char"/>
    <w:uiPriority w:val="99"/>
    <w:rPr>
      <w:sz w:val="20"/>
    </w:rPr>
  </w:style>
  <w:style w:type="paragraph" w:styleId="Abbildungsverzeichnis">
    <w:name w:val="table of figures"/>
    <w:basedOn w:val="Standard"/>
    <w:next w:val="Standard"/>
    <w:uiPriority w:val="99"/>
    <w:unhideWhenUsed/>
    <w:pPr>
      <w:spacing w:after="0"/>
    </w:p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hemeFill="accent1" w:themeFillTint="34"/>
      </w:tcPr>
    </w:tblStylePr>
    <w:tblStylePr w:type="band1Horz">
      <w:rPr>
        <w:rFonts w:ascii="Arial" w:hAnsi="Arial"/>
        <w:color w:val="404040"/>
        <w:sz w:val="22"/>
      </w:rPr>
      <w:tblPr/>
      <w:tcPr>
        <w:shd w:val="clear" w:color="DDEAF6"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DEAF6" w:fill="DDEAF6" w:themeFill="accent1" w:themeFillTint="34"/>
      </w:tcPr>
    </w:tblStylePr>
    <w:tblStylePr w:type="band1Horz">
      <w:rPr>
        <w:rFonts w:ascii="Arial" w:hAnsi="Arial"/>
        <w:color w:val="404040"/>
        <w:sz w:val="22"/>
      </w:rPr>
      <w:tblPr/>
      <w:tcPr>
        <w:shd w:val="clear" w:color="DDEAF6"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fill="DEEBF6" w:themeFill="accent1" w:themeFillTint="32"/>
      </w:tcPr>
    </w:tblStylePr>
    <w:tblStylePr w:type="band1Horz">
      <w:rPr>
        <w:rFonts w:ascii="Arial" w:hAnsi="Arial"/>
        <w:color w:val="404040"/>
        <w:sz w:val="22"/>
      </w:rPr>
      <w:tblPr/>
      <w:tcPr>
        <w:shd w:val="clear" w:color="DEEBF6"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fill="BFBFBF" w:themeFill="text1" w:themeFillTint="40"/>
    </w:tblPr>
    <w:tblStylePr w:type="firstRow">
      <w:rPr>
        <w:rFonts w:ascii="Arial" w:hAnsi="Arial"/>
        <w:b/>
        <w:color w:val="FFFFFF"/>
        <w:sz w:val="22"/>
      </w:rPr>
      <w:tblPr/>
      <w:tcPr>
        <w:shd w:val="clear" w:color="000000" w:fill="000000" w:themeFill="text1"/>
      </w:tcPr>
    </w:tblStylePr>
    <w:tblStylePr w:type="lastRow">
      <w:rPr>
        <w:rFonts w:ascii="Arial" w:hAnsi="Arial"/>
        <w:b/>
        <w:color w:val="FFFFFF"/>
        <w:sz w:val="22"/>
      </w:rPr>
      <w:tblPr/>
      <w:tcPr>
        <w:tcBorders>
          <w:top w:val="single" w:sz="4" w:space="0" w:color="FFFFFF" w:themeColor="light1"/>
        </w:tcBorders>
        <w:shd w:val="clear" w:color="000000" w:fill="000000" w:themeFill="text1"/>
      </w:tcPr>
    </w:tblStylePr>
    <w:tblStylePr w:type="firstCol">
      <w:rPr>
        <w:rFonts w:ascii="Arial" w:hAnsi="Arial"/>
        <w:b/>
        <w:color w:val="FFFFFF"/>
        <w:sz w:val="22"/>
      </w:rPr>
      <w:tblPr/>
      <w:tcPr>
        <w:shd w:val="clear" w:color="000000" w:fill="000000" w:themeFill="text1"/>
      </w:tcPr>
    </w:tblStylePr>
    <w:tblStylePr w:type="lastCol">
      <w:rPr>
        <w:rFonts w:ascii="Arial" w:hAnsi="Arial"/>
        <w:b/>
        <w:color w:val="FFFFFF"/>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fill="DDEAF6" w:themeFill="accent1" w:themeFillTint="34"/>
    </w:tblPr>
    <w:tblStylePr w:type="firstRow">
      <w:rPr>
        <w:rFonts w:ascii="Arial" w:hAnsi="Arial"/>
        <w:b/>
        <w:color w:val="FFFFFF"/>
        <w:sz w:val="22"/>
      </w:rPr>
      <w:tblPr/>
      <w:tcPr>
        <w:shd w:val="clear" w:color="5B9BD5" w:fill="5B9BD5" w:themeFill="accent1"/>
      </w:tcPr>
    </w:tblStylePr>
    <w:tblStylePr w:type="lastRow">
      <w:rPr>
        <w:rFonts w:ascii="Arial" w:hAnsi="Arial"/>
        <w:b/>
        <w:color w:val="FFFFFF"/>
        <w:sz w:val="22"/>
      </w:rPr>
      <w:tblPr/>
      <w:tcPr>
        <w:tcBorders>
          <w:top w:val="single" w:sz="4" w:space="0" w:color="FFFFFF" w:themeColor="light1"/>
        </w:tcBorders>
        <w:shd w:val="clear" w:color="5B9BD5" w:fill="5B9BD5" w:themeFill="accent1"/>
      </w:tcPr>
    </w:tblStylePr>
    <w:tblStylePr w:type="firstCol">
      <w:rPr>
        <w:rFonts w:ascii="Arial" w:hAnsi="Arial"/>
        <w:b/>
        <w:color w:val="FFFFFF"/>
        <w:sz w:val="22"/>
      </w:rPr>
      <w:tblPr/>
      <w:tcPr>
        <w:shd w:val="clear" w:color="5B9BD5" w:fill="5B9BD5" w:themeFill="accent1"/>
      </w:tcPr>
    </w:tblStylePr>
    <w:tblStylePr w:type="lastCol">
      <w:rPr>
        <w:rFonts w:ascii="Arial" w:hAnsi="Arial"/>
        <w:b/>
        <w:color w:val="FFFFFF"/>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fill="FBE5D6" w:themeFill="accent2" w:themeFillTint="32"/>
    </w:tblPr>
    <w:tblStylePr w:type="firstRow">
      <w:rPr>
        <w:rFonts w:ascii="Arial" w:hAnsi="Arial"/>
        <w:b/>
        <w:color w:val="FFFFFF"/>
        <w:sz w:val="22"/>
      </w:rPr>
      <w:tblPr/>
      <w:tcPr>
        <w:shd w:val="clear" w:color="ED7D31" w:fill="ED7D31" w:themeFill="accent2"/>
      </w:tcPr>
    </w:tblStylePr>
    <w:tblStylePr w:type="lastRow">
      <w:rPr>
        <w:rFonts w:ascii="Arial" w:hAnsi="Arial"/>
        <w:b/>
        <w:color w:val="FFFFFF"/>
        <w:sz w:val="22"/>
      </w:rPr>
      <w:tblPr/>
      <w:tcPr>
        <w:tcBorders>
          <w:top w:val="single" w:sz="4" w:space="0" w:color="FFFFFF" w:themeColor="light1"/>
        </w:tcBorders>
        <w:shd w:val="clear" w:color="ED7D31" w:fill="ED7D31" w:themeFill="accent2"/>
      </w:tcPr>
    </w:tblStylePr>
    <w:tblStylePr w:type="firstCol">
      <w:rPr>
        <w:rFonts w:ascii="Arial" w:hAnsi="Arial"/>
        <w:b/>
        <w:color w:val="FFFFFF"/>
        <w:sz w:val="22"/>
      </w:rPr>
      <w:tblPr/>
      <w:tcPr>
        <w:shd w:val="clear" w:color="ED7D31" w:fill="ED7D31" w:themeFill="accent2"/>
      </w:tcPr>
    </w:tblStylePr>
    <w:tblStylePr w:type="lastCol">
      <w:rPr>
        <w:rFonts w:ascii="Arial" w:hAnsi="Arial"/>
        <w:b/>
        <w:color w:val="FFFFFF"/>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fill="ECECEC" w:themeFill="accent3" w:themeFillTint="34"/>
    </w:tblPr>
    <w:tblStylePr w:type="firstRow">
      <w:rPr>
        <w:rFonts w:ascii="Arial" w:hAnsi="Arial"/>
        <w:b/>
        <w:color w:val="FFFFFF"/>
        <w:sz w:val="22"/>
      </w:rPr>
      <w:tblPr/>
      <w:tcPr>
        <w:shd w:val="clear" w:color="A5A5A5" w:fill="A5A5A5" w:themeFill="accent3"/>
      </w:tcPr>
    </w:tblStylePr>
    <w:tblStylePr w:type="lastRow">
      <w:rPr>
        <w:rFonts w:ascii="Arial" w:hAnsi="Arial"/>
        <w:b/>
        <w:color w:val="FFFFFF"/>
        <w:sz w:val="22"/>
      </w:rPr>
      <w:tblPr/>
      <w:tcPr>
        <w:tcBorders>
          <w:top w:val="single" w:sz="4" w:space="0" w:color="FFFFFF" w:themeColor="light1"/>
        </w:tcBorders>
        <w:shd w:val="clear" w:color="A5A5A5" w:fill="A5A5A5" w:themeFill="accent3"/>
      </w:tcPr>
    </w:tblStylePr>
    <w:tblStylePr w:type="firstCol">
      <w:rPr>
        <w:rFonts w:ascii="Arial" w:hAnsi="Arial"/>
        <w:b/>
        <w:color w:val="FFFFFF"/>
        <w:sz w:val="22"/>
      </w:rPr>
      <w:tblPr/>
      <w:tcPr>
        <w:shd w:val="clear" w:color="A5A5A5" w:fill="A5A5A5" w:themeFill="accent3"/>
      </w:tcPr>
    </w:tblStylePr>
    <w:tblStylePr w:type="lastCol">
      <w:rPr>
        <w:rFonts w:ascii="Arial" w:hAnsi="Arial"/>
        <w:b/>
        <w:color w:val="FFFFFF"/>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fill="FFF2CB" w:themeFill="accent4" w:themeFillTint="34"/>
    </w:tblPr>
    <w:tblStylePr w:type="firstRow">
      <w:rPr>
        <w:rFonts w:ascii="Arial" w:hAnsi="Arial"/>
        <w:b/>
        <w:color w:val="FFFFFF"/>
        <w:sz w:val="22"/>
      </w:rPr>
      <w:tblPr/>
      <w:tcPr>
        <w:shd w:val="clear" w:color="FFC000" w:fill="FFC000" w:themeFill="accent4"/>
      </w:tcPr>
    </w:tblStylePr>
    <w:tblStylePr w:type="lastRow">
      <w:rPr>
        <w:rFonts w:ascii="Arial" w:hAnsi="Arial"/>
        <w:b/>
        <w:color w:val="FFFFFF"/>
        <w:sz w:val="22"/>
      </w:rPr>
      <w:tblPr/>
      <w:tcPr>
        <w:tcBorders>
          <w:top w:val="single" w:sz="4" w:space="0" w:color="FFFFFF" w:themeColor="light1"/>
        </w:tcBorders>
        <w:shd w:val="clear" w:color="FFC000" w:fill="FFC000" w:themeFill="accent4"/>
      </w:tcPr>
    </w:tblStylePr>
    <w:tblStylePr w:type="firstCol">
      <w:rPr>
        <w:rFonts w:ascii="Arial" w:hAnsi="Arial"/>
        <w:b/>
        <w:color w:val="FFFFFF"/>
        <w:sz w:val="22"/>
      </w:rPr>
      <w:tblPr/>
      <w:tcPr>
        <w:shd w:val="clear" w:color="FFC000" w:fill="FFC000" w:themeFill="accent4"/>
      </w:tcPr>
    </w:tblStylePr>
    <w:tblStylePr w:type="lastCol">
      <w:rPr>
        <w:rFonts w:ascii="Arial" w:hAnsi="Arial"/>
        <w:b/>
        <w:color w:val="FFFFFF"/>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fill="D8E2F3" w:themeFill="accent5" w:themeFillTint="34"/>
    </w:tblPr>
    <w:tblStylePr w:type="firstRow">
      <w:rPr>
        <w:rFonts w:ascii="Arial" w:hAnsi="Arial"/>
        <w:b/>
        <w:color w:val="FFFFFF"/>
        <w:sz w:val="22"/>
      </w:rPr>
      <w:tblPr/>
      <w:tcPr>
        <w:shd w:val="clear" w:color="4472C4" w:fill="4472C4" w:themeFill="accent5"/>
      </w:tcPr>
    </w:tblStylePr>
    <w:tblStylePr w:type="lastRow">
      <w:rPr>
        <w:rFonts w:ascii="Arial" w:hAnsi="Arial"/>
        <w:b/>
        <w:color w:val="FFFFFF"/>
        <w:sz w:val="22"/>
      </w:rPr>
      <w:tblPr/>
      <w:tcPr>
        <w:tcBorders>
          <w:top w:val="single" w:sz="4" w:space="0" w:color="FFFFFF" w:themeColor="light1"/>
        </w:tcBorders>
        <w:shd w:val="clear" w:color="4472C4" w:fill="4472C4" w:themeFill="accent5"/>
      </w:tcPr>
    </w:tblStylePr>
    <w:tblStylePr w:type="firstCol">
      <w:rPr>
        <w:rFonts w:ascii="Arial" w:hAnsi="Arial"/>
        <w:b/>
        <w:color w:val="FFFFFF"/>
        <w:sz w:val="22"/>
      </w:rPr>
      <w:tblPr/>
      <w:tcPr>
        <w:shd w:val="clear" w:color="4472C4" w:fill="4472C4" w:themeFill="accent5"/>
      </w:tcPr>
    </w:tblStylePr>
    <w:tblStylePr w:type="lastCol">
      <w:rPr>
        <w:rFonts w:ascii="Arial" w:hAnsi="Arial"/>
        <w:b/>
        <w:color w:val="FFFFFF"/>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fill="E1EFD8" w:themeFill="accent6" w:themeFillTint="34"/>
    </w:tblPr>
    <w:tblStylePr w:type="firstRow">
      <w:rPr>
        <w:rFonts w:ascii="Arial" w:hAnsi="Arial"/>
        <w:b/>
        <w:color w:val="FFFFFF"/>
        <w:sz w:val="22"/>
      </w:rPr>
      <w:tblPr/>
      <w:tcPr>
        <w:shd w:val="clear" w:color="70AD47" w:fill="70AD47" w:themeFill="accent6"/>
      </w:tcPr>
    </w:tblStylePr>
    <w:tblStylePr w:type="lastRow">
      <w:rPr>
        <w:rFonts w:ascii="Arial" w:hAnsi="Arial"/>
        <w:b/>
        <w:color w:val="FFFFFF"/>
        <w:sz w:val="22"/>
      </w:rPr>
      <w:tblPr/>
      <w:tcPr>
        <w:tcBorders>
          <w:top w:val="single" w:sz="4" w:space="0" w:color="FFFFFF" w:themeColor="light1"/>
        </w:tcBorders>
        <w:shd w:val="clear" w:color="70AD47" w:fill="70AD47" w:themeFill="accent6"/>
      </w:tcPr>
    </w:tblStylePr>
    <w:tblStylePr w:type="firstCol">
      <w:rPr>
        <w:rFonts w:ascii="Arial" w:hAnsi="Arial"/>
        <w:b/>
        <w:color w:val="FFFFFF"/>
        <w:sz w:val="22"/>
      </w:rPr>
      <w:tblPr/>
      <w:tcPr>
        <w:shd w:val="clear" w:color="70AD47" w:fill="70AD47" w:themeFill="accent6"/>
      </w:tcPr>
    </w:tblStylePr>
    <w:tblStylePr w:type="lastCol">
      <w:rPr>
        <w:rFonts w:ascii="Arial" w:hAnsi="Arial"/>
        <w:b/>
        <w:color w:val="FFFFFF"/>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rFonts w:ascii="Arial" w:hAnsi="Arial"/>
        <w:color w:val="7F7F7F" w:themeColor="text1" w:themeTint="80" w:themeShade="95"/>
        <w:sz w:val="22"/>
      </w:rPr>
      <w:tblPr/>
      <w:tcPr>
        <w:shd w:val="clear" w:color="CBCBCB"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fill="DDEAF6" w:themeFill="accent1" w:themeFillTint="34"/>
      </w:tcPr>
    </w:tblStylePr>
    <w:tblStylePr w:type="band1Horz">
      <w:rPr>
        <w:rFonts w:ascii="Arial" w:hAnsi="Arial"/>
        <w:color w:val="ACCCEA" w:themeColor="accent1" w:themeTint="80" w:themeShade="95"/>
        <w:sz w:val="22"/>
      </w:rPr>
      <w:tblPr/>
      <w:tcPr>
        <w:shd w:val="clear" w:color="DDEAF6"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hemeFill="accent2" w:themeFillTint="32"/>
      </w:tcPr>
    </w:tblStylePr>
    <w:tblStylePr w:type="band1Horz">
      <w:rPr>
        <w:rFonts w:ascii="Arial" w:hAnsi="Arial"/>
        <w:color w:val="F4B184" w:themeColor="accent2" w:themeTint="97" w:themeShade="95"/>
        <w:sz w:val="22"/>
      </w:rPr>
      <w:tblPr/>
      <w:tcPr>
        <w:shd w:val="clear" w:color="FBE5D6"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hemeFill="accent3" w:themeFillTint="34"/>
      </w:tcPr>
    </w:tblStylePr>
    <w:tblStylePr w:type="band1Horz">
      <w:rPr>
        <w:rFonts w:ascii="Arial" w:hAnsi="Arial"/>
        <w:color w:val="A5A5A5" w:themeColor="accent3" w:themeTint="FE" w:themeShade="95"/>
        <w:sz w:val="22"/>
      </w:rPr>
      <w:tblPr/>
      <w:tcPr>
        <w:shd w:val="clear" w:color="ECECEC"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hemeFill="accent4" w:themeFillTint="34"/>
      </w:tcPr>
    </w:tblStylePr>
    <w:tblStylePr w:type="band1Horz">
      <w:rPr>
        <w:rFonts w:ascii="Arial" w:hAnsi="Arial"/>
        <w:color w:val="FFD865" w:themeColor="accent4" w:themeTint="9A" w:themeShade="95"/>
        <w:sz w:val="22"/>
      </w:rPr>
      <w:tblPr/>
      <w:tcPr>
        <w:shd w:val="clear" w:color="FFF2CB"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fill="D8E2F3" w:themeFill="accent5" w:themeFillTint="34"/>
      </w:tcPr>
    </w:tblStylePr>
    <w:tblStylePr w:type="band1Horz">
      <w:rPr>
        <w:rFonts w:ascii="Arial" w:hAnsi="Arial"/>
        <w:color w:val="254175" w:themeColor="accent5" w:themeShade="95"/>
        <w:sz w:val="22"/>
      </w:rPr>
      <w:tblPr/>
      <w:tcPr>
        <w:shd w:val="clear" w:color="D8E2F3"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fill="E1EFD8" w:themeFill="accent6" w:themeFillTint="34"/>
      </w:tcPr>
    </w:tblStylePr>
    <w:tblStylePr w:type="band1Horz">
      <w:rPr>
        <w:rFonts w:ascii="Arial" w:hAnsi="Arial"/>
        <w:color w:val="254175" w:themeColor="accent5" w:themeShade="95"/>
        <w:sz w:val="22"/>
      </w:rPr>
      <w:tblPr/>
      <w:tcPr>
        <w:shd w:val="clear" w:color="E1EFD8"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2F2F2" w:fill="F2F2F2" w:themeFill="text1" w:themeFillTint="0D"/>
      </w:tcPr>
    </w:tblStylePr>
    <w:tblStylePr w:type="band1Horz">
      <w:rPr>
        <w:rFonts w:ascii="Arial" w:hAnsi="Arial"/>
        <w:color w:val="7F7F7F" w:themeColor="text1" w:themeTint="80" w:themeShade="95"/>
        <w:sz w:val="22"/>
      </w:rPr>
      <w:tblPr/>
      <w:tcPr>
        <w:shd w:val="clear" w:color="F2F2F2"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FFFFFF"/>
      </w:tcPr>
    </w:tblStylePr>
    <w:tblStylePr w:type="band1Vert">
      <w:tblPr/>
      <w:tcPr>
        <w:shd w:val="clear" w:color="DDEAF6" w:fill="DDEAF6" w:themeFill="accent1" w:themeFillTint="34"/>
      </w:tcPr>
    </w:tblStylePr>
    <w:tblStylePr w:type="band1Horz">
      <w:rPr>
        <w:rFonts w:ascii="Arial" w:hAnsi="Arial"/>
        <w:color w:val="ACCCEA" w:themeColor="accent1" w:themeTint="80" w:themeShade="95"/>
        <w:sz w:val="22"/>
      </w:rPr>
      <w:tblPr/>
      <w:tcPr>
        <w:shd w:val="clear" w:color="DDEAF6"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BE5D6" w:fill="FBE5D6" w:themeFill="accent2" w:themeFillTint="32"/>
      </w:tcPr>
    </w:tblStylePr>
    <w:tblStylePr w:type="band1Horz">
      <w:rPr>
        <w:rFonts w:ascii="Arial" w:hAnsi="Arial"/>
        <w:color w:val="F4B184" w:themeColor="accent2" w:themeTint="97" w:themeShade="95"/>
        <w:sz w:val="22"/>
      </w:rPr>
      <w:tblPr/>
      <w:tcPr>
        <w:shd w:val="clear" w:color="FBE5D6"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FFFFFF"/>
      </w:tcPr>
    </w:tblStylePr>
    <w:tblStylePr w:type="band1Vert">
      <w:tblPr/>
      <w:tcPr>
        <w:shd w:val="clear" w:color="ECECEC" w:fill="ECECEC" w:themeFill="accent3" w:themeFillTint="34"/>
      </w:tcPr>
    </w:tblStylePr>
    <w:tblStylePr w:type="band1Horz">
      <w:rPr>
        <w:rFonts w:ascii="Arial" w:hAnsi="Arial"/>
        <w:color w:val="A5A5A5" w:themeColor="accent3" w:themeTint="FE" w:themeShade="95"/>
        <w:sz w:val="22"/>
      </w:rPr>
      <w:tblPr/>
      <w:tcPr>
        <w:shd w:val="clear" w:color="ECECEC"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F2CB" w:fill="FFF2CB" w:themeFill="accent4" w:themeFillTint="34"/>
      </w:tcPr>
    </w:tblStylePr>
    <w:tblStylePr w:type="band1Horz">
      <w:rPr>
        <w:rFonts w:ascii="Arial" w:hAnsi="Arial"/>
        <w:color w:val="FFD865" w:themeColor="accent4" w:themeTint="9A" w:themeShade="95"/>
        <w:sz w:val="22"/>
      </w:rPr>
      <w:tblPr/>
      <w:tcPr>
        <w:shd w:val="clear" w:color="FFF2CB"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FFFFFF"/>
      </w:tcPr>
    </w:tblStylePr>
    <w:tblStylePr w:type="band1Vert">
      <w:tblPr/>
      <w:tcPr>
        <w:shd w:val="clear" w:color="D8E2F3" w:fill="D8E2F3" w:themeFill="accent5" w:themeFillTint="34"/>
      </w:tcPr>
    </w:tblStylePr>
    <w:tblStylePr w:type="band1Horz">
      <w:rPr>
        <w:rFonts w:ascii="Arial" w:hAnsi="Arial"/>
        <w:color w:val="254175" w:themeColor="accent5" w:themeShade="95"/>
        <w:sz w:val="22"/>
      </w:rPr>
      <w:tblPr/>
      <w:tcPr>
        <w:shd w:val="clear" w:color="D8E2F3"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FFFFFF"/>
      </w:tcPr>
    </w:tblStylePr>
    <w:tblStylePr w:type="band1Vert">
      <w:tblPr/>
      <w:tcPr>
        <w:shd w:val="clear" w:color="E1EFD8" w:fill="E1EFD8" w:themeFill="accent6" w:themeFillTint="34"/>
      </w:tcPr>
    </w:tblStylePr>
    <w:tblStylePr w:type="band1Horz">
      <w:rPr>
        <w:rFonts w:ascii="Arial" w:hAnsi="Arial"/>
        <w:color w:val="416429" w:themeColor="accent6" w:themeShade="95"/>
        <w:sz w:val="22"/>
      </w:rPr>
      <w:tblPr/>
      <w:tcPr>
        <w:shd w:val="clear" w:color="E1EFD8"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hemeFill="accent1" w:themeFillTint="40"/>
      </w:tcPr>
    </w:tblStylePr>
    <w:tblStylePr w:type="band1Horz">
      <w:rPr>
        <w:rFonts w:ascii="Arial" w:hAnsi="Arial"/>
        <w:color w:val="404040"/>
        <w:sz w:val="22"/>
      </w:rPr>
      <w:tblPr/>
      <w:tcPr>
        <w:shd w:val="clear" w:color="D5E5F4"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hemeFill="accent2" w:themeFillTint="40"/>
      </w:tcPr>
    </w:tblStylePr>
    <w:tblStylePr w:type="band1Horz">
      <w:rPr>
        <w:rFonts w:ascii="Arial" w:hAnsi="Arial"/>
        <w:color w:val="404040"/>
        <w:sz w:val="22"/>
      </w:rPr>
      <w:tblPr/>
      <w:tcPr>
        <w:shd w:val="clear" w:color="FADECB"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hemeFill="accent3" w:themeFillTint="40"/>
      </w:tcPr>
    </w:tblStylePr>
    <w:tblStylePr w:type="band1Horz">
      <w:rPr>
        <w:rFonts w:ascii="Arial" w:hAnsi="Arial"/>
        <w:color w:val="404040"/>
        <w:sz w:val="22"/>
      </w:rPr>
      <w:tblPr/>
      <w:tcPr>
        <w:shd w:val="clear" w:color="E8E8E8"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hemeFill="accent4" w:themeFillTint="40"/>
      </w:tcPr>
    </w:tblStylePr>
    <w:tblStylePr w:type="band1Horz">
      <w:rPr>
        <w:rFonts w:ascii="Arial" w:hAnsi="Arial"/>
        <w:color w:val="404040"/>
        <w:sz w:val="22"/>
      </w:rPr>
      <w:tblPr/>
      <w:tcPr>
        <w:shd w:val="clear" w:color="FFEFBF"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hemeFill="accent5" w:themeFillTint="40"/>
      </w:tcPr>
    </w:tblStylePr>
    <w:tblStylePr w:type="band1Horz">
      <w:rPr>
        <w:rFonts w:ascii="Arial" w:hAnsi="Arial"/>
        <w:color w:val="404040"/>
        <w:sz w:val="22"/>
      </w:rPr>
      <w:tblPr/>
      <w:tcPr>
        <w:shd w:val="clear" w:color="CFDBF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hemeFill="accent6" w:themeFillTint="40"/>
      </w:tcPr>
    </w:tblStylePr>
    <w:tblStylePr w:type="band1Horz">
      <w:rPr>
        <w:rFonts w:ascii="Arial" w:hAnsi="Arial"/>
        <w:color w:val="404040"/>
        <w:sz w:val="22"/>
      </w:rPr>
      <w:tblPr/>
      <w:tcPr>
        <w:shd w:val="clear" w:color="DAEBCF"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hemeFill="accent1" w:themeFillTint="40"/>
      </w:tcPr>
    </w:tblStylePr>
    <w:tblStylePr w:type="band1Horz">
      <w:rPr>
        <w:rFonts w:ascii="Arial" w:hAnsi="Arial"/>
        <w:color w:val="404040"/>
        <w:sz w:val="22"/>
      </w:rPr>
      <w:tblPr/>
      <w:tcPr>
        <w:shd w:val="clear" w:color="D5E5F4"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hemeFill="accent2" w:themeFillTint="40"/>
      </w:tcPr>
    </w:tblStylePr>
    <w:tblStylePr w:type="band1Horz">
      <w:rPr>
        <w:rFonts w:ascii="Arial" w:hAnsi="Arial"/>
        <w:color w:val="404040"/>
        <w:sz w:val="22"/>
      </w:rPr>
      <w:tblPr/>
      <w:tcPr>
        <w:shd w:val="clear" w:color="FADECB"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hemeFill="accent3" w:themeFillTint="40"/>
      </w:tcPr>
    </w:tblStylePr>
    <w:tblStylePr w:type="band1Horz">
      <w:rPr>
        <w:rFonts w:ascii="Arial" w:hAnsi="Arial"/>
        <w:color w:val="404040"/>
        <w:sz w:val="22"/>
      </w:rPr>
      <w:tblPr/>
      <w:tcPr>
        <w:shd w:val="clear" w:color="E8E8E8"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hemeFill="accent4" w:themeFillTint="40"/>
      </w:tcPr>
    </w:tblStylePr>
    <w:tblStylePr w:type="band1Horz">
      <w:rPr>
        <w:rFonts w:ascii="Arial" w:hAnsi="Arial"/>
        <w:color w:val="404040"/>
        <w:sz w:val="22"/>
      </w:rPr>
      <w:tblPr/>
      <w:tcPr>
        <w:shd w:val="clear" w:color="FFEFBF"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hemeFill="accent5" w:themeFillTint="40"/>
      </w:tcPr>
    </w:tblStylePr>
    <w:tblStylePr w:type="band1Horz">
      <w:rPr>
        <w:rFonts w:ascii="Arial" w:hAnsi="Arial"/>
        <w:color w:val="404040"/>
        <w:sz w:val="22"/>
      </w:rPr>
      <w:tblPr/>
      <w:tcPr>
        <w:shd w:val="clear" w:color="CFDBF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hemeFill="accent6" w:themeFillTint="40"/>
      </w:tcPr>
    </w:tblStylePr>
    <w:tblStylePr w:type="band1Horz">
      <w:rPr>
        <w:rFonts w:ascii="Arial" w:hAnsi="Arial"/>
        <w:color w:val="404040"/>
        <w:sz w:val="22"/>
      </w:rPr>
      <w:tblPr/>
      <w:tcPr>
        <w:shd w:val="clear" w:color="DAEBCF"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fill="5B9BD5" w:themeFill="accent1"/>
      </w:tcPr>
    </w:tblStylePr>
    <w:tblStylePr w:type="band2Horz">
      <w:tblPr/>
      <w:tcPr>
        <w:tcBorders>
          <w:top w:val="single" w:sz="4" w:space="0" w:color="FFFFFF" w:themeColor="light1"/>
          <w:bottom w:val="single" w:sz="4" w:space="0" w:color="FFFFFF" w:themeColor="light1"/>
        </w:tcBorders>
        <w:shd w:val="clear" w:color="5B9BD5"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rFonts w:ascii="Arial" w:hAnsi="Arial"/>
        <w:color w:val="000000" w:themeColor="text1"/>
        <w:sz w:val="22"/>
      </w:rPr>
      <w:tblPr/>
      <w:tcPr>
        <w:shd w:val="clear" w:color="BFBFBF"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fill="D5E5F4" w:themeFill="accent1" w:themeFillTint="40"/>
      </w:tcPr>
    </w:tblStylePr>
    <w:tblStylePr w:type="band1Horz">
      <w:rPr>
        <w:rFonts w:ascii="Arial" w:hAnsi="Arial"/>
        <w:color w:val="245A8D" w:themeColor="accent1" w:themeShade="95"/>
        <w:sz w:val="22"/>
      </w:rPr>
      <w:tblPr/>
      <w:tcPr>
        <w:shd w:val="clear" w:color="D5E5F4"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hemeFill="accent2" w:themeFillTint="40"/>
      </w:tcPr>
    </w:tblStylePr>
    <w:tblStylePr w:type="band1Horz">
      <w:rPr>
        <w:rFonts w:ascii="Arial" w:hAnsi="Arial"/>
        <w:color w:val="F4B184" w:themeColor="accent2" w:themeTint="97" w:themeShade="95"/>
        <w:sz w:val="22"/>
      </w:rPr>
      <w:tblPr/>
      <w:tcPr>
        <w:shd w:val="clear" w:color="FADECB"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hemeFill="accent3" w:themeFillTint="40"/>
      </w:tcPr>
    </w:tblStylePr>
    <w:tblStylePr w:type="band1Horz">
      <w:rPr>
        <w:rFonts w:ascii="Arial" w:hAnsi="Arial"/>
        <w:color w:val="C9C9C9" w:themeColor="accent3" w:themeTint="98" w:themeShade="95"/>
        <w:sz w:val="22"/>
      </w:rPr>
      <w:tblPr/>
      <w:tcPr>
        <w:shd w:val="clear" w:color="E8E8E8"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hemeFill="accent4" w:themeFillTint="40"/>
      </w:tcPr>
    </w:tblStylePr>
    <w:tblStylePr w:type="band1Horz">
      <w:rPr>
        <w:rFonts w:ascii="Arial" w:hAnsi="Arial"/>
        <w:color w:val="FFD865" w:themeColor="accent4" w:themeTint="9A" w:themeShade="95"/>
        <w:sz w:val="22"/>
      </w:rPr>
      <w:tblPr/>
      <w:tcPr>
        <w:shd w:val="clear" w:color="FFEFBF"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fill="CFDBF0" w:themeFill="accent5" w:themeFillTint="40"/>
      </w:tcPr>
    </w:tblStylePr>
    <w:tblStylePr w:type="band1Horz">
      <w:rPr>
        <w:rFonts w:ascii="Arial" w:hAnsi="Arial"/>
        <w:color w:val="8DA9DB" w:themeColor="accent5" w:themeTint="9A" w:themeShade="95"/>
        <w:sz w:val="22"/>
      </w:rPr>
      <w:tblPr/>
      <w:tcPr>
        <w:shd w:val="clear" w:color="CFDBF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hemeFill="accent6" w:themeFillTint="40"/>
      </w:tcPr>
    </w:tblStylePr>
    <w:tblStylePr w:type="band1Horz">
      <w:rPr>
        <w:rFonts w:ascii="Arial" w:hAnsi="Arial"/>
        <w:color w:val="A9D08E" w:themeColor="accent6" w:themeTint="98" w:themeShade="95"/>
        <w:sz w:val="22"/>
      </w:rPr>
      <w:tblPr/>
      <w:tcPr>
        <w:shd w:val="clear" w:color="DAEBCF"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BFBFBF" w:fill="BFBFBF" w:themeFill="text1" w:themeFillTint="40"/>
      </w:tcPr>
    </w:tblStylePr>
    <w:tblStylePr w:type="band1Horz">
      <w:rPr>
        <w:rFonts w:ascii="Arial" w:hAnsi="Arial"/>
        <w:color w:val="7F7F7F" w:themeColor="text1" w:themeTint="80" w:themeShade="95"/>
        <w:sz w:val="22"/>
      </w:rPr>
      <w:tblPr/>
      <w:tcPr>
        <w:shd w:val="clear" w:color="BFBFBF"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FFFFFF"/>
      </w:tcPr>
    </w:tblStylePr>
    <w:tblStylePr w:type="band1Vert">
      <w:tblPr/>
      <w:tcPr>
        <w:shd w:val="clear" w:color="D5E5F4" w:fill="D5E5F4" w:themeFill="accent1" w:themeFillTint="40"/>
      </w:tcPr>
    </w:tblStylePr>
    <w:tblStylePr w:type="band1Horz">
      <w:rPr>
        <w:rFonts w:ascii="Arial" w:hAnsi="Arial"/>
        <w:color w:val="245A8D" w:themeColor="accent1" w:themeShade="95"/>
        <w:sz w:val="22"/>
      </w:rPr>
      <w:tblPr/>
      <w:tcPr>
        <w:shd w:val="clear" w:color="D5E5F4"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ADECB" w:fill="FADECB" w:themeFill="accent2" w:themeFillTint="40"/>
      </w:tcPr>
    </w:tblStylePr>
    <w:tblStylePr w:type="band1Horz">
      <w:rPr>
        <w:rFonts w:ascii="Arial" w:hAnsi="Arial"/>
        <w:color w:val="F4B184" w:themeColor="accent2" w:themeTint="97" w:themeShade="95"/>
        <w:sz w:val="22"/>
      </w:rPr>
      <w:tblPr/>
      <w:tcPr>
        <w:shd w:val="clear" w:color="FADECB"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FFFFFF"/>
      </w:tcPr>
    </w:tblStylePr>
    <w:tblStylePr w:type="band1Vert">
      <w:tblPr/>
      <w:tcPr>
        <w:shd w:val="clear" w:color="E8E8E8" w:fill="E8E8E8" w:themeFill="accent3" w:themeFillTint="40"/>
      </w:tcPr>
    </w:tblStylePr>
    <w:tblStylePr w:type="band1Horz">
      <w:rPr>
        <w:rFonts w:ascii="Arial" w:hAnsi="Arial"/>
        <w:color w:val="C9C9C9" w:themeColor="accent3" w:themeTint="98" w:themeShade="95"/>
        <w:sz w:val="22"/>
      </w:rPr>
      <w:tblPr/>
      <w:tcPr>
        <w:shd w:val="clear" w:color="E8E8E8"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EFBF" w:fill="FFEFBF" w:themeFill="accent4" w:themeFillTint="40"/>
      </w:tcPr>
    </w:tblStylePr>
    <w:tblStylePr w:type="band1Horz">
      <w:rPr>
        <w:rFonts w:ascii="Arial" w:hAnsi="Arial"/>
        <w:color w:val="FFD865" w:themeColor="accent4" w:themeTint="9A" w:themeShade="95"/>
        <w:sz w:val="22"/>
      </w:rPr>
      <w:tblPr/>
      <w:tcPr>
        <w:shd w:val="clear" w:color="FFEFBF"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FFFFFF"/>
      </w:tcPr>
    </w:tblStylePr>
    <w:tblStylePr w:type="band1Vert">
      <w:tblPr/>
      <w:tcPr>
        <w:shd w:val="clear" w:color="CFDBF0" w:fill="CFDBF0" w:themeFill="accent5" w:themeFillTint="40"/>
      </w:tcPr>
    </w:tblStylePr>
    <w:tblStylePr w:type="band1Horz">
      <w:rPr>
        <w:rFonts w:ascii="Arial" w:hAnsi="Arial"/>
        <w:color w:val="8DA9DB" w:themeColor="accent5" w:themeTint="9A" w:themeShade="95"/>
        <w:sz w:val="22"/>
      </w:rPr>
      <w:tblPr/>
      <w:tcPr>
        <w:shd w:val="clear" w:color="CFDBF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FFFFFF"/>
      </w:tcPr>
    </w:tblStylePr>
    <w:tblStylePr w:type="band1Vert">
      <w:tblPr/>
      <w:tcPr>
        <w:shd w:val="clear" w:color="DAEBCF" w:fill="DAEBCF" w:themeFill="accent6" w:themeFillTint="40"/>
      </w:tcPr>
    </w:tblStylePr>
    <w:tblStylePr w:type="band1Horz">
      <w:rPr>
        <w:rFonts w:ascii="Arial" w:hAnsi="Arial"/>
        <w:color w:val="A9D08E" w:themeColor="accent6" w:themeTint="98" w:themeShade="95"/>
        <w:sz w:val="22"/>
      </w:rPr>
      <w:tblPr/>
      <w:tcPr>
        <w:shd w:val="clear" w:color="DAEBCF"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fill="68A2D8" w:themeFill="accent1" w:themeFillTint="EA"/>
      </w:tcPr>
    </w:tblStylePr>
    <w:tblStylePr w:type="lastRow">
      <w:rPr>
        <w:rFonts w:ascii="Arial" w:hAnsi="Arial"/>
        <w:color w:val="F2F2F2"/>
        <w:sz w:val="22"/>
      </w:rPr>
      <w:tblPr/>
      <w:tcPr>
        <w:shd w:val="clear" w:color="68A2D8" w:fill="68A2D8" w:themeFill="accent1" w:themeFillTint="EA"/>
      </w:tcPr>
    </w:tblStylePr>
    <w:tblStylePr w:type="firstCol">
      <w:rPr>
        <w:rFonts w:ascii="Arial" w:hAnsi="Arial"/>
        <w:color w:val="F2F2F2"/>
        <w:sz w:val="22"/>
      </w:rPr>
      <w:tblPr/>
      <w:tcPr>
        <w:shd w:val="clear" w:color="68A2D8" w:fill="68A2D8" w:themeFill="accent1" w:themeFillTint="EA"/>
      </w:tcPr>
    </w:tblStylePr>
    <w:tblStylePr w:type="lastCol">
      <w:rPr>
        <w:rFonts w:ascii="Arial" w:hAnsi="Arial"/>
        <w:color w:val="F2F2F2"/>
        <w:sz w:val="22"/>
      </w:rPr>
      <w:tblPr/>
      <w:tcPr>
        <w:shd w:val="clear" w:color="68A2D8"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fill="F4B184" w:themeFill="accent2" w:themeFillTint="97"/>
      </w:tcPr>
    </w:tblStylePr>
    <w:tblStylePr w:type="lastRow">
      <w:rPr>
        <w:rFonts w:ascii="Arial" w:hAnsi="Arial"/>
        <w:color w:val="F2F2F2"/>
        <w:sz w:val="22"/>
      </w:rPr>
      <w:tblPr/>
      <w:tcPr>
        <w:shd w:val="clear" w:color="F4B184" w:fill="F4B184" w:themeFill="accent2" w:themeFillTint="97"/>
      </w:tcPr>
    </w:tblStylePr>
    <w:tblStylePr w:type="firstCol">
      <w:rPr>
        <w:rFonts w:ascii="Arial" w:hAnsi="Arial"/>
        <w:color w:val="F2F2F2"/>
        <w:sz w:val="22"/>
      </w:rPr>
      <w:tblPr/>
      <w:tcPr>
        <w:shd w:val="clear" w:color="F4B184" w:fill="F4B184" w:themeFill="accent2" w:themeFillTint="97"/>
      </w:tcPr>
    </w:tblStylePr>
    <w:tblStylePr w:type="lastCol">
      <w:rPr>
        <w:rFonts w:ascii="Arial" w:hAnsi="Arial"/>
        <w:color w:val="F2F2F2"/>
        <w:sz w:val="22"/>
      </w:rPr>
      <w:tblPr/>
      <w:tcPr>
        <w:shd w:val="clear" w:color="F4B184"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fill="A5A5A5" w:themeFill="accent3" w:themeFillTint="FE"/>
      </w:tcPr>
    </w:tblStylePr>
    <w:tblStylePr w:type="lastRow">
      <w:rPr>
        <w:rFonts w:ascii="Arial" w:hAnsi="Arial"/>
        <w:color w:val="F2F2F2"/>
        <w:sz w:val="22"/>
      </w:rPr>
      <w:tblPr/>
      <w:tcPr>
        <w:shd w:val="clear" w:color="A5A5A5" w:fill="A5A5A5" w:themeFill="accent3" w:themeFillTint="FE"/>
      </w:tcPr>
    </w:tblStylePr>
    <w:tblStylePr w:type="firstCol">
      <w:rPr>
        <w:rFonts w:ascii="Arial" w:hAnsi="Arial"/>
        <w:color w:val="F2F2F2"/>
        <w:sz w:val="22"/>
      </w:rPr>
      <w:tblPr/>
      <w:tcPr>
        <w:shd w:val="clear" w:color="A5A5A5" w:fill="A5A5A5" w:themeFill="accent3" w:themeFillTint="FE"/>
      </w:tcPr>
    </w:tblStylePr>
    <w:tblStylePr w:type="lastCol">
      <w:rPr>
        <w:rFonts w:ascii="Arial" w:hAnsi="Arial"/>
        <w:color w:val="F2F2F2"/>
        <w:sz w:val="22"/>
      </w:rPr>
      <w:tblPr/>
      <w:tcPr>
        <w:shd w:val="clear" w:color="A5A5A5"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fill="FFD865" w:themeFill="accent4" w:themeFillTint="9A"/>
      </w:tcPr>
    </w:tblStylePr>
    <w:tblStylePr w:type="lastRow">
      <w:rPr>
        <w:rFonts w:ascii="Arial" w:hAnsi="Arial"/>
        <w:color w:val="F2F2F2"/>
        <w:sz w:val="22"/>
      </w:rPr>
      <w:tblPr/>
      <w:tcPr>
        <w:shd w:val="clear" w:color="FFD865" w:fill="FFD865" w:themeFill="accent4" w:themeFillTint="9A"/>
      </w:tcPr>
    </w:tblStylePr>
    <w:tblStylePr w:type="firstCol">
      <w:rPr>
        <w:rFonts w:ascii="Arial" w:hAnsi="Arial"/>
        <w:color w:val="F2F2F2"/>
        <w:sz w:val="22"/>
      </w:rPr>
      <w:tblPr/>
      <w:tcPr>
        <w:shd w:val="clear" w:color="FFD865" w:fill="FFD865" w:themeFill="accent4" w:themeFillTint="9A"/>
      </w:tcPr>
    </w:tblStylePr>
    <w:tblStylePr w:type="lastCol">
      <w:rPr>
        <w:rFonts w:ascii="Arial" w:hAnsi="Arial"/>
        <w:color w:val="F2F2F2"/>
        <w:sz w:val="22"/>
      </w:rPr>
      <w:tblPr/>
      <w:tcPr>
        <w:shd w:val="clear" w:color="FFD865"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fill="4472C4" w:themeFill="accent5"/>
      </w:tcPr>
    </w:tblStylePr>
    <w:tblStylePr w:type="lastRow">
      <w:rPr>
        <w:rFonts w:ascii="Arial" w:hAnsi="Arial"/>
        <w:color w:val="F2F2F2"/>
        <w:sz w:val="22"/>
      </w:rPr>
      <w:tblPr/>
      <w:tcPr>
        <w:shd w:val="clear" w:color="4472C4" w:fill="4472C4" w:themeFill="accent5"/>
      </w:tcPr>
    </w:tblStylePr>
    <w:tblStylePr w:type="firstCol">
      <w:rPr>
        <w:rFonts w:ascii="Arial" w:hAnsi="Arial"/>
        <w:color w:val="F2F2F2"/>
        <w:sz w:val="22"/>
      </w:rPr>
      <w:tblPr/>
      <w:tcPr>
        <w:shd w:val="clear" w:color="4472C4" w:fill="4472C4" w:themeFill="accent5"/>
      </w:tcPr>
    </w:tblStylePr>
    <w:tblStylePr w:type="lastCol">
      <w:rPr>
        <w:rFonts w:ascii="Arial" w:hAnsi="Arial"/>
        <w:color w:val="F2F2F2"/>
        <w:sz w:val="22"/>
      </w:rPr>
      <w:tblPr/>
      <w:tcPr>
        <w:shd w:val="clear" w:color="4472C4"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fill="70AD47" w:themeFill="accent6"/>
      </w:tcPr>
    </w:tblStylePr>
    <w:tblStylePr w:type="lastRow">
      <w:rPr>
        <w:rFonts w:ascii="Arial" w:hAnsi="Arial"/>
        <w:color w:val="F2F2F2"/>
        <w:sz w:val="22"/>
      </w:rPr>
      <w:tblPr/>
      <w:tcPr>
        <w:shd w:val="clear" w:color="70AD47" w:fill="70AD47" w:themeFill="accent6"/>
      </w:tcPr>
    </w:tblStylePr>
    <w:tblStylePr w:type="firstCol">
      <w:rPr>
        <w:rFonts w:ascii="Arial" w:hAnsi="Arial"/>
        <w:color w:val="F2F2F2"/>
        <w:sz w:val="22"/>
      </w:rPr>
      <w:tblPr/>
      <w:tcPr>
        <w:shd w:val="clear" w:color="70AD47" w:fill="70AD47" w:themeFill="accent6"/>
      </w:tcPr>
    </w:tblStylePr>
    <w:tblStylePr w:type="lastCol">
      <w:rPr>
        <w:rFonts w:ascii="Arial" w:hAnsi="Arial"/>
        <w:color w:val="F2F2F2"/>
        <w:sz w:val="22"/>
      </w:rPr>
      <w:tblPr/>
      <w:tcPr>
        <w:shd w:val="clear" w:color="70AD47"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fill="68A2D8" w:themeFill="accent1" w:themeFillTint="EA"/>
      </w:tcPr>
    </w:tblStylePr>
    <w:tblStylePr w:type="lastRow">
      <w:rPr>
        <w:rFonts w:ascii="Arial" w:hAnsi="Arial"/>
        <w:color w:val="F2F2F2"/>
        <w:sz w:val="22"/>
      </w:rPr>
      <w:tblPr/>
      <w:tcPr>
        <w:shd w:val="clear" w:color="68A2D8" w:fill="68A2D8" w:themeFill="accent1" w:themeFillTint="EA"/>
      </w:tcPr>
    </w:tblStylePr>
    <w:tblStylePr w:type="firstCol">
      <w:rPr>
        <w:rFonts w:ascii="Arial" w:hAnsi="Arial"/>
        <w:color w:val="F2F2F2"/>
        <w:sz w:val="22"/>
      </w:rPr>
      <w:tblPr/>
      <w:tcPr>
        <w:shd w:val="clear" w:color="68A2D8" w:fill="68A2D8" w:themeFill="accent1" w:themeFillTint="EA"/>
      </w:tcPr>
    </w:tblStylePr>
    <w:tblStylePr w:type="lastCol">
      <w:rPr>
        <w:rFonts w:ascii="Arial" w:hAnsi="Arial"/>
        <w:color w:val="F2F2F2"/>
        <w:sz w:val="22"/>
      </w:rPr>
      <w:tblPr/>
      <w:tcPr>
        <w:shd w:val="clear" w:color="68A2D8"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fill="F4B184" w:themeFill="accent2" w:themeFillTint="97"/>
      </w:tcPr>
    </w:tblStylePr>
    <w:tblStylePr w:type="lastRow">
      <w:rPr>
        <w:rFonts w:ascii="Arial" w:hAnsi="Arial"/>
        <w:color w:val="F2F2F2"/>
        <w:sz w:val="22"/>
      </w:rPr>
      <w:tblPr/>
      <w:tcPr>
        <w:shd w:val="clear" w:color="F4B184" w:fill="F4B184" w:themeFill="accent2" w:themeFillTint="97"/>
      </w:tcPr>
    </w:tblStylePr>
    <w:tblStylePr w:type="firstCol">
      <w:rPr>
        <w:rFonts w:ascii="Arial" w:hAnsi="Arial"/>
        <w:color w:val="F2F2F2"/>
        <w:sz w:val="22"/>
      </w:rPr>
      <w:tblPr/>
      <w:tcPr>
        <w:shd w:val="clear" w:color="F4B184" w:fill="F4B184" w:themeFill="accent2" w:themeFillTint="97"/>
      </w:tcPr>
    </w:tblStylePr>
    <w:tblStylePr w:type="lastCol">
      <w:rPr>
        <w:rFonts w:ascii="Arial" w:hAnsi="Arial"/>
        <w:color w:val="F2F2F2"/>
        <w:sz w:val="22"/>
      </w:rPr>
      <w:tblPr/>
      <w:tcPr>
        <w:shd w:val="clear" w:color="F4B184"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fill="A5A5A5" w:themeFill="accent3" w:themeFillTint="FE"/>
      </w:tcPr>
    </w:tblStylePr>
    <w:tblStylePr w:type="lastRow">
      <w:rPr>
        <w:rFonts w:ascii="Arial" w:hAnsi="Arial"/>
        <w:color w:val="F2F2F2"/>
        <w:sz w:val="22"/>
      </w:rPr>
      <w:tblPr/>
      <w:tcPr>
        <w:shd w:val="clear" w:color="A5A5A5" w:fill="A5A5A5" w:themeFill="accent3" w:themeFillTint="FE"/>
      </w:tcPr>
    </w:tblStylePr>
    <w:tblStylePr w:type="firstCol">
      <w:rPr>
        <w:rFonts w:ascii="Arial" w:hAnsi="Arial"/>
        <w:color w:val="F2F2F2"/>
        <w:sz w:val="22"/>
      </w:rPr>
      <w:tblPr/>
      <w:tcPr>
        <w:shd w:val="clear" w:color="A5A5A5" w:fill="A5A5A5" w:themeFill="accent3" w:themeFillTint="FE"/>
      </w:tcPr>
    </w:tblStylePr>
    <w:tblStylePr w:type="lastCol">
      <w:rPr>
        <w:rFonts w:ascii="Arial" w:hAnsi="Arial"/>
        <w:color w:val="F2F2F2"/>
        <w:sz w:val="22"/>
      </w:rPr>
      <w:tblPr/>
      <w:tcPr>
        <w:shd w:val="clear" w:color="A5A5A5"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fill="FFD865" w:themeFill="accent4" w:themeFillTint="9A"/>
      </w:tcPr>
    </w:tblStylePr>
    <w:tblStylePr w:type="lastRow">
      <w:rPr>
        <w:rFonts w:ascii="Arial" w:hAnsi="Arial"/>
        <w:color w:val="F2F2F2"/>
        <w:sz w:val="22"/>
      </w:rPr>
      <w:tblPr/>
      <w:tcPr>
        <w:shd w:val="clear" w:color="FFD865" w:fill="FFD865" w:themeFill="accent4" w:themeFillTint="9A"/>
      </w:tcPr>
    </w:tblStylePr>
    <w:tblStylePr w:type="firstCol">
      <w:rPr>
        <w:rFonts w:ascii="Arial" w:hAnsi="Arial"/>
        <w:color w:val="F2F2F2"/>
        <w:sz w:val="22"/>
      </w:rPr>
      <w:tblPr/>
      <w:tcPr>
        <w:shd w:val="clear" w:color="FFD865" w:fill="FFD865" w:themeFill="accent4" w:themeFillTint="9A"/>
      </w:tcPr>
    </w:tblStylePr>
    <w:tblStylePr w:type="lastCol">
      <w:rPr>
        <w:rFonts w:ascii="Arial" w:hAnsi="Arial"/>
        <w:color w:val="F2F2F2"/>
        <w:sz w:val="22"/>
      </w:rPr>
      <w:tblPr/>
      <w:tcPr>
        <w:shd w:val="clear" w:color="FFD865"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fill="4472C4" w:themeFill="accent5"/>
      </w:tcPr>
    </w:tblStylePr>
    <w:tblStylePr w:type="lastRow">
      <w:rPr>
        <w:rFonts w:ascii="Arial" w:hAnsi="Arial"/>
        <w:color w:val="F2F2F2"/>
        <w:sz w:val="22"/>
      </w:rPr>
      <w:tblPr/>
      <w:tcPr>
        <w:shd w:val="clear" w:color="4472C4" w:fill="4472C4" w:themeFill="accent5"/>
      </w:tcPr>
    </w:tblStylePr>
    <w:tblStylePr w:type="firstCol">
      <w:rPr>
        <w:rFonts w:ascii="Arial" w:hAnsi="Arial"/>
        <w:color w:val="F2F2F2"/>
        <w:sz w:val="22"/>
      </w:rPr>
      <w:tblPr/>
      <w:tcPr>
        <w:shd w:val="clear" w:color="4472C4" w:fill="4472C4" w:themeFill="accent5"/>
      </w:tcPr>
    </w:tblStylePr>
    <w:tblStylePr w:type="lastCol">
      <w:rPr>
        <w:rFonts w:ascii="Arial" w:hAnsi="Arial"/>
        <w:color w:val="F2F2F2"/>
        <w:sz w:val="22"/>
      </w:rPr>
      <w:tblPr/>
      <w:tcPr>
        <w:shd w:val="clear" w:color="4472C4"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fill="70AD47" w:themeFill="accent6"/>
      </w:tcPr>
    </w:tblStylePr>
    <w:tblStylePr w:type="lastRow">
      <w:rPr>
        <w:rFonts w:ascii="Arial" w:hAnsi="Arial"/>
        <w:color w:val="F2F2F2"/>
        <w:sz w:val="22"/>
      </w:rPr>
      <w:tblPr/>
      <w:tcPr>
        <w:shd w:val="clear" w:color="70AD47" w:fill="70AD47" w:themeFill="accent6"/>
      </w:tcPr>
    </w:tblStylePr>
    <w:tblStylePr w:type="firstCol">
      <w:rPr>
        <w:rFonts w:ascii="Arial" w:hAnsi="Arial"/>
        <w:color w:val="F2F2F2"/>
        <w:sz w:val="22"/>
      </w:rPr>
      <w:tblPr/>
      <w:tcPr>
        <w:shd w:val="clear" w:color="70AD47" w:fill="70AD47" w:themeFill="accent6"/>
      </w:tcPr>
    </w:tblStylePr>
    <w:tblStylePr w:type="lastCol">
      <w:rPr>
        <w:rFonts w:ascii="Arial" w:hAnsi="Arial"/>
        <w:color w:val="F2F2F2"/>
        <w:sz w:val="22"/>
      </w:rPr>
      <w:tblPr/>
      <w:tcPr>
        <w:shd w:val="clear" w:color="70AD47"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Kopfzeile">
    <w:name w:val="header"/>
    <w:basedOn w:val="Standard"/>
    <w:link w:val="KopfzeileZchn"/>
    <w:uiPriority w:val="99"/>
    <w:unhideWhenUsed/>
    <w:rsid w:val="008B4B0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B4B03"/>
    <w:rPr>
      <w:bCs/>
      <w:sz w:val="21"/>
      <w:lang w:eastAsia="de-DE"/>
    </w:rPr>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character" w:customStyle="1" w:styleId="TitelZchn">
    <w:name w:val="Titel Zchn"/>
    <w:basedOn w:val="Absatz-Standardschriftart"/>
    <w:link w:val="Titel"/>
    <w:uiPriority w:val="10"/>
    <w:rsid w:val="008B4B03"/>
    <w:rPr>
      <w:bCs/>
      <w:color w:val="000000" w:themeColor="text1"/>
      <w:sz w:val="56"/>
      <w:szCs w:val="56"/>
      <w:lang w:eastAsia="de-DE"/>
    </w:rPr>
  </w:style>
  <w:style w:type="paragraph" w:styleId="Untertitel">
    <w:name w:val="Subtitle"/>
    <w:basedOn w:val="Standard"/>
    <w:next w:val="Standard"/>
    <w:link w:val="UntertitelZchn"/>
    <w:uiPriority w:val="11"/>
    <w:qFormat/>
    <w:pPr>
      <w:spacing w:line="192" w:lineRule="auto"/>
      <w:jc w:val="center"/>
    </w:pPr>
    <w:rPr>
      <w:sz w:val="44"/>
      <w:szCs w:val="44"/>
    </w:rPr>
  </w:style>
  <w:style w:type="character" w:customStyle="1" w:styleId="UntertitelZchn">
    <w:name w:val="Untertitel Zchn"/>
    <w:basedOn w:val="Absatz-Standardschriftart"/>
    <w:link w:val="Untertitel"/>
    <w:uiPriority w:val="11"/>
    <w:rsid w:val="008B4B03"/>
    <w:rPr>
      <w:bCs/>
      <w:spacing w:val="10"/>
      <w:sz w:val="44"/>
      <w:lang w:eastAsia="de-DE"/>
    </w:rPr>
  </w:style>
  <w:style w:type="character" w:customStyle="1" w:styleId="berschrift1Zchn">
    <w:name w:val="Überschrift 1 Zchn"/>
    <w:basedOn w:val="Absatz-Standardschriftart"/>
    <w:link w:val="berschrift1"/>
    <w:uiPriority w:val="9"/>
    <w:rsid w:val="008E186E"/>
    <w:rPr>
      <w:rFonts w:asciiTheme="minorHAnsi" w:hAnsiTheme="minorHAnsi" w:cstheme="minorHAnsi"/>
      <w:b/>
      <w:color w:val="000000" w:themeColor="text1"/>
      <w:sz w:val="28"/>
      <w:szCs w:val="36"/>
      <w:lang w:eastAsia="de-DE"/>
    </w:rPr>
  </w:style>
  <w:style w:type="paragraph" w:styleId="Inhaltsverzeichnisberschrift">
    <w:name w:val="TOC Heading"/>
    <w:basedOn w:val="berschrift1"/>
    <w:next w:val="Standard"/>
    <w:uiPriority w:val="39"/>
    <w:unhideWhenUsed/>
    <w:qFormat/>
    <w:pPr>
      <w:numPr>
        <w:numId w:val="0"/>
      </w:numPr>
      <w:outlineLvl w:val="9"/>
    </w:pPr>
    <w:rPr>
      <w:b w:val="0"/>
      <w:bCs/>
      <w:smallCaps/>
    </w:rPr>
  </w:style>
  <w:style w:type="character" w:customStyle="1" w:styleId="berschrift2Zchn">
    <w:name w:val="Überschrift 2 Zchn"/>
    <w:basedOn w:val="Absatz-Standardschriftart"/>
    <w:link w:val="berschrift2"/>
    <w:uiPriority w:val="9"/>
    <w:rsid w:val="004F3563"/>
    <w:rPr>
      <w:b/>
      <w:color w:val="000000" w:themeColor="text1"/>
      <w:sz w:val="24"/>
      <w:szCs w:val="28"/>
      <w:lang w:eastAsia="de-DE"/>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59"/>
    <w:pPr>
      <w:spacing w:after="0" w:line="240" w:lineRule="auto"/>
    </w:pPr>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Arial" w:hAnsi="Arial"/>
        <w:b/>
        <w:sz w:val="20"/>
      </w:rPr>
      <w:tblPr/>
      <w:tcPr>
        <w:shd w:val="clear" w:color="FFE599" w:fill="FFE599" w:themeFill="accent4" w:themeFillTint="66"/>
      </w:tcPr>
    </w:tblStylePr>
  </w:style>
  <w:style w:type="paragraph" w:styleId="Listenabsatz">
    <w:name w:val="List Paragraph"/>
    <w:basedOn w:val="Standard"/>
    <w:link w:val="ListenabsatzZchn"/>
    <w:uiPriority w:val="34"/>
    <w:qFormat/>
    <w:pPr>
      <w:spacing w:before="120" w:after="120"/>
      <w:ind w:left="720"/>
    </w:pPr>
  </w:style>
  <w:style w:type="character" w:customStyle="1" w:styleId="berschrift3Zchn">
    <w:name w:val="Überschrift 3 Zchn"/>
    <w:basedOn w:val="Absatz-Standardschriftart"/>
    <w:link w:val="berschrift3"/>
    <w:uiPriority w:val="9"/>
    <w:rsid w:val="004F3563"/>
    <w:rPr>
      <w:color w:val="000000" w:themeColor="text1"/>
      <w:lang w:eastAsia="de-DE"/>
    </w:rPr>
  </w:style>
  <w:style w:type="character" w:customStyle="1" w:styleId="berschrift4Zchn">
    <w:name w:val="Überschrift 4 Zchn"/>
    <w:basedOn w:val="Absatz-Standardschriftart"/>
    <w:link w:val="berschrift4"/>
    <w:uiPriority w:val="9"/>
    <w:rPr>
      <w:b/>
      <w:i/>
      <w:iCs/>
      <w:color w:val="000000" w:themeColor="text1"/>
      <w:sz w:val="21"/>
      <w:lang w:eastAsia="de-DE"/>
    </w:rPr>
  </w:style>
  <w:style w:type="character" w:customStyle="1" w:styleId="berschrift5Zchn">
    <w:name w:val="Überschrift 5 Zchn"/>
    <w:basedOn w:val="Absatz-Standardschriftart"/>
    <w:link w:val="berschrift5"/>
    <w:uiPriority w:val="9"/>
    <w:semiHidden/>
    <w:rPr>
      <w:bCs/>
      <w:color w:val="323E4F" w:themeColor="text2" w:themeShade="BF"/>
      <w:sz w:val="21"/>
      <w:lang w:eastAsia="de-DE"/>
    </w:rPr>
  </w:style>
  <w:style w:type="character" w:customStyle="1" w:styleId="berschrift6Zchn">
    <w:name w:val="Überschrift 6 Zchn"/>
    <w:basedOn w:val="Absatz-Standardschriftart"/>
    <w:link w:val="berschrift6"/>
    <w:uiPriority w:val="9"/>
    <w:semiHidden/>
    <w:rPr>
      <w:bCs/>
      <w:i/>
      <w:iCs/>
      <w:color w:val="323E4F" w:themeColor="text2" w:themeShade="BF"/>
      <w:sz w:val="21"/>
      <w:lang w:eastAsia="de-DE"/>
    </w:rPr>
  </w:style>
  <w:style w:type="character" w:customStyle="1" w:styleId="berschrift7Zchn">
    <w:name w:val="Überschrift 7 Zchn"/>
    <w:basedOn w:val="Absatz-Standardschriftart"/>
    <w:link w:val="berschrift7"/>
    <w:uiPriority w:val="9"/>
    <w:semiHidden/>
    <w:rPr>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bCs/>
      <w:i/>
      <w:iCs/>
      <w:color w:val="404040" w:themeColor="text1" w:themeTint="BF"/>
      <w:sz w:val="20"/>
      <w:szCs w:val="20"/>
      <w:lang w:eastAsia="de-DE"/>
    </w:rPr>
  </w:style>
  <w:style w:type="paragraph" w:styleId="Beschriftung">
    <w:name w:val="caption"/>
    <w:basedOn w:val="Standard"/>
    <w:next w:val="Standard"/>
    <w:uiPriority w:val="35"/>
    <w:unhideWhenUsed/>
    <w:qFormat/>
    <w:pPr>
      <w:spacing w:after="200" w:line="240" w:lineRule="auto"/>
    </w:pPr>
    <w:rPr>
      <w:i/>
      <w:iCs/>
      <w:color w:val="44546A"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F2F2F2"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F2F2F2" w:fill="F2F2F2" w:themeFill="background1" w:themeFillShade="F2"/>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FFE599" w:fill="FFE599" w:themeFill="accent4" w:themeFillTint="66"/>
        <w:vAlign w:val="center"/>
      </w:tcPr>
    </w:tblStylePr>
    <w:tblStylePr w:type="firstCol">
      <w:pPr>
        <w:jc w:val="center"/>
      </w:pPr>
    </w:tblStylePr>
    <w:tblStylePr w:type="band1Horz">
      <w:tblPr/>
      <w:tcPr>
        <w:shd w:val="clear" w:color="FFF2CC" w:fill="FFF2CC" w:themeFill="accent4" w:themeFillTint="33"/>
      </w:tcPr>
    </w:tblStylePr>
  </w:style>
  <w:style w:type="table" w:customStyle="1" w:styleId="Arbeitsmaterialien">
    <w:name w:val="Arbeitsmaterialien"/>
    <w:basedOn w:val="Stundenverlaufsskizzen"/>
    <w:uiPriority w:val="99"/>
    <w:tblPr/>
    <w:tblStylePr w:type="firstRow">
      <w:pPr>
        <w:jc w:val="center"/>
      </w:pPr>
      <w:rPr>
        <w:b/>
      </w:rPr>
      <w:tblPr/>
      <w:tcPr>
        <w:shd w:val="clear" w:color="FFE599" w:fill="FFE599" w:themeFill="accent4" w:themeFillTint="66"/>
        <w:vAlign w:val="center"/>
      </w:tcPr>
    </w:tblStylePr>
    <w:tblStylePr w:type="firstCol">
      <w:pPr>
        <w:jc w:val="center"/>
      </w:pPr>
    </w:tblStylePr>
    <w:tblStylePr w:type="band1Horz">
      <w:tblPr/>
      <w:tcPr>
        <w:shd w:val="clear" w:color="FFF2CC" w:fill="FFF2CC" w:themeFill="accent4" w:themeFillTint="33"/>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FFE599" w:fill="FFE599" w:themeFill="accent4" w:themeFillTint="66"/>
      </w:tcPr>
    </w:tblStylePr>
    <w:tblStylePr w:type="firstCol">
      <w:rPr>
        <w:b/>
      </w:rPr>
    </w:tblStylePr>
    <w:tblStylePr w:type="band1Horz">
      <w:tblPr/>
      <w:tcPr>
        <w:shd w:val="clear" w:color="FFF2CC" w:fill="FFF2CC" w:themeFill="accent4" w:themeFillTint="33"/>
      </w:tcPr>
    </w:tblStylePr>
  </w:style>
  <w:style w:type="paragraph" w:styleId="Verzeichnis1">
    <w:name w:val="toc 1"/>
    <w:basedOn w:val="Standard"/>
    <w:next w:val="Standard"/>
    <w:uiPriority w:val="39"/>
    <w:unhideWhenUsed/>
    <w:pPr>
      <w:tabs>
        <w:tab w:val="left" w:pos="440"/>
        <w:tab w:val="right" w:leader="dot" w:pos="8834"/>
      </w:tabs>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Inhaltsverzeichnis">
    <w:name w:val="Inhaltsverzeichnis"/>
    <w:basedOn w:val="Standard"/>
    <w:link w:val="InhaltsverzeichnisZchn"/>
    <w:qFormat/>
  </w:style>
  <w:style w:type="character" w:customStyle="1" w:styleId="InhaltsverzeichnisZchn">
    <w:name w:val="Inhaltsverzeichnis Zchn"/>
    <w:basedOn w:val="berschrift1Zchn"/>
    <w:link w:val="Inhaltsverzeichnis"/>
    <w:rPr>
      <w:rFonts w:ascii="Arial" w:eastAsia="Arial" w:hAnsi="Arial" w:cs="Arial"/>
      <w:b w:val="0"/>
      <w:bCs/>
      <w:smallCaps/>
      <w:color w:val="000000" w:themeColor="text1"/>
      <w:sz w:val="32"/>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paragraph" w:styleId="Kommentarthema">
    <w:name w:val="annotation subject"/>
    <w:basedOn w:val="Kommentartext"/>
    <w:next w:val="Kommentartext"/>
    <w:link w:val="KommentarthemaZchn"/>
    <w:uiPriority w:val="99"/>
    <w:semiHidden/>
    <w:unhideWhenUsed/>
    <w:rPr>
      <w:b/>
      <w:bCs w:val="0"/>
    </w:rPr>
  </w:style>
  <w:style w:type="character" w:customStyle="1" w:styleId="KommentarthemaZchn">
    <w:name w:val="Kommentarthema Zchn"/>
    <w:basedOn w:val="KommentartextZchn"/>
    <w:link w:val="Kommentarthema"/>
    <w:uiPriority w:val="99"/>
    <w:semiHidden/>
    <w:rPr>
      <w:b/>
      <w:bCs/>
      <w:sz w:val="20"/>
      <w:szCs w:val="20"/>
    </w:rPr>
  </w:style>
  <w:style w:type="paragraph" w:styleId="Funotentext">
    <w:name w:val="footnote text"/>
    <w:basedOn w:val="Standard"/>
    <w:link w:val="FunotentextZchn"/>
    <w:uiPriority w:val="99"/>
    <w:unhideWhenUsed/>
    <w:pPr>
      <w:spacing w:after="0" w:line="240" w:lineRule="auto"/>
    </w:pPr>
    <w:rPr>
      <w:sz w:val="20"/>
      <w:szCs w:val="20"/>
    </w:rPr>
  </w:style>
  <w:style w:type="character" w:customStyle="1" w:styleId="FunotentextZchn">
    <w:name w:val="Fußnotentext Zchn"/>
    <w:basedOn w:val="Absatz-Standardschriftart"/>
    <w:link w:val="Funotentext"/>
    <w:uiPriority w:val="99"/>
    <w:rPr>
      <w:sz w:val="20"/>
      <w:szCs w:val="20"/>
    </w:rPr>
  </w:style>
  <w:style w:type="character" w:styleId="Funotenzeichen">
    <w:name w:val="footnote reference"/>
    <w:basedOn w:val="Absatz-Standardschriftart"/>
    <w:uiPriority w:val="99"/>
    <w:unhideWhenUsed/>
    <w:rPr>
      <w:vertAlign w:val="superscript"/>
    </w:rPr>
  </w:style>
  <w:style w:type="character" w:customStyle="1" w:styleId="watch-title">
    <w:name w:val="watch-title"/>
    <w:basedOn w:val="Absatz-Standardschriftart"/>
  </w:style>
  <w:style w:type="character" w:styleId="HTMLZitat">
    <w:name w:val="HTML Cite"/>
    <w:basedOn w:val="Absatz-Standardschriftart"/>
    <w:uiPriority w:val="99"/>
    <w:semiHidden/>
    <w:unhideWhenUsed/>
    <w:rPr>
      <w:i/>
      <w:iCs/>
    </w:rPr>
  </w:style>
  <w:style w:type="character" w:customStyle="1" w:styleId="dpfsent">
    <w:name w:val="dpf_sent"/>
    <w:basedOn w:val="Absatz-Standardschriftart"/>
  </w:style>
  <w:style w:type="paragraph" w:customStyle="1" w:styleId="Listenabsatz-1-facherZeilenabstand">
    <w:name w:val="Listenabsatz - 1-facher Zeilenabstand"/>
    <w:basedOn w:val="Listenabsatz"/>
    <w:link w:val="Listenabsatz-1-facherZeilenabstandZchn"/>
    <w:qFormat/>
    <w:pPr>
      <w:numPr>
        <w:numId w:val="1"/>
      </w:numPr>
      <w:spacing w:line="276" w:lineRule="auto"/>
      <w:ind w:left="714" w:hanging="357"/>
    </w:pPr>
  </w:style>
  <w:style w:type="character" w:customStyle="1" w:styleId="ListenabsatzZchn">
    <w:name w:val="Listenabsatz Zchn"/>
    <w:basedOn w:val="Absatz-Standardschriftart"/>
    <w:link w:val="Listenabsatz"/>
    <w:uiPriority w:val="34"/>
    <w:rPr>
      <w:rFonts w:ascii="Helvetica 45" w:eastAsia="Arial" w:hAnsi="Helvetica 45"/>
      <w:bCs/>
      <w:sz w:val="21"/>
      <w:lang w:eastAsia="de-DE"/>
    </w:rPr>
  </w:style>
  <w:style w:type="character" w:customStyle="1" w:styleId="Listenabsatz-1-facherZeilenabstandZchn">
    <w:name w:val="Listenabsatz - 1-facher Zeilenabstand Zchn"/>
    <w:basedOn w:val="ListenabsatzZchn"/>
    <w:link w:val="Listenabsatz-1-facherZeilenabstand"/>
    <w:rPr>
      <w:rFonts w:ascii="Helvetica 45" w:eastAsia="Arial" w:hAnsi="Helvetica 45"/>
      <w:bCs/>
      <w:sz w:val="21"/>
      <w:lang w:eastAsia="de-DE"/>
    </w:rPr>
  </w:style>
  <w:style w:type="character" w:customStyle="1" w:styleId="apple-converted-space">
    <w:name w:val="apple-converted-space"/>
    <w:basedOn w:val="Absatz-Standardschriftart"/>
  </w:style>
  <w:style w:type="paragraph" w:customStyle="1" w:styleId="WF-Inhaltsverzeichnis">
    <w:name w:val="WF-Inhaltsverzeichnis"/>
    <w:basedOn w:val="Standard"/>
    <w:link w:val="WF-InhaltsverzeichnisZchn"/>
    <w:qFormat/>
    <w:rPr>
      <w:rFonts w:ascii="Helvetica 65" w:hAnsi="Helvetica 65"/>
      <w:color w:val="000000" w:themeColor="text1"/>
      <w:sz w:val="28"/>
      <w:szCs w:val="36"/>
    </w:rPr>
  </w:style>
  <w:style w:type="character" w:customStyle="1" w:styleId="WF-InhaltsverzeichnisZchn">
    <w:name w:val="WF-Inhaltsverzeichnis Zchn"/>
    <w:basedOn w:val="berschrift1Zchn"/>
    <w:link w:val="WF-Inhaltsverzeichnis"/>
    <w:rPr>
      <w:rFonts w:ascii="Helvetica 65" w:eastAsia="Arial" w:hAnsi="Helvetica 65" w:cs="Arial"/>
      <w:b/>
      <w:bCs/>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pPr>
      <w:numPr>
        <w:numId w:val="2"/>
      </w:numPr>
      <w:spacing w:line="276" w:lineRule="auto"/>
    </w:pPr>
  </w:style>
  <w:style w:type="character" w:customStyle="1" w:styleId="WF-Listenabsatz-1-facherZeilenabstandZchn">
    <w:name w:val="WF-Listenabsatz - 1-facher Zeilenabstand Zchn"/>
    <w:basedOn w:val="ListenabsatzZchn"/>
    <w:link w:val="WF-Listenabsatz-1-facherZeilenabstand"/>
    <w:rPr>
      <w:rFonts w:ascii="Helvetica 45" w:eastAsia="Arial" w:hAnsi="Helvetica 45"/>
      <w:bCs/>
      <w:sz w:val="21"/>
      <w:lang w:eastAsia="de-DE"/>
    </w:rPr>
  </w:style>
  <w:style w:type="paragraph" w:styleId="StandardWeb">
    <w:name w:val="Normal (Web)"/>
    <w:basedOn w:val="Standard"/>
    <w:uiPriority w:val="99"/>
    <w:unhideWhenUsed/>
    <w:pPr>
      <w:spacing w:before="100" w:beforeAutospacing="1" w:after="100" w:afterAutospacing="1" w:line="240" w:lineRule="auto"/>
    </w:pPr>
    <w:rPr>
      <w:rFonts w:ascii="Times New Roman" w:eastAsia="Times New Roman" w:hAnsi="Times New Roman" w:cs="Times New Roman"/>
      <w:bCs w:val="0"/>
      <w:sz w:val="24"/>
      <w:szCs w:val="24"/>
    </w:rPr>
  </w:style>
  <w:style w:type="character" w:styleId="NichtaufgelsteErwhnung">
    <w:name w:val="Unresolved Mention"/>
    <w:basedOn w:val="Absatz-Standardschriftart"/>
    <w:uiPriority w:val="99"/>
    <w:semiHidden/>
    <w:unhideWhenUsed/>
    <w:rsid w:val="002B4E61"/>
    <w:rPr>
      <w:color w:val="605E5C"/>
      <w:shd w:val="clear" w:color="auto" w:fill="E1DFDD"/>
    </w:rPr>
  </w:style>
  <w:style w:type="table" w:customStyle="1" w:styleId="StGen0">
    <w:name w:val="StGen0"/>
    <w:basedOn w:val="NormaleTabelle"/>
    <w:rsid w:val="00752E58"/>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Col">
      <w:rPr>
        <w:rFonts w:ascii="Arial" w:eastAsia="Arial" w:hAnsi="Arial" w:cs="Arial"/>
        <w:b/>
        <w:sz w:val="20"/>
        <w:szCs w:val="20"/>
      </w:rPr>
      <w:tblPr/>
      <w:tcPr>
        <w:shd w:val="clear" w:color="auto" w:fill="FFE599"/>
      </w:tcPr>
    </w:tblStylePr>
  </w:style>
  <w:style w:type="character" w:customStyle="1" w:styleId="docdata">
    <w:name w:val="docdata"/>
    <w:basedOn w:val="Absatz-Standardschriftart"/>
    <w:rsid w:val="00752E58"/>
  </w:style>
  <w:style w:type="table" w:customStyle="1" w:styleId="StGen4">
    <w:name w:val="StGen4"/>
    <w:basedOn w:val="NormaleTabelle"/>
    <w:rsid w:val="00752E58"/>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5">
    <w:name w:val="StGen5"/>
    <w:basedOn w:val="NormaleTabelle"/>
    <w:rsid w:val="00FD05BD"/>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3">
    <w:name w:val="StGen3"/>
    <w:basedOn w:val="NormaleTabelle"/>
    <w:rsid w:val="007B31E8"/>
    <w:rPr>
      <w:rFonts w:ascii="helvetica neue" w:eastAsia="helvetica neue" w:hAnsi="helvetica neue" w:cs="helvetica neue"/>
      <w:lang w:eastAsia="zh-CN"/>
    </w:rPr>
    <w:tblPr>
      <w:tblStyleRowBandSize w:val="1"/>
      <w:tblStyleColBandSize w:val="1"/>
      <w:tblInd w:w="0" w:type="nil"/>
      <w:tblCellMar>
        <w:left w:w="115" w:type="dxa"/>
        <w:right w:w="115" w:type="dxa"/>
      </w:tblCellMar>
    </w:tblPr>
  </w:style>
  <w:style w:type="table" w:customStyle="1" w:styleId="StGen7">
    <w:name w:val="StGen7"/>
    <w:basedOn w:val="NormaleTabelle"/>
    <w:rsid w:val="007B31E8"/>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style>
  <w:style w:type="table" w:customStyle="1" w:styleId="StGen8">
    <w:name w:val="StGen8"/>
    <w:basedOn w:val="NormaleTabelle"/>
    <w:rsid w:val="007B31E8"/>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9">
    <w:name w:val="StGen9"/>
    <w:basedOn w:val="NormaleTabelle"/>
    <w:rsid w:val="007B31E8"/>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tcPr>
    </w:tblStylePr>
    <w:tblStylePr w:type="firstCol">
      <w:rPr>
        <w:b/>
      </w:rPr>
    </w:tblStylePr>
    <w:tblStylePr w:type="band1Horz">
      <w:tblPr/>
      <w:tcPr>
        <w:shd w:val="clear" w:color="auto" w:fill="FFF2CC"/>
      </w:tcPr>
    </w:tblStylePr>
  </w:style>
  <w:style w:type="paragraph" w:customStyle="1" w:styleId="docy">
    <w:name w:val="docy"/>
    <w:aliases w:val="v5,14761,bqiaagaaeqeiaaagayqaaaplmqaabdkxaaaaaaaaaaaaaaaaaaaaaaaaaaaaaaaaaaaaaaaaaaaaaaaaaaaaaaaaaaaaaaaaaaaaaaaaaaaaaaaaaaaaaaaaaaaaaaaaaaaaaaaaaaaaaaaaaaaaaaaaaaaaaaaaaaaaaaaaaaaaaaaaaaaaaaaaaaaaaaaaaaaaaaaaaaaaaaaaaaaaaaaaaaaaaaaaaaaaaaa"/>
    <w:basedOn w:val="Standard"/>
    <w:rsid w:val="000E2C71"/>
    <w:pPr>
      <w:spacing w:before="100" w:beforeAutospacing="1" w:after="100" w:afterAutospacing="1" w:line="240" w:lineRule="auto"/>
    </w:pPr>
    <w:rPr>
      <w:rFonts w:ascii="Times New Roman" w:eastAsia="Times New Roman" w:hAnsi="Times New Roman" w:cs="Times New Roman"/>
      <w:bCs w:val="0"/>
      <w:sz w:val="24"/>
      <w:szCs w:val="24"/>
    </w:rPr>
  </w:style>
  <w:style w:type="table" w:customStyle="1" w:styleId="StGen1">
    <w:name w:val="StGen1"/>
    <w:basedOn w:val="NormaleTabelle"/>
    <w:rsid w:val="00C532C5"/>
    <w:rPr>
      <w:rFonts w:ascii="helvetica neue" w:eastAsia="helvetica neue" w:hAnsi="helvetica neue" w:cs="helvetica neue"/>
    </w:rPr>
    <w:tblPr>
      <w:tblStyleRowBandSize w:val="1"/>
      <w:tblStyleColBandSize w:val="1"/>
      <w:tblInd w:w="0" w:type="nil"/>
      <w:tblCellMar>
        <w:top w:w="100" w:type="dxa"/>
        <w:left w:w="100" w:type="dxa"/>
        <w:bottom w:w="100" w:type="dxa"/>
        <w:right w:w="100" w:type="dxa"/>
      </w:tblCellMar>
    </w:tblPr>
  </w:style>
  <w:style w:type="table" w:customStyle="1" w:styleId="StGen2">
    <w:name w:val="StGen2"/>
    <w:basedOn w:val="NormaleTabelle"/>
    <w:rsid w:val="00C532C5"/>
    <w:pPr>
      <w:spacing w:after="0" w:line="240" w:lineRule="auto"/>
    </w:pPr>
    <w:rPr>
      <w:color w:val="404040"/>
      <w:sz w:val="20"/>
      <w:szCs w:val="20"/>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31">
    <w:name w:val="StGen31"/>
    <w:basedOn w:val="NormaleTabelle"/>
    <w:rsid w:val="00C532C5"/>
    <w:pPr>
      <w:spacing w:after="0" w:line="240" w:lineRule="auto"/>
    </w:pPr>
    <w:rPr>
      <w:color w:val="404040"/>
      <w:sz w:val="20"/>
      <w:szCs w:val="20"/>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6">
    <w:name w:val="StGen6"/>
    <w:basedOn w:val="NormaleTabelle"/>
    <w:rsid w:val="00750405"/>
    <w:pPr>
      <w:spacing w:after="0" w:line="240" w:lineRule="auto"/>
    </w:pPr>
    <w:rPr>
      <w:color w:val="404040"/>
      <w:sz w:val="20"/>
      <w:szCs w:val="20"/>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71">
    <w:name w:val="StGen71"/>
    <w:basedOn w:val="NormaleTabelle"/>
    <w:rsid w:val="005C5F90"/>
    <w:pPr>
      <w:spacing w:after="0" w:line="240" w:lineRule="auto"/>
    </w:pPr>
    <w:rPr>
      <w:color w:val="404040"/>
      <w:sz w:val="20"/>
      <w:szCs w:val="20"/>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10">
    <w:name w:val="StGen10"/>
    <w:basedOn w:val="NormaleTabelle"/>
    <w:rsid w:val="00830635"/>
    <w:pPr>
      <w:spacing w:after="0" w:line="240" w:lineRule="auto"/>
    </w:pPr>
    <w:rPr>
      <w:color w:val="404040"/>
      <w:sz w:val="20"/>
      <w:szCs w:val="20"/>
    </w:rPr>
    <w:tblPr>
      <w:tblStyleRowBandSize w:val="1"/>
      <w:tblStyleColBandSize w:val="1"/>
      <w:tblInd w:w="0" w:type="nil"/>
      <w:tblCellMar>
        <w:left w:w="115" w:type="dxa"/>
        <w:right w:w="115" w:type="dxa"/>
      </w:tblCellMar>
    </w:tblPr>
    <w:tcPr>
      <w:shd w:val="clear" w:color="auto" w:fill="auto"/>
    </w:tcPr>
  </w:style>
  <w:style w:type="table" w:customStyle="1" w:styleId="StGen11">
    <w:name w:val="StGen11"/>
    <w:basedOn w:val="NormaleTabelle"/>
    <w:rsid w:val="00830635"/>
    <w:pPr>
      <w:spacing w:after="0" w:line="240" w:lineRule="auto"/>
    </w:pPr>
    <w:rPr>
      <w:color w:val="404040"/>
      <w:sz w:val="20"/>
      <w:szCs w:val="20"/>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12">
    <w:name w:val="StGen12"/>
    <w:basedOn w:val="NormaleTabelle"/>
    <w:rsid w:val="00830635"/>
    <w:pPr>
      <w:spacing w:after="0" w:line="240" w:lineRule="auto"/>
    </w:pPr>
    <w:rPr>
      <w:color w:val="404040"/>
      <w:sz w:val="20"/>
      <w:szCs w:val="20"/>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tcPr>
    </w:tblStylePr>
    <w:tblStylePr w:type="firstCol">
      <w:rPr>
        <w:b/>
      </w:rPr>
    </w:tblStylePr>
    <w:tblStylePr w:type="band1Horz">
      <w:tblPr/>
      <w:tcPr>
        <w:shd w:val="clear" w:color="auto" w:fill="FFF2CC"/>
      </w:tcPr>
    </w:tblStylePr>
  </w:style>
  <w:style w:type="table" w:customStyle="1" w:styleId="StGen13">
    <w:name w:val="StGen13"/>
    <w:basedOn w:val="NormaleTabelle"/>
    <w:rsid w:val="00893056"/>
    <w:rPr>
      <w:rFonts w:ascii="helvetica neue" w:eastAsia="helvetica neue" w:hAnsi="helvetica neue" w:cs="helvetica neue"/>
      <w:lang w:eastAsia="zh-CN"/>
    </w:rPr>
    <w:tblPr>
      <w:tblStyleRowBandSize w:val="1"/>
      <w:tblStyleColBandSize w:val="1"/>
      <w:tblInd w:w="0" w:type="nil"/>
      <w:tblCellMar>
        <w:top w:w="15" w:type="dxa"/>
        <w:left w:w="15" w:type="dxa"/>
        <w:bottom w:w="15" w:type="dxa"/>
        <w:right w:w="15" w:type="dxa"/>
      </w:tblCellMar>
    </w:tblPr>
  </w:style>
  <w:style w:type="table" w:customStyle="1" w:styleId="StGen21">
    <w:name w:val="StGen21"/>
    <w:basedOn w:val="NormaleTabelle"/>
    <w:rsid w:val="00893056"/>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style>
  <w:style w:type="table" w:customStyle="1" w:styleId="StGen32">
    <w:name w:val="StGen32"/>
    <w:basedOn w:val="NormaleTabelle"/>
    <w:rsid w:val="00893056"/>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41">
    <w:name w:val="StGen41"/>
    <w:basedOn w:val="NormaleTabelle"/>
    <w:rsid w:val="00893056"/>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tcPr>
    </w:tblStylePr>
    <w:tblStylePr w:type="firstCol">
      <w:rPr>
        <w:b/>
      </w:rPr>
    </w:tblStylePr>
    <w:tblStylePr w:type="band1Horz">
      <w:tblPr/>
      <w:tcPr>
        <w:shd w:val="clear" w:color="auto" w:fill="FFF2CC"/>
      </w:tcPr>
    </w:tblStylePr>
  </w:style>
  <w:style w:type="table" w:customStyle="1" w:styleId="a">
    <w:basedOn w:val="TableNormal"/>
    <w:pPr>
      <w:spacing w:after="0" w:line="240" w:lineRule="auto"/>
    </w:pPr>
    <w:rPr>
      <w:rFonts w:ascii="helvetica neue" w:eastAsia="helvetica neue" w:hAnsi="helvetica neue" w:cs="helvetica neue"/>
      <w:color w:val="404040"/>
      <w:sz w:val="20"/>
      <w:szCs w:val="20"/>
    </w:rPr>
    <w:tblPr>
      <w:tblStyleRowBandSize w:val="1"/>
      <w:tblStyleColBandSize w:val="1"/>
      <w:tblCellMar>
        <w:left w:w="115" w:type="dxa"/>
        <w:right w:w="115" w:type="dxa"/>
      </w:tblCellMar>
    </w:tblPr>
    <w:tcPr>
      <w:shd w:val="clear" w:color="auto" w:fill="auto"/>
    </w:tcPr>
    <w:tblStylePr w:type="firstCol">
      <w:rPr>
        <w:rFonts w:ascii="Arial" w:eastAsia="Arial" w:hAnsi="Arial" w:cs="Arial"/>
        <w:b/>
        <w:sz w:val="20"/>
        <w:szCs w:val="20"/>
      </w:rPr>
      <w:tblPr/>
      <w:tcPr>
        <w:shd w:val="clear" w:color="auto" w:fill="FFE599"/>
      </w:tcPr>
    </w:tblStylePr>
  </w:style>
  <w:style w:type="table" w:customStyle="1" w:styleId="a0">
    <w:basedOn w:val="TableNormal"/>
    <w:pPr>
      <w:spacing w:after="0" w:line="240" w:lineRule="auto"/>
    </w:pPr>
    <w:rPr>
      <w:rFonts w:ascii="helvetica neue" w:eastAsia="helvetica neue" w:hAnsi="helvetica neue" w:cs="helvetica neue"/>
      <w:color w:val="404040"/>
      <w:sz w:val="20"/>
      <w:szCs w:val="20"/>
    </w:rPr>
    <w:tblPr>
      <w:tblStyleRowBandSize w:val="1"/>
      <w:tblStyleColBandSize w:val="1"/>
      <w:tblCellMar>
        <w:left w:w="115" w:type="dxa"/>
        <w:right w:w="115" w:type="dxa"/>
      </w:tblCellMar>
    </w:tblPr>
    <w:tcPr>
      <w:shd w:val="clear" w:color="auto" w:fill="auto"/>
    </w:tcPr>
  </w:style>
  <w:style w:type="table" w:customStyle="1" w:styleId="a1">
    <w:basedOn w:val="TableNormal"/>
    <w:pPr>
      <w:spacing w:after="0" w:line="240" w:lineRule="auto"/>
    </w:pPr>
    <w:rPr>
      <w:rFonts w:ascii="helvetica neue" w:eastAsia="helvetica neue" w:hAnsi="helvetica neue" w:cs="helvetica neue"/>
      <w:color w:val="404040"/>
      <w:sz w:val="20"/>
      <w:szCs w:val="20"/>
    </w:rPr>
    <w:tblPr>
      <w:tblStyleRowBandSize w:val="1"/>
      <w:tblStyleColBandSize w:val="1"/>
      <w:tblCellMar>
        <w:left w:w="115" w:type="dxa"/>
        <w:right w:w="115" w:type="dxa"/>
      </w:tblCellMar>
    </w:tblPr>
    <w:tcPr>
      <w:shd w:val="clear" w:color="auto" w:fill="auto"/>
    </w:tcPr>
  </w:style>
  <w:style w:type="table" w:customStyle="1" w:styleId="a2">
    <w:basedOn w:val="TableNormal"/>
    <w:pPr>
      <w:spacing w:after="0" w:line="240" w:lineRule="auto"/>
    </w:pPr>
    <w:rPr>
      <w:rFonts w:ascii="helvetica neue" w:eastAsia="helvetica neue" w:hAnsi="helvetica neue" w:cs="helvetica neue"/>
      <w:color w:val="404040"/>
      <w:sz w:val="20"/>
      <w:szCs w:val="20"/>
    </w:rPr>
    <w:tblPr>
      <w:tblStyleRowBandSize w:val="1"/>
      <w:tblStyleColBandSize w:val="1"/>
      <w:tblCellMar>
        <w:left w:w="115" w:type="dxa"/>
        <w:right w:w="115" w:type="dxa"/>
      </w:tblCellMar>
    </w:tblPr>
    <w:tcPr>
      <w:shd w:val="clear" w:color="auto" w:fill="auto"/>
    </w:tcPr>
  </w:style>
  <w:style w:type="table" w:customStyle="1" w:styleId="a3">
    <w:basedOn w:val="TableNormal"/>
    <w:pPr>
      <w:spacing w:after="0" w:line="240" w:lineRule="auto"/>
    </w:pPr>
    <w:rPr>
      <w:rFonts w:ascii="helvetica neue" w:eastAsia="helvetica neue" w:hAnsi="helvetica neue" w:cs="helvetica neue"/>
      <w:color w:val="404040"/>
      <w:sz w:val="20"/>
      <w:szCs w:val="20"/>
    </w:rPr>
    <w:tblPr>
      <w:tblStyleRowBandSize w:val="1"/>
      <w:tblStyleColBandSize w:val="1"/>
      <w:tblCellMar>
        <w:left w:w="115" w:type="dxa"/>
        <w:right w:w="115" w:type="dxa"/>
      </w:tblCellMar>
    </w:tblPr>
    <w:tcPr>
      <w:shd w:val="clear" w:color="auto" w:fill="auto"/>
    </w:tcPr>
  </w:style>
  <w:style w:type="table" w:customStyle="1" w:styleId="a4">
    <w:basedOn w:val="TableNormal"/>
    <w:pPr>
      <w:spacing w:after="0" w:line="240" w:lineRule="auto"/>
    </w:pPr>
    <w:rPr>
      <w:rFonts w:ascii="helvetica neue" w:eastAsia="helvetica neue" w:hAnsi="helvetica neue" w:cs="helvetica neue"/>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a5">
    <w:basedOn w:val="TableNormal"/>
    <w:pPr>
      <w:spacing w:after="0" w:line="240" w:lineRule="auto"/>
    </w:pPr>
    <w:rPr>
      <w:rFonts w:ascii="helvetica neue" w:eastAsia="helvetica neue" w:hAnsi="helvetica neue" w:cs="helvetica neue"/>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tcPr>
    </w:tblStylePr>
    <w:tblStylePr w:type="firstCol">
      <w:rPr>
        <w:b/>
      </w:rPr>
    </w:tblStylePr>
    <w:tblStylePr w:type="band1Horz">
      <w:tblPr/>
      <w:tcPr>
        <w:shd w:val="clear" w:color="auto" w:fill="FFF2CC"/>
      </w:tcPr>
    </w:tblStylePr>
  </w:style>
  <w:style w:type="paragraph" w:styleId="berarbeitung">
    <w:name w:val="Revision"/>
    <w:hidden/>
    <w:uiPriority w:val="99"/>
    <w:semiHidden/>
    <w:rsid w:val="00424EF8"/>
    <w:pPr>
      <w:spacing w:after="0" w:line="240" w:lineRule="auto"/>
    </w:pPr>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10.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mailto:bildung@wissensfabrik.de"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image" Target="media/image18.jpg"/><Relationship Id="rId33" Type="http://schemas.openxmlformats.org/officeDocument/2006/relationships/image" Target="media/image25.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7.png"/><Relationship Id="rId32" Type="http://schemas.openxmlformats.org/officeDocument/2006/relationships/hyperlink" Target="https://bit.ly/33qWdpV"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t2school.imp.fu-berlin.de/" TargetMode="External"/><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11.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header" Target="header4.xml"/><Relationship Id="rId8" Type="http://schemas.openxmlformats.org/officeDocument/2006/relationships/image" Target="media/image1.jp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3" Type="http://schemas.openxmlformats.org/officeDocument/2006/relationships/image" Target="media/image21.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5.jpg"/><Relationship Id="rId1" Type="http://schemas.openxmlformats.org/officeDocument/2006/relationships/image" Target="media/image4.png"/><Relationship Id="rId5" Type="http://schemas.openxmlformats.org/officeDocument/2006/relationships/image" Target="media/image12.png"/><Relationship Id="rId4"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3.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9sH7L7cCP7jQK7A2m5gcpvoNdA==">AMUW2mUBFBj0pKTOUpxeQ4MA6nuUJkOko3GlRcM1yp87fsbQuAX/7XiQM0XsazGF8w57jL3JDKUPbGf+K4dcWT2V9PHQE3cIdFVCBGO+P/8ydZZu0puEM0CP+fJzO6ZzTU1TVE2Jxd76KKhWsDGGfUUCMbaAgVeooK9e3nL/CwLrgEjhTTBwQhUFRJnrhg15tj3Ae7sYxH1mfjFBtrD25APclV4tCH8ewFfewtvkwy/hrr9d4bWuBlmVuV9q7O4SRjfFKp+q1R7M5JTHY8hQjGR5GsIUlf2lRzccLXHomKSZoK39hdy2anXXtXzenYKFecW3YiYW4n38QhaHShU0lYYU9nkDqk/yZzyYTqHpgT/Hfgr/5dG0MYxyJFN6zAh8jKKr5K4UEtFpHFCleVoiU8ruOtZAI1FXiTLsKVULo2HNxT6DD6gh/zRqKeXzSGRX85ATz678zwR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2119</Words>
  <Characters>13354</Characters>
  <Application>Microsoft Office Word</Application>
  <DocSecurity>0</DocSecurity>
  <Lines>111</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Anatolij Fandrich und Nils Pancratz</dc:creator>
  <cp:lastModifiedBy>Imke Endjer</cp:lastModifiedBy>
  <cp:revision>6</cp:revision>
  <dcterms:created xsi:type="dcterms:W3CDTF">2021-09-30T09:22:00Z</dcterms:created>
  <dcterms:modified xsi:type="dcterms:W3CDTF">2023-02-23T10:36:00Z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fficeID">
    <vt:lpwstr>{F6FAE87B-04CE-46AD-9942-6E99781F431D}</vt:lpwstr>
  </property>
</Properties>
</file>