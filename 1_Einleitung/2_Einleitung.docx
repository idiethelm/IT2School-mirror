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013F19D4" w:rsidR="00C276EF" w:rsidRDefault="00822B07">
            <w:ins w:id="0" w:author="Malambré, Julia | Wissensfabrik" w:date="2022-12-12T14:43:00Z">
              <w:r>
                <w:rPr>
                  <w:i/>
                  <w:noProof/>
                </w:rPr>
                <w:drawing>
                  <wp:anchor distT="0" distB="0" distL="114300" distR="114300" simplePos="0" relativeHeight="25165465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ins>
            <w:del w:id="1" w:author="Malambré, Julia | Wissensfabrik" w:date="2022-12-12T14:44:00Z">
              <w:r w:rsidR="00E22815" w:rsidDel="00822B07">
                <w:rPr>
                  <w:noProof/>
                </w:rPr>
                <w:drawing>
                  <wp:anchor distT="0" distB="0" distL="114300" distR="114300" simplePos="0" relativeHeight="251655680" behindDoc="1" locked="0" layoutInCell="1" allowOverlap="1" wp14:anchorId="0F7DD85D" wp14:editId="6CCE9163">
                    <wp:simplePos x="0" y="0"/>
                    <wp:positionH relativeFrom="column">
                      <wp:posOffset>584834</wp:posOffset>
                    </wp:positionH>
                    <wp:positionV relativeFrom="paragraph">
                      <wp:posOffset>1799589</wp:posOffset>
                    </wp:positionV>
                    <wp:extent cx="4356099" cy="4159884"/>
                    <wp:effectExtent l="0" t="0" r="6349" b="0"/>
                    <wp:wrapThrough wrapText="bothSides">
                      <wp:wrapPolygon edited="1">
                        <wp:start x="0" y="0"/>
                        <wp:lineTo x="0" y="21463"/>
                        <wp:lineTo x="21535" y="21463"/>
                        <wp:lineTo x="21535" y="0"/>
                        <wp:lineTo x="0" y="0"/>
                      </wp:wrapPolygon>
                    </wp:wrapThrough>
                    <wp:docPr id="10"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_Baum.jpg"/>
                            <pic:cNvPicPr>
                              <a:picLocks noChangeAspect="1"/>
                            </pic:cNvPicPr>
                          </pic:nvPicPr>
                          <pic:blipFill>
                            <a:blip r:embed="rId8" cstate="email">
                              <a:extLst>
                                <a:ext uri="{28A0092B-C50C-407E-A947-70E740481C1C}">
                                  <a14:useLocalDpi xmlns:a14="http://schemas.microsoft.com/office/drawing/2010/main"/>
                                </a:ext>
                              </a:extLst>
                            </a:blip>
                            <a:stretch/>
                          </pic:blipFill>
                          <pic:spPr bwMode="auto">
                            <a:xfrm>
                              <a:off x="0" y="0"/>
                              <a:ext cx="4356100" cy="4159885"/>
                            </a:xfrm>
                            <a:prstGeom prst="rect">
                              <a:avLst/>
                            </a:prstGeom>
                            <a:ln>
                              <a:noFill/>
                            </a:ln>
                          </pic:spPr>
                        </pic:pic>
                      </a:graphicData>
                    </a:graphic>
                    <wp14:sizeRelH relativeFrom="page">
                      <wp14:pctWidth>0</wp14:pctWidth>
                    </wp14:sizeRelH>
                    <wp14:sizeRelV relativeFrom="page">
                      <wp14:pctHeight>0</wp14:pctHeight>
                    </wp14:sizeRelV>
                  </wp:anchor>
                </w:drawing>
              </w:r>
            </w:del>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ins w:id="2" w:author="Malambré, Julia | Wissensfabrik" w:date="2022-12-12T14:44:00Z"/>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EndPr/>
      <w:sdtContent>
        <w:p w14:paraId="7178EE9C" w14:textId="77777777" w:rsidR="00C276EF" w:rsidRDefault="00E22815">
          <w:pPr>
            <w:rPr>
              <w:rStyle w:val="WF-InhaltsverzeichnisZchn"/>
            </w:rPr>
          </w:pPr>
          <w:r>
            <w:rPr>
              <w:rStyle w:val="WF-InhaltsverzeichnisZchn"/>
            </w:rPr>
            <w:t>Inhalt</w:t>
          </w:r>
        </w:p>
        <w:p w14:paraId="4766D407" w14:textId="77777777" w:rsidR="00C276EF" w:rsidRDefault="00E22815">
          <w:pPr>
            <w:pStyle w:val="Verzeichnis1"/>
            <w:tabs>
              <w:tab w:val="left" w:pos="440"/>
              <w:tab w:val="right" w:leader="dot" w:pos="8834"/>
            </w:tabs>
            <w:rPr>
              <w:rFonts w:ascii="Arial" w:hAnsi="Arial"/>
              <w:bCs w:val="0"/>
              <w:sz w:val="22"/>
            </w:rPr>
          </w:pPr>
          <w:r>
            <w:rPr>
              <w:bCs w:val="0"/>
            </w:rPr>
            <w:fldChar w:fldCharType="begin"/>
          </w:r>
          <w:r>
            <w:instrText xml:space="preserve"> TOC \o "1-3" \h \z \u </w:instrText>
          </w:r>
          <w:r>
            <w:rPr>
              <w:bCs w:val="0"/>
            </w:rPr>
            <w:fldChar w:fldCharType="separate"/>
          </w:r>
          <w:hyperlink w:anchor="_Toc443309734" w:tooltip="Current Document" w:history="1">
            <w:r>
              <w:rPr>
                <w:rStyle w:val="Hyperlink"/>
              </w:rPr>
              <w:t>1</w:t>
            </w:r>
            <w:r>
              <w:rPr>
                <w:rFonts w:ascii="Arial" w:hAnsi="Arial"/>
                <w:bCs w:val="0"/>
                <w:sz w:val="22"/>
              </w:rPr>
              <w:tab/>
            </w:r>
            <w:r>
              <w:rPr>
                <w:rStyle w:val="Hyperlink"/>
              </w:rPr>
              <w:t>Einführung</w:t>
            </w:r>
            <w:r>
              <w:tab/>
            </w:r>
            <w:r>
              <w:fldChar w:fldCharType="begin"/>
            </w:r>
            <w:r>
              <w:instrText xml:space="preserve"> PAGEREF _Toc443309734 \h </w:instrText>
            </w:r>
            <w:r>
              <w:fldChar w:fldCharType="separate"/>
            </w:r>
            <w:r>
              <w:t>3</w:t>
            </w:r>
            <w:r>
              <w:fldChar w:fldCharType="end"/>
            </w:r>
          </w:hyperlink>
        </w:p>
        <w:p w14:paraId="4EE0E609" w14:textId="77777777" w:rsidR="00C276EF" w:rsidRDefault="00DB5093">
          <w:pPr>
            <w:pStyle w:val="Verzeichnis1"/>
            <w:tabs>
              <w:tab w:val="left" w:pos="440"/>
              <w:tab w:val="right" w:leader="dot" w:pos="8834"/>
            </w:tabs>
            <w:rPr>
              <w:rFonts w:ascii="Arial" w:hAnsi="Arial"/>
              <w:bCs w:val="0"/>
              <w:sz w:val="22"/>
            </w:rPr>
          </w:pPr>
          <w:hyperlink w:anchor="_Toc443309735" w:tooltip="Current Document" w:history="1">
            <w:r w:rsidR="00E22815">
              <w:rPr>
                <w:rStyle w:val="Hyperlink"/>
              </w:rPr>
              <w:t>2</w:t>
            </w:r>
            <w:r w:rsidR="00E22815">
              <w:rPr>
                <w:rFonts w:ascii="Arial" w:hAnsi="Arial"/>
                <w:bCs w:val="0"/>
                <w:sz w:val="22"/>
              </w:rPr>
              <w:tab/>
            </w:r>
            <w:r w:rsidR="00E22815">
              <w:rPr>
                <w:rStyle w:val="Hyperlink"/>
              </w:rPr>
              <w:t xml:space="preserve">Die Module von IT2School </w:t>
            </w:r>
            <w:r w:rsidR="00E22815">
              <w:rPr>
                <w:rStyle w:val="Hyperlink"/>
              </w:rPr>
              <w:noBreakHyphen/>
              <w:t xml:space="preserve"> eine Übersicht</w:t>
            </w:r>
            <w:r w:rsidR="00E22815">
              <w:tab/>
            </w:r>
            <w:r w:rsidR="00E22815">
              <w:fldChar w:fldCharType="begin"/>
            </w:r>
            <w:r w:rsidR="00E22815">
              <w:instrText xml:space="preserve"> PAGEREF _Toc443309735 \h </w:instrText>
            </w:r>
            <w:r w:rsidR="00E22815">
              <w:fldChar w:fldCharType="separate"/>
            </w:r>
            <w:r w:rsidR="00E22815">
              <w:t>4</w:t>
            </w:r>
            <w:r w:rsidR="00E22815">
              <w:fldChar w:fldCharType="end"/>
            </w:r>
          </w:hyperlink>
        </w:p>
        <w:p w14:paraId="24E5CAC7" w14:textId="77777777" w:rsidR="00C276EF" w:rsidRDefault="00DB5093">
          <w:pPr>
            <w:pStyle w:val="Verzeichnis1"/>
            <w:tabs>
              <w:tab w:val="left" w:pos="440"/>
              <w:tab w:val="right" w:leader="dot" w:pos="8834"/>
            </w:tabs>
            <w:rPr>
              <w:rFonts w:ascii="Arial" w:hAnsi="Arial"/>
              <w:bCs w:val="0"/>
              <w:sz w:val="22"/>
            </w:rPr>
          </w:pPr>
          <w:hyperlink w:anchor="_Toc443309736" w:tooltip="Current Document" w:history="1">
            <w:r w:rsidR="00E22815">
              <w:rPr>
                <w:rStyle w:val="Hyperlink"/>
              </w:rPr>
              <w:t>3</w:t>
            </w:r>
            <w:r w:rsidR="00E22815">
              <w:rPr>
                <w:rFonts w:ascii="Arial" w:hAnsi="Arial"/>
                <w:bCs w:val="0"/>
                <w:sz w:val="22"/>
              </w:rPr>
              <w:tab/>
            </w:r>
            <w:r w:rsidR="00E22815">
              <w:rPr>
                <w:rStyle w:val="Hyperlink"/>
              </w:rPr>
              <w:t>Aufbau der Module</w:t>
            </w:r>
            <w:r w:rsidR="00E22815">
              <w:tab/>
            </w:r>
            <w:r w:rsidR="00E22815">
              <w:fldChar w:fldCharType="begin"/>
            </w:r>
            <w:r w:rsidR="00E22815">
              <w:instrText xml:space="preserve"> PAGEREF _Toc443309736 \h </w:instrText>
            </w:r>
            <w:r w:rsidR="00E22815">
              <w:fldChar w:fldCharType="separate"/>
            </w:r>
            <w:r w:rsidR="00E22815">
              <w:t>6</w:t>
            </w:r>
            <w:r w:rsidR="00E22815">
              <w:fldChar w:fldCharType="end"/>
            </w:r>
          </w:hyperlink>
        </w:p>
        <w:p w14:paraId="1EA0F02A" w14:textId="77777777" w:rsidR="00C276EF" w:rsidRDefault="00DB5093">
          <w:pPr>
            <w:pStyle w:val="Verzeichnis2"/>
            <w:tabs>
              <w:tab w:val="left" w:pos="880"/>
              <w:tab w:val="right" w:leader="dot" w:pos="8834"/>
            </w:tabs>
            <w:rPr>
              <w:rFonts w:ascii="Arial" w:hAnsi="Arial"/>
              <w:bCs w:val="0"/>
              <w:sz w:val="22"/>
            </w:rPr>
          </w:pPr>
          <w:hyperlink w:anchor="_Toc443309737" w:tooltip="Current Document" w:history="1">
            <w:r w:rsidR="00E22815">
              <w:rPr>
                <w:rStyle w:val="Hyperlink"/>
              </w:rPr>
              <w:t>3.1</w:t>
            </w:r>
            <w:r w:rsidR="00E22815">
              <w:rPr>
                <w:rFonts w:ascii="Arial" w:hAnsi="Arial"/>
                <w:bCs w:val="0"/>
                <w:sz w:val="22"/>
              </w:rPr>
              <w:tab/>
            </w:r>
            <w:r w:rsidR="00E22815">
              <w:rPr>
                <w:rStyle w:val="Hyperlink"/>
              </w:rPr>
              <w:t>Einleitung</w:t>
            </w:r>
            <w:r w:rsidR="00E22815">
              <w:tab/>
            </w:r>
            <w:r w:rsidR="00E22815">
              <w:fldChar w:fldCharType="begin"/>
            </w:r>
            <w:r w:rsidR="00E22815">
              <w:instrText xml:space="preserve"> PAGEREF _Toc443309737 \h </w:instrText>
            </w:r>
            <w:r w:rsidR="00E22815">
              <w:fldChar w:fldCharType="separate"/>
            </w:r>
            <w:r w:rsidR="00E22815">
              <w:t>8</w:t>
            </w:r>
            <w:r w:rsidR="00E22815">
              <w:fldChar w:fldCharType="end"/>
            </w:r>
          </w:hyperlink>
        </w:p>
        <w:p w14:paraId="1F2A33C2" w14:textId="77777777" w:rsidR="00C276EF" w:rsidRDefault="00DB5093">
          <w:pPr>
            <w:pStyle w:val="Verzeichnis2"/>
            <w:tabs>
              <w:tab w:val="left" w:pos="880"/>
              <w:tab w:val="right" w:leader="dot" w:pos="8834"/>
            </w:tabs>
            <w:rPr>
              <w:rFonts w:ascii="Arial" w:hAnsi="Arial"/>
              <w:bCs w:val="0"/>
              <w:sz w:val="22"/>
            </w:rPr>
          </w:pPr>
          <w:hyperlink w:anchor="_Toc443309738" w:tooltip="Current Document" w:history="1">
            <w:r w:rsidR="00E22815">
              <w:rPr>
                <w:rStyle w:val="Hyperlink"/>
              </w:rPr>
              <w:t>3.2</w:t>
            </w:r>
            <w:r w:rsidR="00E22815">
              <w:rPr>
                <w:rFonts w:ascii="Arial" w:hAnsi="Arial"/>
                <w:bCs w:val="0"/>
                <w:sz w:val="22"/>
              </w:rPr>
              <w:tab/>
            </w:r>
            <w:r w:rsidR="00E22815">
              <w:rPr>
                <w:rStyle w:val="Hyperlink"/>
              </w:rPr>
              <w:t>Bedeutung und Ziele des Moduls</w:t>
            </w:r>
            <w:r w:rsidR="00E22815">
              <w:tab/>
            </w:r>
            <w:r w:rsidR="00E22815">
              <w:fldChar w:fldCharType="begin"/>
            </w:r>
            <w:r w:rsidR="00E22815">
              <w:instrText xml:space="preserve"> PAGEREF _Toc443309738 \h </w:instrText>
            </w:r>
            <w:r w:rsidR="00E22815">
              <w:fldChar w:fldCharType="separate"/>
            </w:r>
            <w:r w:rsidR="00E22815">
              <w:t>8</w:t>
            </w:r>
            <w:r w:rsidR="00E22815">
              <w:fldChar w:fldCharType="end"/>
            </w:r>
          </w:hyperlink>
        </w:p>
        <w:p w14:paraId="31104B4E" w14:textId="77777777" w:rsidR="00C276EF" w:rsidRDefault="00DB5093">
          <w:pPr>
            <w:pStyle w:val="Verzeichnis2"/>
            <w:tabs>
              <w:tab w:val="left" w:pos="880"/>
              <w:tab w:val="right" w:leader="dot" w:pos="8834"/>
            </w:tabs>
            <w:rPr>
              <w:rFonts w:ascii="Arial" w:hAnsi="Arial"/>
              <w:bCs w:val="0"/>
              <w:sz w:val="22"/>
            </w:rPr>
          </w:pPr>
          <w:hyperlink w:anchor="_Toc443309739" w:tooltip="Current Document" w:history="1">
            <w:r w:rsidR="00E22815">
              <w:rPr>
                <w:rStyle w:val="Hyperlink"/>
              </w:rPr>
              <w:t>3.3</w:t>
            </w:r>
            <w:r w:rsidR="00E22815">
              <w:rPr>
                <w:rFonts w:ascii="Arial" w:hAnsi="Arial"/>
                <w:bCs w:val="0"/>
                <w:sz w:val="22"/>
              </w:rPr>
              <w:tab/>
            </w:r>
            <w:r w:rsidR="00E22815">
              <w:rPr>
                <w:rStyle w:val="Hyperlink"/>
              </w:rPr>
              <w:t>Die Rolle der Unternehmensvertreterin oder des Unternehmensvertreters</w:t>
            </w:r>
            <w:r w:rsidR="00E22815">
              <w:tab/>
            </w:r>
            <w:r w:rsidR="00E22815">
              <w:fldChar w:fldCharType="begin"/>
            </w:r>
            <w:r w:rsidR="00E22815">
              <w:instrText xml:space="preserve"> PAGEREF _Toc443309739 \h </w:instrText>
            </w:r>
            <w:r w:rsidR="00E22815">
              <w:fldChar w:fldCharType="separate"/>
            </w:r>
            <w:r w:rsidR="00E22815">
              <w:t>8</w:t>
            </w:r>
            <w:r w:rsidR="00E22815">
              <w:fldChar w:fldCharType="end"/>
            </w:r>
          </w:hyperlink>
        </w:p>
        <w:p w14:paraId="5925C128" w14:textId="77777777" w:rsidR="00C276EF" w:rsidRDefault="00DB5093">
          <w:pPr>
            <w:pStyle w:val="Verzeichnis2"/>
            <w:tabs>
              <w:tab w:val="left" w:pos="880"/>
              <w:tab w:val="right" w:leader="dot" w:pos="8834"/>
            </w:tabs>
            <w:rPr>
              <w:rFonts w:ascii="Arial" w:hAnsi="Arial"/>
              <w:bCs w:val="0"/>
              <w:sz w:val="22"/>
            </w:rPr>
          </w:pPr>
          <w:hyperlink w:anchor="_Toc443309740" w:tooltip="Current Document" w:history="1">
            <w:r w:rsidR="00E22815">
              <w:rPr>
                <w:rStyle w:val="Hyperlink"/>
              </w:rPr>
              <w:t>3.4</w:t>
            </w:r>
            <w:r w:rsidR="00E22815">
              <w:rPr>
                <w:rFonts w:ascii="Arial" w:hAnsi="Arial"/>
                <w:bCs w:val="0"/>
                <w:sz w:val="22"/>
              </w:rPr>
              <w:tab/>
            </w:r>
            <w:r w:rsidR="00E22815">
              <w:rPr>
                <w:rStyle w:val="Hyperlink"/>
              </w:rPr>
              <w:t>Inhalte des Moduls</w:t>
            </w:r>
            <w:r w:rsidR="00E22815">
              <w:tab/>
            </w:r>
            <w:r w:rsidR="00E22815">
              <w:fldChar w:fldCharType="begin"/>
            </w:r>
            <w:r w:rsidR="00E22815">
              <w:instrText xml:space="preserve"> PAGEREF _Toc443309740 \h </w:instrText>
            </w:r>
            <w:r w:rsidR="00E22815">
              <w:fldChar w:fldCharType="separate"/>
            </w:r>
            <w:r w:rsidR="00E22815">
              <w:t>8</w:t>
            </w:r>
            <w:r w:rsidR="00E22815">
              <w:fldChar w:fldCharType="end"/>
            </w:r>
          </w:hyperlink>
        </w:p>
        <w:p w14:paraId="187002DC" w14:textId="77777777" w:rsidR="00C276EF" w:rsidRDefault="00DB5093">
          <w:pPr>
            <w:pStyle w:val="Verzeichnis2"/>
            <w:tabs>
              <w:tab w:val="left" w:pos="880"/>
              <w:tab w:val="right" w:leader="dot" w:pos="8834"/>
            </w:tabs>
            <w:rPr>
              <w:rFonts w:ascii="Arial" w:hAnsi="Arial"/>
              <w:bCs w:val="0"/>
              <w:sz w:val="22"/>
            </w:rPr>
          </w:pPr>
          <w:hyperlink w:anchor="_Toc443309741" w:tooltip="Current Document" w:history="1">
            <w:r w:rsidR="00E22815">
              <w:rPr>
                <w:rStyle w:val="Hyperlink"/>
              </w:rPr>
              <w:t>3.5</w:t>
            </w:r>
            <w:r w:rsidR="00E22815">
              <w:rPr>
                <w:rFonts w:ascii="Arial" w:hAnsi="Arial"/>
                <w:bCs w:val="0"/>
                <w:sz w:val="22"/>
              </w:rPr>
              <w:tab/>
            </w:r>
            <w:r w:rsidR="00E22815">
              <w:rPr>
                <w:rStyle w:val="Hyperlink"/>
              </w:rPr>
              <w:t>Unterrichtliche Umsetzung</w:t>
            </w:r>
            <w:r w:rsidR="00E22815">
              <w:tab/>
            </w:r>
            <w:r w:rsidR="00E22815">
              <w:fldChar w:fldCharType="begin"/>
            </w:r>
            <w:r w:rsidR="00E22815">
              <w:instrText xml:space="preserve"> PAGEREF _Toc443309741 \h </w:instrText>
            </w:r>
            <w:r w:rsidR="00E22815">
              <w:fldChar w:fldCharType="separate"/>
            </w:r>
            <w:r w:rsidR="00E22815">
              <w:t>8</w:t>
            </w:r>
            <w:r w:rsidR="00E22815">
              <w:fldChar w:fldCharType="end"/>
            </w:r>
          </w:hyperlink>
        </w:p>
        <w:p w14:paraId="1C2A77E8" w14:textId="77777777" w:rsidR="00C276EF" w:rsidRDefault="00DB5093">
          <w:pPr>
            <w:pStyle w:val="Verzeichnis2"/>
            <w:tabs>
              <w:tab w:val="left" w:pos="880"/>
              <w:tab w:val="right" w:leader="dot" w:pos="8834"/>
            </w:tabs>
            <w:rPr>
              <w:rFonts w:ascii="Arial" w:hAnsi="Arial"/>
              <w:bCs w:val="0"/>
              <w:sz w:val="22"/>
            </w:rPr>
          </w:pPr>
          <w:hyperlink w:anchor="_Toc443309742" w:tooltip="Current Document" w:history="1">
            <w:r w:rsidR="00E22815">
              <w:rPr>
                <w:rStyle w:val="Hyperlink"/>
              </w:rPr>
              <w:t>3.6</w:t>
            </w:r>
            <w:r w:rsidR="00E22815">
              <w:rPr>
                <w:rFonts w:ascii="Arial" w:hAnsi="Arial"/>
                <w:bCs w:val="0"/>
                <w:sz w:val="22"/>
              </w:rPr>
              <w:tab/>
            </w:r>
            <w:r w:rsidR="00E22815">
              <w:rPr>
                <w:rStyle w:val="Hyperlink"/>
              </w:rPr>
              <w:t>Einbettung in verschiedene Fächer und Themen</w:t>
            </w:r>
            <w:r w:rsidR="00E22815">
              <w:tab/>
            </w:r>
            <w:r w:rsidR="00E22815">
              <w:fldChar w:fldCharType="begin"/>
            </w:r>
            <w:r w:rsidR="00E22815">
              <w:instrText xml:space="preserve"> PAGEREF _Toc443309742 \h </w:instrText>
            </w:r>
            <w:r w:rsidR="00E22815">
              <w:fldChar w:fldCharType="separate"/>
            </w:r>
            <w:r w:rsidR="00E22815">
              <w:t>9</w:t>
            </w:r>
            <w:r w:rsidR="00E22815">
              <w:fldChar w:fldCharType="end"/>
            </w:r>
          </w:hyperlink>
        </w:p>
        <w:p w14:paraId="2446CBC9" w14:textId="77777777" w:rsidR="00C276EF" w:rsidRDefault="00DB5093">
          <w:pPr>
            <w:pStyle w:val="Verzeichnis2"/>
            <w:tabs>
              <w:tab w:val="left" w:pos="880"/>
              <w:tab w:val="right" w:leader="dot" w:pos="8834"/>
            </w:tabs>
            <w:rPr>
              <w:rFonts w:ascii="Arial" w:hAnsi="Arial"/>
              <w:bCs w:val="0"/>
              <w:sz w:val="22"/>
            </w:rPr>
          </w:pPr>
          <w:hyperlink w:anchor="_Toc443309743" w:tooltip="Current Document" w:history="1">
            <w:r w:rsidR="00E22815">
              <w:rPr>
                <w:rStyle w:val="Hyperlink"/>
              </w:rPr>
              <w:t>3.7</w:t>
            </w:r>
            <w:r w:rsidR="00E22815">
              <w:rPr>
                <w:rFonts w:ascii="Arial" w:hAnsi="Arial"/>
                <w:bCs w:val="0"/>
                <w:sz w:val="22"/>
              </w:rPr>
              <w:tab/>
            </w:r>
            <w:r w:rsidR="00E22815">
              <w:rPr>
                <w:rStyle w:val="Hyperlink"/>
              </w:rPr>
              <w:t>Anschlussthemen, Literatur und Links</w:t>
            </w:r>
            <w:r w:rsidR="00E22815">
              <w:tab/>
            </w:r>
            <w:r w:rsidR="00E22815">
              <w:fldChar w:fldCharType="begin"/>
            </w:r>
            <w:r w:rsidR="00E22815">
              <w:instrText xml:space="preserve"> PAGEREF _Toc443309743 \h </w:instrText>
            </w:r>
            <w:r w:rsidR="00E22815">
              <w:fldChar w:fldCharType="separate"/>
            </w:r>
            <w:r w:rsidR="00E22815">
              <w:t>9</w:t>
            </w:r>
            <w:r w:rsidR="00E22815">
              <w:fldChar w:fldCharType="end"/>
            </w:r>
          </w:hyperlink>
        </w:p>
        <w:p w14:paraId="4B04A2F4" w14:textId="77777777" w:rsidR="00C276EF" w:rsidRDefault="00DB5093">
          <w:pPr>
            <w:pStyle w:val="Verzeichnis1"/>
            <w:tabs>
              <w:tab w:val="left" w:pos="440"/>
              <w:tab w:val="right" w:leader="dot" w:pos="8834"/>
            </w:tabs>
            <w:rPr>
              <w:rFonts w:ascii="Arial" w:hAnsi="Arial"/>
              <w:bCs w:val="0"/>
              <w:sz w:val="22"/>
            </w:rPr>
          </w:pPr>
          <w:hyperlink w:anchor="_Toc443309744" w:tooltip="Current Document" w:history="1">
            <w:r w:rsidR="00E22815">
              <w:rPr>
                <w:rStyle w:val="Hyperlink"/>
              </w:rPr>
              <w:t>4</w:t>
            </w:r>
            <w:r w:rsidR="00E22815">
              <w:rPr>
                <w:rFonts w:ascii="Arial" w:hAnsi="Arial"/>
                <w:bCs w:val="0"/>
                <w:sz w:val="22"/>
              </w:rPr>
              <w:tab/>
            </w:r>
            <w:r w:rsidR="00E22815">
              <w:rPr>
                <w:rStyle w:val="Hyperlink"/>
              </w:rPr>
              <w:t>Kommentare zu den Arbeitsmaterialien</w:t>
            </w:r>
            <w:r w:rsidR="00E22815">
              <w:tab/>
            </w:r>
            <w:r w:rsidR="00E22815">
              <w:fldChar w:fldCharType="begin"/>
            </w:r>
            <w:r w:rsidR="00E22815">
              <w:instrText xml:space="preserve"> PAGEREF _Toc443309744 \h </w:instrText>
            </w:r>
            <w:r w:rsidR="00E22815">
              <w:fldChar w:fldCharType="separate"/>
            </w:r>
            <w:r w:rsidR="00E22815">
              <w:t>9</w:t>
            </w:r>
            <w:r w:rsidR="00E22815">
              <w:fldChar w:fldCharType="end"/>
            </w:r>
          </w:hyperlink>
        </w:p>
        <w:p w14:paraId="0BEC48AE" w14:textId="77777777" w:rsidR="00C276EF" w:rsidRDefault="00DB5093">
          <w:pPr>
            <w:pStyle w:val="Verzeichnis1"/>
            <w:tabs>
              <w:tab w:val="left" w:pos="440"/>
              <w:tab w:val="right" w:leader="dot" w:pos="8834"/>
            </w:tabs>
            <w:rPr>
              <w:rFonts w:ascii="Arial" w:hAnsi="Arial"/>
              <w:bCs w:val="0"/>
              <w:sz w:val="22"/>
            </w:rPr>
          </w:pPr>
          <w:hyperlink w:anchor="_Toc443309745" w:tooltip="Current Document" w:history="1">
            <w:r w:rsidR="00E22815">
              <w:rPr>
                <w:rStyle w:val="Hyperlink"/>
              </w:rPr>
              <w:t>5</w:t>
            </w:r>
            <w:r w:rsidR="00E22815">
              <w:rPr>
                <w:rFonts w:ascii="Arial" w:hAnsi="Arial"/>
                <w:bCs w:val="0"/>
                <w:sz w:val="22"/>
              </w:rPr>
              <w:tab/>
            </w:r>
            <w:r w:rsidR="00E22815">
              <w:rPr>
                <w:rStyle w:val="Hyperlink"/>
              </w:rPr>
              <w:t>Die Akteure des Projekts und ihre Rollen</w:t>
            </w:r>
            <w:r w:rsidR="00E22815">
              <w:tab/>
            </w:r>
            <w:r w:rsidR="00E22815">
              <w:fldChar w:fldCharType="begin"/>
            </w:r>
            <w:r w:rsidR="00E22815">
              <w:instrText xml:space="preserve"> PAGEREF _Toc443309745 \h </w:instrText>
            </w:r>
            <w:r w:rsidR="00E22815">
              <w:fldChar w:fldCharType="separate"/>
            </w:r>
            <w:r w:rsidR="00E22815">
              <w:t>10</w:t>
            </w:r>
            <w:r w:rsidR="00E22815">
              <w:fldChar w:fldCharType="end"/>
            </w:r>
          </w:hyperlink>
        </w:p>
        <w:p w14:paraId="02ACED1E" w14:textId="77777777" w:rsidR="00C276EF" w:rsidRDefault="00DB5093">
          <w:pPr>
            <w:pStyle w:val="Verzeichnis1"/>
            <w:tabs>
              <w:tab w:val="left" w:pos="440"/>
              <w:tab w:val="right" w:leader="dot" w:pos="8834"/>
            </w:tabs>
            <w:rPr>
              <w:rFonts w:ascii="Arial" w:hAnsi="Arial"/>
              <w:bCs w:val="0"/>
              <w:sz w:val="22"/>
            </w:rPr>
          </w:pPr>
          <w:hyperlink w:anchor="_Toc443309746" w:tooltip="Current Document" w:history="1">
            <w:r w:rsidR="00E22815">
              <w:rPr>
                <w:rStyle w:val="Hyperlink"/>
              </w:rPr>
              <w:t>6</w:t>
            </w:r>
            <w:r w:rsidR="00E22815">
              <w:rPr>
                <w:rFonts w:ascii="Arial" w:hAnsi="Arial"/>
                <w:bCs w:val="0"/>
                <w:sz w:val="22"/>
              </w:rPr>
              <w:tab/>
            </w:r>
            <w:r w:rsidR="00E22815">
              <w:rPr>
                <w:rStyle w:val="Hyperlink"/>
              </w:rPr>
              <w:t>Bestandteile von IT2School-Infobox</w:t>
            </w:r>
            <w:r w:rsidR="00E22815">
              <w:tab/>
            </w:r>
            <w:r w:rsidR="00E22815">
              <w:fldChar w:fldCharType="begin"/>
            </w:r>
            <w:r w:rsidR="00E22815">
              <w:instrText xml:space="preserve"> PAGEREF _Toc443309746 \h </w:instrText>
            </w:r>
            <w:r w:rsidR="00E22815">
              <w:fldChar w:fldCharType="separate"/>
            </w:r>
            <w:r w:rsidR="00E22815">
              <w:t>11</w:t>
            </w:r>
            <w:r w:rsidR="00E22815">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3" w:name="_Toc433292495"/>
      <w:bookmarkStart w:id="4" w:name="_Toc443309734"/>
      <w:r>
        <w:lastRenderedPageBreak/>
        <w:t>Einführung</w:t>
      </w:r>
      <w:bookmarkEnd w:id="3"/>
      <w:bookmarkEnd w:id="4"/>
    </w:p>
    <w:p w14:paraId="09CCC9F0" w14:textId="77777777" w:rsidR="00C276EF" w:rsidRDefault="00E22815">
      <w:pPr>
        <w:jc w:val="both"/>
        <w:pPrChange w:id="5" w:author="Malambré, Julia | Wissensfabrik" w:date="2022-12-12T14:51:00Z">
          <w:pPr/>
        </w:pPrChange>
      </w:pPr>
      <w:r>
        <w:t>Informatik und Informationstechnologie (IT) beschreiben im Allgemeinen die Verarbeitung von Informationen und Daten mit speziellen Systemen. Dies passiert überall, oft aber versteckt. In diesem Projekt können Schülerinnen und Schüler unterschiedlicher Schulstufen Informatik und IT suchen, erforschen, ausprobieren und spielend entdecken. Sie werden so zu Experten,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pPr>
        <w:jc w:val="both"/>
        <w:pPrChange w:id="6" w:author="Malambré, Julia | Wissensfabrik" w:date="2022-12-12T14:51:00Z">
          <w:pPr/>
        </w:pPrChange>
      </w:pPr>
      <w:r>
        <w:rPr>
          <w:noProof/>
        </w:rPr>
        <mc:AlternateContent>
          <mc:Choice Requires="wpg">
            <w:drawing>
              <wp:anchor distT="0" distB="0" distL="114300" distR="114300" simplePos="0" relativeHeight="251652608"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pPr>
                                  <w:jc w:val="center"/>
                                  <w:pPrChange w:id="7" w:author="Malambré, Julia | Wissensfabrik" w:date="2022-12-12T14:52:00Z">
                                    <w:pPr/>
                                  </w:pPrChange>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63872;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pPr>
                            <w:jc w:val="center"/>
                            <w:pPrChange w:id="8" w:author="Malambré, Julia | Wissensfabrik" w:date="2022-12-12T14:52:00Z">
                              <w:pPr/>
                            </w:pPrChange>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pPr>
        <w:jc w:val="both"/>
        <w:pPrChange w:id="9" w:author="Malambré, Julia | Wissensfabrik" w:date="2022-12-12T14:52:00Z">
          <w:pPr/>
        </w:pPrChange>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77777777" w:rsidR="00C276EF" w:rsidRDefault="00E22815">
      <w:pPr>
        <w:ind w:left="1560" w:hanging="1559"/>
        <w:jc w:val="both"/>
        <w:pPrChange w:id="10" w:author="Malambré, Julia | Wissensfabrik" w:date="2022-12-12T14:52:00Z">
          <w:pPr>
            <w:ind w:left="1560" w:hanging="1559"/>
          </w:pPr>
        </w:pPrChange>
      </w:pPr>
      <w:r>
        <w:rPr>
          <w:b/>
        </w:rPr>
        <w:t>Basis:</w:t>
      </w:r>
      <w:r>
        <w:rPr>
          <w:b/>
        </w:rPr>
        <w:tab/>
      </w:r>
      <w:r>
        <w:t>Ohne tiefergehende Vorkenntnisse auf Seiten der Lehrkräfte leicht durchführbar; Schnelles Erfolgserlebnis sowohl für Lehrkräfte als auch für Schülerinnen und Schülern.</w:t>
      </w:r>
    </w:p>
    <w:p w14:paraId="2464C3A3" w14:textId="77777777" w:rsidR="00C276EF" w:rsidRDefault="00E22815">
      <w:pPr>
        <w:ind w:left="1560" w:hanging="1559"/>
        <w:jc w:val="both"/>
        <w:pPrChange w:id="11" w:author="Malambré, Julia | Wissensfabrik" w:date="2022-12-12T14:52:00Z">
          <w:pPr>
            <w:ind w:left="1560" w:hanging="1559"/>
          </w:pPr>
        </w:pPrChange>
      </w:pPr>
      <w:r>
        <w:rPr>
          <w:b/>
        </w:rPr>
        <w:t>Aufbau:</w:t>
      </w:r>
      <w:r>
        <w:rPr>
          <w:b/>
        </w:rPr>
        <w:tab/>
      </w:r>
      <w:r>
        <w:t>Mehr Vorbereitung oder Vorkenntnisse von Lehrkräften nötig; beschäftigt sich mit komplexeren Themen der Informatik und erzeugt längeres sowie tieferes Verständnis bei den Schülerinnen und Schülern.</w:t>
      </w:r>
    </w:p>
    <w:p w14:paraId="48B20A0C" w14:textId="77777777" w:rsidR="00C276EF" w:rsidRDefault="00E22815">
      <w:pPr>
        <w:ind w:left="1560" w:hanging="1559"/>
        <w:jc w:val="both"/>
        <w:pPrChange w:id="12" w:author="Malambré, Julia | Wissensfabrik" w:date="2022-12-12T14:52:00Z">
          <w:pPr>
            <w:ind w:left="1560" w:hanging="1559"/>
          </w:pPr>
        </w:pPrChange>
      </w:pPr>
      <w:r>
        <w:rPr>
          <w:b/>
        </w:rPr>
        <w:t>Erweiterung:</w:t>
      </w:r>
      <w:r>
        <w:rPr>
          <w:b/>
        </w:rPr>
        <w:tab/>
      </w:r>
      <w:r>
        <w:t>Die Erweiterungsmodule bieten Ideen für weitere Themen und Projekte. Zum Teil werden die Module von einzelnen Unternehmen bereitgestellt.</w:t>
      </w:r>
    </w:p>
    <w:p w14:paraId="71385349" w14:textId="45A0E38A" w:rsidR="00C276EF" w:rsidRDefault="00E22815">
      <w:pPr>
        <w:jc w:val="both"/>
        <w:pPrChange w:id="13" w:author="Malambré, Julia | Wissensfabrik" w:date="2022-12-12T14:53:00Z">
          <w:pPr/>
        </w:pPrChange>
      </w:pPr>
      <w:r>
        <w:t>Die Basismodule können flexibel nach den Wünschen und Interessen der Lehrkräfte, Schülerinnen und Schüler sowie der beteiligten Unternehmensvertreterinnen und Unternehmensvertreter zusammengestellt werden. Es stehen sowohl Module bereit, die weitgehend ohne technischen Einsatz durchführbar sind, als auch solche, die sehr software- oder hardwareaffin sind. Auch der Einbezug der Unternehmensvertreterin/des Unternehmensvertreters ist flexibel gestaltbar. Die Aufbaumodule besitzen einen mehr oder weniger starken Bezug zu den B</w:t>
      </w:r>
      <w:ins w:id="14" w:author="Malambré, Julia | Wissensfabrik" w:date="2022-12-12T14:53:00Z">
        <w:r w:rsidR="008079CD">
          <w:t>as</w:t>
        </w:r>
      </w:ins>
      <w:r>
        <w:t>ismodulen und können im Anschluss durchgeführt werden. Dabei steht Ihnen auch bei den Aufbaumodulen genügend Spielraum für eigene Ideen und Wünsche zur Verfügung.</w:t>
      </w:r>
    </w:p>
    <w:p w14:paraId="18E00B10" w14:textId="77777777" w:rsidR="00C276EF" w:rsidRDefault="00E22815">
      <w:pPr>
        <w:jc w:val="both"/>
        <w:pPrChange w:id="15" w:author="Malambré, Julia | Wissensfabrik" w:date="2022-12-12T14:53:00Z">
          <w:pPr/>
        </w:pPrChange>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w:t>
      </w:r>
      <w:proofErr w:type="spellStart"/>
      <w:r>
        <w:t>Thinking</w:t>
      </w:r>
      <w:proofErr w:type="spellEnd"/>
      <w:r>
        <w:t>) konzentrieren oder nur Materialien bereitstellen, nimmt dieses Projekt die IT ganzheitlich in den Blick und bringt gemeinsam mit den Unternehmensvertreterinnen und Unternehmensvertretern die verschiedenen thematischen Facetten von Informatik in die Schule.</w:t>
      </w:r>
      <w:r>
        <w:br w:type="page"/>
      </w:r>
    </w:p>
    <w:p w14:paraId="66151BE2" w14:textId="77777777" w:rsidR="00C276EF" w:rsidRDefault="00E22815">
      <w:pPr>
        <w:pStyle w:val="berschrift1"/>
      </w:pPr>
      <w:bookmarkStart w:id="16" w:name="_Toc433292496"/>
      <w:bookmarkStart w:id="17" w:name="_Toc443309735"/>
      <w:r>
        <w:lastRenderedPageBreak/>
        <w:t xml:space="preserve">Die Module von IT2School </w:t>
      </w:r>
      <w:r>
        <w:noBreakHyphen/>
        <w:t xml:space="preserve"> eine Übersicht</w:t>
      </w:r>
      <w:bookmarkEnd w:id="16"/>
      <w:bookmarkEnd w:id="17"/>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18" w:author="Malambré, Julia | Wissensfabrik" w:date="2022-12-12T14:53:00Z">
                <w:pPr>
                  <w:cnfStyle w:val="000000000000" w:firstRow="0" w:lastRow="0" w:firstColumn="0" w:lastColumn="0" w:oddVBand="0" w:evenVBand="0" w:oddHBand="0" w:evenHBand="0" w:firstRowFirstColumn="0" w:firstRowLastColumn="0" w:lastRowFirstColumn="0" w:lastRowLastColumn="0"/>
                </w:pPr>
              </w:pPrChange>
            </w:pPr>
            <w:r>
              <w:rPr>
                <w:szCs w:val="20"/>
              </w:rPr>
              <w:t xml:space="preserve">In diesem Modul entdecken die Schülerinnen und Schüler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19" w:author="Malambré, Julia | Wissensfabrik" w:date="2022-12-12T14:53:00Z">
                <w:pPr>
                  <w:cnfStyle w:val="000000100000" w:firstRow="0" w:lastRow="0" w:firstColumn="0" w:lastColumn="0" w:oddVBand="0" w:evenVBand="0" w:oddHBand="1" w:evenHBand="0" w:firstRowFirstColumn="0" w:firstRowLastColumn="0" w:lastRowFirstColumn="0" w:lastRowLastColumn="0"/>
                </w:pPr>
              </w:pPrChange>
            </w:pPr>
            <w:r>
              <w:rPr>
                <w:szCs w:val="20"/>
              </w:rPr>
              <w:t xml:space="preserve">Dieses Modul erklärt altersgerecht die Funktionsweise des Internets anhand von Pappmodellen und einem Rollenspiel. </w:t>
            </w:r>
          </w:p>
        </w:tc>
        <w:tc>
          <w:tcPr>
            <w:tcW w:w="1701" w:type="dxa"/>
          </w:tcPr>
          <w:p w14:paraId="637C486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5845168D"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20" w:author="Malambré, Julia | Wissensfabrik" w:date="2022-12-12T14:54:00Z">
                <w:pPr>
                  <w:cnfStyle w:val="000000000000" w:firstRow="0" w:lastRow="0" w:firstColumn="0" w:lastColumn="0" w:oddVBand="0" w:evenVBand="0" w:oddHBand="0" w:evenHBand="0" w:firstRowFirstColumn="0" w:firstRowLastColumn="0" w:lastRowFirstColumn="0" w:lastRowLastColumn="0"/>
                </w:pPr>
              </w:pPrChange>
            </w:pPr>
            <w:r>
              <w:rPr>
                <w:szCs w:val="20"/>
              </w:rPr>
              <w:t>Dieses Modul befasst sich mit der Funktionsweise und den Einsatzmöglichkeiten von optischen Codes. Die Schülerinnen und Schüler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11395005" w:rsidR="00C276EF" w:rsidRDefault="00E22815">
            <w:pPr>
              <w:cnfStyle w:val="000000100000" w:firstRow="0" w:lastRow="0" w:firstColumn="0" w:lastColumn="0" w:oddVBand="0" w:evenVBand="0" w:oddHBand="1" w:evenHBand="0" w:firstRowFirstColumn="0" w:firstRowLastColumn="0" w:lastRowFirstColumn="0" w:lastRowLastColumn="0"/>
              <w:rPr>
                <w:szCs w:val="20"/>
              </w:rPr>
            </w:pPr>
            <w:del w:id="21" w:author="Malambré, Julia | Wissensfabrik" w:date="2022-12-12T15:33:00Z">
              <w:r w:rsidDel="00C076D8">
                <w:rPr>
                  <w:szCs w:val="20"/>
                </w:rPr>
                <w:delText>3D-</w:delText>
              </w:r>
            </w:del>
            <w:ins w:id="22" w:author="Malambré, Julia | Wissensfabrik" w:date="2022-12-12T15:33:00Z">
              <w:r w:rsidR="00C076D8" w:rsidRPr="00C076D8">
                <w:rPr>
                  <w:szCs w:val="20"/>
                </w:rPr>
                <w:t xml:space="preserve">3D-Druck, Modellierung und </w:t>
              </w:r>
              <w:proofErr w:type="spellStart"/>
              <w:r w:rsidR="00C076D8" w:rsidRPr="00C076D8">
                <w:rPr>
                  <w:szCs w:val="20"/>
                </w:rPr>
                <w:t>Augmented</w:t>
              </w:r>
              <w:proofErr w:type="spellEnd"/>
              <w:r w:rsidR="00C076D8" w:rsidRPr="00C076D8">
                <w:rPr>
                  <w:szCs w:val="20"/>
                </w:rPr>
                <w:t>/Virtual Reality</w:t>
              </w:r>
            </w:ins>
            <w:del w:id="23" w:author="Malambré, Julia | Wissensfabrik" w:date="2022-12-12T15:33:00Z">
              <w:r w:rsidDel="00C076D8">
                <w:rPr>
                  <w:szCs w:val="20"/>
                </w:rPr>
                <w:delText>Druck</w:delText>
              </w:r>
            </w:del>
          </w:p>
        </w:tc>
        <w:tc>
          <w:tcPr>
            <w:tcW w:w="4536" w:type="dxa"/>
          </w:tcPr>
          <w:p w14:paraId="5EB9F5B2" w14:textId="77777777"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24" w:author="Malambré, Julia | Wissensfabrik" w:date="2022-12-12T14:54:00Z">
                <w:pPr>
                  <w:cnfStyle w:val="000000100000" w:firstRow="0" w:lastRow="0" w:firstColumn="0" w:lastColumn="0" w:oddVBand="0" w:evenVBand="0" w:oddHBand="1" w:evenHBand="0" w:firstRowFirstColumn="0" w:firstRowLastColumn="0" w:lastRowFirstColumn="0" w:lastRowLastColumn="0"/>
                </w:pPr>
              </w:pPrChange>
            </w:pPr>
            <w:r>
              <w:rPr>
                <w:szCs w:val="20"/>
              </w:rPr>
              <w:t>In diesem Modul lernen die Schülerinnen und Schüler nicht nur die Möglichkeiten des 3D-Drucks kennen, sondern können selbst eigene Figuren modellieren und erhalten die Möglichkeit diese auszudrucken.</w:t>
            </w:r>
          </w:p>
        </w:tc>
        <w:tc>
          <w:tcPr>
            <w:tcW w:w="1701" w:type="dxa"/>
          </w:tcPr>
          <w:p w14:paraId="1F1386E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25" w:author="Malambré, Julia | Wissensfabrik" w:date="2022-12-12T14:54:00Z">
                <w:pPr>
                  <w:cnfStyle w:val="000000000000" w:firstRow="0" w:lastRow="0" w:firstColumn="0" w:lastColumn="0" w:oddVBand="0" w:evenVBand="0" w:oddHBand="0" w:evenHBand="0" w:firstRowFirstColumn="0" w:firstRowLastColumn="0" w:lastRowFirstColumn="0" w:lastRowLastColumn="0"/>
                </w:pPr>
              </w:pPrChange>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pPr>
              <w:jc w:val="both"/>
              <w:cnfStyle w:val="000000000000" w:firstRow="0" w:lastRow="0" w:firstColumn="0" w:lastColumn="0" w:oddVBand="0" w:evenVBand="0" w:oddHBand="0" w:evenHBand="0" w:firstRowFirstColumn="0" w:firstRowLastColumn="0" w:lastRowFirstColumn="0" w:lastRowLastColumn="0"/>
              <w:rPr>
                <w:szCs w:val="20"/>
              </w:rPr>
              <w:pPrChange w:id="26" w:author="Malambré, Julia | Wissensfabrik" w:date="2022-12-12T14:54:00Z">
                <w:pPr>
                  <w:cnfStyle w:val="000000000000" w:firstRow="0" w:lastRow="0" w:firstColumn="0" w:lastColumn="0" w:oddVBand="0" w:evenVBand="0" w:oddHBand="0" w:evenHBand="0" w:firstRowFirstColumn="0" w:firstRowLastColumn="0" w:lastRowFirstColumn="0" w:lastRowLastColumn="0"/>
                </w:pPr>
              </w:pPrChange>
            </w:pPr>
          </w:p>
          <w:p w14:paraId="6C3312C1"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27" w:author="Malambré, Julia | Wissensfabrik" w:date="2022-12-12T14:54:00Z">
                <w:pPr>
                  <w:cnfStyle w:val="000000000000" w:firstRow="0" w:lastRow="0" w:firstColumn="0" w:lastColumn="0" w:oddVBand="0" w:evenVBand="0" w:oddHBand="0" w:evenHBand="0" w:firstRowFirstColumn="0" w:firstRowLastColumn="0" w:lastRowFirstColumn="0" w:lastRowLastColumn="0"/>
                </w:pPr>
              </w:pPrChange>
            </w:pPr>
            <w:r>
              <w:rPr>
                <w:b/>
                <w:szCs w:val="20"/>
              </w:rPr>
              <w:t>Hinweis:</w:t>
            </w:r>
            <w:r>
              <w:rPr>
                <w:szCs w:val="20"/>
              </w:rPr>
              <w:t xml:space="preserve"> Wir empfehlen dringend dieses Modul durch B6 zu erweitern, da die Schülerinnen und Schüler so weitere kreative Möglichkeiten zu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ins w:id="28" w:author="Malambré, Julia | Wissensfabrik" w:date="2022-12-12T15:33:00Z">
              <w:r w:rsidRPr="00C076D8">
                <w:rPr>
                  <w:szCs w:val="20"/>
                </w:rPr>
                <w:t>MocoMoco</w:t>
              </w:r>
              <w:proofErr w:type="spellEnd"/>
              <w:r w:rsidRPr="00C076D8">
                <w:rPr>
                  <w:szCs w:val="20"/>
                </w:rPr>
                <w:t xml:space="preserve"> –</w:t>
              </w:r>
              <w:r>
                <w:rPr>
                  <w:szCs w:val="20"/>
                </w:rPr>
                <w:t xml:space="preserve"> </w:t>
              </w:r>
            </w:ins>
            <w:r w:rsidR="00E22815">
              <w:rPr>
                <w:szCs w:val="20"/>
              </w:rPr>
              <w:t>Mein besonderer Anschluss</w:t>
            </w:r>
          </w:p>
        </w:tc>
        <w:tc>
          <w:tcPr>
            <w:tcW w:w="4536" w:type="dxa"/>
          </w:tcPr>
          <w:p w14:paraId="7454F190" w14:textId="77777777"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29" w:author="Malambré, Julia | Wissensfabrik" w:date="2022-12-12T14:54:00Z">
                <w:pPr>
                  <w:cnfStyle w:val="000000100000" w:firstRow="0" w:lastRow="0" w:firstColumn="0" w:lastColumn="0" w:oddVBand="0" w:evenVBand="0" w:oddHBand="1" w:evenHBand="0" w:firstRowFirstColumn="0" w:firstRowLastColumn="0" w:lastRowFirstColumn="0" w:lastRowLastColumn="0"/>
                </w:pPr>
              </w:pPrChange>
            </w:pPr>
            <w:r>
              <w:rPr>
                <w:szCs w:val="20"/>
              </w:rPr>
              <w:t xml:space="preserve">In diesem Modul erfahren die Schülerinnen und Schüler,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w:t>
            </w:r>
            <w:r>
              <w:rPr>
                <w:szCs w:val="20"/>
              </w:rPr>
              <w:lastRenderedPageBreak/>
              <w:t>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App Inventor</w:t>
            </w:r>
          </w:p>
        </w:tc>
        <w:tc>
          <w:tcPr>
            <w:tcW w:w="4536" w:type="dxa"/>
          </w:tcPr>
          <w:p w14:paraId="47A3DE89"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30" w:author="Malambré, Julia | Wissensfabrik" w:date="2022-12-12T14:55:00Z">
                <w:pPr>
                  <w:cnfStyle w:val="000000000000" w:firstRow="0" w:lastRow="0" w:firstColumn="0" w:lastColumn="0" w:oddVBand="0" w:evenVBand="0" w:oddHBand="0" w:evenHBand="0" w:firstRowFirstColumn="0" w:firstRowLastColumn="0" w:lastRowFirstColumn="0" w:lastRowLastColumn="0"/>
                </w:pPr>
              </w:pPrChange>
            </w:pPr>
            <w:r>
              <w:rPr>
                <w:szCs w:val="20"/>
              </w:rPr>
              <w:t>Die Schülerinnen und Schüler haben die Möglichkeit mit 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5C15AC16" w:rsidR="00C276EF" w:rsidRDefault="00C076D8">
            <w:pPr>
              <w:cnfStyle w:val="000000100000" w:firstRow="0" w:lastRow="0" w:firstColumn="0" w:lastColumn="0" w:oddVBand="0" w:evenVBand="0" w:oddHBand="1" w:evenHBand="0" w:firstRowFirstColumn="0" w:firstRowLastColumn="0" w:lastRowFirstColumn="0" w:lastRowLastColumn="0"/>
              <w:rPr>
                <w:szCs w:val="20"/>
              </w:rPr>
            </w:pPr>
            <w:ins w:id="31" w:author="Malambré, Julia | Wissensfabrik" w:date="2022-12-12T15:33:00Z">
              <w:r>
                <w:rPr>
                  <w:szCs w:val="20"/>
                </w:rPr>
                <w:t xml:space="preserve">Der </w:t>
              </w:r>
            </w:ins>
            <w:r w:rsidR="00E22815">
              <w:rPr>
                <w:szCs w:val="20"/>
              </w:rPr>
              <w:t xml:space="preserve">Calliope </w:t>
            </w:r>
            <w:ins w:id="32" w:author="Malambré, Julia | Wissensfabrik" w:date="2022-12-12T15:33:00Z">
              <w:r>
                <w:rPr>
                  <w:szCs w:val="20"/>
                </w:rPr>
                <w:t>m</w:t>
              </w:r>
            </w:ins>
            <w:del w:id="33" w:author="Malambré, Julia | Wissensfabrik" w:date="2022-12-12T15:33:00Z">
              <w:r w:rsidR="00E22815" w:rsidDel="00C076D8">
                <w:rPr>
                  <w:szCs w:val="20"/>
                </w:rPr>
                <w:delText>M</w:delText>
              </w:r>
            </w:del>
            <w:r w:rsidR="00E22815">
              <w:rPr>
                <w:szCs w:val="20"/>
              </w:rPr>
              <w:t>ini</w:t>
            </w:r>
            <w:ins w:id="34" w:author="Malambré, Julia | Wissensfabrik" w:date="2022-12-12T15:33:00Z">
              <w:r>
                <w:rPr>
                  <w:szCs w:val="20"/>
                </w:rPr>
                <w:t xml:space="preserve"> Mikrocontroller</w:t>
              </w:r>
            </w:ins>
          </w:p>
        </w:tc>
        <w:tc>
          <w:tcPr>
            <w:tcW w:w="4536" w:type="dxa"/>
          </w:tcPr>
          <w:p w14:paraId="71FB9B36" w14:textId="77777777"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35" w:author="Malambré, Julia | Wissensfabrik" w:date="2022-12-12T14:55:00Z">
                <w:pPr>
                  <w:cnfStyle w:val="000000100000" w:firstRow="0" w:lastRow="0" w:firstColumn="0" w:lastColumn="0" w:oddVBand="0" w:evenVBand="0" w:oddHBand="1" w:evenHBand="0" w:firstRowFirstColumn="0" w:firstRowLastColumn="0" w:lastRowFirstColumn="0" w:lastRowLastColumn="0"/>
                </w:pPr>
              </w:pPrChange>
            </w:pPr>
            <w:r>
              <w:rPr>
                <w:szCs w:val="20"/>
              </w:rPr>
              <w:t>Im Rahmen dieses Moduls lernen die Schülerinnen und Schüler die Hardware des Calliope Mini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36" w:author="Malambré, Julia | Wissensfabrik" w:date="2022-12-12T14:55:00Z">
                <w:pPr>
                  <w:cnfStyle w:val="000000000000" w:firstRow="0" w:lastRow="0" w:firstColumn="0" w:lastColumn="0" w:oddVBand="0" w:evenVBand="0" w:oddHBand="0" w:evenHBand="0" w:firstRowFirstColumn="0" w:firstRowLastColumn="0" w:lastRowFirstColumn="0" w:lastRowLastColumn="0"/>
                </w:pPr>
              </w:pPrChange>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77777777"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37" w:author="Malambré, Julia | Wissensfabrik" w:date="2022-12-12T14:55:00Z">
                <w:pPr>
                  <w:cnfStyle w:val="000000100000" w:firstRow="0" w:lastRow="0" w:firstColumn="0" w:lastColumn="0" w:oddVBand="0" w:evenVBand="0" w:oddHBand="1" w:evenHBand="0" w:firstRowFirstColumn="0" w:firstRowLastColumn="0" w:lastRowFirstColumn="0" w:lastRowLastColumn="0"/>
                </w:pPr>
              </w:pPrChange>
            </w:pPr>
            <w:r>
              <w:rPr>
                <w:szCs w:val="20"/>
              </w:rPr>
              <w:t>In diesem Modul lernen die Schülerinnen und Schüler Möglichkeiten und Anwendungsbereiche der Kryptologie kennen. Neu erworbenes Wissen wird dabei praktisch angewendet und die Schülerinnen und Schüler können zum Abschluss ihre eigenen Daten und Kommunikationswege absichern.</w:t>
            </w:r>
          </w:p>
        </w:tc>
        <w:tc>
          <w:tcPr>
            <w:tcW w:w="1701" w:type="dxa"/>
          </w:tcPr>
          <w:p w14:paraId="1CCB241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38" w:author="Malambré, Julia | Wissensfabrik" w:date="2022-12-12T14:55:00Z">
                <w:pPr>
                  <w:cnfStyle w:val="000000000000" w:firstRow="0" w:lastRow="0" w:firstColumn="0" w:lastColumn="0" w:oddVBand="0" w:evenVBand="0" w:oddHBand="0" w:evenHBand="0" w:firstRowFirstColumn="0" w:firstRowLastColumn="0" w:lastRowFirstColumn="0" w:lastRowLastColumn="0"/>
                </w:pPr>
              </w:pPrChange>
            </w:pPr>
            <w:r>
              <w:rPr>
                <w:szCs w:val="20"/>
              </w:rPr>
              <w:t>Eine Vertiefung der gemachten Programmiererfahrungen anhand der Basismodule B5 + B6 und B7 kann mit diesem Modul erfolgen. Die Schülerinnen und Schüler beschäftigen sich spielerisch mit der textuellen Programmierung in Python und können sich in eigenen Projekten kreativ entfalten.</w:t>
            </w:r>
          </w:p>
        </w:tc>
        <w:tc>
          <w:tcPr>
            <w:tcW w:w="1701" w:type="dxa"/>
          </w:tcPr>
          <w:p w14:paraId="28E2542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13.Klasse</w:t>
            </w:r>
          </w:p>
        </w:tc>
      </w:tr>
    </w:tbl>
    <w:p w14:paraId="0CD7BA2A"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61B5B6A2"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4B0D8BB7" w14:textId="77777777" w:rsidR="00C276EF" w:rsidRDefault="00E22815">
            <w:pPr>
              <w:rPr>
                <w:sz w:val="24"/>
              </w:rPr>
            </w:pPr>
            <w:commentRangeStart w:id="39"/>
            <w:r>
              <w:rPr>
                <w:sz w:val="24"/>
              </w:rPr>
              <w:t>Methodenmodule</w:t>
            </w:r>
            <w:commentRangeEnd w:id="39"/>
            <w:r w:rsidR="00F20FF3">
              <w:rPr>
                <w:rStyle w:val="Kommentarzeichen"/>
                <w:b w:val="0"/>
              </w:rPr>
              <w:commentReference w:id="39"/>
            </w:r>
          </w:p>
        </w:tc>
      </w:tr>
      <w:tr w:rsidR="00C276EF" w14:paraId="50FCA0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2C45D0" w14:textId="77777777" w:rsidR="00C276EF" w:rsidRDefault="00E22815">
            <w:r>
              <w:t>Nr.</w:t>
            </w:r>
          </w:p>
        </w:tc>
        <w:tc>
          <w:tcPr>
            <w:tcW w:w="2126"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069CCF22" w14:textId="77777777" w:rsidR="00C276EF" w:rsidRDefault="00E22815">
            <w:pPr>
              <w:rPr>
                <w:szCs w:val="20"/>
              </w:rPr>
            </w:pPr>
            <w:r>
              <w:rPr>
                <w:szCs w:val="20"/>
              </w:rPr>
              <w:t>M1</w:t>
            </w:r>
          </w:p>
        </w:tc>
        <w:tc>
          <w:tcPr>
            <w:tcW w:w="2126" w:type="dxa"/>
          </w:tcPr>
          <w:p w14:paraId="48C305F2"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Design </w:t>
            </w:r>
            <w:proofErr w:type="spellStart"/>
            <w:r>
              <w:rPr>
                <w:szCs w:val="20"/>
              </w:rPr>
              <w:t>Thinking</w:t>
            </w:r>
            <w:proofErr w:type="spellEnd"/>
          </w:p>
        </w:tc>
        <w:tc>
          <w:tcPr>
            <w:tcW w:w="4536" w:type="dxa"/>
          </w:tcPr>
          <w:p w14:paraId="7CC7F066" w14:textId="77777777" w:rsidR="00C276EF" w:rsidRDefault="00E22815">
            <w:pPr>
              <w:jc w:val="both"/>
              <w:cnfStyle w:val="000000000000" w:firstRow="0" w:lastRow="0" w:firstColumn="0" w:lastColumn="0" w:oddVBand="0" w:evenVBand="0" w:oddHBand="0" w:evenHBand="0" w:firstRowFirstColumn="0" w:firstRowLastColumn="0" w:lastRowFirstColumn="0" w:lastRowLastColumn="0"/>
              <w:rPr>
                <w:szCs w:val="20"/>
              </w:rPr>
              <w:pPrChange w:id="40" w:author="Malambré, Julia | Wissensfabrik" w:date="2022-12-12T14:55:00Z">
                <w:pPr>
                  <w:cnfStyle w:val="000000000000" w:firstRow="0" w:lastRow="0" w:firstColumn="0" w:lastColumn="0" w:oddVBand="0" w:evenVBand="0" w:oddHBand="0" w:evenHBand="0" w:firstRowFirstColumn="0" w:firstRowLastColumn="0" w:lastRowFirstColumn="0" w:lastRowLastColumn="0"/>
                </w:pPr>
              </w:pPrChange>
            </w:pPr>
            <w:r>
              <w:t xml:space="preserve">Dieses Modul führt in die Innovationsmethode Design </w:t>
            </w:r>
            <w:proofErr w:type="spellStart"/>
            <w:r>
              <w:t>Thinking</w:t>
            </w:r>
            <w:proofErr w:type="spellEnd"/>
            <w:r>
              <w:t xml:space="preserve"> ein. Mit Hilfe dieser Methode lassen sich neue Produkte und innovative Ideen umsetzen.</w:t>
            </w:r>
          </w:p>
        </w:tc>
        <w:tc>
          <w:tcPr>
            <w:tcW w:w="1701" w:type="dxa"/>
          </w:tcPr>
          <w:p w14:paraId="1D5E70F1"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C276EF" w14:paraId="05DD2E8D"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163D91D5" w14:textId="77777777" w:rsidR="00C276EF" w:rsidRDefault="00E22815">
            <w:pPr>
              <w:rPr>
                <w:szCs w:val="20"/>
              </w:rPr>
            </w:pPr>
            <w:r>
              <w:rPr>
                <w:szCs w:val="20"/>
              </w:rPr>
              <w:t>M2</w:t>
            </w:r>
          </w:p>
        </w:tc>
        <w:tc>
          <w:tcPr>
            <w:tcW w:w="2126" w:type="dxa"/>
          </w:tcPr>
          <w:p w14:paraId="53106362"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36C1799F" w14:textId="5388778C" w:rsidR="00C276EF" w:rsidRDefault="00E22815">
            <w:pPr>
              <w:jc w:val="both"/>
              <w:cnfStyle w:val="000000100000" w:firstRow="0" w:lastRow="0" w:firstColumn="0" w:lastColumn="0" w:oddVBand="0" w:evenVBand="0" w:oddHBand="1" w:evenHBand="0" w:firstRowFirstColumn="0" w:firstRowLastColumn="0" w:lastRowFirstColumn="0" w:lastRowLastColumn="0"/>
              <w:rPr>
                <w:szCs w:val="20"/>
              </w:rPr>
              <w:pPrChange w:id="41" w:author="Malambré, Julia | Wissensfabrik" w:date="2022-12-12T14:56:00Z">
                <w:pPr>
                  <w:cnfStyle w:val="000000100000" w:firstRow="0" w:lastRow="0" w:firstColumn="0" w:lastColumn="0" w:oddVBand="0" w:evenVBand="0" w:oddHBand="1" w:evenHBand="0" w:firstRowFirstColumn="0" w:firstRowLastColumn="0" w:lastRowFirstColumn="0" w:lastRowLastColumn="0"/>
                </w:pPr>
              </w:pPrChange>
            </w:pPr>
            <w:r>
              <w:t xml:space="preserve">Dieses Modul führt in den </w:t>
            </w:r>
            <w:ins w:id="42" w:author="Malambré, Julia | Wissensfabrik" w:date="2022-12-12T14:56:00Z">
              <w:r w:rsidR="008079CD">
                <w:t>p</w:t>
              </w:r>
            </w:ins>
            <w:del w:id="43" w:author="Malambré, Julia | Wissensfabrik" w:date="2022-12-12T14:56:00Z">
              <w:r w:rsidDel="008079CD">
                <w:delText>P</w:delText>
              </w:r>
            </w:del>
            <w:r>
              <w:t xml:space="preserve">rojektorientierten </w:t>
            </w:r>
            <w:r>
              <w:lastRenderedPageBreak/>
              <w:t xml:space="preserve">Unterricht ein. Dies ist eine Form des handlungsorientierten Unterrichts </w:t>
            </w:r>
            <w:proofErr w:type="gramStart"/>
            <w:r>
              <w:t>bei dem Schülerinnen</w:t>
            </w:r>
            <w:proofErr w:type="gramEnd"/>
            <w:r>
              <w:t xml:space="preserve"> und Schüler eine Aufgabe oder eine Problemstellung</w:t>
            </w:r>
            <w:del w:id="44" w:author="Malambré, Julia | Wissensfabrik" w:date="2022-12-12T14:56:00Z">
              <w:r w:rsidDel="008079CD">
                <w:delText xml:space="preserve"> </w:delText>
              </w:r>
            </w:del>
            <w:r>
              <w:t xml:space="preserve"> selbständig </w:t>
            </w:r>
            <w:r>
              <w:noBreakHyphen/>
              <w:t xml:space="preserve"> von der Planung über die Durchführung bis zur Präsentation </w:t>
            </w:r>
            <w:r>
              <w:noBreakHyphen/>
              <w:t xml:space="preserve"> innerhalb einer Gruppe bearbeiten</w:t>
            </w:r>
          </w:p>
        </w:tc>
        <w:tc>
          <w:tcPr>
            <w:tcW w:w="1701" w:type="dxa"/>
          </w:tcPr>
          <w:p w14:paraId="3763AC7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114F835C" w14:textId="59CF2754" w:rsidR="00C276EF" w:rsidRDefault="00C276EF">
      <w:pPr>
        <w:rPr>
          <w:ins w:id="45" w:author="Malambré, Julia | Wissensfabrik" w:date="2022-12-12T15:20:00Z"/>
        </w:rPr>
      </w:pPr>
    </w:p>
    <w:p w14:paraId="7B24A099" w14:textId="517795EC" w:rsidR="00A622DE" w:rsidRDefault="00A622DE">
      <w:pPr>
        <w:jc w:val="both"/>
        <w:pPrChange w:id="46" w:author="Malambré, Julia | Wissensfabrik" w:date="2022-12-12T15:25:00Z">
          <w:pPr/>
        </w:pPrChange>
      </w:pPr>
      <w:ins w:id="47" w:author="Malambré, Julia | Wissensfabrik" w:date="2022-12-12T15:20:00Z">
        <w:r>
          <w:t>Die Module sind auf zwei Ordner aufgeteilt</w:t>
        </w:r>
      </w:ins>
      <w:ins w:id="48" w:author="Malambré, Julia | Wissensfabrik" w:date="2022-12-12T15:25:00Z">
        <w:r w:rsidR="00F20FF3">
          <w:t>:</w:t>
        </w:r>
      </w:ins>
      <w:ins w:id="49" w:author="Malambré, Julia | Wissensfabrik" w:date="2022-12-12T15:20:00Z">
        <w:r>
          <w:t xml:space="preserve"> </w:t>
        </w:r>
      </w:ins>
      <w:ins w:id="50" w:author="Malambré, Julia | Wissensfabrik" w:date="2022-12-12T15:21:00Z">
        <w:r>
          <w:t>Im Ordner Basismodule sind die</w:t>
        </w:r>
        <w:r w:rsidR="00F20FF3">
          <w:t xml:space="preserve"> acht Basismodule enthalten</w:t>
        </w:r>
      </w:ins>
      <w:ins w:id="51" w:author="Malambré, Julia | Wissensfabrik" w:date="2022-12-12T15:23:00Z">
        <w:r w:rsidR="00F20FF3">
          <w:t xml:space="preserve">. Im Ordner Aufbau-, Erweiterungs- und Methodenmodule sind die </w:t>
        </w:r>
      </w:ins>
      <w:ins w:id="52" w:author="Malambré, Julia | Wissensfabrik" w:date="2022-12-12T15:24:00Z">
        <w:r w:rsidR="00F20FF3">
          <w:t>drei Aufbaumodule, die vier Erweiterungsmodule und zwei Methodenmodule enthalten.</w:t>
        </w:r>
      </w:ins>
    </w:p>
    <w:p w14:paraId="326F1360" w14:textId="77777777" w:rsidR="00C276EF" w:rsidRDefault="00E22815">
      <w:pPr>
        <w:pStyle w:val="berschrift1"/>
      </w:pPr>
      <w:bookmarkStart w:id="53" w:name="_Toc433292497"/>
      <w:bookmarkStart w:id="54" w:name="_Toc443309736"/>
      <w:r>
        <w:t>Aufbau der Module</w:t>
      </w:r>
      <w:bookmarkEnd w:id="53"/>
      <w:bookmarkEnd w:id="54"/>
    </w:p>
    <w:p w14:paraId="6A471121" w14:textId="77777777" w:rsidR="00283316" w:rsidRDefault="00E22815">
      <w:pPr>
        <w:jc w:val="both"/>
        <w:pPrChange w:id="55" w:author="Malambré, Julia | Wissensfabrik" w:date="2022-12-12T15:06:00Z">
          <w:pPr/>
        </w:pPrChange>
      </w:pPr>
      <w:r>
        <w:rPr>
          <w:noProof/>
        </w:rPr>
        <w:drawing>
          <wp:anchor distT="0" distB="0" distL="114300" distR="114300" simplePos="0" relativeHeight="251671040" behindDoc="1" locked="0" layoutInCell="1" allowOverlap="1" wp14:anchorId="13CF201F" wp14:editId="1A511EFD">
            <wp:simplePos x="0" y="0"/>
            <wp:positionH relativeFrom="margin">
              <wp:posOffset>3175</wp:posOffset>
            </wp:positionH>
            <wp:positionV relativeFrom="paragraph">
              <wp:posOffset>1372870</wp:posOffset>
            </wp:positionV>
            <wp:extent cx="5607050" cy="4052570"/>
            <wp:effectExtent l="0" t="0" r="0" b="5080"/>
            <wp:wrapTight wrapText="bothSides">
              <wp:wrapPolygon edited="1">
                <wp:start x="0" y="0"/>
                <wp:lineTo x="0" y="21524"/>
                <wp:lineTo x="21539" y="21524"/>
                <wp:lineTo x="21539" y="0"/>
                <wp:lineTo x="0" y="0"/>
              </wp:wrapPolygon>
            </wp:wrapTight>
            <wp:docPr id="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um.jpg"/>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607050" cy="4052570"/>
                    </a:xfrm>
                    <a:prstGeom prst="rect">
                      <a:avLst/>
                    </a:prstGeom>
                  </pic:spPr>
                </pic:pic>
              </a:graphicData>
            </a:graphic>
            <wp14:sizeRelH relativeFrom="margin">
              <wp14:pctWidth>0</wp14:pctWidth>
            </wp14:sizeRelH>
          </wp:anchor>
        </w:drawing>
      </w: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Schülerinnen und Schüler als auch für die Lehrkraft einfach in der Umsetzung und können ohne weitere Vorkenntnisse durchgeführt werden. Andere Module benötigen tiefer</w:t>
      </w:r>
      <w:del w:id="56" w:author="Malambré, Julia | Wissensfabrik" w:date="2022-12-12T15:05:00Z">
        <w:r w:rsidDel="000F5067">
          <w:delText xml:space="preserve"> </w:delText>
        </w:r>
      </w:del>
      <w:r>
        <w:t xml:space="preserve">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4369153A" w14:textId="77777777" w:rsidR="00283316" w:rsidRDefault="00E22815">
      <w:pPr>
        <w:jc w:val="both"/>
        <w:pPrChange w:id="57" w:author="Malambré, Julia | Wissensfabrik" w:date="2022-12-12T15:06:00Z">
          <w:pPr/>
        </w:pPrChange>
      </w:pPr>
      <w:r>
        <w:t xml:space="preserve">Je nachdem, wie der Unterricht gestaltet werden soll (geführt oder projektorientiert) und wie umfassend die Kenntnisse im Bereich der Informatik bereits sind, können passgenaue Module </w:t>
      </w:r>
      <w:r>
        <w:lastRenderedPageBreak/>
        <w:t xml:space="preserve">ausgewählt werden. Daraus ergeben sich </w:t>
      </w:r>
      <w:proofErr w:type="gramStart"/>
      <w:r>
        <w:t>ganz unterschiedliche</w:t>
      </w:r>
      <w:proofErr w:type="gramEnd"/>
      <w:r>
        <w:t xml:space="preserve"> mögliche Verläufe. Hier einige Beispiele:</w:t>
      </w:r>
    </w:p>
    <w:p w14:paraId="31601DAD" w14:textId="77777777" w:rsidR="00283316" w:rsidRDefault="00283316" w:rsidP="00283316">
      <w:r>
        <w:br w:type="page"/>
      </w:r>
    </w:p>
    <w:p w14:paraId="4F5F33E3" w14:textId="77777777" w:rsidR="00283316" w:rsidRDefault="00283316"/>
    <w:p w14:paraId="12567498" w14:textId="77777777" w:rsidR="00C276EF" w:rsidRDefault="00E22815">
      <w:pPr>
        <w:rPr>
          <w:b/>
        </w:rPr>
      </w:pPr>
      <w:r>
        <w:rPr>
          <w:b/>
        </w:rPr>
        <w:t>Beispiel 1: Leichter Einstieg ohne Technik</w:t>
      </w:r>
    </w:p>
    <w:p w14:paraId="19C398A1" w14:textId="77777777" w:rsidR="00C276EF" w:rsidRDefault="00E22815">
      <w:pPr>
        <w:jc w:val="both"/>
        <w:pPrChange w:id="58" w:author="Malambré, Julia | Wissensfabrik" w:date="2022-12-12T15:06:00Z">
          <w:pPr/>
        </w:pPrChange>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793D275F" w:rsidR="00C276EF" w:rsidRDefault="00D05FE5">
            <w:pPr>
              <w:jc w:val="center"/>
            </w:pPr>
            <w:ins w:id="59" w:author="Malambré, Julia | Wissensfabrik" w:date="2022-12-12T15:45:00Z">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ins>
            <w:del w:id="60" w:author="Malambré, Julia | Wissensfabrik" w:date="2022-12-12T15:45:00Z">
              <w:r w:rsidR="00E22815" w:rsidDel="00D05FE5">
                <w:rPr>
                  <w:noProof/>
                </w:rPr>
                <w:drawing>
                  <wp:inline distT="0" distB="0" distL="0" distR="0" wp14:anchorId="5E97BBDF" wp14:editId="7E0F34D2">
                    <wp:extent cx="1368000" cy="676535"/>
                    <wp:effectExtent l="0" t="0" r="3809" b="9524"/>
                    <wp:docPr id="5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1"/>
                            <pic:cNvPicPr>
                              <a:picLocks noChangeAspect="1"/>
                            </pic:cNvPicPr>
                          </pic:nvPicPr>
                          <pic:blipFill>
                            <a:blip r:embed="rId15" cstate="print">
                              <a:extLst>
                                <a:ext uri="{28A0092B-C50C-407E-A947-70E740481C1C}">
                                  <a14:useLocalDpi xmlns:a14="http://schemas.microsoft.com/office/drawing/2010/main"/>
                                </a:ext>
                              </a:extLst>
                            </a:blip>
                            <a:srcRect/>
                            <a:stretch/>
                          </pic:blipFill>
                          <pic:spPr bwMode="auto">
                            <a:xfrm>
                              <a:off x="0" y="0"/>
                              <a:ext cx="1368000" cy="676536"/>
                            </a:xfrm>
                            <a:prstGeom prst="rect">
                              <a:avLst/>
                            </a:prstGeom>
                            <a:ln>
                              <a:noFill/>
                            </a:ln>
                          </pic:spPr>
                        </pic:pic>
                      </a:graphicData>
                    </a:graphic>
                  </wp:inline>
                </w:drawing>
              </w:r>
            </w:del>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1E4BBC78" w:rsidR="00C276EF" w:rsidRDefault="00D05FE5">
            <w:pPr>
              <w:jc w:val="center"/>
            </w:pPr>
            <w:ins w:id="61" w:author="Malambré, Julia | Wissensfabrik" w:date="2022-12-12T15:45:00Z">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6"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ins>
            <w:del w:id="62" w:author="Malambré, Julia | Wissensfabrik" w:date="2022-12-12T15:45:00Z">
              <w:r w:rsidR="00E22815" w:rsidDel="00D05FE5">
                <w:rPr>
                  <w:noProof/>
                </w:rPr>
                <w:drawing>
                  <wp:inline distT="0" distB="0" distL="0" distR="0" wp14:anchorId="286A6230" wp14:editId="144595B2">
                    <wp:extent cx="1368000" cy="777495"/>
                    <wp:effectExtent l="0" t="0" r="3809" b="3809"/>
                    <wp:docPr id="55"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2"/>
                            <pic:cNvPicPr>
                              <a:picLocks noChangeAspect="1"/>
                            </pic:cNvPicPr>
                          </pic:nvPicPr>
                          <pic:blipFill>
                            <a:blip r:embed="rId17" cstate="print">
                              <a:extLst>
                                <a:ext uri="{28A0092B-C50C-407E-A947-70E740481C1C}">
                                  <a14:useLocalDpi xmlns:a14="http://schemas.microsoft.com/office/drawing/2010/main"/>
                                </a:ext>
                              </a:extLst>
                            </a:blip>
                            <a:srcRect/>
                            <a:stretch/>
                          </pic:blipFill>
                          <pic:spPr bwMode="auto">
                            <a:xfrm>
                              <a:off x="0" y="0"/>
                              <a:ext cx="1368000" cy="777496"/>
                            </a:xfrm>
                            <a:prstGeom prst="rect">
                              <a:avLst/>
                            </a:prstGeom>
                            <a:ln>
                              <a:noFill/>
                            </a:ln>
                          </pic:spPr>
                        </pic:pic>
                      </a:graphicData>
                    </a:graphic>
                  </wp:inline>
                </w:drawing>
              </w:r>
            </w:del>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7D379898" w:rsidR="00C276EF" w:rsidRDefault="00D05FE5">
            <w:pPr>
              <w:jc w:val="center"/>
            </w:pPr>
            <w:ins w:id="63" w:author="Malambré, Julia | Wissensfabrik" w:date="2022-12-12T15:45:00Z">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8"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ins>
            <w:del w:id="64" w:author="Malambré, Julia | Wissensfabrik" w:date="2022-12-12T15:45:00Z">
              <w:r w:rsidR="00E22815" w:rsidDel="00D05FE5">
                <w:rPr>
                  <w:noProof/>
                </w:rPr>
                <w:drawing>
                  <wp:inline distT="0" distB="0" distL="0" distR="0" wp14:anchorId="4C8C815D" wp14:editId="454BB35D">
                    <wp:extent cx="1368000" cy="778393"/>
                    <wp:effectExtent l="0" t="0" r="3809" b="3174"/>
                    <wp:docPr id="56"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9"/>
                            <pic:cNvPicPr>
                              <a:picLocks noChangeAspect="1"/>
                            </pic:cNvPicPr>
                          </pic:nvPicPr>
                          <pic:blipFill>
                            <a:blip r:embed="rId19" cstate="print">
                              <a:extLst>
                                <a:ext uri="{28A0092B-C50C-407E-A947-70E740481C1C}">
                                  <a14:useLocalDpi xmlns:a14="http://schemas.microsoft.com/office/drawing/2010/main"/>
                                </a:ext>
                              </a:extLst>
                            </a:blip>
                            <a:srcRect/>
                            <a:stretch/>
                          </pic:blipFill>
                          <pic:spPr bwMode="auto">
                            <a:xfrm>
                              <a:off x="0" y="0"/>
                              <a:ext cx="1368000" cy="778394"/>
                            </a:xfrm>
                            <a:prstGeom prst="rect">
                              <a:avLst/>
                            </a:prstGeom>
                            <a:ln>
                              <a:noFill/>
                            </a:ln>
                          </pic:spPr>
                        </pic:pic>
                      </a:graphicData>
                    </a:graphic>
                  </wp:inline>
                </w:drawing>
              </w:r>
            </w:del>
          </w:p>
        </w:tc>
      </w:tr>
    </w:tbl>
    <w:p w14:paraId="734BB970" w14:textId="77777777" w:rsidR="00C276EF" w:rsidRDefault="00E22815">
      <w:pPr>
        <w:spacing w:before="240"/>
        <w:jc w:val="both"/>
        <w:rPr>
          <w:b/>
        </w:rPr>
        <w:pPrChange w:id="65" w:author="Malambré, Julia | Wissensfabrik" w:date="2022-12-12T15:06:00Z">
          <w:pPr>
            <w:spacing w:before="240"/>
          </w:pPr>
        </w:pPrChange>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77777777" w:rsidR="00C276EF" w:rsidRDefault="00E22815">
      <w:pPr>
        <w:jc w:val="both"/>
        <w:pPrChange w:id="66" w:author="Malambré, Julia | Wissensfabrik" w:date="2022-12-12T15:06:00Z">
          <w:pPr/>
        </w:pPrChange>
      </w:pPr>
      <w:r>
        <w:t>Wenn Sie keinen wöchentlichen Informatik-Unterricht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46E2DE29" w:rsidR="00C276EF" w:rsidRDefault="00D05FE5">
            <w:pPr>
              <w:jc w:val="center"/>
            </w:pPr>
            <w:ins w:id="67" w:author="Malambré, Julia | Wissensfabrik" w:date="2022-12-12T15:45:00Z">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20"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ins>
            <w:del w:id="68" w:author="Malambré, Julia | Wissensfabrik" w:date="2022-12-12T15:45:00Z">
              <w:r w:rsidR="00E22815" w:rsidDel="00D05FE5">
                <w:rPr>
                  <w:noProof/>
                </w:rPr>
                <w:drawing>
                  <wp:inline distT="0" distB="0" distL="0" distR="0" wp14:anchorId="042CC3D1" wp14:editId="4460D1E9">
                    <wp:extent cx="1367154" cy="840841"/>
                    <wp:effectExtent l="0" t="0" r="4444" b="0"/>
                    <wp:docPr id="57"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35"/>
                            <pic:cNvPicPr>
                              <a:picLocks noChangeAspect="1"/>
                            </pic:cNvPicPr>
                          </pic:nvPicPr>
                          <pic:blipFill>
                            <a:blip r:embed="rId21" cstate="print">
                              <a:extLst>
                                <a:ext uri="{28A0092B-C50C-407E-A947-70E740481C1C}">
                                  <a14:useLocalDpi xmlns:a14="http://schemas.microsoft.com/office/drawing/2010/main"/>
                                </a:ext>
                              </a:extLst>
                            </a:blip>
                            <a:srcRect/>
                            <a:stretch/>
                          </pic:blipFill>
                          <pic:spPr bwMode="auto">
                            <a:xfrm>
                              <a:off x="0" y="0"/>
                              <a:ext cx="1368000" cy="841362"/>
                            </a:xfrm>
                            <a:prstGeom prst="rect">
                              <a:avLst/>
                            </a:prstGeom>
                            <a:ln>
                              <a:noFill/>
                            </a:ln>
                          </pic:spPr>
                        </pic:pic>
                      </a:graphicData>
                    </a:graphic>
                  </wp:inline>
                </w:drawing>
              </w:r>
            </w:del>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076354FE" w:rsidR="00C276EF" w:rsidRDefault="00932D0E">
            <w:pPr>
              <w:jc w:val="center"/>
            </w:pPr>
            <w:ins w:id="69" w:author="Malambré, Julia | Wissensfabrik" w:date="2022-12-12T15:53:00Z">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ins>
            <w:del w:id="70" w:author="Malambré, Julia | Wissensfabrik" w:date="2022-12-12T15:53:00Z">
              <w:r w:rsidR="00E22815" w:rsidDel="00932D0E">
                <w:rPr>
                  <w:noProof/>
                </w:rPr>
                <w:drawing>
                  <wp:inline distT="0" distB="0" distL="0" distR="0" wp14:anchorId="5161BF32" wp14:editId="2DF0BC0E">
                    <wp:extent cx="1366709" cy="782725"/>
                    <wp:effectExtent l="0" t="0" r="5079" b="0"/>
                    <wp:docPr id="5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4"/>
                            <pic:cNvPicPr>
                              <a:picLocks noChangeAspect="1"/>
                            </pic:cNvPicPr>
                          </pic:nvPicPr>
                          <pic:blipFill>
                            <a:blip r:embed="rId23" cstate="print">
                              <a:extLst>
                                <a:ext uri="{28A0092B-C50C-407E-A947-70E740481C1C}">
                                  <a14:useLocalDpi xmlns:a14="http://schemas.microsoft.com/office/drawing/2010/main"/>
                                </a:ext>
                              </a:extLst>
                            </a:blip>
                            <a:srcRect/>
                            <a:stretch/>
                          </pic:blipFill>
                          <pic:spPr bwMode="auto">
                            <a:xfrm>
                              <a:off x="0" y="0"/>
                              <a:ext cx="1368000" cy="783465"/>
                            </a:xfrm>
                            <a:prstGeom prst="rect">
                              <a:avLst/>
                            </a:prstGeom>
                            <a:ln>
                              <a:noFill/>
                            </a:ln>
                          </pic:spPr>
                        </pic:pic>
                      </a:graphicData>
                    </a:graphic>
                  </wp:inline>
                </w:drawing>
              </w:r>
            </w:del>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4A53A472" w:rsidR="00C276EF" w:rsidRDefault="00D05FE5">
            <w:pPr>
              <w:jc w:val="center"/>
            </w:pPr>
            <w:ins w:id="71" w:author="Malambré, Julia | Wissensfabrik" w:date="2022-12-12T15:45:00Z">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ins>
            <w:del w:id="72" w:author="Malambré, Julia | Wissensfabrik" w:date="2022-12-12T15:45:00Z">
              <w:r w:rsidR="00E22815" w:rsidDel="00D05FE5">
                <w:rPr>
                  <w:noProof/>
                </w:rPr>
                <w:drawing>
                  <wp:inline distT="0" distB="0" distL="0" distR="0" wp14:anchorId="076B253A" wp14:editId="347FE821">
                    <wp:extent cx="1367789" cy="833932"/>
                    <wp:effectExtent l="0" t="0" r="3809" b="4444"/>
                    <wp:docPr id="59"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36"/>
                            <pic:cNvPicPr>
                              <a:picLocks noChangeAspect="1"/>
                            </pic:cNvPicPr>
                          </pic:nvPicPr>
                          <pic:blipFill>
                            <a:blip r:embed="rId25" cstate="print">
                              <a:extLst>
                                <a:ext uri="{28A0092B-C50C-407E-A947-70E740481C1C}">
                                  <a14:useLocalDpi xmlns:a14="http://schemas.microsoft.com/office/drawing/2010/main"/>
                                </a:ext>
                              </a:extLst>
                            </a:blip>
                            <a:srcRect/>
                            <a:stretch/>
                          </pic:blipFill>
                          <pic:spPr bwMode="auto">
                            <a:xfrm>
                              <a:off x="0" y="0"/>
                              <a:ext cx="1368000" cy="834061"/>
                            </a:xfrm>
                            <a:prstGeom prst="rect">
                              <a:avLst/>
                            </a:prstGeom>
                            <a:ln>
                              <a:noFill/>
                            </a:ln>
                          </pic:spPr>
                        </pic:pic>
                      </a:graphicData>
                    </a:graphic>
                  </wp:inline>
                </w:drawing>
              </w:r>
            </w:del>
          </w:p>
        </w:tc>
      </w:tr>
    </w:tbl>
    <w:p w14:paraId="1768CF43" w14:textId="77777777" w:rsidR="00C276EF" w:rsidRDefault="00E22815">
      <w:pPr>
        <w:spacing w:before="240"/>
        <w:rPr>
          <w:b/>
        </w:rPr>
      </w:pPr>
      <w:r>
        <w:rPr>
          <w:b/>
        </w:rPr>
        <w:t>Beispiel 3: Thema Programmieren</w:t>
      </w:r>
    </w:p>
    <w:p w14:paraId="2AE40BB7" w14:textId="77777777" w:rsidR="00C276EF" w:rsidRDefault="00E22815">
      <w:pPr>
        <w:jc w:val="both"/>
        <w:pPrChange w:id="73" w:author="Malambré, Julia | Wissensfabrik" w:date="2022-12-12T15:06:00Z">
          <w:pPr/>
        </w:pPrChange>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5"/>
        <w:gridCol w:w="754"/>
        <w:gridCol w:w="2457"/>
        <w:gridCol w:w="754"/>
        <w:gridCol w:w="2574"/>
      </w:tblGrid>
      <w:tr w:rsidR="00C276EF" w14:paraId="526DD41B" w14:textId="77777777">
        <w:tc>
          <w:tcPr>
            <w:tcW w:w="2336" w:type="dxa"/>
            <w:vAlign w:val="center"/>
          </w:tcPr>
          <w:p w14:paraId="09A2452C" w14:textId="3FB73F12" w:rsidR="00C276EF" w:rsidRDefault="00D05FE5">
            <w:pPr>
              <w:jc w:val="center"/>
            </w:pPr>
            <w:ins w:id="74" w:author="Malambré, Julia | Wissensfabrik" w:date="2022-12-12T15:45:00Z">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20"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ins>
            <w:del w:id="75" w:author="Malambré, Julia | Wissensfabrik" w:date="2022-12-12T15:45:00Z">
              <w:r w:rsidR="00E22815" w:rsidDel="00D05FE5">
                <w:rPr>
                  <w:noProof/>
                </w:rPr>
                <w:drawing>
                  <wp:inline distT="0" distB="0" distL="0" distR="0" wp14:anchorId="29F90D76" wp14:editId="528628AE">
                    <wp:extent cx="1367154" cy="840841"/>
                    <wp:effectExtent l="0" t="0" r="4444" b="0"/>
                    <wp:docPr id="60"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35"/>
                            <pic:cNvPicPr>
                              <a:picLocks noChangeAspect="1"/>
                            </pic:cNvPicPr>
                          </pic:nvPicPr>
                          <pic:blipFill>
                            <a:blip r:embed="rId21" cstate="print">
                              <a:extLst>
                                <a:ext uri="{28A0092B-C50C-407E-A947-70E740481C1C}">
                                  <a14:useLocalDpi xmlns:a14="http://schemas.microsoft.com/office/drawing/2010/main"/>
                                </a:ext>
                              </a:extLst>
                            </a:blip>
                            <a:srcRect/>
                            <a:stretch/>
                          </pic:blipFill>
                          <pic:spPr bwMode="auto">
                            <a:xfrm>
                              <a:off x="0" y="0"/>
                              <a:ext cx="1368000" cy="841362"/>
                            </a:xfrm>
                            <a:prstGeom prst="rect">
                              <a:avLst/>
                            </a:prstGeom>
                            <a:ln>
                              <a:noFill/>
                            </a:ln>
                          </pic:spPr>
                        </pic:pic>
                      </a:graphicData>
                    </a:graphic>
                  </wp:inline>
                </w:drawing>
              </w:r>
            </w:del>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0D976B69" w:rsidR="00C276EF" w:rsidRDefault="00D05FE5">
            <w:pPr>
              <w:jc w:val="center"/>
            </w:pPr>
            <w:ins w:id="76" w:author="Malambré, Julia | Wissensfabrik" w:date="2022-12-12T15:52:00Z">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ins>
            <w:del w:id="77" w:author="Malambré, Julia | Wissensfabrik" w:date="2022-12-12T15:52:00Z">
              <w:r w:rsidR="00E22815" w:rsidDel="00D05FE5">
                <w:rPr>
                  <w:noProof/>
                </w:rPr>
                <w:drawing>
                  <wp:inline distT="0" distB="0" distL="0" distR="0" wp14:anchorId="7FD3799E" wp14:editId="6EED9D81">
                    <wp:extent cx="1487928" cy="764539"/>
                    <wp:effectExtent l="0" t="0" r="0" b="0"/>
                    <wp:docPr id="2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42"/>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490811" cy="766021"/>
                            </a:xfrm>
                            <a:prstGeom prst="rect">
                              <a:avLst/>
                            </a:prstGeom>
                            <a:ln>
                              <a:noFill/>
                            </a:ln>
                          </pic:spPr>
                        </pic:pic>
                      </a:graphicData>
                    </a:graphic>
                  </wp:inline>
                </w:drawing>
              </w:r>
            </w:del>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pPr>
        <w:jc w:val="both"/>
        <w:pPrChange w:id="78" w:author="Malambré, Julia | Wissensfabrik" w:date="2022-12-12T15:06:00Z">
          <w:pPr/>
        </w:pPrChange>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55"/>
        <w:gridCol w:w="1677"/>
        <w:gridCol w:w="455"/>
        <w:gridCol w:w="1990"/>
        <w:gridCol w:w="455"/>
        <w:gridCol w:w="2103"/>
      </w:tblGrid>
      <w:tr w:rsidR="00C276EF" w14:paraId="1281BFAD" w14:textId="77777777">
        <w:tc>
          <w:tcPr>
            <w:tcW w:w="1786" w:type="dxa"/>
            <w:vAlign w:val="center"/>
          </w:tcPr>
          <w:p w14:paraId="3E5DC166" w14:textId="012E6593" w:rsidR="00C276EF" w:rsidRDefault="00D05FE5">
            <w:pPr>
              <w:jc w:val="center"/>
            </w:pPr>
            <w:ins w:id="79" w:author="Malambré, Julia | Wissensfabrik" w:date="2022-12-12T15:45:00Z">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ins>
            <w:del w:id="80" w:author="Malambré, Julia | Wissensfabrik" w:date="2022-12-12T15:45:00Z">
              <w:r w:rsidR="00E22815" w:rsidDel="00D05FE5">
                <w:rPr>
                  <w:noProof/>
                </w:rPr>
                <w:drawing>
                  <wp:inline distT="0" distB="0" distL="0" distR="0" wp14:anchorId="72CBB494" wp14:editId="0BDB896E">
                    <wp:extent cx="1043042" cy="512064"/>
                    <wp:effectExtent l="0" t="0" r="5079" b="2539"/>
                    <wp:docPr id="23"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60"/>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044000" cy="512534"/>
                            </a:xfrm>
                            <a:prstGeom prst="rect">
                              <a:avLst/>
                            </a:prstGeom>
                            <a:ln>
                              <a:noFill/>
                            </a:ln>
                          </pic:spPr>
                        </pic:pic>
                      </a:graphicData>
                    </a:graphic>
                  </wp:inline>
                </w:drawing>
              </w:r>
            </w:del>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35BCD568" w:rsidR="00C276EF" w:rsidRDefault="00D05FE5">
            <w:pPr>
              <w:jc w:val="center"/>
            </w:pPr>
            <w:ins w:id="81" w:author="Malambré, Julia | Wissensfabrik" w:date="2022-12-12T15:46:00Z">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31"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ins>
            <w:del w:id="82" w:author="Malambré, Julia | Wissensfabrik" w:date="2022-12-12T15:46:00Z">
              <w:r w:rsidR="00E22815" w:rsidDel="00D05FE5">
                <w:rPr>
                  <w:noProof/>
                </w:rPr>
                <w:drawing>
                  <wp:inline distT="0" distB="0" distL="0" distR="0" wp14:anchorId="0033F796" wp14:editId="64ADF8ED">
                    <wp:extent cx="1043708" cy="607160"/>
                    <wp:effectExtent l="0" t="0" r="4444" b="2539"/>
                    <wp:docPr id="24"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61"/>
                            <pic:cNvPicPr>
                              <a:picLocks noChangeAspect="1"/>
                            </pic:cNvPicPr>
                          </pic:nvPicPr>
                          <pic:blipFill>
                            <a:blip r:embed="rId32" cstate="print">
                              <a:extLst>
                                <a:ext uri="{28A0092B-C50C-407E-A947-70E740481C1C}">
                                  <a14:useLocalDpi xmlns:a14="http://schemas.microsoft.com/office/drawing/2010/main"/>
                                </a:ext>
                              </a:extLst>
                            </a:blip>
                            <a:srcRect/>
                            <a:stretch/>
                          </pic:blipFill>
                          <pic:spPr bwMode="auto">
                            <a:xfrm>
                              <a:off x="0" y="0"/>
                              <a:ext cx="1044000" cy="607331"/>
                            </a:xfrm>
                            <a:prstGeom prst="rect">
                              <a:avLst/>
                            </a:prstGeom>
                            <a:ln>
                              <a:noFill/>
                            </a:ln>
                          </pic:spPr>
                        </pic:pic>
                      </a:graphicData>
                    </a:graphic>
                  </wp:inline>
                </w:drawing>
              </w:r>
            </w:del>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33"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16A31502" w14:textId="77777777" w:rsidR="00283316" w:rsidRDefault="00283316">
      <w:pPr>
        <w:spacing w:before="240"/>
        <w:rPr>
          <w:b/>
        </w:rPr>
      </w:pPr>
    </w:p>
    <w:p w14:paraId="0969BA4F" w14:textId="77777777" w:rsidR="00283316" w:rsidRDefault="00283316" w:rsidP="00283316">
      <w:r>
        <w:br w:type="page"/>
      </w:r>
    </w:p>
    <w:p w14:paraId="381D0E3D" w14:textId="77777777" w:rsidR="00C276EF" w:rsidRDefault="00E22815">
      <w:pPr>
        <w:spacing w:before="240"/>
        <w:rPr>
          <w:b/>
        </w:rPr>
      </w:pPr>
      <w:r>
        <w:rPr>
          <w:b/>
        </w:rPr>
        <w:lastRenderedPageBreak/>
        <w:t>Beispiel 5: IT spielend entdecken</w:t>
      </w:r>
    </w:p>
    <w:p w14:paraId="4DB81413" w14:textId="0992EEDF" w:rsidR="00C276EF" w:rsidRDefault="00E22815">
      <w:pPr>
        <w:jc w:val="both"/>
        <w:pPrChange w:id="83" w:author="Malambré, Julia | Wissensfabrik" w:date="2022-12-12T15:06:00Z">
          <w:pPr/>
        </w:pPrChange>
      </w:pPr>
      <w:r>
        <w:t xml:space="preserve">Soll in </w:t>
      </w:r>
      <w:ins w:id="84" w:author="Malambré, Julia | Wissensfabrik" w:date="2022-12-12T15:07:00Z">
        <w:r w:rsidR="000F5067">
          <w:t>I</w:t>
        </w:r>
      </w:ins>
      <w:del w:id="85" w:author="Malambré, Julia | Wissensfabrik" w:date="2022-12-12T15:07:00Z">
        <w:r w:rsidDel="000F5067">
          <w:delText>i</w:delText>
        </w:r>
      </w:del>
      <w:r>
        <w:t xml:space="preserve">hrem Unterricht das spielerische </w:t>
      </w:r>
      <w:ins w:id="86" w:author="Malambré, Julia | Wissensfabrik" w:date="2022-12-12T15:52:00Z">
        <w:r w:rsidR="00D05FE5">
          <w:t>E</w:t>
        </w:r>
      </w:ins>
      <w:del w:id="87" w:author="Malambré, Julia | Wissensfabrik" w:date="2022-12-12T15:52:00Z">
        <w:r w:rsidDel="00D05FE5">
          <w:delText>e</w:delText>
        </w:r>
      </w:del>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7284C15C" w:rsidR="00C276EF" w:rsidRDefault="00D05FE5">
            <w:pPr>
              <w:jc w:val="center"/>
            </w:pPr>
            <w:ins w:id="88" w:author="Malambré, Julia | Wissensfabrik" w:date="2022-12-12T15:51:00Z">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35"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ins>
            <w:del w:id="89" w:author="Malambré, Julia | Wissensfabrik" w:date="2022-12-12T15:51:00Z">
              <w:r w:rsidR="00E22815" w:rsidDel="00D05FE5">
                <w:rPr>
                  <w:noProof/>
                </w:rPr>
                <w:drawing>
                  <wp:inline distT="0" distB="0" distL="0" distR="0" wp14:anchorId="520DD0C0" wp14:editId="770E2E76">
                    <wp:extent cx="1044000" cy="735781"/>
                    <wp:effectExtent l="0" t="0" r="3809" b="7619"/>
                    <wp:docPr id="27"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2School_Ikon4_Aufkleber_3DDruck_final.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044000" cy="735782"/>
                            </a:xfrm>
                            <a:prstGeom prst="rect">
                              <a:avLst/>
                            </a:prstGeom>
                          </pic:spPr>
                        </pic:pic>
                      </a:graphicData>
                    </a:graphic>
                  </wp:inline>
                </w:drawing>
              </w:r>
            </w:del>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0F003E95" w:rsidR="00C276EF" w:rsidRDefault="00D05FE5">
            <w:pPr>
              <w:jc w:val="center"/>
            </w:pPr>
            <w:ins w:id="90" w:author="Malambré, Julia | Wissensfabrik" w:date="2022-12-12T15:46:00Z">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20"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ins>
            <w:del w:id="91" w:author="Malambré, Julia | Wissensfabrik" w:date="2022-12-12T15:46:00Z">
              <w:r w:rsidR="00E22815" w:rsidDel="00D05FE5">
                <w:rPr>
                  <w:noProof/>
                </w:rPr>
                <w:drawing>
                  <wp:inline distT="0" distB="0" distL="0" distR="0" wp14:anchorId="76196777" wp14:editId="47A33126">
                    <wp:extent cx="1044000" cy="642091"/>
                    <wp:effectExtent l="0" t="0" r="3809" b="5715"/>
                    <wp:docPr id="28"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35"/>
                            <pic:cNvPicPr>
                              <a:picLocks noChangeAspect="1"/>
                            </pic:cNvPicPr>
                          </pic:nvPicPr>
                          <pic:blipFill>
                            <a:blip r:embed="rId37" cstate="print">
                              <a:extLst>
                                <a:ext uri="{28A0092B-C50C-407E-A947-70E740481C1C}">
                                  <a14:useLocalDpi xmlns:a14="http://schemas.microsoft.com/office/drawing/2010/main"/>
                                </a:ext>
                              </a:extLst>
                            </a:blip>
                            <a:srcRect/>
                            <a:stretch/>
                          </pic:blipFill>
                          <pic:spPr bwMode="auto">
                            <a:xfrm>
                              <a:off x="0" y="0"/>
                              <a:ext cx="1044000" cy="642092"/>
                            </a:xfrm>
                            <a:prstGeom prst="rect">
                              <a:avLst/>
                            </a:prstGeom>
                            <a:ln>
                              <a:noFill/>
                            </a:ln>
                          </pic:spPr>
                        </pic:pic>
                      </a:graphicData>
                    </a:graphic>
                  </wp:inline>
                </w:drawing>
              </w:r>
            </w:del>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DD5216C" w:rsidR="00C276EF" w:rsidRDefault="00D05FE5">
            <w:pPr>
              <w:jc w:val="center"/>
            </w:pPr>
            <w:ins w:id="92" w:author="Malambré, Julia | Wissensfabrik" w:date="2022-12-12T15:46:00Z">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ins>
            <w:del w:id="93" w:author="Malambré, Julia | Wissensfabrik" w:date="2022-12-12T15:46:00Z">
              <w:r w:rsidR="00E22815" w:rsidDel="00D05FE5">
                <w:rPr>
                  <w:noProof/>
                </w:rPr>
                <w:drawing>
                  <wp:inline distT="0" distB="0" distL="0" distR="0" wp14:anchorId="5AA14E74" wp14:editId="794B9533">
                    <wp:extent cx="1044000" cy="636519"/>
                    <wp:effectExtent l="0" t="0" r="3809" b="0"/>
                    <wp:docPr id="29"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36"/>
                            <pic:cNvPicPr>
                              <a:picLocks noChangeAspect="1"/>
                            </pic:cNvPicPr>
                          </pic:nvPicPr>
                          <pic:blipFill>
                            <a:blip r:embed="rId38" cstate="print">
                              <a:extLst>
                                <a:ext uri="{28A0092B-C50C-407E-A947-70E740481C1C}">
                                  <a14:useLocalDpi xmlns:a14="http://schemas.microsoft.com/office/drawing/2010/main"/>
                                </a:ext>
                              </a:extLst>
                            </a:blip>
                            <a:srcRect/>
                            <a:stretch/>
                          </pic:blipFill>
                          <pic:spPr bwMode="auto">
                            <a:xfrm>
                              <a:off x="0" y="0"/>
                              <a:ext cx="1044000" cy="636520"/>
                            </a:xfrm>
                            <a:prstGeom prst="rect">
                              <a:avLst/>
                            </a:prstGeom>
                            <a:ln>
                              <a:noFill/>
                            </a:ln>
                          </pic:spPr>
                        </pic:pic>
                      </a:graphicData>
                    </a:graphic>
                  </wp:inline>
                </w:drawing>
              </w:r>
            </w:del>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pPr>
        <w:spacing w:before="240"/>
        <w:jc w:val="both"/>
        <w:pPrChange w:id="94" w:author="Malambré, Julia | Wissensfabrik" w:date="2022-12-12T15:07:00Z">
          <w:pPr>
            <w:spacing w:before="240"/>
          </w:pPr>
        </w:pPrChange>
      </w:pPr>
      <w:r>
        <w:t>Im Folgenden wird der Aufbau aller Basis- und Aufbaumodule beschrieben.</w:t>
      </w:r>
    </w:p>
    <w:p w14:paraId="7F52D7D7" w14:textId="77777777" w:rsidR="00C276EF" w:rsidRDefault="00E22815">
      <w:pPr>
        <w:pStyle w:val="berschrift2"/>
      </w:pPr>
      <w:bookmarkStart w:id="95" w:name="_Toc443309737"/>
      <w:r>
        <w:t>Einleitung</w:t>
      </w:r>
      <w:bookmarkEnd w:id="95"/>
    </w:p>
    <w:p w14:paraId="282F48D2" w14:textId="77777777" w:rsidR="00C276EF" w:rsidRDefault="00E22815">
      <w:pPr>
        <w:jc w:val="both"/>
        <w:pPrChange w:id="96" w:author="Malambré, Julia | Wissensfabrik" w:date="2022-12-12T15:07:00Z">
          <w:pPr/>
        </w:pPrChange>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97" w:name="_Toc443309738"/>
      <w:r>
        <w:t>Bedeutung und Ziele des Moduls</w:t>
      </w:r>
      <w:bookmarkEnd w:id="97"/>
    </w:p>
    <w:p w14:paraId="37F04014" w14:textId="77777777" w:rsidR="00C276EF" w:rsidRDefault="00E22815">
      <w:pPr>
        <w:jc w:val="both"/>
        <w:pPrChange w:id="98" w:author="Malambré, Julia | Wissensfabrik" w:date="2022-12-12T15:07:00Z">
          <w:pPr/>
        </w:pPrChange>
      </w:pPr>
      <w:r>
        <w:t>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Lehrplänen abgeglichen werden kann.</w:t>
      </w:r>
    </w:p>
    <w:p w14:paraId="16D721A6" w14:textId="77777777" w:rsidR="00C276EF" w:rsidRDefault="00E22815">
      <w:pPr>
        <w:pStyle w:val="berschrift2"/>
      </w:pPr>
      <w:bookmarkStart w:id="99" w:name="_Toc443309739"/>
      <w:r>
        <w:t>Die Rolle der Unternehmensvertreterin oder des Unternehmensvertreters</w:t>
      </w:r>
      <w:bookmarkEnd w:id="99"/>
    </w:p>
    <w:p w14:paraId="5632A3BC" w14:textId="77777777" w:rsidR="00C276EF" w:rsidRDefault="00E22815">
      <w:pPr>
        <w:jc w:val="both"/>
        <w:pPrChange w:id="100" w:author="Malambré, Julia | Wissensfabrik" w:date="2022-12-12T15:07:00Z">
          <w:pPr/>
        </w:pPrChange>
      </w:pPr>
      <w:r>
        <w:t>Die Einbindung der Unternehmensvertreterin/des Unternehmensvertreters kann bei den verschiedenen Modulen variieren. Daher werden in diesem Abschnitt verschiedene Möglichkeiten erörtert. In welcher Form die Einbindung der Unternehmensvertreterin/des Vertreters in den Unterricht letztlich erfolgt, sollte vor Projektstart gemeinsam besprochen werden (siehe auch Kapitel 5).</w:t>
      </w:r>
    </w:p>
    <w:p w14:paraId="6FC0599B" w14:textId="77777777" w:rsidR="00C276EF" w:rsidRDefault="00E22815">
      <w:pPr>
        <w:pStyle w:val="berschrift2"/>
      </w:pPr>
      <w:bookmarkStart w:id="101" w:name="_Toc443309740"/>
      <w:r>
        <w:t>Inhalte des Moduls</w:t>
      </w:r>
      <w:bookmarkEnd w:id="101"/>
    </w:p>
    <w:p w14:paraId="413A883E" w14:textId="77777777" w:rsidR="00C276EF" w:rsidRDefault="00E22815">
      <w:pPr>
        <w:jc w:val="both"/>
        <w:pPrChange w:id="102" w:author="Malambré, Julia | Wissensfabrik" w:date="2022-12-12T15:07:00Z">
          <w:pPr/>
        </w:pPrChange>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3" w:name="_Toc433292501"/>
      <w:bookmarkStart w:id="104" w:name="_Toc443309741"/>
      <w:r>
        <w:t>Unterrichtliche Umsetzung</w:t>
      </w:r>
      <w:bookmarkEnd w:id="103"/>
      <w:bookmarkEnd w:id="104"/>
    </w:p>
    <w:p w14:paraId="21D79214" w14:textId="77777777" w:rsidR="00C276EF" w:rsidRDefault="00E22815">
      <w:pPr>
        <w:jc w:val="both"/>
        <w:pPrChange w:id="105" w:author="Malambré, Julia | Wissensfabrik" w:date="2022-12-12T15:07:00Z">
          <w:pPr/>
        </w:pPrChange>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lastRenderedPageBreak/>
        <w:t>zu geeigneten Sozialformen und Methoden,</w:t>
      </w:r>
    </w:p>
    <w:p w14:paraId="0B102DE1" w14:textId="77777777" w:rsidR="00C276EF" w:rsidRDefault="00E22815">
      <w:pPr>
        <w:pStyle w:val="Listenabsatz"/>
        <w:numPr>
          <w:ilvl w:val="0"/>
          <w:numId w:val="16"/>
        </w:numPr>
      </w:pPr>
      <w:r>
        <w:t>zur Einbindung der Unternehmensvertreterin/des Unternehmensvertreters,</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pPr>
        <w:jc w:val="both"/>
        <w:pPrChange w:id="106" w:author="Malambré, Julia | Wissensfabrik" w:date="2022-12-12T15:07:00Z">
          <w:pPr/>
        </w:pPrChange>
      </w:pPr>
      <w:r>
        <w:t>Dieser tabellarische Überblick hilft, die Planung schnell und einfach vorzunehmen.</w:t>
      </w:r>
    </w:p>
    <w:p w14:paraId="58B451A2" w14:textId="77777777" w:rsidR="00C276EF" w:rsidRDefault="00E22815">
      <w:pPr>
        <w:pStyle w:val="berschrift2"/>
      </w:pPr>
      <w:bookmarkStart w:id="107" w:name="_Toc443309742"/>
      <w:r>
        <w:t>Einbettung in verschiedene Fächer und Themen</w:t>
      </w:r>
      <w:bookmarkEnd w:id="107"/>
    </w:p>
    <w:p w14:paraId="18AC914A" w14:textId="77777777" w:rsidR="00C276EF" w:rsidRDefault="00E22815">
      <w:pPr>
        <w:jc w:val="both"/>
        <w:pPrChange w:id="108" w:author="Malambré, Julia | Wissensfabrik" w:date="2022-12-12T15:07:00Z">
          <w:pPr/>
        </w:pPrChange>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09" w:name="_Toc433292503"/>
      <w:bookmarkStart w:id="110" w:name="_Toc443309743"/>
      <w:r>
        <w:t>Anschlussthemen, Literatur und Links</w:t>
      </w:r>
      <w:bookmarkEnd w:id="109"/>
      <w:bookmarkEnd w:id="110"/>
    </w:p>
    <w:p w14:paraId="732E5498" w14:textId="77777777" w:rsidR="00C276EF" w:rsidRDefault="00E22815">
      <w:pPr>
        <w:jc w:val="both"/>
        <w:pPrChange w:id="111" w:author="Malambré, Julia | Wissensfabrik" w:date="2022-12-12T15:08:00Z">
          <w:pPr/>
        </w:pPrChange>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12" w:name="_Toc433292504"/>
      <w:bookmarkStart w:id="113" w:name="_Toc443309744"/>
      <w:r>
        <w:t>Kommentare zu den Arbeitsmaterialien</w:t>
      </w:r>
      <w:bookmarkEnd w:id="112"/>
      <w:bookmarkEnd w:id="113"/>
    </w:p>
    <w:p w14:paraId="16FE94EB" w14:textId="77777777" w:rsidR="00C276EF" w:rsidRDefault="00E22815">
      <w:pPr>
        <w:jc w:val="both"/>
        <w:pPrChange w:id="114" w:author="Malambré, Julia | Wissensfabrik" w:date="2022-12-12T15:08:00Z">
          <w:pPr/>
        </w:pPrChange>
      </w:pPr>
      <w:r>
        <w:t xml:space="preserve">Die Arbeitsmaterialien helfen Schülerinnen und Schülern, sich eine Thematik zu erarbeiten und leiten mit Arbeitsaufträgen zur kreativen Umsetzung und Gestaltung an. Alle Arbeitsmaterialien für Schülerinnen und Schüler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77777777" w:rsidR="00C276EF" w:rsidRDefault="00E22815">
      <w:pPr>
        <w:jc w:val="both"/>
        <w:pPrChange w:id="115" w:author="Malambré, Julia | Wissensfabrik" w:date="2022-12-12T15:08:00Z">
          <w:pPr/>
        </w:pPrChange>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Schülerinnen und Schüler) und </w:t>
      </w:r>
      <w:r>
        <w:rPr>
          <w:i/>
        </w:rPr>
        <w:t>L</w:t>
      </w:r>
      <w:r>
        <w:t xml:space="preserve"> (für Lehrkräfte) werden gebraucht, weil bei einigen Arbeitsmaterialien selbst bei gleicher Benennung eine Differenzierung zwischen Lehrkräften und Schülerinnen und Schülern notwendig ist.</w:t>
      </w:r>
    </w:p>
    <w:p w14:paraId="04A5B5F3" w14:textId="77777777" w:rsidR="00C276EF" w:rsidRDefault="00E22815">
      <w:pPr>
        <w:spacing w:before="240" w:after="0"/>
        <w:rPr>
          <w:b/>
        </w:rPr>
      </w:pPr>
      <w:r>
        <w:rPr>
          <w:b/>
        </w:rPr>
        <w:t>Legende</w:t>
      </w:r>
    </w:p>
    <w:p w14:paraId="6441D83C" w14:textId="77777777" w:rsidR="00C276EF" w:rsidRDefault="00E22815">
      <w:pPr>
        <w:spacing w:after="0"/>
      </w:pPr>
      <w:r>
        <w:rPr>
          <w:rFonts w:ascii="Segoe UI Symbol" w:hAnsi="Segoe UI Symbol" w:cs="Segoe UI Symbol"/>
          <w:color w:val="FFC000"/>
          <w:sz w:val="32"/>
        </w:rPr>
        <w:t xml:space="preserve">☻ </w:t>
      </w:r>
      <w:r>
        <w:t>Material für Schülerinnen und Schüler (GS/ Sek I)</w:t>
      </w:r>
    </w:p>
    <w:p w14:paraId="4D114F09" w14:textId="77777777"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Unternehmensvertreterinnen und Unternehmensvertreter</w:t>
      </w:r>
    </w:p>
    <w:p w14:paraId="2C11F2EC" w14:textId="77777777" w:rsidR="00C276EF" w:rsidRDefault="00E22815">
      <w:r>
        <w:rPr>
          <w:rFonts w:ascii="Segoe UI Symbol" w:hAnsi="Segoe UI Symbol" w:cs="Segoe UI Symbol"/>
          <w:color w:val="2F5496" w:themeColor="accent5" w:themeShade="BF"/>
          <w:sz w:val="32"/>
        </w:rPr>
        <w:lastRenderedPageBreak/>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16" w:name="_Toc431894978"/>
      <w:bookmarkStart w:id="117" w:name="_Toc433292505"/>
      <w:bookmarkStart w:id="118" w:name="_Toc443309745"/>
      <w:r>
        <w:t>Die Akteure des Projekts und ihre Rolle</w:t>
      </w:r>
      <w:bookmarkEnd w:id="116"/>
      <w:bookmarkEnd w:id="117"/>
      <w:r>
        <w:t>n</w:t>
      </w:r>
      <w:bookmarkEnd w:id="118"/>
    </w:p>
    <w:p w14:paraId="0AB1A02A" w14:textId="77777777" w:rsidR="00C276EF" w:rsidRDefault="00E22815">
      <w:pPr>
        <w:jc w:val="both"/>
        <w:pPrChange w:id="119" w:author="Malambré, Julia | Wissensfabrik" w:date="2022-12-12T15:08:00Z">
          <w:pPr/>
        </w:pPrChange>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77777777" w:rsidR="00C276EF" w:rsidRDefault="00E22815">
      <w:pPr>
        <w:jc w:val="both"/>
        <w:pPrChange w:id="120" w:author="Malambré, Julia | Wissensfabrik" w:date="2022-12-12T15:08:00Z">
          <w:pPr/>
        </w:pPrChange>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realen IT-Anwendungen zu erkunden.</w:t>
      </w:r>
    </w:p>
    <w:p w14:paraId="2D764BA8" w14:textId="77777777" w:rsidR="00C276EF" w:rsidRDefault="00E22815">
      <w:pPr>
        <w:jc w:val="both"/>
        <w:pPrChange w:id="121" w:author="Malambré, Julia | Wissensfabrik" w:date="2022-12-12T15:08:00Z">
          <w:pPr/>
        </w:pPrChange>
      </w:pPr>
      <w:r>
        <w:t xml:space="preserve">Die </w:t>
      </w:r>
      <w:r>
        <w:rPr>
          <w:b/>
        </w:rPr>
        <w:t>Lehrkraft</w:t>
      </w:r>
      <w:r>
        <w:t xml:space="preserve"> sollte sich als Lernbegleiter verstehen. Sie schafft ein Umfeld, in dem Schülerinnen und Schüler die handlungsorientierten Projekte umsetzen können. Darüber hinaus wählt die Lehrkraft die Module und Inhalte passend zum Leistungs- und Wissensstand der Klasse aus.</w:t>
      </w:r>
    </w:p>
    <w:p w14:paraId="2E413DEE" w14:textId="77777777" w:rsidR="00C276EF" w:rsidRDefault="00E22815">
      <w:pPr>
        <w:jc w:val="both"/>
        <w:pPrChange w:id="122" w:author="Malambré, Julia | Wissensfabrik" w:date="2022-12-12T15:08:00Z">
          <w:pPr/>
        </w:pPrChange>
      </w:pPr>
      <w:r>
        <w:t xml:space="preserve">Das Tandem aus </w:t>
      </w:r>
      <w:r>
        <w:rPr>
          <w:b/>
        </w:rPr>
        <w:t>Lehrkraft</w:t>
      </w:r>
      <w:r>
        <w:t xml:space="preserve"> und </w:t>
      </w:r>
      <w:r>
        <w:rPr>
          <w:b/>
        </w:rPr>
        <w:t>Unternehmensvertreterin/Unternehmensvertreter</w:t>
      </w:r>
      <w:r>
        <w:t xml:space="preserve"> bestimmt gemeinsam den Umfang und die Ausgestaltung der Bildungspartnerschaft.</w:t>
      </w:r>
    </w:p>
    <w:p w14:paraId="17F19B65" w14:textId="77777777" w:rsidR="00C276EF" w:rsidRDefault="00E22815">
      <w:pPr>
        <w:jc w:val="both"/>
        <w:pPrChange w:id="123" w:author="Malambré, Julia | Wissensfabrik" w:date="2022-12-12T15:08:00Z">
          <w:pPr/>
        </w:pPrChange>
      </w:pPr>
      <w:r>
        <w:t xml:space="preserve">Die besondere Position </w:t>
      </w:r>
      <w:r>
        <w:rPr>
          <w:b/>
        </w:rPr>
        <w:t>der Unternehmensvertreterin/des Unternehmensvertreters</w:t>
      </w:r>
      <w:r>
        <w:t xml:space="preserve"> zeigt sich durch die vielen Rollen, die er oder sie übernehmen kann:</w:t>
      </w:r>
    </w:p>
    <w:p w14:paraId="2AE3338E" w14:textId="77777777" w:rsidR="00C276EF" w:rsidRDefault="00E22815">
      <w:pPr>
        <w:jc w:val="both"/>
        <w:pPrChange w:id="124" w:author="Malambré, Julia | Wissensfabrik" w:date="2022-12-12T15:08:00Z">
          <w:pPr/>
        </w:pPrChange>
      </w:pPr>
      <w:r>
        <w:t xml:space="preserve">Als </w:t>
      </w:r>
      <w:r>
        <w:rPr>
          <w:i/>
        </w:rPr>
        <w:t>Multiplikator</w:t>
      </w:r>
      <w:r>
        <w:t xml:space="preserve"> für die Inhalte von IT2School besucht der Unternehmensvertreter/die Vertreterin Fortbildungen und gibt das Wissen an die Partnerschule weiter. In Absprache mit Lehrkräften der Partnerschule besteht zudem die Möglichkeit, dass der Unternehmensvertreter/die Unternehmensvertreterin einen aktiven Part (</w:t>
      </w:r>
      <w:r>
        <w:rPr>
          <w:i/>
        </w:rPr>
        <w:t>Co-Teacher</w:t>
      </w:r>
      <w:r>
        <w:t xml:space="preserve">) bei der Umsetzung der Module in der Klasse übernimmt. Die Verantwortung für den Unterricht bleibt dabei stets bei der Lehrkraft. </w:t>
      </w:r>
    </w:p>
    <w:p w14:paraId="693D9B76" w14:textId="77777777" w:rsidR="00C276EF" w:rsidRDefault="00E22815">
      <w:pPr>
        <w:jc w:val="both"/>
        <w:pPrChange w:id="125" w:author="Malambré, Julia | Wissensfabrik" w:date="2022-12-12T15:08:00Z">
          <w:pPr/>
        </w:pPrChange>
      </w:pPr>
      <w:r>
        <w:t xml:space="preserve">Als </w:t>
      </w:r>
      <w:r>
        <w:rPr>
          <w:i/>
        </w:rPr>
        <w:t>Special-Guest</w:t>
      </w:r>
      <w:r>
        <w:t xml:space="preserve"> kann der Unternehmensvertreter/die Unternehmensvertreterin im Unterricht über die IT-Praxis in der eigenen Firma berichten.</w:t>
      </w:r>
    </w:p>
    <w:p w14:paraId="7B81E5A4" w14:textId="77777777" w:rsidR="00C276EF" w:rsidRDefault="00E22815">
      <w:pPr>
        <w:jc w:val="both"/>
        <w:pPrChange w:id="126" w:author="Malambré, Julia | Wissensfabrik" w:date="2022-12-12T15:08:00Z">
          <w:pPr/>
        </w:pPrChange>
      </w:pPr>
      <w:r>
        <w:t xml:space="preserve">Als </w:t>
      </w:r>
      <w:r>
        <w:rPr>
          <w:i/>
        </w:rPr>
        <w:t>Gastgeber</w:t>
      </w:r>
      <w:r>
        <w:t xml:space="preserve"> kann er/sie zu einzelnen Schwerpunkten gemeinsam mit den Schülerinnen und Schülern Exkursionen zum Unternehmen planen und durchführen. </w:t>
      </w:r>
    </w:p>
    <w:p w14:paraId="4153B45F" w14:textId="4A03FC5F" w:rsidR="00C276EF" w:rsidRDefault="00E22815">
      <w:pPr>
        <w:jc w:val="both"/>
        <w:pPrChange w:id="127" w:author="Malambré, Julia | Wissensfabrik" w:date="2022-12-12T15:08:00Z">
          <w:pPr/>
        </w:pPrChange>
      </w:pPr>
      <w:r>
        <w:t xml:space="preserve">Es ist auch möglich, dass </w:t>
      </w:r>
      <w:del w:id="128" w:author="Malambré, Julia | Wissensfabrik" w:date="2022-12-12T15:08:00Z">
        <w:r w:rsidDel="000F5067">
          <w:delText>Lehrkräfte  an</w:delText>
        </w:r>
      </w:del>
      <w:ins w:id="129" w:author="Malambré, Julia | Wissensfabrik" w:date="2022-12-12T15:08:00Z">
        <w:r w:rsidR="000F5067">
          <w:t>Lehrkräfte an</w:t>
        </w:r>
      </w:ins>
      <w:r>
        <w:t xml:space="preserve"> Fortbildungen zu IT2School teilnehmen. Die Fortbildung für die Lehrkraft wird dabei durch das Partnerunternehmen finanziert. Die Umsetzung des Projekts kann dann nach gemeinsamer Absprache mit dem Unternehmensvertreter/der Unternehmensvertreterin geplant werden. </w:t>
      </w:r>
    </w:p>
    <w:tbl>
      <w:tblPr>
        <w:tblStyle w:val="Stundenverlaufsskizzen"/>
        <w:tblW w:w="8900" w:type="dxa"/>
        <w:tblLook w:val="04A0" w:firstRow="1" w:lastRow="0" w:firstColumn="1" w:lastColumn="0" w:noHBand="0" w:noVBand="1"/>
      </w:tblPr>
      <w:tblGrid>
        <w:gridCol w:w="1984"/>
        <w:gridCol w:w="1814"/>
        <w:gridCol w:w="5102"/>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77777777" w:rsidR="00C276EF" w:rsidRDefault="00E22815">
            <w:r>
              <w:t>Schülerinnen und Schüler</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77777777"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lastRenderedPageBreak/>
              <w:t>unterstützt die Schülerinnen und Schüler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7777777" w:rsidR="00C276EF" w:rsidRDefault="00E22815">
            <w:r>
              <w:lastRenderedPageBreak/>
              <w:t>Unternehmens-vertreterin und Unternehmens-vertreter</w:t>
            </w:r>
          </w:p>
        </w:tc>
        <w:tc>
          <w:tcPr>
            <w:tcW w:w="1814" w:type="dxa"/>
          </w:tcPr>
          <w:p w14:paraId="1C5771AB"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ins w:id="130" w:author="Malambré, Julia | Wissensfabrik" w:date="2022-12-12T15:09:00Z">
              <w:r w:rsidR="000F5067">
                <w:t>t</w:t>
              </w:r>
            </w:ins>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Schülerinnen und Schülern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77777777" w:rsidR="00C276EF" w:rsidRDefault="00C276EF">
      <w:pPr>
        <w:pStyle w:val="berschrift1"/>
        <w:numPr>
          <w:ilvl w:val="0"/>
          <w:numId w:val="0"/>
        </w:numPr>
        <w:spacing w:before="360" w:line="259" w:lineRule="auto"/>
        <w:ind w:left="432"/>
      </w:pPr>
      <w:bookmarkStart w:id="131" w:name="_Toc433292506"/>
    </w:p>
    <w:p w14:paraId="2D1B73B0" w14:textId="77777777" w:rsidR="00C276EF" w:rsidRDefault="00E22815">
      <w:pPr>
        <w:pStyle w:val="berschrift1"/>
        <w:spacing w:before="360" w:line="259" w:lineRule="auto"/>
      </w:pPr>
      <w:bookmarkStart w:id="132" w:name="_Toc443309746"/>
      <w:r>
        <w:t>Bestandteile von IT2School</w:t>
      </w:r>
      <w:bookmarkEnd w:id="131"/>
      <w:r>
        <w:t>-Infobox</w:t>
      </w:r>
      <w:bookmarkEnd w:id="132"/>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Pr>
                <w:b/>
                <w:szCs w:val="20"/>
              </w:rPr>
              <w:t>Klassensatz:</w:t>
            </w:r>
            <w:r>
              <w:rPr>
                <w:szCs w:val="20"/>
              </w:rPr>
              <w:t xml:space="preserve"> 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lastRenderedPageBreak/>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67F0F45D" w:rsidR="00C276EF" w:rsidRDefault="000F5067">
            <w:pPr>
              <w:jc w:val="center"/>
              <w:cnfStyle w:val="000000100000" w:firstRow="0" w:lastRow="0" w:firstColumn="0" w:lastColumn="0" w:oddVBand="0" w:evenVBand="0" w:oddHBand="1" w:evenHBand="0" w:firstRowFirstColumn="0" w:firstRowLastColumn="0" w:lastRowFirstColumn="0" w:lastRowLastColumn="0"/>
            </w:pPr>
            <w:ins w:id="133" w:author="Malambré, Julia | Wissensfabrik" w:date="2022-12-12T15:09:00Z">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41"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ins>
            <w:del w:id="134" w:author="Malambré, Julia | Wissensfabrik" w:date="2022-12-12T15:09:00Z">
              <w:r w:rsidR="00E22815" w:rsidDel="000F5067">
                <w:rPr>
                  <w:noProof/>
                </w:rPr>
                <w:drawing>
                  <wp:inline distT="0" distB="0" distL="0" distR="0" wp14:anchorId="4799FB8E" wp14:editId="69183375">
                    <wp:extent cx="1800000" cy="1062572"/>
                    <wp:effectExtent l="0" t="0" r="0" b="4445"/>
                    <wp:docPr id="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_Figuren.pn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800000" cy="1062573"/>
                            </a:xfrm>
                            <a:prstGeom prst="rect">
                              <a:avLst/>
                            </a:prstGeom>
                          </pic:spPr>
                        </pic:pic>
                      </a:graphicData>
                    </a:graphic>
                  </wp:inline>
                </w:drawing>
              </w:r>
            </w:del>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511C6EC2">
                  <wp:extent cx="1400174" cy="1100137"/>
                  <wp:effectExtent l="0" t="0" r="0" b="5079"/>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43" cstate="print">
                            <a:extLst>
                              <a:ext uri="{28A0092B-C50C-407E-A947-70E740481C1C}">
                                <a14:useLocalDpi xmlns:a14="http://schemas.microsoft.com/office/drawing/2010/main"/>
                              </a:ext>
                            </a:extLst>
                          </a:blip>
                          <a:srcRect/>
                          <a:stretch/>
                        </pic:blipFill>
                        <pic:spPr bwMode="auto">
                          <a:xfrm>
                            <a:off x="0" y="0"/>
                            <a:ext cx="1402557" cy="1102010"/>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203844DA">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44"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C276EF">
        <w:trPr>
          <w:trHeight w:val="3088"/>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421C079E">
                  <wp:extent cx="1397399" cy="1800000"/>
                  <wp:effectExtent l="0" t="0" r="0" b="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1397400" cy="1800000"/>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2D6D2012">
                  <wp:extent cx="1548984" cy="1800000"/>
                  <wp:effectExtent l="0" t="0" r="0"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46" cstate="print">
                            <a:extLst>
                              <a:ext uri="{28A0092B-C50C-407E-A947-70E740481C1C}">
                                <a14:useLocalDpi xmlns:a14="http://schemas.microsoft.com/office/drawing/2010/main"/>
                              </a:ext>
                            </a:extLst>
                          </a:blip>
                          <a:srcRect/>
                          <a:stretch/>
                        </pic:blipFill>
                        <pic:spPr bwMode="auto">
                          <a:xfrm>
                            <a:off x="0" y="0"/>
                            <a:ext cx="1548985" cy="1800000"/>
                          </a:xfrm>
                          <a:prstGeom prst="rect">
                            <a:avLst/>
                          </a:prstGeom>
                          <a:ln>
                            <a:noFill/>
                          </a:ln>
                        </pic:spPr>
                      </pic:pic>
                    </a:graphicData>
                  </a:graphic>
                </wp:inline>
              </w:drawing>
            </w:r>
          </w:p>
        </w:tc>
      </w:tr>
    </w:tbl>
    <w:p w14:paraId="27EFBFCA" w14:textId="77777777" w:rsidR="00C276EF" w:rsidRDefault="00C276EF">
      <w:pPr>
        <w:rPr>
          <w:sz w:val="20"/>
          <w:szCs w:val="20"/>
        </w:rPr>
      </w:pPr>
    </w:p>
    <w:p w14:paraId="339D6A9F" w14:textId="77777777" w:rsidR="00C276EF" w:rsidRDefault="00C276EF"/>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1EF1C103" w:rsidR="00C276EF" w:rsidRDefault="00E22815">
            <w:pPr>
              <w:rPr>
                <w:b/>
                <w:szCs w:val="20"/>
              </w:rPr>
            </w:pPr>
            <w:del w:id="135" w:author="Malambré, Julia | Wissensfabrik" w:date="2022-12-12T15:10:00Z">
              <w:r w:rsidDel="000F5067">
                <w:rPr>
                  <w:szCs w:val="20"/>
                </w:rPr>
                <w:delText>Kaufmannsladen-Artikel</w:delText>
              </w:r>
            </w:del>
            <w:ins w:id="136" w:author="Malambré, Julia | Wissensfabrik" w:date="2022-12-12T15:10:00Z">
              <w:r w:rsidR="000F5067">
                <w:rPr>
                  <w:szCs w:val="20"/>
                </w:rPr>
                <w:t>Miniprodukte</w:t>
              </w:r>
            </w:ins>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pPr>
              <w:cnfStyle w:val="000000100000" w:firstRow="0" w:lastRow="0" w:firstColumn="0" w:lastColumn="0" w:oddVBand="0" w:evenVBand="0" w:oddHBand="1" w:evenHBand="0" w:firstRowFirstColumn="0" w:firstRowLastColumn="0" w:lastRowFirstColumn="0" w:lastRowLastColumn="0"/>
              <w:rPr>
                <w:szCs w:val="20"/>
              </w:rPr>
              <w:pPrChange w:id="137" w:author="Malambré, Julia | Wissensfabrik" w:date="2022-12-12T15:10:00Z">
                <w:pPr>
                  <w:jc w:val="center"/>
                  <w:cnfStyle w:val="000000100000" w:firstRow="0" w:lastRow="0" w:firstColumn="0" w:lastColumn="0" w:oddVBand="0" w:evenVBand="0" w:oddHBand="1" w:evenHBand="0" w:firstRowFirstColumn="0" w:firstRowLastColumn="0" w:lastRowFirstColumn="0" w:lastRowLastColumn="0"/>
                </w:pPr>
              </w:pPrChange>
            </w:pPr>
            <w:del w:id="138" w:author="Malambré, Julia | Wissensfabrik" w:date="2022-12-12T15:10:00Z">
              <w:r w:rsidDel="000F5067">
                <w:rPr>
                  <w:noProof/>
                  <w:szCs w:val="20"/>
                </w:rPr>
                <w:drawing>
                  <wp:inline distT="0" distB="0" distL="0" distR="0" wp14:anchorId="419D987D" wp14:editId="6B63E493">
                    <wp:extent cx="1800000" cy="1398238"/>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47" cstate="print">
                              <a:extLst>
                                <a:ext uri="{28A0092B-C50C-407E-A947-70E740481C1C}">
                                  <a14:useLocalDpi xmlns:a14="http://schemas.microsoft.com/office/drawing/2010/main"/>
                                </a:ext>
                              </a:extLst>
                            </a:blip>
                            <a:stretch/>
                          </pic:blipFill>
                          <pic:spPr bwMode="auto">
                            <a:xfrm>
                              <a:off x="0" y="0"/>
                              <a:ext cx="1800000" cy="1398239"/>
                            </a:xfrm>
                            <a:prstGeom prst="rect">
                              <a:avLst/>
                            </a:prstGeom>
                          </pic:spPr>
                        </pic:pic>
                      </a:graphicData>
                    </a:graphic>
                  </wp:inline>
                </w:drawing>
              </w:r>
            </w:del>
          </w:p>
        </w:tc>
      </w:tr>
    </w:tbl>
    <w:p w14:paraId="32C9EDFF" w14:textId="77777777" w:rsidR="00C276EF" w:rsidRDefault="00C276EF">
      <w:pPr>
        <w:spacing w:line="259" w:lineRule="auto"/>
        <w:rPr>
          <w:b/>
          <w:lang w:val="en-US"/>
        </w:rPr>
      </w:pPr>
    </w:p>
    <w:p w14:paraId="07BC2FA0"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48"/>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49"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lastRenderedPageBreak/>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206C0D4B">
                  <wp:extent cx="1800000" cy="2126601"/>
                  <wp:effectExtent l="0" t="0" r="0" b="7619"/>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50" cstate="email">
                            <a:extLst>
                              <a:ext uri="{28A0092B-C50C-407E-A947-70E740481C1C}">
                                <a14:useLocalDpi xmlns:a14="http://schemas.microsoft.com/office/drawing/2010/main"/>
                              </a:ext>
                            </a:extLst>
                          </a:blip>
                          <a:stretch/>
                        </pic:blipFill>
                        <pic:spPr bwMode="auto">
                          <a:xfrm>
                            <a:off x="0" y="0"/>
                            <a:ext cx="1800000" cy="2126602"/>
                          </a:xfrm>
                          <a:prstGeom prst="rect">
                            <a:avLst/>
                          </a:prstGeom>
                          <a:noFill/>
                          <a:ln>
                            <a:noFill/>
                          </a:ln>
                        </pic:spPr>
                      </pic:pic>
                    </a:graphicData>
                  </a:graphic>
                </wp:inline>
              </w:drawing>
            </w:r>
          </w:p>
        </w:tc>
      </w:tr>
    </w:tbl>
    <w:p w14:paraId="05546E3E" w14:textId="77777777" w:rsidR="00C276EF" w:rsidRDefault="00C276EF">
      <w:pPr>
        <w:rPr>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51"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52"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796F0600" w14:textId="77777777" w:rsidR="00C276EF" w:rsidRDefault="00C276EF">
      <w:pPr>
        <w:rPr>
          <w:b/>
          <w:lang w:val="en-US"/>
        </w:rPr>
      </w:pPr>
    </w:p>
    <w:p w14:paraId="3346230A" w14:textId="77777777" w:rsidR="00283316" w:rsidRDefault="00283316">
      <w:pPr>
        <w:spacing w:line="259" w:lineRule="auto"/>
        <w:rPr>
          <w:b/>
          <w:lang w:val="en-US"/>
        </w:rPr>
      </w:pPr>
      <w:r>
        <w:rPr>
          <w:b/>
          <w:lang w:val="en-US"/>
        </w:rPr>
        <w:br w:type="page"/>
      </w: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53"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78CB2A1B" w:rsidR="00C276EF" w:rsidRDefault="00E22815">
            <w:r>
              <w:t xml:space="preserve">Modul B8 Calliope </w:t>
            </w:r>
            <w:del w:id="139" w:author="Malambré, Julia | Wissensfabrik" w:date="2022-12-12T15:12:00Z">
              <w:r w:rsidDel="00A622DE">
                <w:delText>M</w:delText>
              </w:r>
            </w:del>
            <w:ins w:id="140" w:author="Malambré, Julia | Wissensfabrik" w:date="2022-12-12T15:12:00Z">
              <w:r w:rsidR="00A622DE">
                <w:t>m</w:t>
              </w:r>
            </w:ins>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74EA1DED" w:rsidR="00C276EF" w:rsidRDefault="00E22815">
            <w:pPr>
              <w:rPr>
                <w:b/>
                <w:szCs w:val="20"/>
              </w:rPr>
            </w:pPr>
            <w:r>
              <w:rPr>
                <w:szCs w:val="20"/>
              </w:rPr>
              <w:t xml:space="preserve">Calliope </w:t>
            </w:r>
            <w:ins w:id="141" w:author="Malambré, Julia | Wissensfabrik" w:date="2022-12-12T15:12:00Z">
              <w:r w:rsidR="00A622DE">
                <w:rPr>
                  <w:szCs w:val="20"/>
                </w:rPr>
                <w:t>m</w:t>
              </w:r>
            </w:ins>
            <w:del w:id="142" w:author="Malambré, Julia | Wissensfabrik" w:date="2022-12-12T15:12:00Z">
              <w:r w:rsidDel="00A622DE">
                <w:rPr>
                  <w:szCs w:val="20"/>
                </w:rPr>
                <w:delText>M</w:delText>
              </w:r>
            </w:del>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54"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55"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56"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57"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58"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lastRenderedPageBreak/>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59"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60"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pPr>
        <w:rPr>
          <w:b/>
          <w:lang w:val="en-US"/>
        </w:rPr>
      </w:pPr>
    </w:p>
    <w:sectPr w:rsidR="00C276EF">
      <w:footerReference w:type="default" r:id="rId61"/>
      <w:headerReference w:type="first" r:id="rId62"/>
      <w:footerReference w:type="first" r:id="rId63"/>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alambré, Julia | Wissensfabrik" w:date="2022-12-12T15:31:00Z" w:initials="MJ|W">
    <w:p w14:paraId="49045D6A" w14:textId="77777777" w:rsidR="00F20FF3" w:rsidRDefault="00F20FF3" w:rsidP="00F4057D">
      <w:pPr>
        <w:pStyle w:val="Kommentartext"/>
      </w:pPr>
      <w:r>
        <w:rPr>
          <w:rStyle w:val="Kommentarzeichen"/>
        </w:rPr>
        <w:annotationRef/>
      </w:r>
      <w:r>
        <w:t>Es fehlen die Erweiterungsmodule!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045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1C7EE" w16cex:dateUtc="2022-12-12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045D6A" w16cid:durableId="2741C7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CEDCF" w14:textId="77777777" w:rsidR="00E22815" w:rsidRDefault="00E22815">
      <w:pPr>
        <w:spacing w:after="0" w:line="240" w:lineRule="auto"/>
      </w:pPr>
      <w:r>
        <w:separator/>
      </w:r>
    </w:p>
  </w:endnote>
  <w:endnote w:type="continuationSeparator" w:id="0">
    <w:p w14:paraId="123ACBB5" w14:textId="77777777" w:rsidR="00E22815" w:rsidRDefault="00E2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7777777"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70528" behindDoc="0" locked="0" layoutInCell="1" allowOverlap="1" wp14:anchorId="2CA3F24C" wp14:editId="7CA0CD03">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7052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60288" behindDoc="0" locked="0" layoutInCell="1" allowOverlap="1" wp14:anchorId="303D99E0" wp14:editId="4644E05F">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84D890D" id="Gerade Verbindung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77777777" w:rsidR="00C276EF" w:rsidRDefault="00E22815">
    <w:pPr>
      <w:pStyle w:val="Kopfzeile"/>
      <w:tabs>
        <w:tab w:val="clear" w:pos="4536"/>
        <w:tab w:val="clear" w:pos="9072"/>
        <w:tab w:val="right" w:pos="8789"/>
      </w:tabs>
      <w:ind w:right="-2636"/>
      <w:rPr>
        <w:i/>
        <w:sz w:val="18"/>
      </w:rPr>
    </w:pPr>
    <w:r>
      <w:rPr>
        <w:sz w:val="6"/>
      </w:rPr>
      <w:t xml:space="preserve"> </w:t>
    </w:r>
    <w:r>
      <w:rPr>
        <w:sz w:val="18"/>
      </w:rPr>
      <w:t xml:space="preserve">IT2School </w:t>
    </w:r>
    <w:r>
      <w:rPr>
        <w:sz w:val="18"/>
      </w:rPr>
      <w:noBreakHyphen/>
      <w:t xml:space="preserve"> Einleitung</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15</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15</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ins w:id="147" w:author="Malambré, Julia | Wissensfabrik" w:date="2022-12-12T14:49:00Z">
      <w:r>
        <w:rPr>
          <w:noProof/>
        </w:rPr>
        <w:drawing>
          <wp:anchor distT="0" distB="0" distL="114300" distR="114300" simplePos="0" relativeHeight="251663872" behindDoc="0" locked="0" layoutInCell="1" allowOverlap="1" wp14:anchorId="34A41029" wp14:editId="06EF1C0F">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ins>
  </w:p>
  <w:p w14:paraId="50A12568" w14:textId="2F0DC32E"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del w:id="148" w:author="Malambré, Julia | Wissensfabrik" w:date="2022-12-12T14:49:00Z">
      <w:r w:rsidDel="00822B07">
        <w:rPr>
          <w:noProof/>
        </w:rPr>
        <w:drawing>
          <wp:inline distT="0" distB="0" distL="0" distR="0" wp14:anchorId="4F606EB6" wp14:editId="6767489E">
            <wp:extent cx="2034079" cy="393255"/>
            <wp:effectExtent l="0" t="0" r="4444" b="6984"/>
            <wp:docPr id="8" name="Grafik 19" descr="http://www.benjamin-gmbh.de/konsortium/Wissensfabri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http://www.benjamin-gmbh.de/konsortium/Wissensfabrik_Logo.jpg"/>
                    <pic:cNvPicPr>
                      <a:picLocks noChangeAspect="1"/>
                    </pic:cNvPicPr>
                  </pic:nvPicPr>
                  <pic:blipFill>
                    <a:blip r:embed="rId4" cstate="print">
                      <a:extLst>
                        <a:ext uri="{28A0092B-C50C-407E-A947-70E740481C1C}">
                          <a14:useLocalDpi xmlns:a14="http://schemas.microsoft.com/office/drawing/2010/main"/>
                        </a:ext>
                      </a:extLst>
                    </a:blip>
                    <a:stretch/>
                  </pic:blipFill>
                  <pic:spPr bwMode="auto">
                    <a:xfrm>
                      <a:off x="0" y="0"/>
                      <a:ext cx="2042355" cy="394855"/>
                    </a:xfrm>
                    <a:prstGeom prst="rect">
                      <a:avLst/>
                    </a:prstGeom>
                    <a:noFill/>
                    <a:ln>
                      <a:noFill/>
                    </a:ln>
                  </pic:spPr>
                </pic:pic>
              </a:graphicData>
            </a:graphic>
          </wp:inline>
        </w:drawing>
      </w:r>
    </w:del>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2336" behindDoc="0" locked="0" layoutInCell="1" allowOverlap="1" wp14:anchorId="021A7763" wp14:editId="4C62D2D4">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D97CC7D" id="Gerader Verbinder 80"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D2913" w14:textId="77777777" w:rsidR="00E22815" w:rsidRDefault="00E22815">
      <w:r>
        <w:separator/>
      </w:r>
    </w:p>
  </w:footnote>
  <w:footnote w:type="continuationSeparator" w:id="0">
    <w:p w14:paraId="7090504D" w14:textId="77777777" w:rsidR="00E22815" w:rsidRDefault="00E22815">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276834FD" w:rsidR="00C276EF" w:rsidRDefault="00822B07">
    <w:pPr>
      <w:pStyle w:val="Kopfzeile"/>
      <w:tabs>
        <w:tab w:val="clear" w:pos="4536"/>
        <w:tab w:val="clear" w:pos="9072"/>
      </w:tabs>
      <w:spacing w:line="360" w:lineRule="auto"/>
      <w:jc w:val="right"/>
    </w:pPr>
    <w:ins w:id="143" w:author="Malambré, Julia | Wissensfabrik" w:date="2022-12-12T14:47:00Z">
      <w:r>
        <w:rPr>
          <w:noProof/>
        </w:rPr>
        <w:drawing>
          <wp:anchor distT="0" distB="0" distL="114300" distR="114300" simplePos="0" relativeHeight="251661824" behindDoc="1" locked="0" layoutInCell="1" allowOverlap="1" wp14:anchorId="1E9C46B5" wp14:editId="60E48C02">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ins>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7728" behindDoc="0" locked="0" layoutInCell="1" allowOverlap="1" wp14:anchorId="65550E7F" wp14:editId="242A7E45">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9AE919B" id="Gerader Verbinder 15" o:spid="_x0000_s1026" style="position:absolute;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del w:id="144" w:author="Malambré, Julia | Wissensfabrik" w:date="2022-12-12T14:48:00Z">
      <w:r w:rsidR="00E22815" w:rsidDel="00822B07">
        <w:rPr>
          <w:noProof/>
        </w:rPr>
        <w:drawing>
          <wp:inline distT="0" distB="0" distL="0" distR="0" wp14:anchorId="020278B0" wp14:editId="63C59C5C">
            <wp:extent cx="2160000" cy="417600"/>
            <wp:effectExtent l="0" t="0" r="0" b="1904"/>
            <wp:docPr id="3" name="Grafik 5" descr="http://www.benjamin-gmbh.de/konsortium/Wissensfabri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http://www.benjamin-gmbh.de/konsortium/Wissensfabrik_Logo.jp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2160000" cy="417600"/>
                    </a:xfrm>
                    <a:prstGeom prst="rect">
                      <a:avLst/>
                    </a:prstGeom>
                    <a:noFill/>
                    <a:ln>
                      <a:noFill/>
                    </a:ln>
                  </pic:spPr>
                </pic:pic>
              </a:graphicData>
            </a:graphic>
          </wp:inline>
        </w:drawing>
      </w:r>
    </w:del>
  </w:p>
  <w:p w14:paraId="749ECEE1" w14:textId="77D3E3EB" w:rsidR="00C276EF" w:rsidRDefault="00822B07">
    <w:pPr>
      <w:pStyle w:val="Kopfzeile"/>
      <w:tabs>
        <w:tab w:val="clear" w:pos="4536"/>
        <w:tab w:val="clear" w:pos="9072"/>
        <w:tab w:val="left" w:pos="7635"/>
      </w:tabs>
      <w:pPrChange w:id="145" w:author="Malambré, Julia | Wissensfabrik" w:date="2022-12-12T14:49:00Z">
        <w:pPr>
          <w:pStyle w:val="Kopfzeile"/>
        </w:pPr>
      </w:pPrChange>
    </w:pPr>
    <w:ins w:id="146" w:author="Malambré, Julia | Wissensfabrik" w:date="2022-12-12T14:49:00Z">
      <w:r>
        <w:tab/>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F5067"/>
    <w:rsid w:val="00283316"/>
    <w:rsid w:val="008079CD"/>
    <w:rsid w:val="00822B07"/>
    <w:rsid w:val="00932D0E"/>
    <w:rsid w:val="00A622DE"/>
    <w:rsid w:val="00C076D8"/>
    <w:rsid w:val="00C276EF"/>
    <w:rsid w:val="00D05FE5"/>
    <w:rsid w:val="00DB5093"/>
    <w:rsid w:val="00E22815"/>
    <w:rsid w:val="00F20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semiHidden/>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1.jpe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s>
</file>

<file path=word/_rels/foot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51.jpeg"/></Relationships>
</file>

<file path=word/_rels/footer2.xml.rels><?xml version="1.0" encoding="UTF-8" standalone="yes"?>
<Relationships xmlns="http://schemas.openxmlformats.org/package/2006/relationships"><Relationship Id="rId3" Type="http://schemas.openxmlformats.org/officeDocument/2006/relationships/image" Target="media/image58.png"/><Relationship Id="rId2" Type="http://schemas.openxmlformats.org/officeDocument/2006/relationships/image" Target="media/image57.jpeg"/><Relationship Id="rId1" Type="http://schemas.openxmlformats.org/officeDocument/2006/relationships/image" Target="media/image56.jpeg"/><Relationship Id="rId4" Type="http://schemas.openxmlformats.org/officeDocument/2006/relationships/image" Target="media/image59.jpeg"/></Relationships>
</file>

<file path=word/_rels/header1.xml.rels><?xml version="1.0" encoding="UTF-8" standalone="yes"?>
<Relationships xmlns="http://schemas.openxmlformats.org/package/2006/relationships"><Relationship Id="rId3" Type="http://schemas.openxmlformats.org/officeDocument/2006/relationships/image" Target="media/image55.jpeg"/><Relationship Id="rId2" Type="http://schemas.openxmlformats.org/officeDocument/2006/relationships/image" Target="media/image54.png"/><Relationship Id="rId1" Type="http://schemas.openxmlformats.org/officeDocument/2006/relationships/image" Target="media/image5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2836</Words>
  <Characters>17870</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Malambré, Julia | Wissensfabrik</cp:lastModifiedBy>
  <cp:revision>5</cp:revision>
  <dcterms:created xsi:type="dcterms:W3CDTF">2019-04-10T14:19:00Z</dcterms:created>
  <dcterms:modified xsi:type="dcterms:W3CDTF">2022-12-12T14:55:00Z</dcterms:modified>
</cp:coreProperties>
</file>