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82D248" w14:textId="77777777" w:rsidR="00082EEB" w:rsidRDefault="00082EEB" w:rsidP="00B14C92">
      <w:pPr>
        <w:pStyle w:val="WF-Arbeitsblatt"/>
        <w:jc w:val="both"/>
      </w:pPr>
      <w:r>
        <w:t>Wie produziert man ein Erklärvideo?</w:t>
      </w:r>
    </w:p>
    <w:p w14:paraId="28C9C996" w14:textId="50925DFC" w:rsidR="00082EEB" w:rsidRDefault="00082EEB" w:rsidP="00B14C92">
      <w:pPr>
        <w:jc w:val="both"/>
        <w:rPr>
          <w:ins w:id="0" w:author="I E" w:date="2023-03-30T13:55:00Z"/>
        </w:rPr>
      </w:pPr>
      <w:r>
        <w:t xml:space="preserve">Die Produktion von Erklär- und Lernvideos ist heute, dank intuitiver Software und günstiger Technik viel einfacher geworden. Im Folgenden werden </w:t>
      </w:r>
      <w:ins w:id="1" w:author="I E" w:date="2023-03-30T13:57:00Z">
        <w:r w:rsidR="00005022">
          <w:t>ver</w:t>
        </w:r>
      </w:ins>
      <w:ins w:id="2" w:author="I E" w:date="2023-03-30T13:58:00Z">
        <w:r w:rsidR="00005022">
          <w:t xml:space="preserve">schiedene </w:t>
        </w:r>
      </w:ins>
      <w:del w:id="3" w:author="I E" w:date="2023-03-30T13:57:00Z">
        <w:r w:rsidRPr="00005022" w:rsidDel="00005022">
          <w:rPr>
            <w:highlight w:val="yellow"/>
            <w:rPrChange w:id="4" w:author="I E" w:date="2023-03-30T13:55:00Z">
              <w:rPr/>
            </w:rPrChange>
          </w:rPr>
          <w:delText>drei</w:delText>
        </w:r>
        <w:r w:rsidDel="00005022">
          <w:delText xml:space="preserve"> </w:delText>
        </w:r>
      </w:del>
      <w:r>
        <w:t>Möglichkeiten vorgestellt, wie Schülerinnen und Schüler selbst aktiv kleine Erklärvideos produzieren können.</w:t>
      </w:r>
    </w:p>
    <w:p w14:paraId="62320750" w14:textId="065DA587" w:rsidR="00005022" w:rsidRDefault="00005022" w:rsidP="00005022">
      <w:pPr>
        <w:pStyle w:val="berschrift1"/>
        <w:rPr>
          <w:ins w:id="5" w:author="I E" w:date="2023-03-30T13:55:00Z"/>
        </w:rPr>
      </w:pPr>
      <w:ins w:id="6" w:author="I E" w:date="2023-03-30T13:55:00Z">
        <w:r>
          <w:t>Erklärvideos mit PowerPoint</w:t>
        </w:r>
      </w:ins>
    </w:p>
    <w:p w14:paraId="51A3E42A" w14:textId="288366A3" w:rsidR="00005022" w:rsidRDefault="00005022">
      <w:pPr>
        <w:jc w:val="both"/>
        <w:rPr>
          <w:ins w:id="7" w:author="I E" w:date="2023-03-30T13:57:00Z"/>
        </w:rPr>
        <w:pPrChange w:id="8" w:author="I E" w:date="2023-03-30T13:58:00Z">
          <w:pPr/>
        </w:pPrChange>
      </w:pPr>
      <w:ins w:id="9" w:author="I E" w:date="2023-03-30T13:55:00Z">
        <w:r>
          <w:t xml:space="preserve">Neben dem </w:t>
        </w:r>
      </w:ins>
      <w:ins w:id="10" w:author="I E" w:date="2023-03-30T13:56:00Z">
        <w:r>
          <w:t>Erstellen von Präsentationen anhand der gestaltung und Animation von Inhalten auf den Folien von PowerPoint ist es möglich diese mit einer Audio zu hinterlegen.</w:t>
        </w:r>
      </w:ins>
      <w:ins w:id="11" w:author="I E" w:date="2023-03-30T13:58:00Z">
        <w:r>
          <w:t xml:space="preserve"> Dies funktioniert zu einem durch das „Besprechen“ einer Folie oder durch das hinzufügen von Audiodateien</w:t>
        </w:r>
      </w:ins>
      <w:ins w:id="12" w:author="I E" w:date="2023-03-30T15:22:00Z">
        <w:r w:rsidR="000445D7">
          <w:t>.</w:t>
        </w:r>
      </w:ins>
      <w:ins w:id="13" w:author="I E" w:date="2023-03-30T13:58:00Z">
        <w:r>
          <w:t xml:space="preserve"> </w:t>
        </w:r>
      </w:ins>
    </w:p>
    <w:p w14:paraId="39929FEF" w14:textId="7629174C" w:rsidR="00005022" w:rsidRDefault="00005022">
      <w:pPr>
        <w:spacing w:after="0"/>
        <w:rPr>
          <w:ins w:id="14" w:author="I E" w:date="2023-03-30T13:57:00Z"/>
        </w:rPr>
        <w:pPrChange w:id="15" w:author="I E" w:date="2023-03-30T13:57:00Z">
          <w:pPr/>
        </w:pPrChange>
      </w:pPr>
      <w:ins w:id="16" w:author="I E" w:date="2023-03-30T13:57:00Z">
        <w:r>
          <w:drawing>
            <wp:inline distT="0" distB="0" distL="0" distR="0" wp14:anchorId="216FB081" wp14:editId="1716187F">
              <wp:extent cx="4746929" cy="2339054"/>
              <wp:effectExtent l="0" t="0" r="0" b="444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52981" b="3221"/>
                      <a:stretch/>
                    </pic:blipFill>
                    <pic:spPr bwMode="auto">
                      <a:xfrm>
                        <a:off x="0" y="0"/>
                        <a:ext cx="4766766" cy="2348828"/>
                      </a:xfrm>
                      <a:prstGeom prst="rect">
                        <a:avLst/>
                      </a:prstGeom>
                      <a:ln>
                        <a:noFill/>
                      </a:ln>
                      <a:extLst>
                        <a:ext uri="{53640926-AAD7-44D8-BBD7-CCE9431645EC}">
                          <a14:shadowObscured xmlns:a14="http://schemas.microsoft.com/office/drawing/2010/main"/>
                        </a:ext>
                      </a:extLst>
                    </pic:spPr>
                  </pic:pic>
                </a:graphicData>
              </a:graphic>
            </wp:inline>
          </w:drawing>
        </w:r>
      </w:ins>
    </w:p>
    <w:p w14:paraId="129C3C8D" w14:textId="30EA5CFD" w:rsidR="00005022" w:rsidRPr="00005022" w:rsidRDefault="00005022">
      <w:pPr>
        <w:pPrChange w:id="17" w:author="I E" w:date="2023-03-30T13:55:00Z">
          <w:pPr>
            <w:jc w:val="both"/>
          </w:pPr>
        </w:pPrChange>
      </w:pPr>
    </w:p>
    <w:p w14:paraId="77829591" w14:textId="77777777" w:rsidR="00082EEB" w:rsidRPr="00FB0CE6" w:rsidRDefault="00082EEB">
      <w:pPr>
        <w:pStyle w:val="berschrift1"/>
        <w:spacing w:before="180" w:after="40"/>
        <w:jc w:val="both"/>
        <w:pPrChange w:id="18" w:author="I E" w:date="2023-03-30T13:59:00Z">
          <w:pPr>
            <w:pStyle w:val="berschrift1"/>
            <w:jc w:val="both"/>
          </w:pPr>
        </w:pPrChange>
      </w:pPr>
      <w:r w:rsidRPr="00FB0CE6">
        <w:t>Erklärvideo</w:t>
      </w:r>
      <w:r>
        <w:t>s</w:t>
      </w:r>
      <w:r w:rsidRPr="00FB0CE6">
        <w:t xml:space="preserve"> mit Powtoo</w:t>
      </w:r>
      <w:del w:id="19" w:author="I E" w:date="2023-03-30T13:57:00Z">
        <w:r w:rsidRPr="00FB0CE6" w:rsidDel="00005022">
          <w:delText>n</w:delText>
        </w:r>
      </w:del>
    </w:p>
    <w:p w14:paraId="67B0C8FE" w14:textId="0545CBB1" w:rsidR="00082EEB" w:rsidRDefault="00082EEB" w:rsidP="00B14C92">
      <w:pPr>
        <w:jc w:val="both"/>
      </w:pPr>
      <w:r>
        <w:t xml:space="preserve">Für Schülen, die kein Office und damit auch keine </w:t>
      </w:r>
      <w:r w:rsidR="005E2B3F">
        <w:t>Microsoft PowerP</w:t>
      </w:r>
      <w:r>
        <w:t>oint installiert haben, besteht die Möglichkeit online Erklärvideos mit Powtoon zu produzieren. Die Oberfläche ist übersichtlich und intuitiv zu bedienen. Äh</w:t>
      </w:r>
      <w:r w:rsidR="005E2B3F">
        <w:t>n</w:t>
      </w:r>
      <w:r>
        <w:t xml:space="preserve">lich wie in PowerPoint sind auf der linken Seite die einzelnen Folien aufgelistet. Rechts findet man viele Vorlagen für Hintergründe, Bilder, Charaktere und Animationen. Auch eigene Bilder können eingefügt werden. </w:t>
      </w:r>
    </w:p>
    <w:p w14:paraId="041BB914" w14:textId="67A751BB" w:rsidR="00082EEB" w:rsidRDefault="00082EEB" w:rsidP="00B14C92">
      <w:pPr>
        <w:jc w:val="center"/>
      </w:pPr>
      <w:r>
        <w:drawing>
          <wp:inline distT="0" distB="0" distL="0" distR="0" wp14:anchorId="6732A13C" wp14:editId="16112CBD">
            <wp:extent cx="4362602" cy="2376000"/>
            <wp:effectExtent l="19050" t="19050" r="19050" b="2476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screen">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a:ext>
                      </a:extLst>
                    </a:blip>
                    <a:stretch>
                      <a:fillRect/>
                    </a:stretch>
                  </pic:blipFill>
                  <pic:spPr bwMode="auto">
                    <a:xfrm>
                      <a:off x="0" y="0"/>
                      <a:ext cx="4362602" cy="2376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697F0F5" w14:textId="77777777" w:rsidR="00082EEB" w:rsidRDefault="00082EEB" w:rsidP="00B14C92">
      <w:pPr>
        <w:jc w:val="both"/>
      </w:pPr>
      <w:r>
        <w:lastRenderedPageBreak/>
        <w:drawing>
          <wp:anchor distT="0" distB="0" distL="114300" distR="114300" simplePos="0" relativeHeight="251663360" behindDoc="1" locked="0" layoutInCell="1" allowOverlap="1" wp14:anchorId="383F8702" wp14:editId="782B342F">
            <wp:simplePos x="0" y="0"/>
            <wp:positionH relativeFrom="margin">
              <wp:align>right</wp:align>
            </wp:positionH>
            <wp:positionV relativeFrom="paragraph">
              <wp:posOffset>28575</wp:posOffset>
            </wp:positionV>
            <wp:extent cx="1326515" cy="476250"/>
            <wp:effectExtent l="19050" t="19050" r="26035" b="19050"/>
            <wp:wrapTight wrapText="bothSides">
              <wp:wrapPolygon edited="0">
                <wp:start x="-310" y="-864"/>
                <wp:lineTo x="-310" y="21600"/>
                <wp:lineTo x="21714" y="21600"/>
                <wp:lineTo x="21714" y="-864"/>
                <wp:lineTo x="-310" y="-864"/>
              </wp:wrapPolygon>
            </wp:wrapTight>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screen">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a:ext>
                      </a:extLst>
                    </a:blip>
                    <a:stretch>
                      <a:fillRect/>
                    </a:stretch>
                  </pic:blipFill>
                  <pic:spPr bwMode="auto">
                    <a:xfrm>
                      <a:off x="0" y="0"/>
                      <a:ext cx="1326515" cy="4762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Links unten kann man für jedes eingefügte Objekt bestimmen, wie es auf der Folie erscheinen und auch wieder verschwinden soll. Durch einfache Pfeile kann die Richtung angegeben werden. Durch die Hände kann angegeben werden, ob die Objekte durch Hände reingeschoben werden sollen. Dadurch bekommen die Videos den typischen Charakter von Erklärvideos.</w:t>
      </w:r>
    </w:p>
    <w:p w14:paraId="7E03C5C9" w14:textId="77777777" w:rsidR="00082EEB" w:rsidRPr="009924E8" w:rsidRDefault="00082EEB" w:rsidP="00B14C92">
      <w:pPr>
        <w:jc w:val="both"/>
        <w:rPr>
          <w:b/>
        </w:rPr>
      </w:pPr>
      <w:r w:rsidRPr="009924E8">
        <w:rPr>
          <w:b/>
        </w:rPr>
        <w:t>Links:</w:t>
      </w:r>
    </w:p>
    <w:p w14:paraId="71C7A79A" w14:textId="77777777" w:rsidR="00082EEB" w:rsidRPr="00360227" w:rsidRDefault="00082EEB">
      <w:pPr>
        <w:pStyle w:val="WF-Listenabsatz-1-facherZeilenabstand"/>
        <w:pPrChange w:id="20" w:author="I E" w:date="2023-03-30T14:06:00Z">
          <w:pPr>
            <w:pStyle w:val="WF-Listenabsatz-1-facherZeilenabstand"/>
            <w:jc w:val="both"/>
          </w:pPr>
        </w:pPrChange>
      </w:pPr>
      <w:r>
        <w:t>Powtoon Tutorial (Video/</w:t>
      </w:r>
      <w:r w:rsidRPr="00360227">
        <w:t xml:space="preserve">englisch): </w:t>
      </w:r>
      <w:r>
        <w:fldChar w:fldCharType="begin"/>
      </w:r>
      <w:r>
        <w:instrText>HYPERLINK "https://www.youtube.com/watch?v=bRqO5MasiFk"</w:instrText>
      </w:r>
      <w:r>
        <w:fldChar w:fldCharType="separate"/>
      </w:r>
      <w:r w:rsidRPr="00360227">
        <w:rPr>
          <w:rStyle w:val="Hyperlink"/>
        </w:rPr>
        <w:t>https://www.youtube.com/watch?v=bRqO5MasiFk</w:t>
      </w:r>
      <w:r>
        <w:rPr>
          <w:rStyle w:val="Hyperlink"/>
        </w:rPr>
        <w:fldChar w:fldCharType="end"/>
      </w:r>
    </w:p>
    <w:p w14:paraId="1375BB41" w14:textId="77777777" w:rsidR="00082EEB" w:rsidRDefault="00082EEB">
      <w:pPr>
        <w:pStyle w:val="WF-Listenabsatz-1-facherZeilenabstand"/>
        <w:pPrChange w:id="21" w:author="I E" w:date="2023-03-30T14:06:00Z">
          <w:pPr>
            <w:pStyle w:val="WF-Listenabsatz-1-facherZeilenabstand"/>
            <w:jc w:val="both"/>
          </w:pPr>
        </w:pPrChange>
      </w:pPr>
      <w:r w:rsidRPr="00360227">
        <w:t xml:space="preserve">Powtoon im Unterricht: </w:t>
      </w:r>
      <w:r>
        <w:fldChar w:fldCharType="begin"/>
      </w:r>
      <w:r>
        <w:instrText>HYPERLINK "http://carsten-reichert.de/2014/05/04/erklaervideos-im-unterricht-selbst-erstellen/"</w:instrText>
      </w:r>
      <w:r>
        <w:fldChar w:fldCharType="separate"/>
      </w:r>
      <w:r w:rsidRPr="00360227">
        <w:rPr>
          <w:rStyle w:val="Hyperlink"/>
        </w:rPr>
        <w:t>http://carsten-reichert.de/2014/05/04/erklaervideos-im-unterricht-selbst-erstellen/</w:t>
      </w:r>
      <w:r>
        <w:rPr>
          <w:rStyle w:val="Hyperlink"/>
        </w:rPr>
        <w:fldChar w:fldCharType="end"/>
      </w:r>
      <w:r>
        <w:t xml:space="preserve"> </w:t>
      </w:r>
    </w:p>
    <w:p w14:paraId="269D6D47" w14:textId="77777777" w:rsidR="00082EEB" w:rsidRPr="0068222B" w:rsidRDefault="00082EEB" w:rsidP="00B14C92">
      <w:pPr>
        <w:pStyle w:val="berschrift1"/>
        <w:jc w:val="both"/>
      </w:pPr>
      <w:r w:rsidRPr="0068222B">
        <w:t>Erklärvideo mit BYOD</w:t>
      </w:r>
    </w:p>
    <w:p w14:paraId="00760D45" w14:textId="6A2160BF" w:rsidR="00082EEB" w:rsidRDefault="00082EEB" w:rsidP="00B14C92">
      <w:pPr>
        <w:jc w:val="both"/>
      </w:pPr>
      <w:r>
        <w:t>Sollte in der S</w:t>
      </w:r>
      <w:r w:rsidR="005E2B3F">
        <w:t>chule die Möglichkeit von PowerP</w:t>
      </w:r>
      <w:r>
        <w:t>oint oder einer guten Internetverbindung nicht gegeben sein, nutzen Sie sie die Ressourcen der Schülerinnen und Schüler. Ein Großteil der Schülerinnen und Schüler hat das eigenes Aufnahmegerät in der Hosentasche: Bring your own device (BYOD) fasst diese Möglichkeit unter einem Begriff zusammen.</w:t>
      </w:r>
    </w:p>
    <w:p w14:paraId="4BE7C6B0" w14:textId="153BBA6E" w:rsidR="00082EEB" w:rsidRDefault="00082EEB" w:rsidP="00B14C92">
      <w:pPr>
        <w:jc w:val="both"/>
      </w:pPr>
      <w:r>
        <w:t>Die Schülerinnen und Schüler können Figuren aufzeichnen oder ausdrucken und auschneiden. Einer übernimmt die Kamera am Smartphone, ein weiterer Schüler legt und verschiebt die einzelnen Objekte. Ein dritter Schüler liest parallel den zuvor geschriebenen Text vor. Häufig werden mehrere Aufnahmen benötigt, bis ein zufriedenstellendes Ergebnis erreicht wird.</w:t>
      </w:r>
      <w:ins w:id="22" w:author="I E" w:date="2023-03-30T14:00:00Z">
        <w:r w:rsidR="00005022">
          <w:t xml:space="preserve"> Diese Art der Erstellung eines Erklärvideos </w:t>
        </w:r>
      </w:ins>
      <w:ins w:id="23" w:author="I E" w:date="2023-03-30T14:01:00Z">
        <w:r w:rsidR="00005022">
          <w:t>wird auch Trick-lege-Technick gennant und kann auch unter dem Begriff Explainity verstanden werden.</w:t>
        </w:r>
      </w:ins>
    </w:p>
    <w:p w14:paraId="15BE37BE" w14:textId="77777777" w:rsidR="00082EEB" w:rsidRDefault="00082EEB" w:rsidP="00B14C92">
      <w:pPr>
        <w:jc w:val="both"/>
      </w:pPr>
      <w:r>
        <w:t>Für eine bessere Qualität bei der Tonaufnahme, kann das Video am Ende mit Hilfe von Windows Movie Maker noch einmal nachvertont werden. Auch ein Vor- und Abspann kann so eingefügt werden.</w:t>
      </w:r>
    </w:p>
    <w:p w14:paraId="3D6D1EE2" w14:textId="77777777" w:rsidR="00082EEB" w:rsidRPr="009924E8" w:rsidRDefault="00082EEB" w:rsidP="00B14C92">
      <w:pPr>
        <w:jc w:val="both"/>
        <w:rPr>
          <w:b/>
        </w:rPr>
      </w:pPr>
      <w:r w:rsidRPr="009924E8">
        <w:rPr>
          <w:b/>
        </w:rPr>
        <w:t>Links:</w:t>
      </w:r>
    </w:p>
    <w:p w14:paraId="1E469A0C" w14:textId="174AE4B2" w:rsidR="00082EEB" w:rsidRDefault="00082EEB">
      <w:pPr>
        <w:pStyle w:val="WF-Listenabsatz-1-facherZeilenabstand"/>
        <w:pPrChange w:id="24" w:author="I E" w:date="2023-03-30T14:05:00Z">
          <w:pPr>
            <w:pStyle w:val="WF-Listenabsatz-1-facherZeilenabstand"/>
            <w:jc w:val="both"/>
          </w:pPr>
        </w:pPrChange>
      </w:pPr>
      <w:r>
        <w:t xml:space="preserve">Erklärvideo </w:t>
      </w:r>
      <w:r w:rsidRPr="00360227">
        <w:t xml:space="preserve">mit BYOD: </w:t>
      </w:r>
      <w:r>
        <w:fldChar w:fldCharType="begin"/>
      </w:r>
      <w:r>
        <w:instrText>HYPERLINK "https://www.medienpaedagogik-praxis.de/2013/12/17/erklaervideos-mit-byod-produzieren/"</w:instrText>
      </w:r>
      <w:r>
        <w:fldChar w:fldCharType="separate"/>
      </w:r>
      <w:r w:rsidRPr="00360227">
        <w:rPr>
          <w:rStyle w:val="Hyperlink"/>
        </w:rPr>
        <w:t>https://www.medienpaedagogik-praxis.de/2013/12/17/erklaervideos-mit-byod-produzieren/</w:t>
      </w:r>
      <w:r>
        <w:rPr>
          <w:rStyle w:val="Hyperlink"/>
        </w:rPr>
        <w:fldChar w:fldCharType="end"/>
      </w:r>
      <w:r w:rsidRPr="00360227">
        <w:t xml:space="preserve"> </w:t>
      </w:r>
    </w:p>
    <w:p w14:paraId="53338768" w14:textId="5D8AC530" w:rsidR="00611CF4" w:rsidRPr="00B14C92" w:rsidRDefault="00082EEB">
      <w:pPr>
        <w:pStyle w:val="WF-Listenabsatz-1-facherZeilenabstand"/>
        <w:rPr>
          <w:rStyle w:val="Hyperlink"/>
          <w:color w:val="auto"/>
          <w:sz w:val="28"/>
        </w:rPr>
        <w:pPrChange w:id="25" w:author="I E" w:date="2023-03-30T14:05:00Z">
          <w:pPr>
            <w:pStyle w:val="WF-Listenabsatz-1-facherZeilenabstand"/>
            <w:jc w:val="both"/>
          </w:pPr>
        </w:pPrChange>
      </w:pPr>
      <w:r w:rsidRPr="00360227">
        <w:t xml:space="preserve">Lernen durch Erklären – Projektbeispiel: </w:t>
      </w:r>
      <w:r>
        <w:fldChar w:fldCharType="begin"/>
      </w:r>
      <w:r>
        <w:instrText>HYPERLINK "https://www.klett.de/alias/1067964"</w:instrText>
      </w:r>
      <w:r>
        <w:fldChar w:fldCharType="separate"/>
      </w:r>
      <w:r w:rsidRPr="00A52785">
        <w:rPr>
          <w:rStyle w:val="Hyperlink"/>
        </w:rPr>
        <w:t>https://www.klett.de/alias/1067964</w:t>
      </w:r>
      <w:r>
        <w:rPr>
          <w:rStyle w:val="Hyperlink"/>
        </w:rPr>
        <w:fldChar w:fldCharType="end"/>
      </w:r>
    </w:p>
    <w:p w14:paraId="679297C5" w14:textId="7DD54857" w:rsidR="00B14C92" w:rsidRDefault="00B14C92" w:rsidP="00B14C92">
      <w:pPr>
        <w:pStyle w:val="WF-Listenabsatz-1-facherZeilenabstand"/>
        <w:numPr>
          <w:ilvl w:val="0"/>
          <w:numId w:val="0"/>
        </w:numPr>
        <w:ind w:left="720" w:hanging="360"/>
        <w:jc w:val="both"/>
        <w:rPr>
          <w:rStyle w:val="Hyperlink"/>
        </w:rPr>
      </w:pPr>
    </w:p>
    <w:p w14:paraId="7A452165" w14:textId="491F2031" w:rsidR="00B14C92" w:rsidRDefault="00B14C92" w:rsidP="00B14C92">
      <w:pPr>
        <w:pStyle w:val="WF-Listenabsatz-1-facherZeilenabstand"/>
        <w:numPr>
          <w:ilvl w:val="0"/>
          <w:numId w:val="0"/>
        </w:numPr>
        <w:ind w:left="720" w:hanging="360"/>
        <w:jc w:val="both"/>
        <w:rPr>
          <w:rStyle w:val="Hyperlink"/>
        </w:rPr>
      </w:pPr>
    </w:p>
    <w:p w14:paraId="65788B00" w14:textId="5BA18D23" w:rsidR="00B14C92" w:rsidRDefault="00005022">
      <w:pPr>
        <w:pStyle w:val="berschrift1"/>
        <w:spacing w:before="180"/>
        <w:rPr>
          <w:ins w:id="26" w:author="I E" w:date="2023-03-30T14:02:00Z"/>
        </w:rPr>
        <w:pPrChange w:id="27" w:author="I E" w:date="2023-03-30T14:05:00Z">
          <w:pPr>
            <w:pStyle w:val="berschrift1"/>
          </w:pPr>
        </w:pPrChange>
      </w:pPr>
      <w:ins w:id="28" w:author="I E" w:date="2023-03-30T13:59:00Z">
        <w:r>
          <w:t xml:space="preserve">Erklärvideos mit </w:t>
        </w:r>
      </w:ins>
      <w:ins w:id="29" w:author="I E" w:date="2023-03-30T14:02:00Z">
        <w:r>
          <w:t>MySimpleShow</w:t>
        </w:r>
      </w:ins>
    </w:p>
    <w:p w14:paraId="20E971EC" w14:textId="77777777" w:rsidR="001A0B70" w:rsidRDefault="001A0B70" w:rsidP="001A0B70">
      <w:pPr>
        <w:jc w:val="both"/>
        <w:rPr>
          <w:ins w:id="30" w:author="I E" w:date="2023-03-30T14:18:00Z"/>
        </w:rPr>
      </w:pPr>
      <w:ins w:id="31" w:author="I E" w:date="2023-03-30T14:18:00Z">
        <w:r>
          <w:t>Die Erstellung von Erklärvideos kann auch mit der (online) Nutzung der Software MySimpleShow funktionieren. Dies ist ein Programm, in dem die Schülerinnen und Schüler einzelne Szenen mit verschiedenen Figuren, Formen, Zeichen, etc.. gestalten und Text hinzufügen können. Dabei besteht die Möglichkeit den Erklär-Text zu schreiben, ihn aber nicht selbst zu sprechen, da mit MySimpleShow die Möglichkeit besteht, den Text wiedergeben zu lassen. Leider erfordert das Arbeiten mit MySimpleShow die Erstellung eines kostenlosen Nutzer*innen-Kontos, mit dem Erklärvideos bis zu drei Minuten erstellt werden können.</w:t>
        </w:r>
      </w:ins>
    </w:p>
    <w:p w14:paraId="05E181D9" w14:textId="36C43763" w:rsidR="001A1D60" w:rsidRDefault="001A0B70" w:rsidP="001A0B70">
      <w:pPr>
        <w:jc w:val="both"/>
        <w:rPr>
          <w:ins w:id="32" w:author="I E" w:date="2023-03-30T14:13:00Z"/>
        </w:rPr>
      </w:pPr>
      <w:ins w:id="33" w:author="I E" w:date="2023-03-30T14:18:00Z">
        <w:r>
          <w:t>Mit MySimpleShow ist es auch möglich, PowerPoint-Dateien als Basis für die Erstellung eines Erklärvideos zu nutzen.</w:t>
        </w:r>
      </w:ins>
    </w:p>
    <w:p w14:paraId="4E2E3B66" w14:textId="77777777" w:rsidR="001A0B70" w:rsidRDefault="001A1D60">
      <w:pPr>
        <w:keepNext/>
        <w:jc w:val="center"/>
        <w:rPr>
          <w:ins w:id="34" w:author="I E" w:date="2023-03-30T14:16:00Z"/>
        </w:rPr>
        <w:pPrChange w:id="35" w:author="I E" w:date="2023-03-30T14:18:00Z">
          <w:pPr>
            <w:jc w:val="both"/>
          </w:pPr>
        </w:pPrChange>
      </w:pPr>
      <w:ins w:id="36" w:author="I E" w:date="2023-03-30T14:13:00Z">
        <w:r>
          <w:lastRenderedPageBreak/>
          <w:drawing>
            <wp:inline distT="0" distB="0" distL="0" distR="0" wp14:anchorId="762B8C63" wp14:editId="116DF73E">
              <wp:extent cx="5271715" cy="2388729"/>
              <wp:effectExtent l="0" t="0" r="571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5875" b="3849"/>
                      <a:stretch/>
                    </pic:blipFill>
                    <pic:spPr bwMode="auto">
                      <a:xfrm>
                        <a:off x="0" y="0"/>
                        <a:ext cx="5276739" cy="2391005"/>
                      </a:xfrm>
                      <a:prstGeom prst="rect">
                        <a:avLst/>
                      </a:prstGeom>
                      <a:ln>
                        <a:noFill/>
                      </a:ln>
                      <a:extLst>
                        <a:ext uri="{53640926-AAD7-44D8-BBD7-CCE9431645EC}">
                          <a14:shadowObscured xmlns:a14="http://schemas.microsoft.com/office/drawing/2010/main"/>
                        </a:ext>
                      </a:extLst>
                    </pic:spPr>
                  </pic:pic>
                </a:graphicData>
              </a:graphic>
            </wp:inline>
          </w:drawing>
        </w:r>
      </w:ins>
    </w:p>
    <w:p w14:paraId="77BB89CB" w14:textId="625E4839" w:rsidR="001A0B70" w:rsidRPr="004A3755" w:rsidRDefault="001A0B70">
      <w:pPr>
        <w:pStyle w:val="WF-Beschriftung"/>
        <w:jc w:val="center"/>
        <w:rPr>
          <w:ins w:id="37" w:author="I E" w:date="2023-03-30T14:16:00Z"/>
          <w:lang w:val="de-DE"/>
          <w:rPrChange w:id="38" w:author="I E" w:date="2023-03-30T14:34:00Z">
            <w:rPr>
              <w:ins w:id="39" w:author="I E" w:date="2023-03-30T14:16:00Z"/>
            </w:rPr>
          </w:rPrChange>
        </w:rPr>
        <w:pPrChange w:id="40" w:author="I E" w:date="2023-03-30T14:18:00Z">
          <w:pPr>
            <w:pStyle w:val="WF-Beschriftung"/>
          </w:pPr>
        </w:pPrChange>
      </w:pPr>
      <w:ins w:id="41" w:author="I E" w:date="2023-03-30T14:16:00Z">
        <w:r w:rsidRPr="004A3755">
          <w:rPr>
            <w:lang w:val="de-DE"/>
            <w:rPrChange w:id="42" w:author="I E" w:date="2023-03-30T14:34:00Z">
              <w:rPr/>
            </w:rPrChange>
          </w:rPr>
          <w:t>Screenshot von MySimpleShow nach dem Login und dem anlegen eines neuen leeren Projekts</w:t>
        </w:r>
      </w:ins>
    </w:p>
    <w:p w14:paraId="09D92BE5" w14:textId="76034F18" w:rsidR="001A1D60" w:rsidRDefault="001A0B70" w:rsidP="001A0B70">
      <w:pPr>
        <w:pStyle w:val="WF-Listenabsatz-1-facherZeilenabstand"/>
        <w:rPr>
          <w:ins w:id="43" w:author="I E" w:date="2023-03-30T14:19:00Z"/>
          <w:lang w:val="en-GB"/>
        </w:rPr>
      </w:pPr>
      <w:ins w:id="44" w:author="I E" w:date="2023-03-30T14:16:00Z">
        <w:r w:rsidRPr="001A0B70">
          <w:rPr>
            <w:lang w:val="en-GB"/>
            <w:rPrChange w:id="45" w:author="I E" w:date="2023-03-30T14:17:00Z">
              <w:rPr/>
            </w:rPrChange>
          </w:rPr>
          <w:t xml:space="preserve">Link zu MySimpleShow: </w:t>
        </w:r>
      </w:ins>
      <w:ins w:id="46" w:author="I E" w:date="2023-03-30T14:19:00Z">
        <w:r>
          <w:rPr>
            <w:lang w:val="en-GB"/>
          </w:rPr>
          <w:fldChar w:fldCharType="begin"/>
        </w:r>
        <w:r>
          <w:rPr>
            <w:lang w:val="en-GB"/>
          </w:rPr>
          <w:instrText xml:space="preserve"> HYPERLINK "</w:instrText>
        </w:r>
        <w:r w:rsidRPr="001A0B70">
          <w:rPr>
            <w:lang w:val="en-GB"/>
          </w:rPr>
          <w:instrText>https://simpleshow.com/de/</w:instrText>
        </w:r>
        <w:r>
          <w:rPr>
            <w:lang w:val="en-GB"/>
          </w:rPr>
          <w:instrText xml:space="preserve">" </w:instrText>
        </w:r>
        <w:r>
          <w:rPr>
            <w:lang w:val="en-GB"/>
          </w:rPr>
        </w:r>
        <w:r>
          <w:rPr>
            <w:lang w:val="en-GB"/>
          </w:rPr>
          <w:fldChar w:fldCharType="separate"/>
        </w:r>
        <w:r w:rsidRPr="0032561A">
          <w:rPr>
            <w:rStyle w:val="Hyperlink"/>
            <w:lang w:val="en-GB"/>
          </w:rPr>
          <w:t>https://simpleshow.com/de/</w:t>
        </w:r>
        <w:r>
          <w:rPr>
            <w:lang w:val="en-GB"/>
          </w:rPr>
          <w:fldChar w:fldCharType="end"/>
        </w:r>
      </w:ins>
    </w:p>
    <w:p w14:paraId="37909252" w14:textId="71F39A72" w:rsidR="001A0B70" w:rsidRDefault="001A0B70" w:rsidP="001A0B70">
      <w:pPr>
        <w:pStyle w:val="WF-Listenabsatz-1-facherZeilenabstand"/>
        <w:rPr>
          <w:ins w:id="47" w:author="I E" w:date="2023-03-30T14:23:00Z"/>
        </w:rPr>
      </w:pPr>
      <w:ins w:id="48" w:author="I E" w:date="2023-03-30T14:23:00Z">
        <w:r w:rsidRPr="001A0B70">
          <w:rPr>
            <w:rPrChange w:id="49" w:author="I E" w:date="2023-03-30T14:23:00Z">
              <w:rPr>
                <w:lang w:val="en-GB"/>
              </w:rPr>
            </w:rPrChange>
          </w:rPr>
          <w:t>Die YouTube Suche zu MySimpleShow z</w:t>
        </w:r>
        <w:r>
          <w:t xml:space="preserve">eigt verschiedene Beispielvideos, die mit MySimpleShow erstellt wurden : </w:t>
        </w:r>
        <w:r>
          <w:fldChar w:fldCharType="begin"/>
        </w:r>
        <w:r>
          <w:instrText xml:space="preserve"> HYPERLINK "</w:instrText>
        </w:r>
        <w:r w:rsidRPr="001A0B70">
          <w:instrText>https://www.youtube.com/results?search_query=my+simple+show</w:instrText>
        </w:r>
        <w:r>
          <w:instrText xml:space="preserve">" </w:instrText>
        </w:r>
        <w:r>
          <w:fldChar w:fldCharType="separate"/>
        </w:r>
        <w:r w:rsidRPr="0032561A">
          <w:rPr>
            <w:rStyle w:val="Hyperlink"/>
          </w:rPr>
          <w:t>https://www.youtube.com/results?search_query=my+simple+show</w:t>
        </w:r>
        <w:r>
          <w:fldChar w:fldCharType="end"/>
        </w:r>
      </w:ins>
    </w:p>
    <w:p w14:paraId="3684D2AC" w14:textId="5F6464B7" w:rsidR="001A0B70" w:rsidRDefault="004A3755" w:rsidP="004A3755">
      <w:pPr>
        <w:pStyle w:val="berschrift1"/>
        <w:rPr>
          <w:ins w:id="50" w:author="I E" w:date="2023-03-30T14:36:00Z"/>
        </w:rPr>
      </w:pPr>
      <w:ins w:id="51" w:author="I E" w:date="2023-03-30T14:34:00Z">
        <w:r>
          <w:t>Erklärvideo mit ExplainEverything</w:t>
        </w:r>
      </w:ins>
    </w:p>
    <w:p w14:paraId="2978B033" w14:textId="36F59F79" w:rsidR="004A3755" w:rsidRDefault="004A3755" w:rsidP="004A3755">
      <w:pPr>
        <w:rPr>
          <w:ins w:id="52" w:author="I E" w:date="2023-03-30T14:36:00Z"/>
        </w:rPr>
      </w:pPr>
      <w:ins w:id="53" w:author="I E" w:date="2023-03-30T14:36:00Z">
        <w:r w:rsidRPr="004A3755">
          <w:t>Die Online-Plattform ExplainEverithing eignet s</w:t>
        </w:r>
        <w:r w:rsidRPr="004A3755">
          <w:rPr>
            <w:rPrChange w:id="54" w:author="I E" w:date="2023-03-30T14:36:00Z">
              <w:rPr>
                <w:lang w:val="en-GB"/>
              </w:rPr>
            </w:rPrChange>
          </w:rPr>
          <w:t>ich ebenfal</w:t>
        </w:r>
        <w:r>
          <w:t>ls zur Erstellung von Erklärvideos</w:t>
        </w:r>
      </w:ins>
      <w:ins w:id="55" w:author="I E" w:date="2023-03-30T14:37:00Z">
        <w:r>
          <w:t>. Hierbei besteht die Möglichkeit mit ExplainEverything einen Screenca</w:t>
        </w:r>
      </w:ins>
      <w:ins w:id="56" w:author="I E" w:date="2023-03-30T14:38:00Z">
        <w:r>
          <w:t>st mit diesem Tool aufzunehmen. Dabei gilt wie bei MySimpleShow wieder die Begrenzung von 3 Minuten</w:t>
        </w:r>
      </w:ins>
      <w:ins w:id="57" w:author="I E" w:date="2023-03-30T14:39:00Z">
        <w:r>
          <w:t>, sowie die Nutzung von ExplainEverything mit einem Nuter*innenkonto möglich ist.</w:t>
        </w:r>
      </w:ins>
    </w:p>
    <w:p w14:paraId="7B21CA99" w14:textId="7E3F915B" w:rsidR="004A3755" w:rsidRDefault="004A3755" w:rsidP="004A3755">
      <w:pPr>
        <w:rPr>
          <w:ins w:id="58" w:author="I E" w:date="2023-03-30T14:39:00Z"/>
        </w:rPr>
      </w:pPr>
      <w:ins w:id="59" w:author="I E" w:date="2023-03-30T14:39:00Z">
        <w:r>
          <w:drawing>
            <wp:inline distT="0" distB="0" distL="0" distR="0" wp14:anchorId="3ABB665B" wp14:editId="42528B0C">
              <wp:extent cx="5614714" cy="2591767"/>
              <wp:effectExtent l="0" t="0" r="508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55751" b="3221"/>
                      <a:stretch/>
                    </pic:blipFill>
                    <pic:spPr bwMode="auto">
                      <a:xfrm>
                        <a:off x="0" y="0"/>
                        <a:ext cx="5615940" cy="2592333"/>
                      </a:xfrm>
                      <a:prstGeom prst="rect">
                        <a:avLst/>
                      </a:prstGeom>
                      <a:ln>
                        <a:noFill/>
                      </a:ln>
                      <a:extLst>
                        <a:ext uri="{53640926-AAD7-44D8-BBD7-CCE9431645EC}">
                          <a14:shadowObscured xmlns:a14="http://schemas.microsoft.com/office/drawing/2010/main"/>
                        </a:ext>
                      </a:extLst>
                    </pic:spPr>
                  </pic:pic>
                </a:graphicData>
              </a:graphic>
            </wp:inline>
          </w:drawing>
        </w:r>
      </w:ins>
    </w:p>
    <w:p w14:paraId="67B85B80" w14:textId="23762DF1" w:rsidR="004A3755" w:rsidRDefault="004A3755" w:rsidP="004A3755">
      <w:pPr>
        <w:pStyle w:val="WF-Beschriftung"/>
        <w:rPr>
          <w:ins w:id="60" w:author="I E" w:date="2023-03-30T14:41:00Z"/>
          <w:lang w:val="de-DE"/>
        </w:rPr>
      </w:pPr>
      <w:ins w:id="61" w:author="I E" w:date="2023-03-30T14:39:00Z">
        <w:r>
          <w:t>Screenshot nach dem Login und öffnen eines neuen Projekte</w:t>
        </w:r>
      </w:ins>
      <w:ins w:id="62" w:author="I E" w:date="2023-03-30T14:40:00Z">
        <w:r>
          <w:t xml:space="preserve">s. </w:t>
        </w:r>
        <w:r w:rsidRPr="004A3755">
          <w:rPr>
            <w:lang w:val="de-DE"/>
            <w:rPrChange w:id="63" w:author="I E" w:date="2023-03-30T14:41:00Z">
              <w:rPr/>
            </w:rPrChange>
          </w:rPr>
          <w:t>Hier ist das Whiteboard zu sehen, das durch das anklicken der roten runden flächen unten in der Mitte beginnt aufzuzeichnen</w:t>
        </w:r>
      </w:ins>
      <w:ins w:id="64" w:author="I E" w:date="2023-03-30T14:41:00Z">
        <w:r w:rsidRPr="004A3755">
          <w:rPr>
            <w:lang w:val="de-DE"/>
            <w:rPrChange w:id="65" w:author="I E" w:date="2023-03-30T14:41:00Z">
              <w:rPr/>
            </w:rPrChange>
          </w:rPr>
          <w:t>.</w:t>
        </w:r>
      </w:ins>
    </w:p>
    <w:p w14:paraId="07CD4C89" w14:textId="7F49CE27" w:rsidR="004A3755" w:rsidRDefault="004A3755" w:rsidP="004A3755">
      <w:pPr>
        <w:pStyle w:val="WF-Listenabsatz-1-facherZeilenabstand"/>
        <w:rPr>
          <w:ins w:id="66" w:author="I E" w:date="2023-03-30T15:22:00Z"/>
        </w:rPr>
      </w:pPr>
      <w:ins w:id="67" w:author="I E" w:date="2023-03-30T14:41:00Z">
        <w:r>
          <w:t xml:space="preserve">Link zur Plattform: </w:t>
        </w:r>
      </w:ins>
      <w:ins w:id="68" w:author="I E" w:date="2023-03-30T15:22:00Z">
        <w:r w:rsidR="000445D7">
          <w:fldChar w:fldCharType="begin"/>
        </w:r>
        <w:r w:rsidR="000445D7">
          <w:instrText xml:space="preserve"> HYPERLINK "</w:instrText>
        </w:r>
        <w:r w:rsidR="000445D7" w:rsidRPr="000445D7">
          <w:instrText>https://explaineverything.com/explainer-videos/</w:instrText>
        </w:r>
        <w:r w:rsidR="000445D7">
          <w:instrText xml:space="preserve">" </w:instrText>
        </w:r>
        <w:r w:rsidR="000445D7">
          <w:fldChar w:fldCharType="separate"/>
        </w:r>
        <w:r w:rsidR="000445D7" w:rsidRPr="0032561A">
          <w:rPr>
            <w:rStyle w:val="Hyperlink"/>
          </w:rPr>
          <w:t>https://explaineverything.com/explainer-videos/</w:t>
        </w:r>
        <w:r w:rsidR="000445D7">
          <w:fldChar w:fldCharType="end"/>
        </w:r>
      </w:ins>
    </w:p>
    <w:p w14:paraId="359E6DE1" w14:textId="77777777" w:rsidR="000445D7" w:rsidRPr="004A3755" w:rsidRDefault="000445D7" w:rsidP="000445D7">
      <w:pPr>
        <w:pStyle w:val="WF-Listenabsatz-1-facherZeilenabstand"/>
        <w:numPr>
          <w:ilvl w:val="0"/>
          <w:numId w:val="0"/>
        </w:numPr>
        <w:ind w:left="720"/>
        <w:rPr>
          <w:ins w:id="69" w:author="I E" w:date="2023-03-30T14:37:00Z"/>
        </w:rPr>
        <w:pPrChange w:id="70" w:author="I E" w:date="2023-03-30T15:22:00Z">
          <w:pPr/>
        </w:pPrChange>
      </w:pPr>
    </w:p>
    <w:p w14:paraId="2B5AEE18" w14:textId="3AF83878" w:rsidR="004A3755" w:rsidRPr="004A3755" w:rsidRDefault="004A3755" w:rsidP="004A3755">
      <w:pPr>
        <w:pPrChange w:id="71" w:author="I E" w:date="2023-03-30T14:36:00Z">
          <w:pPr>
            <w:pStyle w:val="WF-Listenabsatz-1-facherZeilenabstand"/>
            <w:numPr>
              <w:numId w:val="0"/>
            </w:numPr>
            <w:ind w:left="360" w:firstLine="0"/>
            <w:jc w:val="both"/>
          </w:pPr>
        </w:pPrChange>
      </w:pPr>
    </w:p>
    <w:sectPr w:rsidR="004A3755" w:rsidRPr="004A3755" w:rsidSect="004A477C">
      <w:headerReference w:type="default" r:id="rId15"/>
      <w:footerReference w:type="default" r:id="rId16"/>
      <w:pgSz w:w="11906" w:h="16838"/>
      <w:pgMar w:top="1134" w:right="1531" w:bottom="1276" w:left="153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52DA8" w14:textId="77777777" w:rsidR="005B2486" w:rsidRDefault="005B2486" w:rsidP="00DD6851">
      <w:r>
        <w:separator/>
      </w:r>
    </w:p>
  </w:endnote>
  <w:endnote w:type="continuationSeparator" w:id="0">
    <w:p w14:paraId="4A7153EA" w14:textId="77777777" w:rsidR="005B2486" w:rsidRDefault="005B2486" w:rsidP="00DD6851">
      <w:r>
        <w:continuationSeparator/>
      </w:r>
    </w:p>
  </w:endnote>
  <w:endnote w:type="continuationNotice" w:id="1">
    <w:p w14:paraId="23CEB548" w14:textId="77777777" w:rsidR="005B2486" w:rsidRDefault="005B24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45">
    <w:altName w:val="Arial"/>
    <w:panose1 w:val="00000000000000000000"/>
    <w:charset w:val="00"/>
    <w:family w:val="swiss"/>
    <w:notTrueType/>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65">
    <w:altName w:val="Arial"/>
    <w:panose1 w:val="00000000000000000000"/>
    <w:charset w:val="00"/>
    <w:family w:val="swiss"/>
    <w:notTrueType/>
    <w:pitch w:val="variable"/>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Helvetica 55">
    <w:altName w:val="Arial"/>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1673C" w14:textId="70065C59" w:rsidR="000C02EB" w:rsidRPr="004C0582" w:rsidRDefault="001A0623" w:rsidP="004C0582">
    <w:pPr>
      <w:pStyle w:val="Kopfzeile"/>
      <w:tabs>
        <w:tab w:val="clear" w:pos="4536"/>
        <w:tab w:val="clear" w:pos="9072"/>
        <w:tab w:val="right" w:pos="8789"/>
      </w:tabs>
      <w:ind w:right="-2637"/>
      <w:rPr>
        <w:i/>
        <w:sz w:val="18"/>
      </w:rPr>
    </w:pPr>
    <w:r>
      <w:rPr>
        <w:sz w:val="8"/>
      </w:rPr>
      <mc:AlternateContent>
        <mc:Choice Requires="wpg">
          <w:drawing>
            <wp:anchor distT="0" distB="0" distL="114300" distR="114300" simplePos="0" relativeHeight="251662336" behindDoc="0" locked="0" layoutInCell="1" allowOverlap="1" wp14:anchorId="312151DF" wp14:editId="1DB529AD">
              <wp:simplePos x="0" y="0"/>
              <wp:positionH relativeFrom="column">
                <wp:posOffset>6000750</wp:posOffset>
              </wp:positionH>
              <wp:positionV relativeFrom="paragraph">
                <wp:posOffset>-4474845</wp:posOffset>
              </wp:positionV>
              <wp:extent cx="328930" cy="4096068"/>
              <wp:effectExtent l="0" t="0" r="0" b="0"/>
              <wp:wrapNone/>
              <wp:docPr id="27" name="Gruppieren 27"/>
              <wp:cNvGraphicFramePr/>
              <a:graphic xmlns:a="http://schemas.openxmlformats.org/drawingml/2006/main">
                <a:graphicData uri="http://schemas.microsoft.com/office/word/2010/wordprocessingGroup">
                  <wpg:wgp>
                    <wpg:cNvGrpSpPr/>
                    <wpg:grpSpPr>
                      <a:xfrm>
                        <a:off x="0" y="0"/>
                        <a:ext cx="328930" cy="4096068"/>
                        <a:chOff x="0" y="0"/>
                        <a:chExt cx="328930" cy="4096068"/>
                      </a:xfrm>
                    </wpg:grpSpPr>
                    <wps:wsp>
                      <wps:cNvPr id="29" name="Textfeld 2"/>
                      <wps:cNvSpPr txBox="1">
                        <a:spLocks noChangeArrowheads="1"/>
                      </wps:cNvSpPr>
                      <wps:spPr bwMode="auto">
                        <a:xfrm rot="16200000">
                          <a:off x="-1579880" y="1579880"/>
                          <a:ext cx="3488690" cy="328930"/>
                        </a:xfrm>
                        <a:prstGeom prst="rect">
                          <a:avLst/>
                        </a:prstGeom>
                        <a:solidFill>
                          <a:srgbClr val="FFFFFF"/>
                        </a:solidFill>
                        <a:ln w="9525">
                          <a:noFill/>
                          <a:miter lim="800000"/>
                          <a:headEnd/>
                          <a:tailEnd/>
                        </a:ln>
                      </wps:spPr>
                      <wps:txbx>
                        <w:txbxContent>
                          <w:p w14:paraId="6F281D39" w14:textId="77777777" w:rsidR="001A0623" w:rsidRPr="00195786" w:rsidRDefault="001A0623" w:rsidP="001A0623">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wps:txbx>
                      <wps:bodyPr rot="0" vert="horz" wrap="square" lIns="91440" tIns="45720" rIns="91440" bIns="45720" anchor="t" anchorCtr="0">
                        <a:noAutofit/>
                      </wps:bodyPr>
                    </wps:wsp>
                    <pic:pic xmlns:pic="http://schemas.openxmlformats.org/drawingml/2006/picture">
                      <pic:nvPicPr>
                        <pic:cNvPr id="30" name="Grafik 30"/>
                        <pic:cNvPicPr>
                          <a:picLocks noChangeAspect="1"/>
                        </pic:cNvPicPr>
                      </pic:nvPicPr>
                      <pic:blipFill>
                        <a:blip r:embed="rId1" cstate="screen">
                          <a:clrChange>
                            <a:clrFrom>
                              <a:srgbClr val="FEFEFE"/>
                            </a:clrFrom>
                            <a:clrTo>
                              <a:srgbClr val="FEFEFE">
                                <a:alpha val="0"/>
                              </a:srgbClr>
                            </a:clrTo>
                          </a:clrChange>
                          <a:duotone>
                            <a:schemeClr val="accent3">
                              <a:shade val="45000"/>
                              <a:satMod val="135000"/>
                            </a:schemeClr>
                            <a:prstClr val="white"/>
                          </a:duotone>
                          <a:extLst>
                            <a:ext uri="{28A0092B-C50C-407E-A947-70E740481C1C}">
                              <a14:useLocalDpi xmlns:a14="http://schemas.microsoft.com/office/drawing/2010/main"/>
                            </a:ext>
                          </a:extLst>
                        </a:blip>
                        <a:stretch>
                          <a:fillRect/>
                        </a:stretch>
                      </pic:blipFill>
                      <pic:spPr>
                        <a:xfrm rot="16200000">
                          <a:off x="-165418" y="3699193"/>
                          <a:ext cx="647700" cy="146050"/>
                        </a:xfrm>
                        <a:prstGeom prst="rect">
                          <a:avLst/>
                        </a:prstGeom>
                        <a:noFill/>
                      </pic:spPr>
                    </pic:pic>
                  </wpg:wgp>
                </a:graphicData>
              </a:graphic>
            </wp:anchor>
          </w:drawing>
        </mc:Choice>
        <mc:Fallback>
          <w:pict>
            <v:group w14:anchorId="312151DF" id="Gruppieren 27" o:spid="_x0000_s1028" style="position:absolute;margin-left:472.5pt;margin-top:-352.35pt;width:25.9pt;height:322.55pt;z-index:251662336" coordsize="3289,409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">
              <v:shapetype id="_x0000_t202" coordsize="21600,21600" o:spt="202" path="m,l,21600r21600,l21600,xe">
                <v:stroke joinstyle="miter"/>
                <v:path gradientshapeok="t" o:connecttype="rect"/>
              </v:shapetype>
              <v:shape id="_x0000_s1029" type="#_x0000_t202" style="position:absolute;left:-15798;top:15798;width:34886;height:328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" stroked="f">
                <v:textbox>
                  <w:txbxContent>
                    <w:p w14:paraId="6F281D39" w14:textId="77777777" w:rsidR="001A0623" w:rsidRPr="00195786" w:rsidRDefault="001A0623" w:rsidP="001A0623">
                      <w:pPr>
                        <w:spacing w:line="160" w:lineRule="exact"/>
                        <w:rPr>
                          <w:rFonts w:ascii="Helvetica 55" w:hAnsi="Helvetica 55"/>
                          <w:color w:val="A6A6A6" w:themeColor="background1" w:themeShade="A6"/>
                          <w:sz w:val="14"/>
                          <w:szCs w:val="14"/>
                        </w:rPr>
                      </w:pPr>
                      <w:r w:rsidRPr="00195786">
                        <w:rPr>
                          <w:rFonts w:ascii="Helvetica 55" w:hAnsi="Helvetica 55"/>
                          <w:color w:val="A6A6A6" w:themeColor="background1" w:themeShade="A6"/>
                          <w:sz w:val="14"/>
                          <w:szCs w:val="14"/>
                        </w:rPr>
                        <w:t xml:space="preserve">Eine Entwicklung von OFFIS e.V. in Kooperation mit der Universität Oldenburg </w:t>
                      </w:r>
                      <w:r w:rsidRPr="00195786">
                        <w:rPr>
                          <w:rFonts w:ascii="Helvetica 55" w:hAnsi="Helvetica 55"/>
                          <w:color w:val="A6A6A6" w:themeColor="background1" w:themeShade="A6"/>
                          <w:sz w:val="14"/>
                          <w:szCs w:val="14"/>
                        </w:rPr>
                        <w:br/>
                        <w:t>im Auftrag der Wissensfabrik – Unternehmen für Deutschland e.V.</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0" o:spid="_x0000_s1030" type="#_x0000_t75" style="position:absolute;left:-1655;top:36992;width:6477;height:14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">
                <v:imagedata r:id="rId2" o:title="" chromakey="#fefefe" recolortarget="#494949 [1446]"/>
              </v:shape>
            </v:group>
          </w:pict>
        </mc:Fallback>
      </mc:AlternateContent>
    </w:r>
    <w:r w:rsidR="004C0582" w:rsidRPr="00C140D3">
      <w:rPr>
        <w:sz w:val="8"/>
      </w:rPr>
      <mc:AlternateContent>
        <mc:Choice Requires="wps">
          <w:drawing>
            <wp:anchor distT="0" distB="0" distL="114300" distR="114300" simplePos="0" relativeHeight="251653120" behindDoc="0" locked="0" layoutInCell="1" allowOverlap="1" wp14:anchorId="658738BF" wp14:editId="68599F7E">
              <wp:simplePos x="0" y="0"/>
              <wp:positionH relativeFrom="column">
                <wp:posOffset>6985</wp:posOffset>
              </wp:positionH>
              <wp:positionV relativeFrom="paragraph">
                <wp:posOffset>-114244</wp:posOffset>
              </wp:positionV>
              <wp:extent cx="5604176" cy="0"/>
              <wp:effectExtent l="0" t="19050" r="34925" b="19050"/>
              <wp:wrapNone/>
              <wp:docPr id="26" name="Gerade Verbindung 26"/>
              <wp:cNvGraphicFramePr/>
              <a:graphic xmlns:a="http://schemas.openxmlformats.org/drawingml/2006/main">
                <a:graphicData uri="http://schemas.microsoft.com/office/word/2010/wordprocessingShape">
                  <wps:wsp>
                    <wps:cNvCnPr/>
                    <wps:spPr>
                      <a:xfrm>
                        <a:off x="0" y="0"/>
                        <a:ext cx="5604176" cy="0"/>
                      </a:xfrm>
                      <a:prstGeom prst="line">
                        <a:avLst/>
                      </a:prstGeom>
                      <a:ln w="38100">
                        <a:solidFill>
                          <a:schemeClr val="accent6">
                            <a:lumMod val="75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w:pict>
            <v:line w14:anchorId="6025B9ED" id="Gerade Verbindung 26" o:spid="_x0000_s1026" style="position:absolute;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9pt" to="441.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" strokecolor="#538135 [2409]" strokeweight="3pt">
              <v:stroke joinstyle="miter"/>
            </v:line>
          </w:pict>
        </mc:Fallback>
      </mc:AlternateContent>
    </w:r>
    <w:r w:rsidR="004C0582" w:rsidRPr="00C140D3">
      <w:rPr>
        <w:sz w:val="6"/>
      </w:rPr>
      <w:t xml:space="preserve"> </w:t>
    </w:r>
    <w:r w:rsidR="00082EEB">
      <w:rPr>
        <w:sz w:val="18"/>
      </w:rPr>
      <w:t>Modul A1</w:t>
    </w:r>
    <w:r w:rsidR="004C0582">
      <w:rPr>
        <w:sz w:val="18"/>
      </w:rPr>
      <w:t xml:space="preserve"> </w:t>
    </w:r>
    <w:r w:rsidR="004C0582" w:rsidRPr="00C140D3">
      <w:rPr>
        <w:sz w:val="18"/>
      </w:rPr>
      <w:t xml:space="preserve">– </w:t>
    </w:r>
    <w:r w:rsidR="00082EEB">
      <w:rPr>
        <w:sz w:val="18"/>
      </w:rPr>
      <w:t>Mobilfunk</w:t>
    </w:r>
    <w:r w:rsidR="005F4CAD">
      <w:rPr>
        <w:sz w:val="18"/>
      </w:rPr>
      <w:t xml:space="preserve">                                    aktualisiert am </w:t>
    </w:r>
    <w:del w:id="72" w:author="I E" w:date="2023-03-30T14:05:00Z">
      <w:r w:rsidR="005F4CAD" w:rsidDel="001A1D60">
        <w:rPr>
          <w:sz w:val="18"/>
        </w:rPr>
        <w:delText>06.04.18</w:delText>
      </w:r>
    </w:del>
    <w:ins w:id="73" w:author="I E" w:date="2023-03-30T14:05:00Z">
      <w:r w:rsidR="001A1D60">
        <w:rPr>
          <w:sz w:val="18"/>
        </w:rPr>
        <w:t>30.03.2023</w:t>
      </w:r>
    </w:ins>
    <w:r w:rsidR="004C0582" w:rsidRPr="00C140D3">
      <w:rPr>
        <w:i/>
        <w:sz w:val="18"/>
      </w:rPr>
      <w:tab/>
    </w:r>
    <w:r w:rsidR="004C0582" w:rsidRPr="00C140D3">
      <w:rPr>
        <w:sz w:val="18"/>
      </w:rPr>
      <w:t xml:space="preserve">Seite </w:t>
    </w:r>
    <w:r w:rsidR="004C0582" w:rsidRPr="00C140D3">
      <w:rPr>
        <w:bCs w:val="0"/>
        <w:sz w:val="18"/>
      </w:rPr>
      <w:fldChar w:fldCharType="begin"/>
    </w:r>
    <w:r w:rsidR="004C0582" w:rsidRPr="00C140D3">
      <w:rPr>
        <w:sz w:val="18"/>
      </w:rPr>
      <w:instrText>PAGE  \* Arabic  \* MERGEFORMAT</w:instrText>
    </w:r>
    <w:r w:rsidR="004C0582" w:rsidRPr="00C140D3">
      <w:rPr>
        <w:bCs w:val="0"/>
        <w:sz w:val="18"/>
      </w:rPr>
      <w:fldChar w:fldCharType="separate"/>
    </w:r>
    <w:r w:rsidR="004B7EEB">
      <w:rPr>
        <w:sz w:val="18"/>
      </w:rPr>
      <w:t>2</w:t>
    </w:r>
    <w:r w:rsidR="004C0582" w:rsidRPr="00C140D3">
      <w:rPr>
        <w:bCs w:val="0"/>
        <w:sz w:val="18"/>
      </w:rPr>
      <w:fldChar w:fldCharType="end"/>
    </w:r>
    <w:r w:rsidR="004C0582" w:rsidRPr="00C140D3">
      <w:rPr>
        <w:sz w:val="18"/>
      </w:rPr>
      <w:t xml:space="preserve"> von </w:t>
    </w:r>
    <w:r w:rsidR="004C0582" w:rsidRPr="00C140D3">
      <w:rPr>
        <w:sz w:val="18"/>
      </w:rPr>
      <w:fldChar w:fldCharType="begin"/>
    </w:r>
    <w:r w:rsidR="004C0582" w:rsidRPr="00C140D3">
      <w:rPr>
        <w:sz w:val="18"/>
      </w:rPr>
      <w:instrText>NUMPAGES  \* Arabic  \* MERGEFORMAT</w:instrText>
    </w:r>
    <w:r w:rsidR="004C0582" w:rsidRPr="00C140D3">
      <w:rPr>
        <w:sz w:val="18"/>
      </w:rPr>
      <w:fldChar w:fldCharType="separate"/>
    </w:r>
    <w:r w:rsidR="004B7EEB">
      <w:rPr>
        <w:sz w:val="18"/>
      </w:rPr>
      <w:t>2</w:t>
    </w:r>
    <w:r w:rsidR="004C0582" w:rsidRPr="00C140D3">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6493A" w14:textId="77777777" w:rsidR="005B2486" w:rsidRDefault="005B2486" w:rsidP="00DD6851">
      <w:r>
        <w:separator/>
      </w:r>
    </w:p>
  </w:footnote>
  <w:footnote w:type="continuationSeparator" w:id="0">
    <w:p w14:paraId="1910FBAA" w14:textId="77777777" w:rsidR="005B2486" w:rsidRDefault="005B2486" w:rsidP="00DD6851">
      <w:r>
        <w:continuationSeparator/>
      </w:r>
    </w:p>
  </w:footnote>
  <w:footnote w:type="continuationNotice" w:id="1">
    <w:p w14:paraId="206E4E27" w14:textId="77777777" w:rsidR="005B2486" w:rsidRDefault="005B248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42C1B" w14:textId="16C05FA9" w:rsidR="00611CF4" w:rsidRPr="00935FCE" w:rsidRDefault="00935FCE" w:rsidP="00935FCE">
    <w:pPr>
      <w:pStyle w:val="Kopfzeile"/>
      <w:tabs>
        <w:tab w:val="clear" w:pos="4536"/>
        <w:tab w:val="clear" w:pos="9072"/>
      </w:tabs>
      <w:ind w:right="-87"/>
      <w:rPr>
        <w:color w:val="AEAAAA" w:themeColor="background2" w:themeShade="BF"/>
        <w:sz w:val="22"/>
      </w:rPr>
    </w:pPr>
    <w:r>
      <w:rPr>
        <w:color w:val="E7E6E6" w:themeColor="background2"/>
        <w:sz w:val="32"/>
      </w:rPr>
      <mc:AlternateContent>
        <mc:Choice Requires="wps">
          <w:drawing>
            <wp:anchor distT="0" distB="0" distL="114300" distR="114300" simplePos="0" relativeHeight="251665408" behindDoc="1" locked="0" layoutInCell="1" allowOverlap="1" wp14:anchorId="3E5FD55E" wp14:editId="0FAA345F">
              <wp:simplePos x="0" y="0"/>
              <wp:positionH relativeFrom="column">
                <wp:posOffset>2546985</wp:posOffset>
              </wp:positionH>
              <wp:positionV relativeFrom="paragraph">
                <wp:posOffset>6350</wp:posOffset>
              </wp:positionV>
              <wp:extent cx="3060000" cy="340242"/>
              <wp:effectExtent l="0" t="0" r="7620" b="3175"/>
              <wp:wrapNone/>
              <wp:docPr id="22" name="Rechteck 22"/>
              <wp:cNvGraphicFramePr/>
              <a:graphic xmlns:a="http://schemas.openxmlformats.org/drawingml/2006/main">
                <a:graphicData uri="http://schemas.microsoft.com/office/word/2010/wordprocessingShape">
                  <wps:wsp>
                    <wps:cNvSpPr/>
                    <wps:spPr>
                      <a:xfrm>
                        <a:off x="0" y="0"/>
                        <a:ext cx="3060000" cy="340242"/>
                      </a:xfrm>
                      <a:prstGeom prst="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925C5B3" w14:textId="77777777" w:rsidR="00082EEB" w:rsidRDefault="00FE569A" w:rsidP="00082EEB">
                          <w:pPr>
                            <w:jc w:val="center"/>
                          </w:pPr>
                          <w:r>
                            <w:rPr>
                              <w:b/>
                              <w:color w:val="FFFFFF" w:themeColor="background1"/>
                              <w:sz w:val="32"/>
                            </w:rPr>
                            <w:t>Arbeitsmaterial</w:t>
                          </w:r>
                          <w:r w:rsidR="00935FCE" w:rsidRPr="001D2B9B">
                            <w:rPr>
                              <w:b/>
                              <w:color w:val="FFFFFF" w:themeColor="background1"/>
                              <w:sz w:val="32"/>
                            </w:rPr>
                            <w:t xml:space="preserve"> </w:t>
                          </w:r>
                          <w:r w:rsidR="00082EEB">
                            <w:rPr>
                              <w:b/>
                              <w:color w:val="FFFFFF" w:themeColor="background1"/>
                              <w:sz w:val="32"/>
                            </w:rPr>
                            <w:t>A1.1 L</w:t>
                          </w:r>
                        </w:p>
                        <w:p w14:paraId="4421B92D" w14:textId="1998E214" w:rsidR="00935FCE" w:rsidRDefault="00935FCE" w:rsidP="00935FC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FD55E" id="Rechteck 22" o:spid="_x0000_s1026" style="position:absolute;margin-left:200.55pt;margin-top:.5pt;width:240.95pt;height:2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" fillcolor="#538135 [2409]" stroked="f" strokeweight="1pt">
              <v:textbox>
                <w:txbxContent>
                  <w:p w14:paraId="1925C5B3" w14:textId="77777777" w:rsidR="00082EEB" w:rsidRDefault="00FE569A" w:rsidP="00082EEB">
                    <w:pPr>
                      <w:jc w:val="center"/>
                    </w:pPr>
                    <w:r>
                      <w:rPr>
                        <w:b/>
                        <w:color w:val="FFFFFF" w:themeColor="background1"/>
                        <w:sz w:val="32"/>
                      </w:rPr>
                      <w:t>Arbeitsmaterial</w:t>
                    </w:r>
                    <w:r w:rsidR="00935FCE" w:rsidRPr="001D2B9B">
                      <w:rPr>
                        <w:b/>
                        <w:color w:val="FFFFFF" w:themeColor="background1"/>
                        <w:sz w:val="32"/>
                      </w:rPr>
                      <w:t xml:space="preserve"> </w:t>
                    </w:r>
                    <w:r w:rsidR="00082EEB">
                      <w:rPr>
                        <w:b/>
                        <w:color w:val="FFFFFF" w:themeColor="background1"/>
                        <w:sz w:val="32"/>
                      </w:rPr>
                      <w:t>A1.1 L</w:t>
                    </w:r>
                  </w:p>
                  <w:p w14:paraId="4421B92D" w14:textId="1998E214" w:rsidR="00935FCE" w:rsidRDefault="00935FCE" w:rsidP="00935FCE">
                    <w:pPr>
                      <w:jc w:val="center"/>
                    </w:pPr>
                  </w:p>
                </w:txbxContent>
              </v:textbox>
            </v:rect>
          </w:pict>
        </mc:Fallback>
      </mc:AlternateContent>
    </w:r>
    <w:r w:rsidRPr="00F37B06">
      <w:rPr>
        <w:color w:val="AEAAAA" w:themeColor="background2" w:themeShade="BF"/>
        <w:sz w:val="32"/>
      </w:rPr>
      <mc:AlternateContent>
        <mc:Choice Requires="wps">
          <w:drawing>
            <wp:anchor distT="0" distB="0" distL="114300" distR="114300" simplePos="0" relativeHeight="251666432" behindDoc="0" locked="0" layoutInCell="1" allowOverlap="1" wp14:anchorId="15B30594" wp14:editId="0FE9C893">
              <wp:simplePos x="0" y="0"/>
              <wp:positionH relativeFrom="column">
                <wp:posOffset>-1912620</wp:posOffset>
              </wp:positionH>
              <wp:positionV relativeFrom="paragraph">
                <wp:posOffset>-2219960</wp:posOffset>
              </wp:positionV>
              <wp:extent cx="3190875" cy="247650"/>
              <wp:effectExtent l="4763" t="0" r="0" b="0"/>
              <wp:wrapNone/>
              <wp:docPr id="1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190875" cy="247650"/>
                      </a:xfrm>
                      <a:prstGeom prst="rect">
                        <a:avLst/>
                      </a:prstGeom>
                      <a:solidFill>
                        <a:srgbClr val="FFFFFF"/>
                      </a:solidFill>
                      <a:ln w="9525">
                        <a:noFill/>
                        <a:miter lim="800000"/>
                        <a:headEnd/>
                        <a:tailEnd/>
                      </a:ln>
                    </wps:spPr>
                    <wps:txbx>
                      <w:txbxContent>
                        <w:p w14:paraId="5CC9C731" w14:textId="77777777" w:rsidR="00935FCE" w:rsidRPr="008D5655" w:rsidRDefault="00935FCE" w:rsidP="00935FCE">
                          <w:pPr>
                            <w:rPr>
                              <w:sz w:val="15"/>
                              <w:szCs w:val="15"/>
                            </w:rPr>
                          </w:pPr>
                          <w:r w:rsidRPr="008D5655">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B30594" id="_x0000_t202" coordsize="21600,21600" o:spt="202" path="m,l,21600r21600,l21600,xe">
              <v:stroke joinstyle="miter"/>
              <v:path gradientshapeok="t" o:connecttype="rect"/>
            </v:shapetype>
            <v:shape id="Textfeld 2" o:spid="_x0000_s1027" type="#_x0000_t202" style="position:absolute;margin-left:-150.6pt;margin-top:-174.8pt;width:251.25pt;height:19.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" stroked="f">
              <v:textbox>
                <w:txbxContent>
                  <w:p w14:paraId="5CC9C731" w14:textId="77777777" w:rsidR="00935FCE" w:rsidRPr="008D5655" w:rsidRDefault="00935FCE" w:rsidP="00935FCE">
                    <w:pPr>
                      <w:rPr>
                        <w:sz w:val="15"/>
                        <w:szCs w:val="15"/>
                      </w:rPr>
                    </w:pPr>
                    <w:r w:rsidRPr="008D5655">
                      <w:rPr>
                        <w:sz w:val="15"/>
                        <w:szCs w:val="15"/>
                      </w:rPr>
                      <w:t>Eine Zusammenarbeit von Wissensfabrik Deutschland und OFFIS</w:t>
                    </w:r>
                  </w:p>
                </w:txbxContent>
              </v:textbox>
            </v:shape>
          </w:pict>
        </mc:Fallback>
      </mc:AlternateContent>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0C6918"/>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2EA4CCC"/>
    <w:multiLevelType w:val="hybridMultilevel"/>
    <w:tmpl w:val="F434F3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32C2579"/>
    <w:multiLevelType w:val="hybridMultilevel"/>
    <w:tmpl w:val="958473D4"/>
    <w:lvl w:ilvl="0" w:tplc="118EB062">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482775B"/>
    <w:multiLevelType w:val="multilevel"/>
    <w:tmpl w:val="19448D2E"/>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79269D0"/>
    <w:multiLevelType w:val="hybridMultilevel"/>
    <w:tmpl w:val="489C01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E867487"/>
    <w:multiLevelType w:val="hybridMultilevel"/>
    <w:tmpl w:val="6E62388E"/>
    <w:lvl w:ilvl="0" w:tplc="6DD871B4">
      <w:numFmt w:val="bullet"/>
      <w:lvlText w:val="-"/>
      <w:lvlJc w:val="left"/>
      <w:pPr>
        <w:ind w:left="720" w:hanging="360"/>
      </w:pPr>
      <w:rPr>
        <w:rFonts w:ascii="Helvetica 45" w:eastAsiaTheme="minorEastAsia" w:hAnsi="Helvetica 45"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6D0137A"/>
    <w:multiLevelType w:val="hybridMultilevel"/>
    <w:tmpl w:val="DE4455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EB731D4"/>
    <w:multiLevelType w:val="hybridMultilevel"/>
    <w:tmpl w:val="79A4EB3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EC936AE"/>
    <w:multiLevelType w:val="hybridMultilevel"/>
    <w:tmpl w:val="EE2EE726"/>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52637171"/>
    <w:multiLevelType w:val="hybridMultilevel"/>
    <w:tmpl w:val="46BC18C0"/>
    <w:lvl w:ilvl="0" w:tplc="D3921AB6">
      <w:start w:val="1"/>
      <w:numFmt w:val="bullet"/>
      <w:pStyle w:val="WF-Listenabsatz-1-facherZeilenabstand"/>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4521ED2"/>
    <w:multiLevelType w:val="hybridMultilevel"/>
    <w:tmpl w:val="438EF2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6AB30D8"/>
    <w:multiLevelType w:val="hybridMultilevel"/>
    <w:tmpl w:val="0B6A3A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F824076"/>
    <w:multiLevelType w:val="hybridMultilevel"/>
    <w:tmpl w:val="6C6A87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BD229CA"/>
    <w:multiLevelType w:val="hybridMultilevel"/>
    <w:tmpl w:val="EE2EE7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7BAD6BEA"/>
    <w:multiLevelType w:val="hybridMultilevel"/>
    <w:tmpl w:val="7FB83AE4"/>
    <w:lvl w:ilvl="0" w:tplc="88EC286A">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19291799">
    <w:abstractNumId w:val="14"/>
  </w:num>
  <w:num w:numId="2" w16cid:durableId="1345932770">
    <w:abstractNumId w:val="3"/>
  </w:num>
  <w:num w:numId="3" w16cid:durableId="1193810831">
    <w:abstractNumId w:val="3"/>
  </w:num>
  <w:num w:numId="4" w16cid:durableId="717970850">
    <w:abstractNumId w:val="3"/>
  </w:num>
  <w:num w:numId="5" w16cid:durableId="701126714">
    <w:abstractNumId w:val="3"/>
  </w:num>
  <w:num w:numId="6" w16cid:durableId="222567858">
    <w:abstractNumId w:val="3"/>
  </w:num>
  <w:num w:numId="7" w16cid:durableId="924069238">
    <w:abstractNumId w:val="3"/>
  </w:num>
  <w:num w:numId="8" w16cid:durableId="441917703">
    <w:abstractNumId w:val="3"/>
  </w:num>
  <w:num w:numId="9" w16cid:durableId="1268778363">
    <w:abstractNumId w:val="3"/>
  </w:num>
  <w:num w:numId="10" w16cid:durableId="284580897">
    <w:abstractNumId w:val="3"/>
  </w:num>
  <w:num w:numId="11" w16cid:durableId="1799688128">
    <w:abstractNumId w:val="3"/>
  </w:num>
  <w:num w:numId="12" w16cid:durableId="2043240441">
    <w:abstractNumId w:val="4"/>
  </w:num>
  <w:num w:numId="13" w16cid:durableId="1874340014">
    <w:abstractNumId w:val="1"/>
  </w:num>
  <w:num w:numId="14" w16cid:durableId="1425881627">
    <w:abstractNumId w:val="10"/>
  </w:num>
  <w:num w:numId="15" w16cid:durableId="1846289154">
    <w:abstractNumId w:val="13"/>
  </w:num>
  <w:num w:numId="16" w16cid:durableId="1507789526">
    <w:abstractNumId w:val="8"/>
  </w:num>
  <w:num w:numId="17" w16cid:durableId="1080129636">
    <w:abstractNumId w:val="11"/>
  </w:num>
  <w:num w:numId="18" w16cid:durableId="24790654">
    <w:abstractNumId w:val="12"/>
  </w:num>
  <w:num w:numId="19" w16cid:durableId="1769037459">
    <w:abstractNumId w:val="6"/>
  </w:num>
  <w:num w:numId="20" w16cid:durableId="1886015612">
    <w:abstractNumId w:val="7"/>
  </w:num>
  <w:num w:numId="21" w16cid:durableId="1489009617">
    <w:abstractNumId w:val="3"/>
  </w:num>
  <w:num w:numId="22" w16cid:durableId="1904488857">
    <w:abstractNumId w:val="3"/>
  </w:num>
  <w:num w:numId="23" w16cid:durableId="1830092823">
    <w:abstractNumId w:val="9"/>
  </w:num>
  <w:num w:numId="24" w16cid:durableId="47725484">
    <w:abstractNumId w:val="0"/>
  </w:num>
  <w:num w:numId="25" w16cid:durableId="1319300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 E">
    <w15:presenceInfo w15:providerId="Windows Live" w15:userId="737e4c38f599e6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trackRevisions/>
  <w:defaultTabStop w:val="708"/>
  <w:hyphenationZone w:val="425"/>
  <w:drawingGridHorizontalSpacing w:val="170"/>
  <w:drawingGridVerticalSpacing w:val="170"/>
  <w:displayHorizontalDrawingGridEvery w:val="2"/>
  <w:displayVerticalDrawingGridEvery w:val="2"/>
  <w:doNotUseMarginsForDrawingGridOrigin/>
  <w:drawingGridHorizontalOrigin w:val="1531"/>
  <w:drawingGridVerticalOrigin w:val="1134"/>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851"/>
    <w:rsid w:val="00005022"/>
    <w:rsid w:val="00012484"/>
    <w:rsid w:val="00043DA4"/>
    <w:rsid w:val="000445D7"/>
    <w:rsid w:val="00047122"/>
    <w:rsid w:val="000644BD"/>
    <w:rsid w:val="00082EEB"/>
    <w:rsid w:val="00085522"/>
    <w:rsid w:val="000B6F96"/>
    <w:rsid w:val="000C02EB"/>
    <w:rsid w:val="000C295A"/>
    <w:rsid w:val="00106DB1"/>
    <w:rsid w:val="00114D0A"/>
    <w:rsid w:val="00121274"/>
    <w:rsid w:val="00152FC3"/>
    <w:rsid w:val="001A0623"/>
    <w:rsid w:val="001A0B70"/>
    <w:rsid w:val="001A1D60"/>
    <w:rsid w:val="00243419"/>
    <w:rsid w:val="00283070"/>
    <w:rsid w:val="002A0745"/>
    <w:rsid w:val="002D4FBF"/>
    <w:rsid w:val="00311F98"/>
    <w:rsid w:val="003331E2"/>
    <w:rsid w:val="00342B12"/>
    <w:rsid w:val="004252FE"/>
    <w:rsid w:val="00432DAC"/>
    <w:rsid w:val="00446640"/>
    <w:rsid w:val="00454810"/>
    <w:rsid w:val="004670A5"/>
    <w:rsid w:val="004A3755"/>
    <w:rsid w:val="004A477C"/>
    <w:rsid w:val="004B7EEB"/>
    <w:rsid w:val="004C0582"/>
    <w:rsid w:val="004D24DF"/>
    <w:rsid w:val="004F0644"/>
    <w:rsid w:val="005146C7"/>
    <w:rsid w:val="0051659F"/>
    <w:rsid w:val="00535F38"/>
    <w:rsid w:val="00544DDE"/>
    <w:rsid w:val="005A5F67"/>
    <w:rsid w:val="005B2486"/>
    <w:rsid w:val="005C0A9C"/>
    <w:rsid w:val="005E2B3F"/>
    <w:rsid w:val="005E5E3C"/>
    <w:rsid w:val="005F4CAD"/>
    <w:rsid w:val="00611CF4"/>
    <w:rsid w:val="00614EEE"/>
    <w:rsid w:val="00622267"/>
    <w:rsid w:val="006541EE"/>
    <w:rsid w:val="006B1729"/>
    <w:rsid w:val="007125F9"/>
    <w:rsid w:val="007342D2"/>
    <w:rsid w:val="007571A6"/>
    <w:rsid w:val="007C0631"/>
    <w:rsid w:val="008306C3"/>
    <w:rsid w:val="008717D7"/>
    <w:rsid w:val="008D4E72"/>
    <w:rsid w:val="00902B67"/>
    <w:rsid w:val="00935FCE"/>
    <w:rsid w:val="009929BE"/>
    <w:rsid w:val="009A0C4B"/>
    <w:rsid w:val="009A16A3"/>
    <w:rsid w:val="009B3BAC"/>
    <w:rsid w:val="009E6885"/>
    <w:rsid w:val="00A10E99"/>
    <w:rsid w:val="00A23B88"/>
    <w:rsid w:val="00A24E85"/>
    <w:rsid w:val="00A26BE4"/>
    <w:rsid w:val="00A55669"/>
    <w:rsid w:val="00A562B0"/>
    <w:rsid w:val="00AA2DA3"/>
    <w:rsid w:val="00AF1502"/>
    <w:rsid w:val="00AF6BE6"/>
    <w:rsid w:val="00B14C92"/>
    <w:rsid w:val="00B16FE0"/>
    <w:rsid w:val="00B32281"/>
    <w:rsid w:val="00B73E2B"/>
    <w:rsid w:val="00B9342B"/>
    <w:rsid w:val="00BB53E3"/>
    <w:rsid w:val="00BE4C1C"/>
    <w:rsid w:val="00BF00E1"/>
    <w:rsid w:val="00C108ED"/>
    <w:rsid w:val="00C164C9"/>
    <w:rsid w:val="00CA0A3A"/>
    <w:rsid w:val="00CA60E2"/>
    <w:rsid w:val="00CC4416"/>
    <w:rsid w:val="00D4335B"/>
    <w:rsid w:val="00D650AC"/>
    <w:rsid w:val="00D802F7"/>
    <w:rsid w:val="00DD6851"/>
    <w:rsid w:val="00E24D25"/>
    <w:rsid w:val="00E46849"/>
    <w:rsid w:val="00E672F8"/>
    <w:rsid w:val="00E722EA"/>
    <w:rsid w:val="00EC2D49"/>
    <w:rsid w:val="00EE4842"/>
    <w:rsid w:val="00F24DEC"/>
    <w:rsid w:val="00F27A36"/>
    <w:rsid w:val="00F30A98"/>
    <w:rsid w:val="00F67E4D"/>
    <w:rsid w:val="00F762B7"/>
    <w:rsid w:val="00F90343"/>
    <w:rsid w:val="00FE569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D89E96"/>
  <w15:docId w15:val="{E2F56AD4-CF65-4C2B-ABDA-2B609736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WF-Standard"/>
    <w:qFormat/>
    <w:rsid w:val="004A477C"/>
    <w:pPr>
      <w:spacing w:line="288" w:lineRule="auto"/>
    </w:pPr>
    <w:rPr>
      <w:rFonts w:ascii="Helvetica 45" w:hAnsi="Helvetica 45"/>
      <w:bCs/>
      <w:noProof/>
      <w:sz w:val="21"/>
      <w:lang w:eastAsia="de-DE"/>
    </w:rPr>
  </w:style>
  <w:style w:type="paragraph" w:styleId="berschrift1">
    <w:name w:val="heading 1"/>
    <w:aliases w:val="WF-Überschrift 1"/>
    <w:basedOn w:val="Standard"/>
    <w:next w:val="Standard"/>
    <w:link w:val="berschrift1Zchn"/>
    <w:uiPriority w:val="9"/>
    <w:qFormat/>
    <w:rsid w:val="004A477C"/>
    <w:pPr>
      <w:keepNext/>
      <w:keepLines/>
      <w:spacing w:before="760" w:line="240" w:lineRule="auto"/>
      <w:outlineLvl w:val="0"/>
    </w:pPr>
    <w:rPr>
      <w:rFonts w:ascii="Helvetica 65" w:eastAsiaTheme="majorEastAsia" w:hAnsi="Helvetica 65" w:cstheme="majorBidi"/>
      <w:bCs w:val="0"/>
      <w:color w:val="000000" w:themeColor="text1"/>
      <w:sz w:val="28"/>
      <w:szCs w:val="36"/>
    </w:rPr>
  </w:style>
  <w:style w:type="paragraph" w:styleId="berschrift2">
    <w:name w:val="heading 2"/>
    <w:aliases w:val="WF-Überschrift 2"/>
    <w:basedOn w:val="Standard"/>
    <w:next w:val="Standard"/>
    <w:link w:val="berschrift2Zchn"/>
    <w:uiPriority w:val="9"/>
    <w:unhideWhenUsed/>
    <w:qFormat/>
    <w:rsid w:val="004A477C"/>
    <w:pPr>
      <w:keepNext/>
      <w:keepLines/>
      <w:numPr>
        <w:ilvl w:val="1"/>
        <w:numId w:val="22"/>
      </w:numPr>
      <w:spacing w:before="520" w:after="120"/>
      <w:outlineLvl w:val="1"/>
    </w:pPr>
    <w:rPr>
      <w:rFonts w:ascii="Helvetica 65" w:eastAsiaTheme="majorEastAsia" w:hAnsi="Helvetica 65" w:cstheme="majorBidi"/>
      <w:bCs w:val="0"/>
      <w:color w:val="000000" w:themeColor="text1"/>
      <w:sz w:val="24"/>
      <w:szCs w:val="28"/>
    </w:rPr>
  </w:style>
  <w:style w:type="paragraph" w:styleId="berschrift3">
    <w:name w:val="heading 3"/>
    <w:aliases w:val="WF-Überschrift 3"/>
    <w:basedOn w:val="Standard"/>
    <w:next w:val="Standard"/>
    <w:link w:val="berschrift3Zchn"/>
    <w:uiPriority w:val="9"/>
    <w:unhideWhenUsed/>
    <w:qFormat/>
    <w:rsid w:val="004A477C"/>
    <w:pPr>
      <w:keepNext/>
      <w:keepLines/>
      <w:numPr>
        <w:ilvl w:val="2"/>
        <w:numId w:val="22"/>
      </w:numPr>
      <w:spacing w:before="120" w:after="120"/>
      <w:outlineLvl w:val="2"/>
    </w:pPr>
    <w:rPr>
      <w:rFonts w:ascii="Helvetica 65" w:eastAsiaTheme="majorEastAsia" w:hAnsi="Helvetica 65" w:cstheme="majorBidi"/>
      <w:bCs w:val="0"/>
      <w:color w:val="000000" w:themeColor="text1"/>
      <w:sz w:val="22"/>
    </w:rPr>
  </w:style>
  <w:style w:type="paragraph" w:styleId="berschrift4">
    <w:name w:val="heading 4"/>
    <w:basedOn w:val="Standard"/>
    <w:next w:val="Standard"/>
    <w:link w:val="berschrift4Zchn"/>
    <w:uiPriority w:val="9"/>
    <w:semiHidden/>
    <w:unhideWhenUsed/>
    <w:qFormat/>
    <w:rsid w:val="000C02EB"/>
    <w:pPr>
      <w:keepNext/>
      <w:keepLines/>
      <w:numPr>
        <w:ilvl w:val="3"/>
        <w:numId w:val="22"/>
      </w:numPr>
      <w:spacing w:before="200" w:after="0"/>
      <w:outlineLvl w:val="3"/>
    </w:pPr>
    <w:rPr>
      <w:rFonts w:asciiTheme="majorHAnsi" w:eastAsiaTheme="majorEastAsia" w:hAnsiTheme="majorHAnsi" w:cstheme="majorBidi"/>
      <w:b/>
      <w:bCs w:val="0"/>
      <w:i/>
      <w:iCs/>
      <w:color w:val="000000" w:themeColor="text1"/>
    </w:rPr>
  </w:style>
  <w:style w:type="paragraph" w:styleId="berschrift5">
    <w:name w:val="heading 5"/>
    <w:basedOn w:val="Standard"/>
    <w:next w:val="Standard"/>
    <w:link w:val="berschrift5Zchn"/>
    <w:uiPriority w:val="9"/>
    <w:semiHidden/>
    <w:unhideWhenUsed/>
    <w:qFormat/>
    <w:rsid w:val="00043DA4"/>
    <w:pPr>
      <w:keepNext/>
      <w:keepLines/>
      <w:numPr>
        <w:ilvl w:val="4"/>
        <w:numId w:val="22"/>
      </w:numPr>
      <w:spacing w:before="200" w:after="0"/>
      <w:outlineLvl w:val="4"/>
    </w:pPr>
    <w:rPr>
      <w:rFonts w:asciiTheme="majorHAnsi" w:eastAsiaTheme="majorEastAsia" w:hAnsiTheme="majorHAnsi" w:cstheme="majorBidi"/>
      <w:color w:val="323E4F" w:themeColor="text2" w:themeShade="BF"/>
    </w:rPr>
  </w:style>
  <w:style w:type="paragraph" w:styleId="berschrift6">
    <w:name w:val="heading 6"/>
    <w:basedOn w:val="Standard"/>
    <w:next w:val="Standard"/>
    <w:link w:val="berschrift6Zchn"/>
    <w:uiPriority w:val="9"/>
    <w:semiHidden/>
    <w:unhideWhenUsed/>
    <w:qFormat/>
    <w:rsid w:val="00043DA4"/>
    <w:pPr>
      <w:keepNext/>
      <w:keepLines/>
      <w:numPr>
        <w:ilvl w:val="5"/>
        <w:numId w:val="22"/>
      </w:numPr>
      <w:spacing w:before="200" w:after="0"/>
      <w:outlineLvl w:val="5"/>
    </w:pPr>
    <w:rPr>
      <w:rFonts w:asciiTheme="majorHAnsi" w:eastAsiaTheme="majorEastAsia" w:hAnsiTheme="majorHAnsi" w:cstheme="majorBidi"/>
      <w:i/>
      <w:iCs/>
      <w:color w:val="323E4F" w:themeColor="text2" w:themeShade="BF"/>
    </w:rPr>
  </w:style>
  <w:style w:type="paragraph" w:styleId="berschrift7">
    <w:name w:val="heading 7"/>
    <w:basedOn w:val="Standard"/>
    <w:next w:val="Standard"/>
    <w:link w:val="berschrift7Zchn"/>
    <w:uiPriority w:val="9"/>
    <w:semiHidden/>
    <w:unhideWhenUsed/>
    <w:qFormat/>
    <w:rsid w:val="00043DA4"/>
    <w:pPr>
      <w:keepNext/>
      <w:keepLines/>
      <w:numPr>
        <w:ilvl w:val="6"/>
        <w:numId w:val="2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043DA4"/>
    <w:pPr>
      <w:keepNext/>
      <w:keepLines/>
      <w:numPr>
        <w:ilvl w:val="7"/>
        <w:numId w:val="2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043DA4"/>
    <w:pPr>
      <w:keepNext/>
      <w:keepLines/>
      <w:numPr>
        <w:ilvl w:val="8"/>
        <w:numId w:val="2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D685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D6851"/>
  </w:style>
  <w:style w:type="paragraph" w:styleId="Fuzeile">
    <w:name w:val="footer"/>
    <w:basedOn w:val="Standard"/>
    <w:link w:val="FuzeileZchn"/>
    <w:uiPriority w:val="99"/>
    <w:unhideWhenUsed/>
    <w:rsid w:val="00DD685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D6851"/>
  </w:style>
  <w:style w:type="paragraph" w:styleId="Titel">
    <w:name w:val="Title"/>
    <w:basedOn w:val="Standard"/>
    <w:next w:val="Standard"/>
    <w:link w:val="TitelZchn"/>
    <w:uiPriority w:val="10"/>
    <w:qFormat/>
    <w:rsid w:val="00CA60E2"/>
    <w:pPr>
      <w:spacing w:after="240" w:line="240" w:lineRule="auto"/>
      <w:contextualSpacing/>
    </w:pPr>
    <w:rPr>
      <w:rFonts w:asciiTheme="majorHAnsi" w:eastAsiaTheme="majorEastAsia" w:hAnsiTheme="majorHAnsi" w:cstheme="majorBidi"/>
      <w:color w:val="000000" w:themeColor="text1"/>
      <w:sz w:val="48"/>
      <w:szCs w:val="56"/>
    </w:rPr>
  </w:style>
  <w:style w:type="character" w:customStyle="1" w:styleId="TitelZchn">
    <w:name w:val="Titel Zchn"/>
    <w:basedOn w:val="Absatz-Standardschriftart"/>
    <w:link w:val="Titel"/>
    <w:uiPriority w:val="10"/>
    <w:rsid w:val="00CA60E2"/>
    <w:rPr>
      <w:rFonts w:asciiTheme="majorHAnsi" w:eastAsiaTheme="majorEastAsia" w:hAnsiTheme="majorHAnsi" w:cstheme="majorBidi"/>
      <w:color w:val="000000" w:themeColor="text1"/>
      <w:sz w:val="48"/>
      <w:szCs w:val="56"/>
    </w:rPr>
  </w:style>
  <w:style w:type="paragraph" w:styleId="Untertitel">
    <w:name w:val="Subtitle"/>
    <w:basedOn w:val="Standard"/>
    <w:next w:val="Standard"/>
    <w:link w:val="UntertitelZchn"/>
    <w:uiPriority w:val="11"/>
    <w:qFormat/>
    <w:rsid w:val="000C02EB"/>
    <w:pPr>
      <w:numPr>
        <w:ilvl w:val="1"/>
      </w:numPr>
    </w:pPr>
    <w:rPr>
      <w:i/>
      <w:spacing w:val="10"/>
      <w:sz w:val="40"/>
    </w:rPr>
  </w:style>
  <w:style w:type="character" w:customStyle="1" w:styleId="UntertitelZchn">
    <w:name w:val="Untertitel Zchn"/>
    <w:basedOn w:val="Absatz-Standardschriftart"/>
    <w:link w:val="Untertitel"/>
    <w:uiPriority w:val="11"/>
    <w:rsid w:val="000C02EB"/>
    <w:rPr>
      <w:i/>
      <w:spacing w:val="10"/>
      <w:sz w:val="40"/>
    </w:rPr>
  </w:style>
  <w:style w:type="character" w:customStyle="1" w:styleId="berschrift1Zchn">
    <w:name w:val="Überschrift 1 Zchn"/>
    <w:aliases w:val="WF-Überschrift 1 Zchn"/>
    <w:basedOn w:val="Absatz-Standardschriftart"/>
    <w:link w:val="berschrift1"/>
    <w:uiPriority w:val="9"/>
    <w:rsid w:val="004A477C"/>
    <w:rPr>
      <w:rFonts w:ascii="Helvetica 65" w:eastAsiaTheme="majorEastAsia" w:hAnsi="Helvetica 65" w:cstheme="majorBidi"/>
      <w:noProof/>
      <w:color w:val="000000" w:themeColor="text1"/>
      <w:sz w:val="28"/>
      <w:szCs w:val="36"/>
      <w:lang w:eastAsia="de-DE"/>
    </w:rPr>
  </w:style>
  <w:style w:type="paragraph" w:styleId="Inhaltsverzeichnisberschrift">
    <w:name w:val="TOC Heading"/>
    <w:basedOn w:val="berschrift1"/>
    <w:next w:val="Standard"/>
    <w:uiPriority w:val="39"/>
    <w:unhideWhenUsed/>
    <w:qFormat/>
    <w:rsid w:val="00C108ED"/>
    <w:pPr>
      <w:outlineLvl w:val="9"/>
    </w:pPr>
    <w:rPr>
      <w:b/>
      <w:bCs/>
      <w:smallCaps/>
    </w:rPr>
  </w:style>
  <w:style w:type="character" w:customStyle="1" w:styleId="berschrift2Zchn">
    <w:name w:val="Überschrift 2 Zchn"/>
    <w:aliases w:val="WF-Überschrift 2 Zchn"/>
    <w:basedOn w:val="Absatz-Standardschriftart"/>
    <w:link w:val="berschrift2"/>
    <w:uiPriority w:val="9"/>
    <w:rsid w:val="004A477C"/>
    <w:rPr>
      <w:rFonts w:ascii="Helvetica 65" w:eastAsiaTheme="majorEastAsia" w:hAnsi="Helvetica 65" w:cstheme="majorBidi"/>
      <w:noProof/>
      <w:color w:val="000000" w:themeColor="text1"/>
      <w:sz w:val="24"/>
      <w:szCs w:val="28"/>
      <w:lang w:eastAsia="de-DE"/>
    </w:rPr>
  </w:style>
  <w:style w:type="character" w:styleId="IntensiveHervorhebung">
    <w:name w:val="Intense Emphasis"/>
    <w:basedOn w:val="Absatz-Standardschriftart"/>
    <w:uiPriority w:val="21"/>
    <w:qFormat/>
    <w:rsid w:val="00043DA4"/>
    <w:rPr>
      <w:b/>
      <w:bCs/>
      <w:i/>
      <w:iCs/>
      <w:caps/>
    </w:rPr>
  </w:style>
  <w:style w:type="table" w:styleId="Tabellenraster">
    <w:name w:val="Table Grid"/>
    <w:basedOn w:val="NormaleTabelle"/>
    <w:uiPriority w:val="39"/>
    <w:rsid w:val="00342B12"/>
    <w:pPr>
      <w:spacing w:after="0" w:line="240" w:lineRule="auto"/>
    </w:pPr>
    <w:rPr>
      <w:rFonts w:eastAsiaTheme="minorHAnsi"/>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rsid w:val="00342B12"/>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Theme="minorHAnsi" w:hAnsiTheme="minorHAnsi"/>
        <w:b/>
        <w:sz w:val="20"/>
      </w:rPr>
      <w:tblPr/>
      <w:tcPr>
        <w:shd w:val="clear" w:color="auto" w:fill="FFE599" w:themeFill="accent4" w:themeFillTint="66"/>
      </w:tcPr>
    </w:tblStylePr>
  </w:style>
  <w:style w:type="paragraph" w:styleId="Listenabsatz">
    <w:name w:val="List Paragraph"/>
    <w:aliases w:val="WF-Listenabsatz"/>
    <w:basedOn w:val="Standard"/>
    <w:link w:val="ListenabsatzZchn"/>
    <w:uiPriority w:val="34"/>
    <w:qFormat/>
    <w:rsid w:val="004A477C"/>
    <w:pPr>
      <w:spacing w:before="120" w:after="120"/>
      <w:ind w:left="720"/>
    </w:pPr>
    <w:rPr>
      <w:rFonts w:eastAsiaTheme="minorHAnsi"/>
    </w:rPr>
  </w:style>
  <w:style w:type="character" w:customStyle="1" w:styleId="berschrift3Zchn">
    <w:name w:val="Überschrift 3 Zchn"/>
    <w:aliases w:val="WF-Überschrift 3 Zchn"/>
    <w:basedOn w:val="Absatz-Standardschriftart"/>
    <w:link w:val="berschrift3"/>
    <w:uiPriority w:val="9"/>
    <w:rsid w:val="004A477C"/>
    <w:rPr>
      <w:rFonts w:ascii="Helvetica 65" w:eastAsiaTheme="majorEastAsia" w:hAnsi="Helvetica 65" w:cstheme="majorBidi"/>
      <w:noProof/>
      <w:color w:val="000000" w:themeColor="text1"/>
      <w:lang w:eastAsia="de-DE"/>
    </w:rPr>
  </w:style>
  <w:style w:type="character" w:customStyle="1" w:styleId="berschrift4Zchn">
    <w:name w:val="Überschrift 4 Zchn"/>
    <w:basedOn w:val="Absatz-Standardschriftart"/>
    <w:link w:val="berschrift4"/>
    <w:uiPriority w:val="9"/>
    <w:semiHidden/>
    <w:rsid w:val="00E46849"/>
    <w:rPr>
      <w:rFonts w:asciiTheme="majorHAnsi" w:eastAsiaTheme="majorEastAsia" w:hAnsiTheme="majorHAnsi" w:cstheme="majorBidi"/>
      <w:b/>
      <w:i/>
      <w:iCs/>
      <w:noProof/>
      <w:color w:val="000000" w:themeColor="text1"/>
      <w:sz w:val="21"/>
      <w:lang w:eastAsia="de-DE"/>
    </w:rPr>
  </w:style>
  <w:style w:type="character" w:customStyle="1" w:styleId="berschrift5Zchn">
    <w:name w:val="Überschrift 5 Zchn"/>
    <w:basedOn w:val="Absatz-Standardschriftart"/>
    <w:link w:val="berschrift5"/>
    <w:uiPriority w:val="9"/>
    <w:semiHidden/>
    <w:rsid w:val="00043DA4"/>
    <w:rPr>
      <w:rFonts w:asciiTheme="majorHAnsi" w:eastAsiaTheme="majorEastAsia" w:hAnsiTheme="majorHAnsi" w:cstheme="majorBidi"/>
      <w:bCs/>
      <w:noProof/>
      <w:color w:val="323E4F" w:themeColor="text2" w:themeShade="BF"/>
      <w:sz w:val="21"/>
      <w:lang w:eastAsia="de-DE"/>
    </w:rPr>
  </w:style>
  <w:style w:type="character" w:customStyle="1" w:styleId="berschrift6Zchn">
    <w:name w:val="Überschrift 6 Zchn"/>
    <w:basedOn w:val="Absatz-Standardschriftart"/>
    <w:link w:val="berschrift6"/>
    <w:uiPriority w:val="9"/>
    <w:semiHidden/>
    <w:rsid w:val="00043DA4"/>
    <w:rPr>
      <w:rFonts w:asciiTheme="majorHAnsi" w:eastAsiaTheme="majorEastAsia" w:hAnsiTheme="majorHAnsi" w:cstheme="majorBidi"/>
      <w:bCs/>
      <w:i/>
      <w:iCs/>
      <w:noProof/>
      <w:color w:val="323E4F" w:themeColor="text2" w:themeShade="BF"/>
      <w:sz w:val="21"/>
      <w:lang w:eastAsia="de-DE"/>
    </w:rPr>
  </w:style>
  <w:style w:type="character" w:customStyle="1" w:styleId="berschrift7Zchn">
    <w:name w:val="Überschrift 7 Zchn"/>
    <w:basedOn w:val="Absatz-Standardschriftart"/>
    <w:link w:val="berschrift7"/>
    <w:uiPriority w:val="9"/>
    <w:semiHidden/>
    <w:rsid w:val="00043DA4"/>
    <w:rPr>
      <w:rFonts w:asciiTheme="majorHAnsi" w:eastAsiaTheme="majorEastAsia" w:hAnsiTheme="majorHAnsi" w:cstheme="majorBidi"/>
      <w:bCs/>
      <w:i/>
      <w:iCs/>
      <w:noProof/>
      <w:color w:val="404040" w:themeColor="text1" w:themeTint="BF"/>
      <w:sz w:val="21"/>
      <w:lang w:eastAsia="de-DE"/>
    </w:rPr>
  </w:style>
  <w:style w:type="character" w:customStyle="1" w:styleId="berschrift8Zchn">
    <w:name w:val="Überschrift 8 Zchn"/>
    <w:basedOn w:val="Absatz-Standardschriftart"/>
    <w:link w:val="berschrift8"/>
    <w:uiPriority w:val="9"/>
    <w:semiHidden/>
    <w:rsid w:val="00043DA4"/>
    <w:rPr>
      <w:rFonts w:asciiTheme="majorHAnsi" w:eastAsiaTheme="majorEastAsia" w:hAnsiTheme="majorHAnsi" w:cstheme="majorBidi"/>
      <w:bCs/>
      <w:noProof/>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sid w:val="00043DA4"/>
    <w:rPr>
      <w:rFonts w:asciiTheme="majorHAnsi" w:eastAsiaTheme="majorEastAsia" w:hAnsiTheme="majorHAnsi" w:cstheme="majorBidi"/>
      <w:bCs/>
      <w:i/>
      <w:iCs/>
      <w:noProof/>
      <w:color w:val="404040" w:themeColor="text1" w:themeTint="BF"/>
      <w:sz w:val="20"/>
      <w:szCs w:val="20"/>
      <w:lang w:eastAsia="de-DE"/>
    </w:rPr>
  </w:style>
  <w:style w:type="paragraph" w:styleId="Beschriftung">
    <w:name w:val="caption"/>
    <w:basedOn w:val="Standard"/>
    <w:next w:val="Standard"/>
    <w:uiPriority w:val="35"/>
    <w:unhideWhenUsed/>
    <w:qFormat/>
    <w:rsid w:val="00043DA4"/>
    <w:pPr>
      <w:spacing w:after="200" w:line="240" w:lineRule="auto"/>
    </w:pPr>
    <w:rPr>
      <w:i/>
      <w:iCs/>
      <w:color w:val="44546A" w:themeColor="text2"/>
      <w:sz w:val="18"/>
      <w:szCs w:val="18"/>
    </w:rPr>
  </w:style>
  <w:style w:type="character" w:styleId="Fett">
    <w:name w:val="Strong"/>
    <w:basedOn w:val="Absatz-Standardschriftart"/>
    <w:uiPriority w:val="22"/>
    <w:qFormat/>
    <w:rsid w:val="00043DA4"/>
    <w:rPr>
      <w:b/>
      <w:bCs/>
      <w:color w:val="000000" w:themeColor="text1"/>
    </w:rPr>
  </w:style>
  <w:style w:type="character" w:styleId="Hervorhebung">
    <w:name w:val="Emphasis"/>
    <w:basedOn w:val="Absatz-Standardschriftart"/>
    <w:uiPriority w:val="20"/>
    <w:qFormat/>
    <w:rsid w:val="00043DA4"/>
    <w:rPr>
      <w:i/>
      <w:iCs/>
      <w:color w:val="auto"/>
    </w:rPr>
  </w:style>
  <w:style w:type="paragraph" w:styleId="KeinLeerraum">
    <w:name w:val="No Spacing"/>
    <w:uiPriority w:val="1"/>
    <w:qFormat/>
    <w:rsid w:val="00043DA4"/>
    <w:pPr>
      <w:spacing w:after="0" w:line="240" w:lineRule="auto"/>
    </w:pPr>
  </w:style>
  <w:style w:type="paragraph" w:styleId="Zitat">
    <w:name w:val="Quote"/>
    <w:basedOn w:val="Standard"/>
    <w:next w:val="Standard"/>
    <w:link w:val="ZitatZchn"/>
    <w:uiPriority w:val="29"/>
    <w:qFormat/>
    <w:rsid w:val="00043DA4"/>
    <w:pPr>
      <w:spacing w:before="160"/>
      <w:ind w:left="720" w:right="720"/>
    </w:pPr>
    <w:rPr>
      <w:i/>
      <w:iCs/>
      <w:color w:val="000000" w:themeColor="text1"/>
    </w:rPr>
  </w:style>
  <w:style w:type="character" w:customStyle="1" w:styleId="ZitatZchn">
    <w:name w:val="Zitat Zchn"/>
    <w:basedOn w:val="Absatz-Standardschriftart"/>
    <w:link w:val="Zitat"/>
    <w:uiPriority w:val="29"/>
    <w:rsid w:val="00043DA4"/>
    <w:rPr>
      <w:i/>
      <w:iCs/>
      <w:color w:val="000000" w:themeColor="text1"/>
    </w:rPr>
  </w:style>
  <w:style w:type="paragraph" w:styleId="IntensivesZitat">
    <w:name w:val="Intense Quote"/>
    <w:basedOn w:val="Standard"/>
    <w:next w:val="Standard"/>
    <w:link w:val="IntensivesZitatZchn"/>
    <w:uiPriority w:val="30"/>
    <w:qFormat/>
    <w:rsid w:val="00043DA4"/>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043DA4"/>
    <w:rPr>
      <w:color w:val="000000" w:themeColor="text1"/>
      <w:shd w:val="clear" w:color="auto" w:fill="F2F2F2" w:themeFill="background1" w:themeFillShade="F2"/>
    </w:rPr>
  </w:style>
  <w:style w:type="character" w:styleId="SchwacheHervorhebung">
    <w:name w:val="Subtle Emphasis"/>
    <w:basedOn w:val="Absatz-Standardschriftart"/>
    <w:uiPriority w:val="19"/>
    <w:qFormat/>
    <w:rsid w:val="00043DA4"/>
    <w:rPr>
      <w:i/>
      <w:iCs/>
      <w:color w:val="404040" w:themeColor="text1" w:themeTint="BF"/>
    </w:rPr>
  </w:style>
  <w:style w:type="character" w:styleId="SchwacherVerweis">
    <w:name w:val="Subtle Reference"/>
    <w:basedOn w:val="Absatz-Standardschriftart"/>
    <w:uiPriority w:val="31"/>
    <w:qFormat/>
    <w:rsid w:val="00043DA4"/>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043DA4"/>
    <w:rPr>
      <w:b/>
      <w:bCs/>
      <w:smallCaps/>
      <w:u w:val="single"/>
    </w:rPr>
  </w:style>
  <w:style w:type="character" w:styleId="Buchtitel">
    <w:name w:val="Book Title"/>
    <w:basedOn w:val="Absatz-Standardschriftart"/>
    <w:uiPriority w:val="33"/>
    <w:qFormat/>
    <w:rsid w:val="00043DA4"/>
    <w:rPr>
      <w:b w:val="0"/>
      <w:bCs w:val="0"/>
      <w:smallCaps/>
      <w:spacing w:val="5"/>
    </w:rPr>
  </w:style>
  <w:style w:type="character" w:styleId="Hyperlink">
    <w:name w:val="Hyperlink"/>
    <w:basedOn w:val="Absatz-Standardschriftart"/>
    <w:uiPriority w:val="99"/>
    <w:unhideWhenUsed/>
    <w:rsid w:val="008717D7"/>
    <w:rPr>
      <w:color w:val="0070C0"/>
      <w:u w:val="none"/>
    </w:rPr>
  </w:style>
  <w:style w:type="table" w:customStyle="1" w:styleId="Stundenverlaufsskizzen">
    <w:name w:val="Stundenverlaufsskizzen"/>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Arbeitsmaterialien">
    <w:name w:val="Arbeitsmaterialien"/>
    <w:basedOn w:val="Stundenverlaufsskizzen"/>
    <w:uiPriority w:val="99"/>
    <w:rsid w:val="00342B12"/>
    <w:tblPr/>
    <w:tblStylePr w:type="firstRow">
      <w:pPr>
        <w:wordWrap/>
        <w:jc w:val="center"/>
      </w:pPr>
      <w:rPr>
        <w:b/>
      </w:rPr>
      <w:tblPr/>
      <w:tcPr>
        <w:shd w:val="clear" w:color="auto" w:fill="FFE599" w:themeFill="accent4" w:themeFillTint="66"/>
      </w:tcPr>
    </w:tblStylePr>
    <w:tblStylePr w:type="firstCol">
      <w:pPr>
        <w:jc w:val="center"/>
      </w:pPr>
    </w:tblStylePr>
    <w:tblStylePr w:type="band1Horz">
      <w:tblPr/>
      <w:tcPr>
        <w:shd w:val="clear" w:color="auto" w:fill="FFF2CC" w:themeFill="accent4" w:themeFillTint="33"/>
      </w:tcPr>
    </w:tblStylePr>
  </w:style>
  <w:style w:type="table" w:customStyle="1" w:styleId="Glossar">
    <w:name w:val="Glossar"/>
    <w:basedOn w:val="NormaleTabelle"/>
    <w:uiPriority w:val="99"/>
    <w:rsid w:val="00342B12"/>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auto" w:fill="FFE599" w:themeFill="accent4" w:themeFillTint="66"/>
      </w:tcPr>
    </w:tblStylePr>
    <w:tblStylePr w:type="firstCol">
      <w:rPr>
        <w:b/>
      </w:rPr>
    </w:tblStylePr>
    <w:tblStylePr w:type="band1Horz">
      <w:tblPr/>
      <w:tcPr>
        <w:shd w:val="clear" w:color="auto" w:fill="FFF2CC" w:themeFill="accent4" w:themeFillTint="33"/>
      </w:tcPr>
    </w:tblStylePr>
  </w:style>
  <w:style w:type="paragraph" w:styleId="Verzeichnis1">
    <w:name w:val="toc 1"/>
    <w:basedOn w:val="Standard"/>
    <w:next w:val="Standard"/>
    <w:autoRedefine/>
    <w:uiPriority w:val="39"/>
    <w:unhideWhenUsed/>
    <w:rsid w:val="00311F98"/>
    <w:pPr>
      <w:spacing w:after="100"/>
    </w:pPr>
  </w:style>
  <w:style w:type="paragraph" w:styleId="Verzeichnis2">
    <w:name w:val="toc 2"/>
    <w:basedOn w:val="Standard"/>
    <w:next w:val="Standard"/>
    <w:autoRedefine/>
    <w:uiPriority w:val="39"/>
    <w:unhideWhenUsed/>
    <w:rsid w:val="00311F98"/>
    <w:pPr>
      <w:spacing w:after="100"/>
      <w:ind w:left="220"/>
    </w:pPr>
  </w:style>
  <w:style w:type="paragraph" w:styleId="Verzeichnis3">
    <w:name w:val="toc 3"/>
    <w:basedOn w:val="Standard"/>
    <w:next w:val="Standard"/>
    <w:autoRedefine/>
    <w:uiPriority w:val="39"/>
    <w:unhideWhenUsed/>
    <w:rsid w:val="00311F98"/>
    <w:pPr>
      <w:spacing w:after="100"/>
      <w:ind w:left="440"/>
    </w:pPr>
  </w:style>
  <w:style w:type="paragraph" w:customStyle="1" w:styleId="Inhaltsverzeichnis">
    <w:name w:val="Inhaltsverzeichnis"/>
    <w:basedOn w:val="Standard"/>
    <w:link w:val="InhaltsverzeichnisZchn"/>
    <w:qFormat/>
    <w:rsid w:val="00311F98"/>
  </w:style>
  <w:style w:type="character" w:customStyle="1" w:styleId="InhaltsverzeichnisZchn">
    <w:name w:val="Inhaltsverzeichnis Zchn"/>
    <w:basedOn w:val="berschrift1Zchn"/>
    <w:link w:val="Inhaltsverzeichnis"/>
    <w:rsid w:val="00311F98"/>
    <w:rPr>
      <w:rFonts w:asciiTheme="majorHAnsi" w:eastAsiaTheme="majorEastAsia" w:hAnsiTheme="majorHAnsi" w:cstheme="majorBidi"/>
      <w:b/>
      <w:bCs/>
      <w:smallCaps/>
      <w:noProof/>
      <w:color w:val="000000" w:themeColor="text1"/>
      <w:sz w:val="32"/>
      <w:szCs w:val="36"/>
      <w:lang w:eastAsia="de-DE"/>
    </w:rPr>
  </w:style>
  <w:style w:type="paragraph" w:styleId="Sprechblasentext">
    <w:name w:val="Balloon Text"/>
    <w:basedOn w:val="Standard"/>
    <w:link w:val="SprechblasentextZchn"/>
    <w:uiPriority w:val="99"/>
    <w:semiHidden/>
    <w:unhideWhenUsed/>
    <w:rsid w:val="000B6F96"/>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B6F96"/>
    <w:rPr>
      <w:rFonts w:ascii="Segoe UI" w:hAnsi="Segoe UI" w:cs="Segoe UI"/>
      <w:sz w:val="18"/>
      <w:szCs w:val="18"/>
    </w:rPr>
  </w:style>
  <w:style w:type="paragraph" w:customStyle="1" w:styleId="Kopfzeileneu">
    <w:name w:val="Kopfzeile_neu"/>
    <w:basedOn w:val="Standard"/>
    <w:link w:val="KopfzeileneuZchn"/>
    <w:rsid w:val="000C02EB"/>
    <w:pPr>
      <w:pBdr>
        <w:top w:val="single" w:sz="8" w:space="4" w:color="FFC000"/>
        <w:left w:val="single" w:sz="8" w:space="6" w:color="FFC000"/>
        <w:bottom w:val="single" w:sz="8" w:space="4" w:color="FFC000"/>
        <w:right w:val="single" w:sz="8" w:space="6" w:color="FFC000"/>
      </w:pBdr>
      <w:shd w:val="clear" w:color="auto" w:fill="FFC000"/>
      <w:spacing w:after="120"/>
      <w:ind w:left="170" w:right="170"/>
    </w:pPr>
    <w:rPr>
      <w:b/>
    </w:rPr>
  </w:style>
  <w:style w:type="character" w:customStyle="1" w:styleId="KopfzeileneuZchn">
    <w:name w:val="Kopfzeile_neu Zchn"/>
    <w:basedOn w:val="KopfzeileZchn"/>
    <w:link w:val="Kopfzeileneu"/>
    <w:rsid w:val="000C02EB"/>
    <w:rPr>
      <w:b/>
      <w:shd w:val="clear" w:color="auto" w:fill="FFC000"/>
    </w:rPr>
  </w:style>
  <w:style w:type="character" w:customStyle="1" w:styleId="ListenabsatzZchn">
    <w:name w:val="Listenabsatz Zchn"/>
    <w:aliases w:val="WF-Listenabsatz Zchn"/>
    <w:basedOn w:val="Absatz-Standardschriftart"/>
    <w:link w:val="Listenabsatz"/>
    <w:uiPriority w:val="34"/>
    <w:rsid w:val="004A477C"/>
    <w:rPr>
      <w:rFonts w:ascii="Helvetica 45" w:eastAsiaTheme="minorHAnsi" w:hAnsi="Helvetica 45"/>
      <w:bCs/>
      <w:noProof/>
      <w:sz w:val="21"/>
      <w:lang w:eastAsia="de-DE"/>
    </w:rPr>
  </w:style>
  <w:style w:type="paragraph" w:customStyle="1" w:styleId="WF-Inhaltsverzeichnis">
    <w:name w:val="WF-Inhaltsverzeichnis"/>
    <w:basedOn w:val="Standard"/>
    <w:link w:val="WF-InhaltsverzeichnisZchn"/>
    <w:qFormat/>
    <w:rsid w:val="004A477C"/>
    <w:rPr>
      <w:rFonts w:ascii="Helvetica 65" w:eastAsiaTheme="majorEastAsia" w:hAnsi="Helvetica 65" w:cstheme="majorBidi"/>
      <w:color w:val="000000" w:themeColor="text1"/>
      <w:sz w:val="28"/>
      <w:szCs w:val="36"/>
    </w:rPr>
  </w:style>
  <w:style w:type="character" w:customStyle="1" w:styleId="WF-InhaltsverzeichnisZchn">
    <w:name w:val="WF-Inhaltsverzeichnis Zchn"/>
    <w:basedOn w:val="berschrift1Zchn"/>
    <w:link w:val="WF-Inhaltsverzeichnis"/>
    <w:rsid w:val="004A477C"/>
    <w:rPr>
      <w:rFonts w:ascii="Helvetica 65" w:eastAsiaTheme="majorEastAsia" w:hAnsi="Helvetica 65" w:cstheme="majorBidi"/>
      <w:bCs/>
      <w:noProof/>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rsid w:val="004A477C"/>
    <w:pPr>
      <w:numPr>
        <w:numId w:val="23"/>
      </w:numPr>
      <w:spacing w:line="276" w:lineRule="auto"/>
    </w:pPr>
  </w:style>
  <w:style w:type="character" w:customStyle="1" w:styleId="WF-Listenabsatz-1-facherZeilenabstandZchn">
    <w:name w:val="WF-Listenabsatz - 1-facher Zeilenabstand Zchn"/>
    <w:basedOn w:val="ListenabsatzZchn"/>
    <w:link w:val="WF-Listenabsatz-1-facherZeilenabstand"/>
    <w:rsid w:val="004A477C"/>
    <w:rPr>
      <w:rFonts w:ascii="Helvetica 45" w:eastAsiaTheme="minorHAnsi" w:hAnsi="Helvetica 45"/>
      <w:bCs/>
      <w:noProof/>
      <w:sz w:val="21"/>
      <w:lang w:eastAsia="de-DE"/>
    </w:rPr>
  </w:style>
  <w:style w:type="paragraph" w:customStyle="1" w:styleId="WF-Arbeitsblatt">
    <w:name w:val="WF-Arbeitsblatt"/>
    <w:basedOn w:val="Standard"/>
    <w:qFormat/>
    <w:rsid w:val="009A16A3"/>
    <w:rPr>
      <w:rFonts w:ascii="Helvetica 65" w:hAnsi="Helvetica 65"/>
      <w:sz w:val="44"/>
      <w:szCs w:val="44"/>
    </w:rPr>
  </w:style>
  <w:style w:type="paragraph" w:customStyle="1" w:styleId="WF-Beschriftung">
    <w:name w:val="WF-Beschriftung"/>
    <w:basedOn w:val="Beschriftung"/>
    <w:qFormat/>
    <w:rsid w:val="009A16A3"/>
    <w:rPr>
      <w:rFonts w:ascii="Helvetica 55" w:hAnsi="Helvetica 55"/>
      <w:lang w:val="en-US"/>
    </w:rPr>
  </w:style>
  <w:style w:type="character" w:styleId="BesuchterLink">
    <w:name w:val="FollowedHyperlink"/>
    <w:basedOn w:val="Absatz-Standardschriftart"/>
    <w:uiPriority w:val="99"/>
    <w:semiHidden/>
    <w:unhideWhenUsed/>
    <w:rsid w:val="00A10E99"/>
    <w:rPr>
      <w:color w:val="954F72" w:themeColor="followedHyperlink"/>
      <w:u w:val="single"/>
    </w:rPr>
  </w:style>
  <w:style w:type="character" w:styleId="Kommentarzeichen">
    <w:name w:val="annotation reference"/>
    <w:basedOn w:val="Absatz-Standardschriftart"/>
    <w:uiPriority w:val="99"/>
    <w:semiHidden/>
    <w:unhideWhenUsed/>
    <w:rsid w:val="00B14C92"/>
    <w:rPr>
      <w:sz w:val="16"/>
      <w:szCs w:val="16"/>
    </w:rPr>
  </w:style>
  <w:style w:type="paragraph" w:styleId="Kommentartext">
    <w:name w:val="annotation text"/>
    <w:basedOn w:val="Standard"/>
    <w:link w:val="KommentartextZchn"/>
    <w:uiPriority w:val="99"/>
    <w:unhideWhenUsed/>
    <w:rsid w:val="00B14C92"/>
    <w:pPr>
      <w:spacing w:line="240" w:lineRule="auto"/>
    </w:pPr>
    <w:rPr>
      <w:sz w:val="20"/>
      <w:szCs w:val="20"/>
    </w:rPr>
  </w:style>
  <w:style w:type="character" w:customStyle="1" w:styleId="KommentartextZchn">
    <w:name w:val="Kommentartext Zchn"/>
    <w:basedOn w:val="Absatz-Standardschriftart"/>
    <w:link w:val="Kommentartext"/>
    <w:uiPriority w:val="99"/>
    <w:rsid w:val="00B14C92"/>
    <w:rPr>
      <w:rFonts w:ascii="Helvetica 45" w:hAnsi="Helvetica 45"/>
      <w:bCs/>
      <w:noProof/>
      <w:sz w:val="20"/>
      <w:szCs w:val="20"/>
      <w:lang w:eastAsia="de-DE"/>
    </w:rPr>
  </w:style>
  <w:style w:type="paragraph" w:styleId="Kommentarthema">
    <w:name w:val="annotation subject"/>
    <w:basedOn w:val="Kommentartext"/>
    <w:next w:val="Kommentartext"/>
    <w:link w:val="KommentarthemaZchn"/>
    <w:uiPriority w:val="99"/>
    <w:semiHidden/>
    <w:unhideWhenUsed/>
    <w:rsid w:val="00B14C92"/>
    <w:rPr>
      <w:b/>
    </w:rPr>
  </w:style>
  <w:style w:type="character" w:customStyle="1" w:styleId="KommentarthemaZchn">
    <w:name w:val="Kommentarthema Zchn"/>
    <w:basedOn w:val="KommentartextZchn"/>
    <w:link w:val="Kommentarthema"/>
    <w:uiPriority w:val="99"/>
    <w:semiHidden/>
    <w:rsid w:val="00B14C92"/>
    <w:rPr>
      <w:rFonts w:ascii="Helvetica 45" w:hAnsi="Helvetica 45"/>
      <w:b/>
      <w:bCs/>
      <w:noProof/>
      <w:sz w:val="20"/>
      <w:szCs w:val="20"/>
      <w:lang w:eastAsia="de-DE"/>
    </w:rPr>
  </w:style>
  <w:style w:type="paragraph" w:styleId="berarbeitung">
    <w:name w:val="Revision"/>
    <w:hidden/>
    <w:uiPriority w:val="99"/>
    <w:semiHidden/>
    <w:rsid w:val="00005022"/>
    <w:pPr>
      <w:spacing w:after="0" w:line="240" w:lineRule="auto"/>
    </w:pPr>
    <w:rPr>
      <w:rFonts w:ascii="Helvetica 45" w:hAnsi="Helvetica 45"/>
      <w:bCs/>
      <w:noProof/>
      <w:sz w:val="21"/>
      <w:lang w:eastAsia="de-DE"/>
    </w:rPr>
  </w:style>
  <w:style w:type="paragraph" w:styleId="Aufzhlungszeichen">
    <w:name w:val="List Bullet"/>
    <w:basedOn w:val="Standard"/>
    <w:uiPriority w:val="99"/>
    <w:unhideWhenUsed/>
    <w:rsid w:val="001A0B70"/>
    <w:pPr>
      <w:numPr>
        <w:numId w:val="24"/>
      </w:numPr>
      <w:contextualSpacing/>
    </w:pPr>
  </w:style>
  <w:style w:type="character" w:styleId="NichtaufgelsteErwhnung">
    <w:name w:val="Unresolved Mention"/>
    <w:basedOn w:val="Absatz-Standardschriftart"/>
    <w:uiPriority w:val="99"/>
    <w:semiHidden/>
    <w:unhideWhenUsed/>
    <w:rsid w:val="001A0B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2.wdp"/><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microsoft.com/office/2007/relationships/hdphoto" Target="media/hdphoto1.wd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6.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B7725-B0FB-449B-A32A-A913DC95A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693</Words>
  <Characters>4372</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Janssen - DDI</dc:creator>
  <cp:keywords/>
  <dc:description/>
  <cp:lastModifiedBy>I E</cp:lastModifiedBy>
  <cp:revision>4</cp:revision>
  <cp:lastPrinted>2023-03-01T14:38:00Z</cp:lastPrinted>
  <dcterms:created xsi:type="dcterms:W3CDTF">2016-08-17T07:38:00Z</dcterms:created>
  <dcterms:modified xsi:type="dcterms:W3CDTF">2023-03-30T13:23:00Z</dcterms:modified>
</cp:coreProperties>
</file>